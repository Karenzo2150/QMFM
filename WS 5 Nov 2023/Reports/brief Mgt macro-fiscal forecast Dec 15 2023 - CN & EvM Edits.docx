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F6C563" w14:textId="14790B35" w:rsidR="00A65788" w:rsidRDefault="00182946" w:rsidP="00A72D0B">
      <w:pPr>
        <w:spacing w:after="240"/>
        <w:jc w:val="center"/>
        <w:rPr>
          <w:b/>
          <w:bCs/>
        </w:rPr>
      </w:pPr>
      <w:proofErr w:type="spellStart"/>
      <w:r>
        <w:rPr>
          <w:b/>
          <w:bCs/>
          <w:color w:val="0070C0"/>
          <w:sz w:val="24"/>
          <w:szCs w:val="24"/>
        </w:rPr>
        <w:t>e</w:t>
      </w:r>
      <w:r w:rsidR="00D1290F" w:rsidRPr="00B679A1">
        <w:rPr>
          <w:b/>
          <w:bCs/>
          <w:color w:val="0070C0"/>
          <w:sz w:val="24"/>
          <w:szCs w:val="24"/>
        </w:rPr>
        <w:t>OCE</w:t>
      </w:r>
      <w:r w:rsidR="00BB0A7C" w:rsidRPr="00B679A1">
        <w:rPr>
          <w:rFonts w:cstheme="minorHAnsi"/>
          <w:b/>
          <w:bCs/>
          <w:color w:val="0070C0"/>
          <w:sz w:val="24"/>
          <w:szCs w:val="24"/>
        </w:rPr>
        <w:t>─</w:t>
      </w:r>
      <w:r w:rsidR="00D1290F" w:rsidRPr="00B679A1">
        <w:rPr>
          <w:b/>
          <w:bCs/>
          <w:color w:val="0070C0"/>
          <w:sz w:val="24"/>
          <w:szCs w:val="24"/>
        </w:rPr>
        <w:t>Macroeconomic-fiscal</w:t>
      </w:r>
      <w:proofErr w:type="spellEnd"/>
      <w:r w:rsidR="00D1290F" w:rsidRPr="00B679A1">
        <w:rPr>
          <w:b/>
          <w:bCs/>
          <w:color w:val="0070C0"/>
          <w:sz w:val="24"/>
          <w:szCs w:val="24"/>
        </w:rPr>
        <w:t xml:space="preserve"> modeling &amp; quarterly outlook</w:t>
      </w:r>
      <w:r w:rsidR="00D1290F" w:rsidRPr="00B679A1">
        <w:rPr>
          <w:b/>
          <w:bCs/>
          <w:color w:val="0070C0"/>
        </w:rPr>
        <w:t xml:space="preserve"> </w:t>
      </w:r>
      <w:r w:rsidR="00330747" w:rsidRPr="00B679A1">
        <w:rPr>
          <w:b/>
          <w:bCs/>
          <w:color w:val="0070C0"/>
        </w:rPr>
        <w:t xml:space="preserve">– progress </w:t>
      </w:r>
      <w:r w:rsidR="00D1290F" w:rsidRPr="00D1290F">
        <w:t>(</w:t>
      </w:r>
      <w:r w:rsidR="00F70100">
        <w:t>D</w:t>
      </w:r>
      <w:r w:rsidR="00564A9B">
        <w:t>ec 1</w:t>
      </w:r>
      <w:r w:rsidR="00F70100">
        <w:t>5, 2023</w:t>
      </w:r>
      <w:r w:rsidR="00564A9B">
        <w:t>)</w:t>
      </w:r>
    </w:p>
    <w:p w14:paraId="6138C02F" w14:textId="364A5630" w:rsidR="00D1290F" w:rsidRPr="00283E3E" w:rsidRDefault="00726852" w:rsidP="00A72D0B">
      <w:pPr>
        <w:spacing w:line="276" w:lineRule="auto"/>
        <w:jc w:val="center"/>
        <w:rPr>
          <w:b/>
          <w:bCs/>
          <w:color w:val="0070C0"/>
        </w:rPr>
      </w:pPr>
      <w:r w:rsidRPr="00283E3E">
        <w:rPr>
          <w:b/>
          <w:bCs/>
          <w:color w:val="0070C0"/>
        </w:rPr>
        <w:t>Overview and rationale</w:t>
      </w:r>
    </w:p>
    <w:p w14:paraId="3E104831" w14:textId="0FC0B41C" w:rsidR="00D23AB9" w:rsidRPr="00A30DD3" w:rsidRDefault="00D1290F" w:rsidP="00A72D0B">
      <w:pPr>
        <w:spacing w:line="276" w:lineRule="auto"/>
        <w:jc w:val="both"/>
        <w:rPr>
          <w:color w:val="385623" w:themeColor="accent6" w:themeShade="80"/>
        </w:rPr>
      </w:pPr>
      <w:r w:rsidRPr="00A30DD3">
        <w:rPr>
          <w:color w:val="385623" w:themeColor="accent6" w:themeShade="80"/>
        </w:rPr>
        <w:t xml:space="preserve">Since mid-2022, the OCE team has developed and fully implemented a quarterly macro-fiscal </w:t>
      </w:r>
      <w:r w:rsidR="006A3005" w:rsidRPr="00A30DD3">
        <w:rPr>
          <w:color w:val="385623" w:themeColor="accent6" w:themeShade="80"/>
        </w:rPr>
        <w:t>FPAS-type gap-model</w:t>
      </w:r>
      <w:r w:rsidR="006A3005" w:rsidRPr="00A30DD3">
        <w:rPr>
          <w:color w:val="385623" w:themeColor="accent6" w:themeShade="80"/>
          <w:vertAlign w:val="superscript"/>
        </w:rPr>
        <w:footnoteReference w:id="1"/>
      </w:r>
      <w:r w:rsidR="006A3005" w:rsidRPr="00A30DD3">
        <w:rPr>
          <w:color w:val="385623" w:themeColor="accent6" w:themeShade="80"/>
          <w:vertAlign w:val="superscript"/>
        </w:rPr>
        <w:t xml:space="preserve"> </w:t>
      </w:r>
      <w:r w:rsidRPr="00A30DD3">
        <w:rPr>
          <w:color w:val="385623" w:themeColor="accent6" w:themeShade="80"/>
        </w:rPr>
        <w:t xml:space="preserve">of international standard with technical support from </w:t>
      </w:r>
      <w:proofErr w:type="spellStart"/>
      <w:r w:rsidRPr="00A30DD3">
        <w:rPr>
          <w:color w:val="385623" w:themeColor="accent6" w:themeShade="80"/>
        </w:rPr>
        <w:t>OGResearch</w:t>
      </w:r>
      <w:proofErr w:type="spellEnd"/>
      <w:r w:rsidRPr="00A30DD3">
        <w:rPr>
          <w:color w:val="385623" w:themeColor="accent6" w:themeShade="80"/>
        </w:rPr>
        <w:t xml:space="preserve"> (</w:t>
      </w:r>
      <w:r w:rsidR="00232512" w:rsidRPr="00A30DD3">
        <w:rPr>
          <w:color w:val="385623" w:themeColor="accent6" w:themeShade="80"/>
        </w:rPr>
        <w:t>with</w:t>
      </w:r>
      <w:r w:rsidRPr="00A30DD3">
        <w:rPr>
          <w:color w:val="385623" w:themeColor="accent6" w:themeShade="80"/>
        </w:rPr>
        <w:t xml:space="preserve"> GIZ</w:t>
      </w:r>
      <w:r w:rsidR="00232512" w:rsidRPr="00A30DD3">
        <w:rPr>
          <w:color w:val="385623" w:themeColor="accent6" w:themeShade="80"/>
        </w:rPr>
        <w:t xml:space="preserve"> financial suppor</w:t>
      </w:r>
      <w:r w:rsidR="00363E54" w:rsidRPr="00A30DD3">
        <w:rPr>
          <w:color w:val="385623" w:themeColor="accent6" w:themeShade="80"/>
        </w:rPr>
        <w:t>t)</w:t>
      </w:r>
      <w:r w:rsidRPr="00A30DD3">
        <w:rPr>
          <w:color w:val="385623" w:themeColor="accent6" w:themeShade="80"/>
        </w:rPr>
        <w:t>.</w:t>
      </w:r>
      <w:r w:rsidR="00D23AB9" w:rsidRPr="00A30DD3">
        <w:rPr>
          <w:color w:val="385623" w:themeColor="accent6" w:themeShade="80"/>
        </w:rPr>
        <w:t xml:space="preserve"> </w:t>
      </w:r>
    </w:p>
    <w:p w14:paraId="0D2E24EA" w14:textId="30DAFE24" w:rsidR="00260F2C" w:rsidRPr="00A30DD3" w:rsidRDefault="00590ECF" w:rsidP="00A72D0B">
      <w:pPr>
        <w:spacing w:line="276" w:lineRule="auto"/>
        <w:jc w:val="both"/>
        <w:rPr>
          <w:color w:val="385623" w:themeColor="accent6" w:themeShade="80"/>
        </w:rPr>
      </w:pPr>
      <w:r w:rsidRPr="00A30DD3">
        <w:rPr>
          <w:color w:val="385623" w:themeColor="accent6" w:themeShade="80"/>
        </w:rPr>
        <w:t>The QMFM</w:t>
      </w:r>
      <w:r w:rsidR="004C79F0" w:rsidRPr="00A30DD3">
        <w:rPr>
          <w:color w:val="385623" w:themeColor="accent6" w:themeShade="80"/>
        </w:rPr>
        <w:t xml:space="preserve"> allows producing a </w:t>
      </w:r>
      <w:r w:rsidR="008E30F3" w:rsidRPr="00A30DD3">
        <w:rPr>
          <w:i/>
          <w:iCs/>
          <w:color w:val="385623" w:themeColor="accent6" w:themeShade="80"/>
        </w:rPr>
        <w:t>Q</w:t>
      </w:r>
      <w:r w:rsidR="004C79F0" w:rsidRPr="00A30DD3">
        <w:rPr>
          <w:i/>
          <w:iCs/>
          <w:color w:val="385623" w:themeColor="accent6" w:themeShade="80"/>
        </w:rPr>
        <w:t xml:space="preserve">uarterly </w:t>
      </w:r>
      <w:r w:rsidR="008E30F3" w:rsidRPr="00A30DD3">
        <w:rPr>
          <w:i/>
          <w:iCs/>
          <w:color w:val="385623" w:themeColor="accent6" w:themeShade="80"/>
        </w:rPr>
        <w:t>M</w:t>
      </w:r>
      <w:r w:rsidR="004C79F0" w:rsidRPr="00A30DD3">
        <w:rPr>
          <w:i/>
          <w:iCs/>
          <w:color w:val="385623" w:themeColor="accent6" w:themeShade="80"/>
        </w:rPr>
        <w:t>acro-</w:t>
      </w:r>
      <w:r w:rsidR="008E30F3" w:rsidRPr="00A30DD3">
        <w:rPr>
          <w:i/>
          <w:iCs/>
          <w:color w:val="385623" w:themeColor="accent6" w:themeShade="80"/>
        </w:rPr>
        <w:t>Fi</w:t>
      </w:r>
      <w:r w:rsidR="004C79F0" w:rsidRPr="00A30DD3">
        <w:rPr>
          <w:i/>
          <w:iCs/>
          <w:color w:val="385623" w:themeColor="accent6" w:themeShade="80"/>
        </w:rPr>
        <w:t xml:space="preserve">scal </w:t>
      </w:r>
      <w:r w:rsidR="008E30F3" w:rsidRPr="00A30DD3">
        <w:rPr>
          <w:i/>
          <w:iCs/>
          <w:color w:val="385623" w:themeColor="accent6" w:themeShade="80"/>
        </w:rPr>
        <w:t>O</w:t>
      </w:r>
      <w:r w:rsidR="004C79F0" w:rsidRPr="00A30DD3">
        <w:rPr>
          <w:i/>
          <w:iCs/>
          <w:color w:val="385623" w:themeColor="accent6" w:themeShade="80"/>
        </w:rPr>
        <w:t>utlook</w:t>
      </w:r>
      <w:r w:rsidR="004C79F0" w:rsidRPr="00A30DD3">
        <w:rPr>
          <w:color w:val="385623" w:themeColor="accent6" w:themeShade="80"/>
        </w:rPr>
        <w:t xml:space="preserve"> </w:t>
      </w:r>
      <w:r w:rsidR="009D4DD0" w:rsidRPr="00A30DD3">
        <w:rPr>
          <w:color w:val="385623" w:themeColor="accent6" w:themeShade="80"/>
        </w:rPr>
        <w:t>(16 quarters</w:t>
      </w:r>
      <w:r w:rsidR="004C79F0" w:rsidRPr="00A30DD3">
        <w:rPr>
          <w:color w:val="385623" w:themeColor="accent6" w:themeShade="80"/>
        </w:rPr>
        <w:t xml:space="preserve"> ahead</w:t>
      </w:r>
      <w:r w:rsidR="009D4DD0" w:rsidRPr="00A30DD3">
        <w:rPr>
          <w:color w:val="385623" w:themeColor="accent6" w:themeShade="80"/>
        </w:rPr>
        <w:t xml:space="preserve">) </w:t>
      </w:r>
      <w:r w:rsidRPr="00A30DD3">
        <w:rPr>
          <w:color w:val="385623" w:themeColor="accent6" w:themeShade="80"/>
        </w:rPr>
        <w:t xml:space="preserve">and </w:t>
      </w:r>
      <w:r w:rsidR="008E30F3" w:rsidRPr="00A30DD3">
        <w:rPr>
          <w:i/>
          <w:iCs/>
          <w:color w:val="385623" w:themeColor="accent6" w:themeShade="80"/>
        </w:rPr>
        <w:t>s</w:t>
      </w:r>
      <w:r w:rsidRPr="00A30DD3">
        <w:rPr>
          <w:i/>
          <w:iCs/>
          <w:color w:val="385623" w:themeColor="accent6" w:themeShade="80"/>
        </w:rPr>
        <w:t xml:space="preserve">ummary </w:t>
      </w:r>
      <w:r w:rsidR="008E30F3" w:rsidRPr="00A30DD3">
        <w:rPr>
          <w:i/>
          <w:iCs/>
          <w:color w:val="385623" w:themeColor="accent6" w:themeShade="80"/>
        </w:rPr>
        <w:t>f</w:t>
      </w:r>
      <w:r w:rsidRPr="00A30DD3">
        <w:rPr>
          <w:i/>
          <w:iCs/>
          <w:color w:val="385623" w:themeColor="accent6" w:themeShade="80"/>
        </w:rPr>
        <w:t>orecast presentation</w:t>
      </w:r>
      <w:r w:rsidRPr="00A30DD3">
        <w:rPr>
          <w:color w:val="385623" w:themeColor="accent6" w:themeShade="80"/>
        </w:rPr>
        <w:t xml:space="preserve"> </w:t>
      </w:r>
      <w:r w:rsidR="009D4DD0" w:rsidRPr="00A30DD3">
        <w:rPr>
          <w:color w:val="385623" w:themeColor="accent6" w:themeShade="80"/>
        </w:rPr>
        <w:t>which</w:t>
      </w:r>
      <w:r w:rsidR="004C79F0" w:rsidRPr="00A30DD3">
        <w:rPr>
          <w:color w:val="385623" w:themeColor="accent6" w:themeShade="80"/>
        </w:rPr>
        <w:t xml:space="preserve"> reflect</w:t>
      </w:r>
      <w:r w:rsidR="00BB0A7C" w:rsidRPr="00A30DD3">
        <w:rPr>
          <w:color w:val="385623" w:themeColor="accent6" w:themeShade="80"/>
        </w:rPr>
        <w:t xml:space="preserve"> </w:t>
      </w:r>
      <w:r w:rsidR="004C79F0" w:rsidRPr="00A30DD3">
        <w:rPr>
          <w:color w:val="385623" w:themeColor="accent6" w:themeShade="80"/>
        </w:rPr>
        <w:t xml:space="preserve">fiscal policy (deficit, </w:t>
      </w:r>
      <w:r w:rsidR="00E868CB" w:rsidRPr="00A30DD3">
        <w:rPr>
          <w:color w:val="385623" w:themeColor="accent6" w:themeShade="80"/>
        </w:rPr>
        <w:t xml:space="preserve">revenue, </w:t>
      </w:r>
      <w:r w:rsidR="004C79F0" w:rsidRPr="00A30DD3">
        <w:rPr>
          <w:color w:val="385623" w:themeColor="accent6" w:themeShade="80"/>
        </w:rPr>
        <w:t>gov</w:t>
      </w:r>
      <w:r w:rsidR="00A512E7" w:rsidRPr="00A30DD3">
        <w:rPr>
          <w:color w:val="385623" w:themeColor="accent6" w:themeShade="80"/>
        </w:rPr>
        <w:t>ernmen</w:t>
      </w:r>
      <w:r w:rsidR="004C79F0" w:rsidRPr="00A30DD3">
        <w:rPr>
          <w:color w:val="385623" w:themeColor="accent6" w:themeShade="80"/>
        </w:rPr>
        <w:t>t spending</w:t>
      </w:r>
      <w:r w:rsidR="00BB0A7C" w:rsidRPr="00A30DD3">
        <w:rPr>
          <w:color w:val="385623" w:themeColor="accent6" w:themeShade="80"/>
        </w:rPr>
        <w:t xml:space="preserve"> and demand</w:t>
      </w:r>
      <w:r w:rsidR="004C79F0" w:rsidRPr="00A30DD3">
        <w:rPr>
          <w:color w:val="385623" w:themeColor="accent6" w:themeShade="80"/>
        </w:rPr>
        <w:t>)</w:t>
      </w:r>
      <w:r w:rsidR="00FD2B16" w:rsidRPr="00A30DD3">
        <w:rPr>
          <w:color w:val="385623" w:themeColor="accent6" w:themeShade="80"/>
        </w:rPr>
        <w:t xml:space="preserve">, </w:t>
      </w:r>
      <w:r w:rsidR="004C79F0" w:rsidRPr="00A30DD3">
        <w:rPr>
          <w:color w:val="385623" w:themeColor="accent6" w:themeShade="80"/>
        </w:rPr>
        <w:t>monetary</w:t>
      </w:r>
      <w:r w:rsidR="009D4DD0" w:rsidRPr="00A30DD3">
        <w:rPr>
          <w:color w:val="385623" w:themeColor="accent6" w:themeShade="80"/>
        </w:rPr>
        <w:t xml:space="preserve"> </w:t>
      </w:r>
      <w:r w:rsidR="004C79F0" w:rsidRPr="00A30DD3">
        <w:rPr>
          <w:color w:val="385623" w:themeColor="accent6" w:themeShade="80"/>
        </w:rPr>
        <w:t xml:space="preserve">and </w:t>
      </w:r>
      <w:r w:rsidR="00D975CB" w:rsidRPr="00A30DD3">
        <w:rPr>
          <w:color w:val="385623" w:themeColor="accent6" w:themeShade="80"/>
        </w:rPr>
        <w:t>exchange</w:t>
      </w:r>
      <w:r w:rsidR="004C79F0" w:rsidRPr="00A30DD3">
        <w:rPr>
          <w:color w:val="385623" w:themeColor="accent6" w:themeShade="80"/>
        </w:rPr>
        <w:t xml:space="preserve"> rate polic</w:t>
      </w:r>
      <w:r w:rsidR="00D975CB" w:rsidRPr="00A30DD3">
        <w:rPr>
          <w:color w:val="385623" w:themeColor="accent6" w:themeShade="80"/>
        </w:rPr>
        <w:t>y (rules), and judgmental near-term forecasts</w:t>
      </w:r>
      <w:r w:rsidR="00E340A7" w:rsidRPr="00A30DD3">
        <w:rPr>
          <w:color w:val="385623" w:themeColor="accent6" w:themeShade="80"/>
        </w:rPr>
        <w:t xml:space="preserve">, </w:t>
      </w:r>
      <w:r w:rsidR="005624A5" w:rsidRPr="00A30DD3">
        <w:rPr>
          <w:color w:val="385623" w:themeColor="accent6" w:themeShade="80"/>
        </w:rPr>
        <w:t>such as</w:t>
      </w:r>
      <w:r w:rsidR="00D975CB" w:rsidRPr="00A30DD3">
        <w:rPr>
          <w:color w:val="385623" w:themeColor="accent6" w:themeShade="80"/>
        </w:rPr>
        <w:t xml:space="preserve"> this quarter’s CPI</w:t>
      </w:r>
      <w:r w:rsidR="009D4DD0" w:rsidRPr="00A30DD3">
        <w:rPr>
          <w:color w:val="385623" w:themeColor="accent6" w:themeShade="80"/>
        </w:rPr>
        <w:t>, next quarter’s GDP</w:t>
      </w:r>
      <w:r w:rsidRPr="00A30DD3">
        <w:rPr>
          <w:color w:val="385623" w:themeColor="accent6" w:themeShade="80"/>
        </w:rPr>
        <w:t>.</w:t>
      </w:r>
      <w:r w:rsidR="00F8135B" w:rsidRPr="00A30DD3">
        <w:rPr>
          <w:color w:val="385623" w:themeColor="accent6" w:themeShade="80"/>
        </w:rPr>
        <w:t xml:space="preserve"> </w:t>
      </w:r>
      <w:r w:rsidR="00E340A7" w:rsidRPr="00A30DD3">
        <w:rPr>
          <w:color w:val="385623" w:themeColor="accent6" w:themeShade="80"/>
        </w:rPr>
        <w:t>A</w:t>
      </w:r>
      <w:r w:rsidR="005571D4" w:rsidRPr="00A30DD3">
        <w:rPr>
          <w:color w:val="385623" w:themeColor="accent6" w:themeShade="80"/>
        </w:rPr>
        <w:t xml:space="preserve"> key</w:t>
      </w:r>
      <w:r w:rsidR="00E340A7" w:rsidRPr="00A30DD3">
        <w:rPr>
          <w:color w:val="385623" w:themeColor="accent6" w:themeShade="80"/>
        </w:rPr>
        <w:t xml:space="preserve"> </w:t>
      </w:r>
      <w:r w:rsidR="00614A7A" w:rsidRPr="00A30DD3">
        <w:rPr>
          <w:color w:val="385623" w:themeColor="accent6" w:themeShade="80"/>
        </w:rPr>
        <w:t xml:space="preserve">novel feature </w:t>
      </w:r>
      <w:r w:rsidR="005A5EBA" w:rsidRPr="00A30DD3">
        <w:rPr>
          <w:color w:val="385623" w:themeColor="accent6" w:themeShade="80"/>
        </w:rPr>
        <w:t xml:space="preserve">is </w:t>
      </w:r>
      <w:r w:rsidR="005571D4" w:rsidRPr="00A30DD3">
        <w:rPr>
          <w:color w:val="385623" w:themeColor="accent6" w:themeShade="80"/>
        </w:rPr>
        <w:t xml:space="preserve">that it </w:t>
      </w:r>
      <w:r w:rsidR="005A5EBA" w:rsidRPr="00A30DD3">
        <w:rPr>
          <w:color w:val="385623" w:themeColor="accent6" w:themeShade="80"/>
        </w:rPr>
        <w:t>gaug</w:t>
      </w:r>
      <w:r w:rsidR="00E340A7" w:rsidRPr="00A30DD3">
        <w:rPr>
          <w:color w:val="385623" w:themeColor="accent6" w:themeShade="80"/>
        </w:rPr>
        <w:t xml:space="preserve">es </w:t>
      </w:r>
      <w:r w:rsidR="00F8135B" w:rsidRPr="00A30DD3">
        <w:rPr>
          <w:color w:val="385623" w:themeColor="accent6" w:themeShade="80"/>
        </w:rPr>
        <w:t>the</w:t>
      </w:r>
      <w:r w:rsidR="00CE4F26" w:rsidRPr="00A30DD3">
        <w:rPr>
          <w:color w:val="385623" w:themeColor="accent6" w:themeShade="80"/>
        </w:rPr>
        <w:t xml:space="preserve"> impact of fiscal polic</w:t>
      </w:r>
      <w:r w:rsidR="00E340A7" w:rsidRPr="00A30DD3">
        <w:rPr>
          <w:color w:val="385623" w:themeColor="accent6" w:themeShade="80"/>
        </w:rPr>
        <w:t>ies</w:t>
      </w:r>
      <w:r w:rsidR="00CE4F26" w:rsidRPr="00A30DD3">
        <w:rPr>
          <w:color w:val="385623" w:themeColor="accent6" w:themeShade="80"/>
        </w:rPr>
        <w:t xml:space="preserve"> </w:t>
      </w:r>
      <w:r w:rsidR="005A5EBA" w:rsidRPr="00A30DD3">
        <w:rPr>
          <w:color w:val="385623" w:themeColor="accent6" w:themeShade="80"/>
        </w:rPr>
        <w:t xml:space="preserve">on </w:t>
      </w:r>
      <w:r w:rsidR="00121B4A" w:rsidRPr="00A30DD3">
        <w:rPr>
          <w:color w:val="385623" w:themeColor="accent6" w:themeShade="80"/>
        </w:rPr>
        <w:t xml:space="preserve">output, inflation, </w:t>
      </w:r>
      <w:r w:rsidR="00881915" w:rsidRPr="00A30DD3">
        <w:rPr>
          <w:color w:val="385623" w:themeColor="accent6" w:themeShade="80"/>
        </w:rPr>
        <w:t>and other macro aggregates</w:t>
      </w:r>
      <w:r w:rsidR="00E150FA" w:rsidRPr="00A30DD3">
        <w:rPr>
          <w:color w:val="385623" w:themeColor="accent6" w:themeShade="80"/>
        </w:rPr>
        <w:t xml:space="preserve">. Nonetheless, assessing the </w:t>
      </w:r>
      <w:r w:rsidR="00016E28" w:rsidRPr="00A30DD3">
        <w:rPr>
          <w:color w:val="385623" w:themeColor="accent6" w:themeShade="80"/>
        </w:rPr>
        <w:t>sectoral and income d</w:t>
      </w:r>
      <w:r w:rsidR="00536C02" w:rsidRPr="00A30DD3">
        <w:rPr>
          <w:color w:val="385623" w:themeColor="accent6" w:themeShade="80"/>
        </w:rPr>
        <w:t>istribution i</w:t>
      </w:r>
      <w:r w:rsidR="00E150FA" w:rsidRPr="00A30DD3">
        <w:rPr>
          <w:color w:val="385623" w:themeColor="accent6" w:themeShade="80"/>
        </w:rPr>
        <w:t>mpact</w:t>
      </w:r>
      <w:r w:rsidR="00E868CB" w:rsidRPr="00A30DD3">
        <w:rPr>
          <w:color w:val="385623" w:themeColor="accent6" w:themeShade="80"/>
        </w:rPr>
        <w:t>s</w:t>
      </w:r>
      <w:r w:rsidR="00E150FA" w:rsidRPr="00A30DD3">
        <w:rPr>
          <w:color w:val="385623" w:themeColor="accent6" w:themeShade="80"/>
        </w:rPr>
        <w:t xml:space="preserve"> of </w:t>
      </w:r>
      <w:r w:rsidR="00536C02" w:rsidRPr="00A30DD3">
        <w:rPr>
          <w:color w:val="385623" w:themeColor="accent6" w:themeShade="80"/>
        </w:rPr>
        <w:t xml:space="preserve">tax and public expenditure </w:t>
      </w:r>
      <w:r w:rsidR="00E80673" w:rsidRPr="00A30DD3">
        <w:rPr>
          <w:color w:val="385623" w:themeColor="accent6" w:themeShade="80"/>
        </w:rPr>
        <w:t xml:space="preserve">(and other) </w:t>
      </w:r>
      <w:r w:rsidR="00536C02" w:rsidRPr="00A30DD3">
        <w:rPr>
          <w:color w:val="385623" w:themeColor="accent6" w:themeShade="80"/>
        </w:rPr>
        <w:t xml:space="preserve">policies requires a </w:t>
      </w:r>
      <w:r w:rsidR="00E80673" w:rsidRPr="00A30DD3">
        <w:rPr>
          <w:color w:val="385623" w:themeColor="accent6" w:themeShade="80"/>
        </w:rPr>
        <w:t xml:space="preserve">multi-sectoral general equilibrium tool, </w:t>
      </w:r>
      <w:r w:rsidR="005624A5" w:rsidRPr="00A30DD3">
        <w:rPr>
          <w:color w:val="385623" w:themeColor="accent6" w:themeShade="80"/>
        </w:rPr>
        <w:t xml:space="preserve">also </w:t>
      </w:r>
      <w:r w:rsidR="00E80673" w:rsidRPr="00A30DD3">
        <w:rPr>
          <w:color w:val="385623" w:themeColor="accent6" w:themeShade="80"/>
        </w:rPr>
        <w:t>under development</w:t>
      </w:r>
      <w:r w:rsidR="005624A5" w:rsidRPr="00A30DD3">
        <w:rPr>
          <w:color w:val="385623" w:themeColor="accent6" w:themeShade="80"/>
        </w:rPr>
        <w:t xml:space="preserve"> in OCE</w:t>
      </w:r>
      <w:r w:rsidR="00E80673" w:rsidRPr="00A30DD3">
        <w:rPr>
          <w:color w:val="385623" w:themeColor="accent6" w:themeShade="80"/>
        </w:rPr>
        <w:t xml:space="preserve">. </w:t>
      </w:r>
    </w:p>
    <w:p w14:paraId="39EA351C" w14:textId="2FB5E57A" w:rsidR="00904F37" w:rsidRPr="00A30DD3" w:rsidRDefault="003D092A" w:rsidP="00A72D0B">
      <w:pPr>
        <w:spacing w:line="276" w:lineRule="auto"/>
        <w:jc w:val="both"/>
        <w:rPr>
          <w:color w:val="385623" w:themeColor="accent6" w:themeShade="80"/>
        </w:rPr>
      </w:pPr>
      <w:r w:rsidRPr="00A30DD3">
        <w:rPr>
          <w:color w:val="385623" w:themeColor="accent6" w:themeShade="80"/>
        </w:rPr>
        <w:t>The QMFM</w:t>
      </w:r>
      <w:r w:rsidR="00590ECF" w:rsidRPr="00A30DD3">
        <w:rPr>
          <w:color w:val="385623" w:themeColor="accent6" w:themeShade="80"/>
        </w:rPr>
        <w:t xml:space="preserve"> </w:t>
      </w:r>
      <w:r w:rsidR="00D975CB" w:rsidRPr="00A30DD3">
        <w:rPr>
          <w:color w:val="385623" w:themeColor="accent6" w:themeShade="80"/>
        </w:rPr>
        <w:t>simulat</w:t>
      </w:r>
      <w:r w:rsidRPr="00A30DD3">
        <w:rPr>
          <w:color w:val="385623" w:themeColor="accent6" w:themeShade="80"/>
        </w:rPr>
        <w:t>e</w:t>
      </w:r>
      <w:r w:rsidR="00A512E7" w:rsidRPr="00A30DD3">
        <w:rPr>
          <w:color w:val="385623" w:themeColor="accent6" w:themeShade="80"/>
        </w:rPr>
        <w:t>s</w:t>
      </w:r>
      <w:r w:rsidR="00D975CB" w:rsidRPr="00A30DD3">
        <w:rPr>
          <w:color w:val="385623" w:themeColor="accent6" w:themeShade="80"/>
        </w:rPr>
        <w:t xml:space="preserve"> the macro effects of</w:t>
      </w:r>
      <w:r w:rsidR="00A512E7" w:rsidRPr="00A30DD3">
        <w:rPr>
          <w:color w:val="385623" w:themeColor="accent6" w:themeShade="80"/>
        </w:rPr>
        <w:t xml:space="preserve">: </w:t>
      </w:r>
      <w:r w:rsidR="009D4DD0" w:rsidRPr="00A30DD3">
        <w:rPr>
          <w:color w:val="385623" w:themeColor="accent6" w:themeShade="80"/>
        </w:rPr>
        <w:t xml:space="preserve">alternative </w:t>
      </w:r>
      <w:r w:rsidR="00726852" w:rsidRPr="00A30DD3">
        <w:rPr>
          <w:color w:val="385623" w:themeColor="accent6" w:themeShade="80"/>
        </w:rPr>
        <w:t xml:space="preserve">macro </w:t>
      </w:r>
      <w:r w:rsidR="009D4DD0" w:rsidRPr="00A30DD3">
        <w:rPr>
          <w:color w:val="385623" w:themeColor="accent6" w:themeShade="80"/>
        </w:rPr>
        <w:t>policies</w:t>
      </w:r>
      <w:r w:rsidR="00A512E7" w:rsidRPr="00A30DD3">
        <w:rPr>
          <w:color w:val="385623" w:themeColor="accent6" w:themeShade="80"/>
        </w:rPr>
        <w:t xml:space="preserve">; </w:t>
      </w:r>
      <w:r w:rsidR="009D4DD0" w:rsidRPr="00A30DD3">
        <w:rPr>
          <w:color w:val="385623" w:themeColor="accent6" w:themeShade="80"/>
        </w:rPr>
        <w:t xml:space="preserve">of </w:t>
      </w:r>
      <w:r w:rsidR="00D975CB" w:rsidRPr="00A30DD3">
        <w:rPr>
          <w:color w:val="385623" w:themeColor="accent6" w:themeShade="80"/>
        </w:rPr>
        <w:t>shocks (international prices</w:t>
      </w:r>
      <w:r w:rsidR="009D4DD0" w:rsidRPr="00A30DD3">
        <w:rPr>
          <w:color w:val="385623" w:themeColor="accent6" w:themeShade="80"/>
        </w:rPr>
        <w:t xml:space="preserve">, </w:t>
      </w:r>
      <w:r w:rsidR="00D975CB" w:rsidRPr="00A30DD3">
        <w:rPr>
          <w:color w:val="385623" w:themeColor="accent6" w:themeShade="80"/>
        </w:rPr>
        <w:t>domestic food suppl</w:t>
      </w:r>
      <w:r w:rsidR="002E41A2" w:rsidRPr="00A30DD3">
        <w:rPr>
          <w:color w:val="385623" w:themeColor="accent6" w:themeShade="80"/>
        </w:rPr>
        <w:t>y</w:t>
      </w:r>
      <w:r w:rsidR="009D4DD0" w:rsidRPr="00A30DD3">
        <w:rPr>
          <w:color w:val="385623" w:themeColor="accent6" w:themeShade="80"/>
        </w:rPr>
        <w:t xml:space="preserve">, energy </w:t>
      </w:r>
      <w:proofErr w:type="gramStart"/>
      <w:r w:rsidR="009D4DD0" w:rsidRPr="00A30DD3">
        <w:rPr>
          <w:color w:val="385623" w:themeColor="accent6" w:themeShade="80"/>
        </w:rPr>
        <w:t>price</w:t>
      </w:r>
      <w:r w:rsidR="00A512E7" w:rsidRPr="00A30DD3">
        <w:rPr>
          <w:color w:val="385623" w:themeColor="accent6" w:themeShade="80"/>
        </w:rPr>
        <w:t>s</w:t>
      </w:r>
      <w:r w:rsidR="00E868CB" w:rsidRPr="00A30DD3">
        <w:rPr>
          <w:color w:val="385623" w:themeColor="accent6" w:themeShade="80"/>
        </w:rPr>
        <w:t>,…</w:t>
      </w:r>
      <w:proofErr w:type="gramEnd"/>
      <w:r w:rsidR="009D4DD0" w:rsidRPr="00A30DD3">
        <w:rPr>
          <w:color w:val="385623" w:themeColor="accent6" w:themeShade="80"/>
        </w:rPr>
        <w:t xml:space="preserve">) and </w:t>
      </w:r>
      <w:r w:rsidR="00FD2B16" w:rsidRPr="00A30DD3">
        <w:rPr>
          <w:color w:val="385623" w:themeColor="accent6" w:themeShade="80"/>
        </w:rPr>
        <w:t>policy responses</w:t>
      </w:r>
      <w:r w:rsidR="00A512E7" w:rsidRPr="00A30DD3">
        <w:rPr>
          <w:color w:val="385623" w:themeColor="accent6" w:themeShade="80"/>
        </w:rPr>
        <w:t>;</w:t>
      </w:r>
      <w:r w:rsidR="005E30D5" w:rsidRPr="00A30DD3">
        <w:rPr>
          <w:color w:val="385623" w:themeColor="accent6" w:themeShade="80"/>
        </w:rPr>
        <w:t xml:space="preserve"> </w:t>
      </w:r>
      <w:r w:rsidR="00726852" w:rsidRPr="00A30DD3">
        <w:rPr>
          <w:color w:val="385623" w:themeColor="accent6" w:themeShade="80"/>
        </w:rPr>
        <w:t xml:space="preserve">and </w:t>
      </w:r>
      <w:r w:rsidR="005E30D5" w:rsidRPr="00A30DD3">
        <w:rPr>
          <w:color w:val="385623" w:themeColor="accent6" w:themeShade="80"/>
        </w:rPr>
        <w:t xml:space="preserve">of changes in </w:t>
      </w:r>
      <w:r w:rsidR="00726852" w:rsidRPr="00A30DD3">
        <w:rPr>
          <w:color w:val="385623" w:themeColor="accent6" w:themeShade="80"/>
        </w:rPr>
        <w:t xml:space="preserve">longer-term </w:t>
      </w:r>
      <w:r w:rsidR="005E30D5" w:rsidRPr="00A30DD3">
        <w:rPr>
          <w:color w:val="385623" w:themeColor="accent6" w:themeShade="80"/>
        </w:rPr>
        <w:t>trends</w:t>
      </w:r>
      <w:r w:rsidR="00726852" w:rsidRPr="00A30DD3">
        <w:rPr>
          <w:color w:val="385623" w:themeColor="accent6" w:themeShade="80"/>
        </w:rPr>
        <w:t xml:space="preserve"> (</w:t>
      </w:r>
      <w:r w:rsidR="00F70100" w:rsidRPr="00A30DD3">
        <w:rPr>
          <w:color w:val="385623" w:themeColor="accent6" w:themeShade="80"/>
        </w:rPr>
        <w:t>e.g.,</w:t>
      </w:r>
      <w:r w:rsidR="00726852" w:rsidRPr="00A30DD3">
        <w:rPr>
          <w:color w:val="385623" w:themeColor="accent6" w:themeShade="80"/>
        </w:rPr>
        <w:t xml:space="preserve"> potential output, </w:t>
      </w:r>
      <w:r w:rsidR="00CE360B" w:rsidRPr="00A30DD3">
        <w:rPr>
          <w:color w:val="385623" w:themeColor="accent6" w:themeShade="80"/>
        </w:rPr>
        <w:t>neutral interest rate</w:t>
      </w:r>
      <w:r w:rsidR="00AB2ACF" w:rsidRPr="00A30DD3">
        <w:rPr>
          <w:color w:val="385623" w:themeColor="accent6" w:themeShade="80"/>
        </w:rPr>
        <w:t>s</w:t>
      </w:r>
      <w:r w:rsidR="00123350" w:rsidRPr="00A30DD3">
        <w:rPr>
          <w:color w:val="385623" w:themeColor="accent6" w:themeShade="80"/>
        </w:rPr>
        <w:t xml:space="preserve"> and </w:t>
      </w:r>
      <w:r w:rsidR="00726852" w:rsidRPr="00A30DD3">
        <w:rPr>
          <w:color w:val="385623" w:themeColor="accent6" w:themeShade="80"/>
        </w:rPr>
        <w:t>RER depreciation</w:t>
      </w:r>
      <w:r w:rsidR="00123350" w:rsidRPr="00A30DD3">
        <w:rPr>
          <w:color w:val="385623" w:themeColor="accent6" w:themeShade="80"/>
        </w:rPr>
        <w:t xml:space="preserve"> rate</w:t>
      </w:r>
      <w:r w:rsidR="00726852" w:rsidRPr="00A30DD3">
        <w:rPr>
          <w:color w:val="385623" w:themeColor="accent6" w:themeShade="80"/>
        </w:rPr>
        <w:t>)</w:t>
      </w:r>
      <w:r w:rsidR="005E30D5" w:rsidRPr="00A30DD3">
        <w:rPr>
          <w:color w:val="385623" w:themeColor="accent6" w:themeShade="80"/>
        </w:rPr>
        <w:t>.</w:t>
      </w:r>
      <w:r w:rsidR="00590ECF" w:rsidRPr="00A30DD3">
        <w:rPr>
          <w:color w:val="385623" w:themeColor="accent6" w:themeShade="80"/>
        </w:rPr>
        <w:t xml:space="preserve"> </w:t>
      </w:r>
      <w:r w:rsidR="007938B7" w:rsidRPr="00A30DD3">
        <w:rPr>
          <w:color w:val="385623" w:themeColor="accent6" w:themeShade="80"/>
        </w:rPr>
        <w:t xml:space="preserve">The results provide </w:t>
      </w:r>
      <w:r w:rsidR="00F32D37" w:rsidRPr="00A30DD3">
        <w:rPr>
          <w:color w:val="385623" w:themeColor="accent6" w:themeShade="80"/>
        </w:rPr>
        <w:t xml:space="preserve">an independent </w:t>
      </w:r>
      <w:r w:rsidR="007938B7" w:rsidRPr="00A30DD3">
        <w:rPr>
          <w:color w:val="385623" w:themeColor="accent6" w:themeShade="80"/>
        </w:rPr>
        <w:t xml:space="preserve">assessment and </w:t>
      </w:r>
      <w:r w:rsidR="00F32D37" w:rsidRPr="00A30DD3">
        <w:rPr>
          <w:color w:val="385623" w:themeColor="accent6" w:themeShade="80"/>
        </w:rPr>
        <w:t xml:space="preserve">forecast </w:t>
      </w:r>
      <w:r w:rsidR="00CA1889" w:rsidRPr="00A30DD3">
        <w:rPr>
          <w:color w:val="385623" w:themeColor="accent6" w:themeShade="80"/>
        </w:rPr>
        <w:t>of macro variables</w:t>
      </w:r>
      <w:r w:rsidR="007938B7" w:rsidRPr="00A30DD3">
        <w:rPr>
          <w:color w:val="385623" w:themeColor="accent6" w:themeShade="80"/>
        </w:rPr>
        <w:t xml:space="preserve">, as a </w:t>
      </w:r>
      <w:r w:rsidR="00A512E7" w:rsidRPr="00A30DD3">
        <w:rPr>
          <w:color w:val="385623" w:themeColor="accent6" w:themeShade="80"/>
        </w:rPr>
        <w:t>basis for discussion</w:t>
      </w:r>
      <w:r w:rsidR="00CA1889" w:rsidRPr="00A30DD3">
        <w:rPr>
          <w:color w:val="385623" w:themeColor="accent6" w:themeShade="80"/>
        </w:rPr>
        <w:t xml:space="preserve"> </w:t>
      </w:r>
      <w:r w:rsidR="007938B7" w:rsidRPr="00A30DD3">
        <w:rPr>
          <w:color w:val="385623" w:themeColor="accent6" w:themeShade="80"/>
        </w:rPr>
        <w:t xml:space="preserve">with key interlocutors </w:t>
      </w:r>
      <w:r w:rsidR="00CA1889" w:rsidRPr="00A30DD3">
        <w:rPr>
          <w:color w:val="385623" w:themeColor="accent6" w:themeShade="80"/>
        </w:rPr>
        <w:t xml:space="preserve">(NBR, </w:t>
      </w:r>
      <w:proofErr w:type="gramStart"/>
      <w:r w:rsidR="00CA1889" w:rsidRPr="00A30DD3">
        <w:rPr>
          <w:color w:val="385623" w:themeColor="accent6" w:themeShade="80"/>
        </w:rPr>
        <w:t>IMF,…</w:t>
      </w:r>
      <w:proofErr w:type="gramEnd"/>
      <w:r w:rsidR="00CA1889" w:rsidRPr="00A30DD3">
        <w:rPr>
          <w:color w:val="385623" w:themeColor="accent6" w:themeShade="80"/>
        </w:rPr>
        <w:t xml:space="preserve">). </w:t>
      </w:r>
      <w:r w:rsidR="006C03F0" w:rsidRPr="00A30DD3">
        <w:rPr>
          <w:color w:val="385623" w:themeColor="accent6" w:themeShade="80"/>
        </w:rPr>
        <w:t xml:space="preserve">Thus, </w:t>
      </w:r>
      <w:r w:rsidR="007938B7" w:rsidRPr="00A30DD3">
        <w:rPr>
          <w:color w:val="385623" w:themeColor="accent6" w:themeShade="80"/>
        </w:rPr>
        <w:t xml:space="preserve">the QMFM provides </w:t>
      </w:r>
      <w:r w:rsidR="00904F37" w:rsidRPr="00A30DD3">
        <w:rPr>
          <w:color w:val="385623" w:themeColor="accent6" w:themeShade="80"/>
        </w:rPr>
        <w:t xml:space="preserve">inputs for </w:t>
      </w:r>
      <w:r w:rsidR="007938B7" w:rsidRPr="00A30DD3">
        <w:rPr>
          <w:color w:val="385623" w:themeColor="accent6" w:themeShade="80"/>
        </w:rPr>
        <w:t xml:space="preserve">the </w:t>
      </w:r>
      <w:r w:rsidR="00904F37" w:rsidRPr="00A30DD3">
        <w:rPr>
          <w:color w:val="385623" w:themeColor="accent6" w:themeShade="80"/>
        </w:rPr>
        <w:t>int</w:t>
      </w:r>
      <w:r w:rsidR="00A512E7" w:rsidRPr="00A30DD3">
        <w:rPr>
          <w:color w:val="385623" w:themeColor="accent6" w:themeShade="80"/>
        </w:rPr>
        <w:t>egrated Macroeconomic Framework (</w:t>
      </w:r>
      <w:proofErr w:type="spellStart"/>
      <w:r w:rsidR="00A512E7" w:rsidRPr="00A30DD3">
        <w:rPr>
          <w:color w:val="385623" w:themeColor="accent6" w:themeShade="80"/>
        </w:rPr>
        <w:t>intM</w:t>
      </w:r>
      <w:r w:rsidR="00904F37" w:rsidRPr="00A30DD3">
        <w:rPr>
          <w:color w:val="385623" w:themeColor="accent6" w:themeShade="80"/>
        </w:rPr>
        <w:t>F</w:t>
      </w:r>
      <w:proofErr w:type="spellEnd"/>
      <w:r w:rsidR="00A512E7" w:rsidRPr="00A30DD3">
        <w:rPr>
          <w:color w:val="385623" w:themeColor="accent6" w:themeShade="80"/>
        </w:rPr>
        <w:t>)</w:t>
      </w:r>
      <w:r w:rsidR="007938B7" w:rsidRPr="00A30DD3">
        <w:rPr>
          <w:color w:val="385623" w:themeColor="accent6" w:themeShade="80"/>
        </w:rPr>
        <w:t>, notably</w:t>
      </w:r>
      <w:r w:rsidR="00904F37" w:rsidRPr="00A30DD3">
        <w:rPr>
          <w:color w:val="385623" w:themeColor="accent6" w:themeShade="80"/>
        </w:rPr>
        <w:t xml:space="preserve"> for</w:t>
      </w:r>
      <w:r w:rsidR="00E868CB" w:rsidRPr="00A30DD3">
        <w:rPr>
          <w:color w:val="385623" w:themeColor="accent6" w:themeShade="80"/>
        </w:rPr>
        <w:t xml:space="preserve"> </w:t>
      </w:r>
      <w:r w:rsidR="00904F37" w:rsidRPr="00A30DD3">
        <w:rPr>
          <w:color w:val="385623" w:themeColor="accent6" w:themeShade="80"/>
        </w:rPr>
        <w:t xml:space="preserve">variables </w:t>
      </w:r>
      <w:r w:rsidR="007938B7" w:rsidRPr="00A30DD3">
        <w:rPr>
          <w:color w:val="385623" w:themeColor="accent6" w:themeShade="80"/>
        </w:rPr>
        <w:t>which</w:t>
      </w:r>
      <w:r w:rsidR="00904F37" w:rsidRPr="00A30DD3">
        <w:rPr>
          <w:color w:val="385623" w:themeColor="accent6" w:themeShade="80"/>
        </w:rPr>
        <w:t xml:space="preserve"> are otherwise “set”</w:t>
      </w:r>
      <w:r w:rsidR="006C03F0" w:rsidRPr="00A30DD3">
        <w:rPr>
          <w:color w:val="385623" w:themeColor="accent6" w:themeShade="80"/>
        </w:rPr>
        <w:t xml:space="preserve"> (</w:t>
      </w:r>
      <w:r w:rsidR="00260F2C" w:rsidRPr="00A30DD3">
        <w:rPr>
          <w:color w:val="385623" w:themeColor="accent6" w:themeShade="80"/>
        </w:rPr>
        <w:t xml:space="preserve">sometimes by </w:t>
      </w:r>
      <w:r w:rsidR="00904F37" w:rsidRPr="00A30DD3">
        <w:rPr>
          <w:color w:val="385623" w:themeColor="accent6" w:themeShade="80"/>
        </w:rPr>
        <w:t>NBR</w:t>
      </w:r>
      <w:r w:rsidR="006C03F0" w:rsidRPr="00A30DD3">
        <w:rPr>
          <w:color w:val="385623" w:themeColor="accent6" w:themeShade="80"/>
        </w:rPr>
        <w:t>)</w:t>
      </w:r>
      <w:r w:rsidR="00260F2C" w:rsidRPr="00A30DD3">
        <w:rPr>
          <w:color w:val="385623" w:themeColor="accent6" w:themeShade="80"/>
        </w:rPr>
        <w:t xml:space="preserve"> or </w:t>
      </w:r>
      <w:r w:rsidR="00904F37" w:rsidRPr="00A30DD3">
        <w:rPr>
          <w:color w:val="385623" w:themeColor="accent6" w:themeShade="80"/>
        </w:rPr>
        <w:t>projected judgmentall</w:t>
      </w:r>
      <w:r w:rsidR="00260F2C" w:rsidRPr="00A30DD3">
        <w:rPr>
          <w:color w:val="385623" w:themeColor="accent6" w:themeShade="80"/>
        </w:rPr>
        <w:t>y</w:t>
      </w:r>
      <w:r w:rsidR="00904F37" w:rsidRPr="00A30DD3">
        <w:rPr>
          <w:color w:val="385623" w:themeColor="accent6" w:themeShade="80"/>
        </w:rPr>
        <w:t xml:space="preserve"> or residually</w:t>
      </w:r>
      <w:r w:rsidR="00C10D28" w:rsidRPr="00A30DD3">
        <w:rPr>
          <w:color w:val="385623" w:themeColor="accent6" w:themeShade="80"/>
        </w:rPr>
        <w:t xml:space="preserve">, </w:t>
      </w:r>
      <w:r w:rsidR="00EB195B" w:rsidRPr="00A30DD3">
        <w:rPr>
          <w:color w:val="385623" w:themeColor="accent6" w:themeShade="80"/>
        </w:rPr>
        <w:t xml:space="preserve">notably </w:t>
      </w:r>
      <w:r w:rsidR="00C10D28" w:rsidRPr="00A30DD3">
        <w:rPr>
          <w:color w:val="385623" w:themeColor="accent6" w:themeShade="80"/>
        </w:rPr>
        <w:t>real</w:t>
      </w:r>
      <w:r w:rsidR="00904F37" w:rsidRPr="00A30DD3">
        <w:rPr>
          <w:color w:val="385623" w:themeColor="accent6" w:themeShade="80"/>
        </w:rPr>
        <w:t xml:space="preserve"> GDP, CPI, </w:t>
      </w:r>
      <w:r w:rsidR="00EB195B" w:rsidRPr="00A30DD3">
        <w:rPr>
          <w:color w:val="385623" w:themeColor="accent6" w:themeShade="80"/>
        </w:rPr>
        <w:t>exchange</w:t>
      </w:r>
      <w:r w:rsidR="00C10D28" w:rsidRPr="00A30DD3">
        <w:rPr>
          <w:color w:val="385623" w:themeColor="accent6" w:themeShade="80"/>
        </w:rPr>
        <w:t xml:space="preserve"> rate, </w:t>
      </w:r>
      <w:r w:rsidR="00904F37" w:rsidRPr="00A30DD3">
        <w:rPr>
          <w:color w:val="385623" w:themeColor="accent6" w:themeShade="80"/>
        </w:rPr>
        <w:t>consumption,</w:t>
      </w:r>
      <w:r w:rsidR="007938B7" w:rsidRPr="00A30DD3">
        <w:rPr>
          <w:color w:val="385623" w:themeColor="accent6" w:themeShade="80"/>
        </w:rPr>
        <w:t xml:space="preserve"> investment.</w:t>
      </w:r>
      <w:r w:rsidR="00590ECF" w:rsidRPr="00A30DD3">
        <w:rPr>
          <w:color w:val="385623" w:themeColor="accent6" w:themeShade="80"/>
        </w:rPr>
        <w:t xml:space="preserve"> </w:t>
      </w:r>
      <w:r w:rsidR="007938B7" w:rsidRPr="00A30DD3">
        <w:rPr>
          <w:color w:val="385623" w:themeColor="accent6" w:themeShade="80"/>
        </w:rPr>
        <w:t xml:space="preserve">It </w:t>
      </w:r>
      <w:r w:rsidR="005D56A2" w:rsidRPr="00A30DD3">
        <w:rPr>
          <w:color w:val="385623" w:themeColor="accent6" w:themeShade="80"/>
        </w:rPr>
        <w:t>also provide</w:t>
      </w:r>
      <w:r w:rsidR="007938B7" w:rsidRPr="00A30DD3">
        <w:rPr>
          <w:color w:val="385623" w:themeColor="accent6" w:themeShade="80"/>
        </w:rPr>
        <w:t>s</w:t>
      </w:r>
      <w:r w:rsidR="005D56A2" w:rsidRPr="00A30DD3">
        <w:rPr>
          <w:color w:val="385623" w:themeColor="accent6" w:themeShade="80"/>
        </w:rPr>
        <w:t xml:space="preserve"> ov</w:t>
      </w:r>
      <w:r w:rsidR="00590ECF" w:rsidRPr="00A30DD3">
        <w:rPr>
          <w:color w:val="385623" w:themeColor="accent6" w:themeShade="80"/>
        </w:rPr>
        <w:t xml:space="preserve">erall consistency </w:t>
      </w:r>
      <w:r w:rsidR="00BB0A7C" w:rsidRPr="00A30DD3">
        <w:rPr>
          <w:color w:val="385623" w:themeColor="accent6" w:themeShade="80"/>
        </w:rPr>
        <w:t>checks</w:t>
      </w:r>
      <w:r w:rsidR="00590ECF" w:rsidRPr="00A30DD3">
        <w:rPr>
          <w:color w:val="385623" w:themeColor="accent6" w:themeShade="80"/>
        </w:rPr>
        <w:t xml:space="preserve"> for</w:t>
      </w:r>
      <w:r w:rsidR="005D56A2" w:rsidRPr="00A30DD3">
        <w:rPr>
          <w:color w:val="385623" w:themeColor="accent6" w:themeShade="80"/>
        </w:rPr>
        <w:t xml:space="preserve"> </w:t>
      </w:r>
      <w:proofErr w:type="spellStart"/>
      <w:r w:rsidR="00590ECF" w:rsidRPr="00A30DD3">
        <w:rPr>
          <w:color w:val="385623" w:themeColor="accent6" w:themeShade="80"/>
        </w:rPr>
        <w:t>intMF</w:t>
      </w:r>
      <w:proofErr w:type="spellEnd"/>
      <w:r w:rsidR="00590ECF" w:rsidRPr="00A30DD3">
        <w:rPr>
          <w:color w:val="385623" w:themeColor="accent6" w:themeShade="80"/>
        </w:rPr>
        <w:t xml:space="preserve"> aggregates</w:t>
      </w:r>
      <w:r w:rsidR="00BB0A7C" w:rsidRPr="00A30DD3">
        <w:rPr>
          <w:color w:val="385623" w:themeColor="accent6" w:themeShade="80"/>
        </w:rPr>
        <w:t xml:space="preserve"> (</w:t>
      </w:r>
      <w:r w:rsidR="00A512E7" w:rsidRPr="00A30DD3">
        <w:rPr>
          <w:color w:val="385623" w:themeColor="accent6" w:themeShade="80"/>
        </w:rPr>
        <w:t xml:space="preserve">like </w:t>
      </w:r>
      <w:r w:rsidR="00F70100" w:rsidRPr="00A30DD3">
        <w:rPr>
          <w:color w:val="385623" w:themeColor="accent6" w:themeShade="80"/>
        </w:rPr>
        <w:t>export</w:t>
      </w:r>
      <w:r w:rsidR="00A654C0" w:rsidRPr="00A30DD3">
        <w:rPr>
          <w:color w:val="385623" w:themeColor="accent6" w:themeShade="80"/>
        </w:rPr>
        <w:t xml:space="preserve"> and </w:t>
      </w:r>
      <w:r w:rsidR="00BB0A7C" w:rsidRPr="00A30DD3">
        <w:rPr>
          <w:color w:val="385623" w:themeColor="accent6" w:themeShade="80"/>
        </w:rPr>
        <w:t>imports, deflators, dom</w:t>
      </w:r>
      <w:r w:rsidR="002E15AD" w:rsidRPr="00A30DD3">
        <w:rPr>
          <w:color w:val="385623" w:themeColor="accent6" w:themeShade="80"/>
        </w:rPr>
        <w:t>estic</w:t>
      </w:r>
      <w:r w:rsidR="00BB0A7C" w:rsidRPr="00A30DD3">
        <w:rPr>
          <w:color w:val="385623" w:themeColor="accent6" w:themeShade="80"/>
        </w:rPr>
        <w:t>/ext</w:t>
      </w:r>
      <w:r w:rsidR="002E15AD" w:rsidRPr="00A30DD3">
        <w:rPr>
          <w:color w:val="385623" w:themeColor="accent6" w:themeShade="80"/>
        </w:rPr>
        <w:t>ernal</w:t>
      </w:r>
      <w:r w:rsidR="00BB0A7C" w:rsidRPr="00A30DD3">
        <w:rPr>
          <w:color w:val="385623" w:themeColor="accent6" w:themeShade="80"/>
        </w:rPr>
        <w:t xml:space="preserve"> </w:t>
      </w:r>
      <w:r w:rsidR="009A38F0" w:rsidRPr="00A30DD3">
        <w:rPr>
          <w:color w:val="385623" w:themeColor="accent6" w:themeShade="80"/>
        </w:rPr>
        <w:t>debt, and</w:t>
      </w:r>
      <w:r w:rsidR="00A512E7" w:rsidRPr="00A30DD3">
        <w:rPr>
          <w:color w:val="385623" w:themeColor="accent6" w:themeShade="80"/>
        </w:rPr>
        <w:t xml:space="preserve"> </w:t>
      </w:r>
      <w:r w:rsidR="002E15AD" w:rsidRPr="00A30DD3">
        <w:rPr>
          <w:color w:val="385623" w:themeColor="accent6" w:themeShade="80"/>
        </w:rPr>
        <w:t xml:space="preserve">private </w:t>
      </w:r>
      <w:r w:rsidR="00BB0A7C" w:rsidRPr="00A30DD3">
        <w:rPr>
          <w:color w:val="385623" w:themeColor="accent6" w:themeShade="80"/>
        </w:rPr>
        <w:t>saving</w:t>
      </w:r>
      <w:r w:rsidR="002E15AD" w:rsidRPr="00A30DD3">
        <w:rPr>
          <w:color w:val="385623" w:themeColor="accent6" w:themeShade="80"/>
        </w:rPr>
        <w:t>s</w:t>
      </w:r>
      <w:r w:rsidR="00BB0A7C" w:rsidRPr="00A30DD3">
        <w:rPr>
          <w:color w:val="385623" w:themeColor="accent6" w:themeShade="80"/>
        </w:rPr>
        <w:t>)</w:t>
      </w:r>
      <w:r w:rsidR="002E15AD" w:rsidRPr="00A30DD3">
        <w:rPr>
          <w:color w:val="385623" w:themeColor="accent6" w:themeShade="80"/>
        </w:rPr>
        <w:t>.</w:t>
      </w:r>
    </w:p>
    <w:p w14:paraId="6F94666A" w14:textId="66006CF5" w:rsidR="00590ECF" w:rsidRPr="00A30DD3" w:rsidRDefault="00AE0B80" w:rsidP="00A72D0B">
      <w:pPr>
        <w:pStyle w:val="ListParagraph"/>
        <w:numPr>
          <w:ilvl w:val="0"/>
          <w:numId w:val="4"/>
        </w:numPr>
        <w:spacing w:line="276" w:lineRule="auto"/>
        <w:jc w:val="both"/>
        <w:rPr>
          <w:b/>
          <w:bCs/>
          <w:i/>
          <w:iCs/>
          <w:color w:val="385623" w:themeColor="accent6" w:themeShade="80"/>
        </w:rPr>
      </w:pPr>
      <w:r w:rsidRPr="00A30DD3">
        <w:rPr>
          <w:b/>
          <w:bCs/>
          <w:i/>
          <w:iCs/>
          <w:color w:val="385623" w:themeColor="accent6" w:themeShade="80"/>
        </w:rPr>
        <w:t>T</w:t>
      </w:r>
      <w:r w:rsidR="00590ECF" w:rsidRPr="00A30DD3">
        <w:rPr>
          <w:b/>
          <w:bCs/>
          <w:i/>
          <w:iCs/>
          <w:color w:val="385623" w:themeColor="accent6" w:themeShade="80"/>
        </w:rPr>
        <w:t xml:space="preserve">he key outcomes </w:t>
      </w:r>
      <w:r w:rsidR="00BB0A7C" w:rsidRPr="00A30DD3">
        <w:rPr>
          <w:b/>
          <w:bCs/>
          <w:i/>
          <w:iCs/>
          <w:color w:val="385623" w:themeColor="accent6" w:themeShade="80"/>
        </w:rPr>
        <w:t>are</w:t>
      </w:r>
      <w:r w:rsidR="007938B7" w:rsidRPr="00A30DD3">
        <w:rPr>
          <w:b/>
          <w:bCs/>
          <w:i/>
          <w:iCs/>
          <w:color w:val="385623" w:themeColor="accent6" w:themeShade="80"/>
        </w:rPr>
        <w:t>:</w:t>
      </w:r>
      <w:r w:rsidR="00590ECF" w:rsidRPr="00A30DD3">
        <w:rPr>
          <w:b/>
          <w:bCs/>
          <w:i/>
          <w:iCs/>
          <w:color w:val="385623" w:themeColor="accent6" w:themeShade="80"/>
        </w:rPr>
        <w:t xml:space="preserve"> improved </w:t>
      </w:r>
      <w:proofErr w:type="spellStart"/>
      <w:r w:rsidR="00590ECF" w:rsidRPr="00A30DD3">
        <w:rPr>
          <w:b/>
          <w:bCs/>
          <w:i/>
          <w:iCs/>
          <w:color w:val="385623" w:themeColor="accent6" w:themeShade="80"/>
        </w:rPr>
        <w:t>intMF</w:t>
      </w:r>
      <w:proofErr w:type="spellEnd"/>
      <w:r w:rsidR="00590ECF" w:rsidRPr="00A30DD3">
        <w:rPr>
          <w:b/>
          <w:bCs/>
          <w:i/>
          <w:iCs/>
          <w:color w:val="385623" w:themeColor="accent6" w:themeShade="80"/>
        </w:rPr>
        <w:t xml:space="preserve"> projections</w:t>
      </w:r>
      <w:r w:rsidR="00E868CB" w:rsidRPr="00A30DD3">
        <w:rPr>
          <w:b/>
          <w:bCs/>
          <w:i/>
          <w:iCs/>
          <w:color w:val="385623" w:themeColor="accent6" w:themeShade="80"/>
        </w:rPr>
        <w:t>, incl. for</w:t>
      </w:r>
      <w:r w:rsidR="00A512E7" w:rsidRPr="00A30DD3">
        <w:rPr>
          <w:b/>
          <w:bCs/>
          <w:i/>
          <w:iCs/>
          <w:color w:val="385623" w:themeColor="accent6" w:themeShade="80"/>
        </w:rPr>
        <w:t xml:space="preserve"> IMF review</w:t>
      </w:r>
      <w:r w:rsidR="00BB0A7C" w:rsidRPr="00A30DD3">
        <w:rPr>
          <w:b/>
          <w:bCs/>
          <w:i/>
          <w:iCs/>
          <w:color w:val="385623" w:themeColor="accent6" w:themeShade="80"/>
        </w:rPr>
        <w:t xml:space="preserve">; </w:t>
      </w:r>
      <w:r w:rsidR="002E15AD" w:rsidRPr="00A30DD3">
        <w:rPr>
          <w:b/>
          <w:bCs/>
          <w:i/>
          <w:iCs/>
          <w:color w:val="385623" w:themeColor="accent6" w:themeShade="80"/>
        </w:rPr>
        <w:t xml:space="preserve">independent assessment </w:t>
      </w:r>
      <w:r w:rsidR="007B0E69" w:rsidRPr="00A30DD3">
        <w:rPr>
          <w:b/>
          <w:bCs/>
          <w:i/>
          <w:iCs/>
          <w:color w:val="385623" w:themeColor="accent6" w:themeShade="80"/>
        </w:rPr>
        <w:t xml:space="preserve">of interactions of fiscal, monetary and exchange rate </w:t>
      </w:r>
      <w:r w:rsidR="005F495F" w:rsidRPr="00A30DD3">
        <w:rPr>
          <w:b/>
          <w:bCs/>
          <w:i/>
          <w:iCs/>
          <w:color w:val="385623" w:themeColor="accent6" w:themeShade="80"/>
        </w:rPr>
        <w:t>policies</w:t>
      </w:r>
      <w:r w:rsidR="007B0E69" w:rsidRPr="00A30DD3">
        <w:rPr>
          <w:b/>
          <w:bCs/>
          <w:i/>
          <w:iCs/>
          <w:color w:val="385623" w:themeColor="accent6" w:themeShade="80"/>
        </w:rPr>
        <w:t>;</w:t>
      </w:r>
      <w:r w:rsidR="00E07AAF" w:rsidRPr="00A30DD3">
        <w:rPr>
          <w:b/>
          <w:bCs/>
          <w:i/>
          <w:iCs/>
          <w:color w:val="385623" w:themeColor="accent6" w:themeShade="80"/>
        </w:rPr>
        <w:t xml:space="preserve"> Q</w:t>
      </w:r>
      <w:r w:rsidR="005F495F" w:rsidRPr="00A30DD3">
        <w:rPr>
          <w:b/>
          <w:bCs/>
          <w:i/>
          <w:iCs/>
          <w:color w:val="385623" w:themeColor="accent6" w:themeShade="80"/>
        </w:rPr>
        <w:t xml:space="preserve">uarterly </w:t>
      </w:r>
      <w:r w:rsidR="00E07AAF" w:rsidRPr="00A30DD3">
        <w:rPr>
          <w:b/>
          <w:bCs/>
          <w:i/>
          <w:iCs/>
          <w:color w:val="385623" w:themeColor="accent6" w:themeShade="80"/>
        </w:rPr>
        <w:t>Macro Fiscal Outlook report;</w:t>
      </w:r>
      <w:r w:rsidR="00BB0A7C" w:rsidRPr="00A30DD3">
        <w:rPr>
          <w:b/>
          <w:bCs/>
          <w:i/>
          <w:iCs/>
          <w:color w:val="385623" w:themeColor="accent6" w:themeShade="80"/>
        </w:rPr>
        <w:t xml:space="preserve"> </w:t>
      </w:r>
      <w:r w:rsidR="00590ECF" w:rsidRPr="00A30DD3">
        <w:rPr>
          <w:b/>
          <w:bCs/>
          <w:i/>
          <w:iCs/>
          <w:color w:val="385623" w:themeColor="accent6" w:themeShade="80"/>
        </w:rPr>
        <w:t xml:space="preserve">deepened staff </w:t>
      </w:r>
      <w:r w:rsidR="00E868CB" w:rsidRPr="00A30DD3">
        <w:rPr>
          <w:b/>
          <w:bCs/>
          <w:i/>
          <w:iCs/>
          <w:color w:val="385623" w:themeColor="accent6" w:themeShade="80"/>
        </w:rPr>
        <w:t>grasp</w:t>
      </w:r>
      <w:r w:rsidR="00590ECF" w:rsidRPr="00A30DD3">
        <w:rPr>
          <w:b/>
          <w:bCs/>
          <w:i/>
          <w:iCs/>
          <w:color w:val="385623" w:themeColor="accent6" w:themeShade="80"/>
        </w:rPr>
        <w:t xml:space="preserve"> of </w:t>
      </w:r>
      <w:r w:rsidR="00A512E7" w:rsidRPr="00A30DD3">
        <w:rPr>
          <w:b/>
          <w:bCs/>
          <w:i/>
          <w:iCs/>
          <w:color w:val="385623" w:themeColor="accent6" w:themeShade="80"/>
        </w:rPr>
        <w:t xml:space="preserve">complex </w:t>
      </w:r>
      <w:r w:rsidR="00590ECF" w:rsidRPr="00A30DD3">
        <w:rPr>
          <w:b/>
          <w:bCs/>
          <w:i/>
          <w:iCs/>
          <w:color w:val="385623" w:themeColor="accent6" w:themeShade="80"/>
        </w:rPr>
        <w:t xml:space="preserve">macroeconomic </w:t>
      </w:r>
      <w:r w:rsidR="007938B7" w:rsidRPr="00A30DD3">
        <w:rPr>
          <w:b/>
          <w:bCs/>
          <w:i/>
          <w:iCs/>
          <w:color w:val="385623" w:themeColor="accent6" w:themeShade="80"/>
        </w:rPr>
        <w:t>relations</w:t>
      </w:r>
      <w:r w:rsidR="00BB0A7C" w:rsidRPr="00A30DD3">
        <w:rPr>
          <w:b/>
          <w:bCs/>
          <w:i/>
          <w:iCs/>
          <w:color w:val="385623" w:themeColor="accent6" w:themeShade="80"/>
        </w:rPr>
        <w:t>;</w:t>
      </w:r>
      <w:r w:rsidR="00590ECF" w:rsidRPr="00A30DD3">
        <w:rPr>
          <w:b/>
          <w:bCs/>
          <w:i/>
          <w:iCs/>
          <w:color w:val="385623" w:themeColor="accent6" w:themeShade="80"/>
        </w:rPr>
        <w:t xml:space="preserve"> and enhanced coordination with NBR.</w:t>
      </w:r>
    </w:p>
    <w:p w14:paraId="6B06D7CA" w14:textId="559BC3E5" w:rsidR="00D975CB" w:rsidRPr="00283E3E" w:rsidRDefault="00D975CB" w:rsidP="00A72D0B">
      <w:pPr>
        <w:spacing w:line="276" w:lineRule="auto"/>
        <w:jc w:val="both"/>
        <w:rPr>
          <w:color w:val="0070C0"/>
        </w:rPr>
      </w:pPr>
      <w:r w:rsidRPr="00283E3E">
        <w:rPr>
          <w:b/>
          <w:bCs/>
          <w:color w:val="0070C0"/>
        </w:rPr>
        <w:t>Design and appropriation</w:t>
      </w:r>
      <w:r w:rsidRPr="00283E3E">
        <w:rPr>
          <w:color w:val="0070C0"/>
        </w:rPr>
        <w:t xml:space="preserve"> </w:t>
      </w:r>
      <w:r w:rsidRPr="00283E3E">
        <w:rPr>
          <w:b/>
          <w:bCs/>
          <w:color w:val="0070C0"/>
        </w:rPr>
        <w:t>process</w:t>
      </w:r>
    </w:p>
    <w:p w14:paraId="0C620BDC" w14:textId="2A430C0F" w:rsidR="00D975CB" w:rsidRPr="005A66D6" w:rsidRDefault="00F53DC5" w:rsidP="00A72D0B">
      <w:pPr>
        <w:spacing w:line="276" w:lineRule="auto"/>
        <w:jc w:val="both"/>
        <w:rPr>
          <w:color w:val="C00000"/>
        </w:rPr>
      </w:pPr>
      <w:r w:rsidRPr="002C600F">
        <w:t xml:space="preserve">The pilot development </w:t>
      </w:r>
      <w:r w:rsidR="00D975CB" w:rsidRPr="002C600F">
        <w:t xml:space="preserve">and initial training round in </w:t>
      </w:r>
      <w:proofErr w:type="spellStart"/>
      <w:r w:rsidR="00D975CB" w:rsidRPr="00405B94">
        <w:rPr>
          <w:color w:val="C00000"/>
        </w:rPr>
        <w:t>Matlab</w:t>
      </w:r>
      <w:proofErr w:type="spellEnd"/>
      <w:r w:rsidR="00200F49" w:rsidRPr="002C600F">
        <w:rPr>
          <w:rStyle w:val="FootnoteReference"/>
        </w:rPr>
        <w:footnoteReference w:id="2"/>
      </w:r>
      <w:r w:rsidR="00D975CB" w:rsidRPr="002C600F">
        <w:t xml:space="preserve"> </w:t>
      </w:r>
      <w:r w:rsidR="0074076B" w:rsidRPr="002C600F">
        <w:t xml:space="preserve">took place </w:t>
      </w:r>
      <w:r w:rsidR="00D975CB" w:rsidRPr="002C600F">
        <w:t xml:space="preserve">in online sessions with </w:t>
      </w:r>
      <w:proofErr w:type="spellStart"/>
      <w:r w:rsidR="00D975CB" w:rsidRPr="002C600F">
        <w:t>OGR</w:t>
      </w:r>
      <w:r w:rsidR="00647078" w:rsidRPr="002C600F">
        <w:t>esearch</w:t>
      </w:r>
      <w:proofErr w:type="spellEnd"/>
      <w:r w:rsidR="00647078" w:rsidRPr="002C600F">
        <w:t xml:space="preserve"> (a research consultancy based in Prague/Budapest) in </w:t>
      </w:r>
      <w:r w:rsidR="00D975CB" w:rsidRPr="002C600F">
        <w:t>April-June 2021</w:t>
      </w:r>
      <w:r w:rsidR="0074076B" w:rsidRPr="002C600F">
        <w:t xml:space="preserve">. </w:t>
      </w:r>
      <w:r w:rsidR="006F3371" w:rsidRPr="002C600F">
        <w:t>An all</w:t>
      </w:r>
      <w:r w:rsidR="00E868CB" w:rsidRPr="002C600F">
        <w:t>-</w:t>
      </w:r>
      <w:r w:rsidR="006F3371" w:rsidRPr="002C600F">
        <w:t>n</w:t>
      </w:r>
      <w:r w:rsidR="00C2208C" w:rsidRPr="002C600F">
        <w:t xml:space="preserve">ew </w:t>
      </w:r>
      <w:r w:rsidR="006F3371" w:rsidRPr="002C600F">
        <w:t xml:space="preserve">OCE </w:t>
      </w:r>
      <w:r w:rsidR="00C2208C" w:rsidRPr="002C600F">
        <w:t>team came on board i</w:t>
      </w:r>
      <w:r w:rsidR="004D5722" w:rsidRPr="002C600F">
        <w:t>n A</w:t>
      </w:r>
      <w:r w:rsidR="00D975CB" w:rsidRPr="002C600F">
        <w:t>pril 2022</w:t>
      </w:r>
      <w:r w:rsidR="007E29E2" w:rsidRPr="002C600F">
        <w:t xml:space="preserve">, </w:t>
      </w:r>
      <w:r w:rsidR="004D5722" w:rsidRPr="002C600F">
        <w:t>consisting o</w:t>
      </w:r>
      <w:r w:rsidR="00232512" w:rsidRPr="002C600F">
        <w:t>f</w:t>
      </w:r>
      <w:r w:rsidR="004D5722" w:rsidRPr="002C600F">
        <w:t xml:space="preserve"> </w:t>
      </w:r>
      <w:r w:rsidR="00734415" w:rsidRPr="002C600F">
        <w:t>5-6</w:t>
      </w:r>
      <w:r w:rsidR="007E29E2" w:rsidRPr="002C600F">
        <w:t xml:space="preserve"> staff (incl. one R</w:t>
      </w:r>
      <w:r w:rsidR="00734415" w:rsidRPr="002C600F">
        <w:t>esearch Fellow</w:t>
      </w:r>
      <w:r w:rsidR="007E29E2" w:rsidRPr="002C600F">
        <w:t>)</w:t>
      </w:r>
      <w:r w:rsidR="00232512" w:rsidRPr="002C600F">
        <w:t>,</w:t>
      </w:r>
      <w:r w:rsidR="003625B9" w:rsidRPr="002C600F">
        <w:t xml:space="preserve"> who </w:t>
      </w:r>
      <w:r w:rsidR="00E868CB" w:rsidRPr="002C600F">
        <w:t>learned and taught themselves</w:t>
      </w:r>
      <w:r w:rsidR="00052A5D" w:rsidRPr="002C600F">
        <w:t xml:space="preserve"> </w:t>
      </w:r>
      <w:r w:rsidR="006F7CA2" w:rsidRPr="002C600F">
        <w:t xml:space="preserve">to </w:t>
      </w:r>
      <w:r w:rsidR="00052A5D" w:rsidRPr="002C600F">
        <w:t>run the model</w:t>
      </w:r>
      <w:r w:rsidR="00BA1AA6" w:rsidRPr="002C600F">
        <w:t xml:space="preserve"> and further adapted it </w:t>
      </w:r>
      <w:r w:rsidR="007F1566" w:rsidRPr="002C600F">
        <w:t>for</w:t>
      </w:r>
      <w:r w:rsidR="00BA1AA6" w:rsidRPr="002C600F">
        <w:t xml:space="preserve"> </w:t>
      </w:r>
      <w:r w:rsidR="00232512" w:rsidRPr="002C600F">
        <w:t xml:space="preserve">the </w:t>
      </w:r>
      <w:r w:rsidR="00BA1AA6" w:rsidRPr="002C600F">
        <w:t>Rwanda</w:t>
      </w:r>
      <w:r w:rsidR="006F7CA2" w:rsidRPr="002C600F">
        <w:t>n economy</w:t>
      </w:r>
      <w:r w:rsidR="00BA1AA6" w:rsidRPr="002C600F">
        <w:t>.</w:t>
      </w:r>
      <w:r w:rsidR="00B81C8B" w:rsidRPr="002C600F">
        <w:t xml:space="preserve"> </w:t>
      </w:r>
      <w:r w:rsidR="009F186B" w:rsidRPr="002C600F">
        <w:rPr>
          <w:color w:val="C00000"/>
        </w:rPr>
        <w:t>Great support</w:t>
      </w:r>
      <w:r w:rsidR="00B503B1" w:rsidRPr="002C600F">
        <w:rPr>
          <w:color w:val="C00000"/>
        </w:rPr>
        <w:t xml:space="preserve"> and guidance</w:t>
      </w:r>
      <w:r w:rsidR="009F186B" w:rsidRPr="002C600F">
        <w:rPr>
          <w:color w:val="C00000"/>
        </w:rPr>
        <w:t xml:space="preserve"> </w:t>
      </w:r>
      <w:r w:rsidR="00987590" w:rsidRPr="002C600F">
        <w:rPr>
          <w:color w:val="C00000"/>
        </w:rPr>
        <w:t>were</w:t>
      </w:r>
      <w:r w:rsidR="009F186B" w:rsidRPr="002C600F">
        <w:rPr>
          <w:color w:val="C00000"/>
        </w:rPr>
        <w:t xml:space="preserve"> also provided by Dr. </w:t>
      </w:r>
      <w:r w:rsidR="005A66D6" w:rsidRPr="002C600F">
        <w:rPr>
          <w:color w:val="C00000"/>
        </w:rPr>
        <w:t xml:space="preserve">Arend </w:t>
      </w:r>
      <w:proofErr w:type="spellStart"/>
      <w:r w:rsidR="005A66D6" w:rsidRPr="002C600F">
        <w:rPr>
          <w:color w:val="C00000"/>
        </w:rPr>
        <w:t>Kouwenaar</w:t>
      </w:r>
      <w:proofErr w:type="spellEnd"/>
      <w:r w:rsidR="009F186B" w:rsidRPr="002C600F">
        <w:rPr>
          <w:color w:val="C00000"/>
        </w:rPr>
        <w:t>, OCE Advisor Under GIZ</w:t>
      </w:r>
      <w:r w:rsidR="005A66D6" w:rsidRPr="002C600F">
        <w:rPr>
          <w:color w:val="C00000"/>
        </w:rPr>
        <w:t xml:space="preserve"> since 201</w:t>
      </w:r>
      <w:r w:rsidR="002C600F" w:rsidRPr="002C600F">
        <w:rPr>
          <w:color w:val="C00000"/>
        </w:rPr>
        <w:t>4</w:t>
      </w:r>
      <w:r w:rsidR="005A66D6" w:rsidRPr="002C600F">
        <w:rPr>
          <w:color w:val="C00000"/>
        </w:rPr>
        <w:t>.</w:t>
      </w:r>
    </w:p>
    <w:p w14:paraId="5BFC7D97" w14:textId="72DA797F" w:rsidR="00695993" w:rsidRDefault="00695993" w:rsidP="00A72D0B">
      <w:pPr>
        <w:spacing w:after="0" w:line="276" w:lineRule="auto"/>
        <w:jc w:val="both"/>
      </w:pPr>
      <w:r>
        <w:t xml:space="preserve">Five </w:t>
      </w:r>
      <w:r w:rsidR="009D4DD0">
        <w:t xml:space="preserve">1½ </w:t>
      </w:r>
      <w:r>
        <w:t xml:space="preserve">week workshops of hands-on training and exercises </w:t>
      </w:r>
      <w:r w:rsidR="00781134">
        <w:t xml:space="preserve">were </w:t>
      </w:r>
      <w:r w:rsidR="00260141">
        <w:t>held between</w:t>
      </w:r>
      <w:r>
        <w:t xml:space="preserve"> Oct 2022 to Dec 2023 </w:t>
      </w:r>
      <w:r w:rsidR="007938B7">
        <w:t xml:space="preserve">led by </w:t>
      </w:r>
      <w:r>
        <w:t>OG</w:t>
      </w:r>
      <w:r w:rsidR="004D5722">
        <w:t>R</w:t>
      </w:r>
      <w:r w:rsidR="00781134">
        <w:t>, covering:</w:t>
      </w:r>
      <w:r w:rsidR="002147ED">
        <w:t xml:space="preserve"> </w:t>
      </w:r>
    </w:p>
    <w:p w14:paraId="7F068022" w14:textId="711D9604" w:rsidR="00BB0A7C" w:rsidRDefault="00A654C0" w:rsidP="00A72D0B">
      <w:pPr>
        <w:pStyle w:val="ListParagraph"/>
        <w:numPr>
          <w:ilvl w:val="0"/>
          <w:numId w:val="1"/>
        </w:numPr>
        <w:spacing w:after="0" w:line="276" w:lineRule="auto"/>
        <w:jc w:val="both"/>
      </w:pPr>
      <w:r>
        <w:lastRenderedPageBreak/>
        <w:t>r</w:t>
      </w:r>
      <w:r w:rsidR="00BB0A7C">
        <w:t xml:space="preserve">efreshment of economic theory underlying the model (esp. </w:t>
      </w:r>
      <w:bookmarkStart w:id="0" w:name="_Hlk155341193"/>
      <w:r w:rsidR="00BB0A7C" w:rsidRPr="00405B94">
        <w:rPr>
          <w:color w:val="C00000"/>
        </w:rPr>
        <w:t>DSGE</w:t>
      </w:r>
      <w:bookmarkEnd w:id="0"/>
      <w:r w:rsidR="001828EE">
        <w:rPr>
          <w:rStyle w:val="FootnoteReference"/>
        </w:rPr>
        <w:footnoteReference w:id="3"/>
      </w:r>
      <w:r w:rsidR="00BB0A7C">
        <w:t>, role expectations)</w:t>
      </w:r>
    </w:p>
    <w:p w14:paraId="072708CA" w14:textId="77777777" w:rsidR="00A654C0" w:rsidRDefault="00A654C0" w:rsidP="00A72D0B">
      <w:pPr>
        <w:pStyle w:val="ListParagraph"/>
        <w:numPr>
          <w:ilvl w:val="0"/>
          <w:numId w:val="1"/>
        </w:numPr>
        <w:spacing w:after="0" w:line="276" w:lineRule="auto"/>
        <w:jc w:val="both"/>
      </w:pPr>
      <w:r>
        <w:t>a</w:t>
      </w:r>
      <w:r w:rsidR="00614260">
        <w:t>daptation of QMFM to Rwanda economy &amp; data</w:t>
      </w:r>
      <w:r w:rsidR="00590ECF">
        <w:t xml:space="preserve"> and MINECOFIN’s needs</w:t>
      </w:r>
    </w:p>
    <w:p w14:paraId="1945B631" w14:textId="51746567" w:rsidR="00122178" w:rsidRDefault="00A654C0" w:rsidP="00A72D0B">
      <w:pPr>
        <w:pStyle w:val="ListParagraph"/>
        <w:numPr>
          <w:ilvl w:val="0"/>
          <w:numId w:val="1"/>
        </w:numPr>
        <w:spacing w:after="0" w:line="276" w:lineRule="auto"/>
        <w:jc w:val="both"/>
      </w:pPr>
      <w:r>
        <w:t>f</w:t>
      </w:r>
      <w:r w:rsidR="00726852">
        <w:t xml:space="preserve">urther training in </w:t>
      </w:r>
      <w:proofErr w:type="spellStart"/>
      <w:r w:rsidR="00726852">
        <w:t>Matlab</w:t>
      </w:r>
      <w:proofErr w:type="spellEnd"/>
      <w:r w:rsidR="00726852">
        <w:t xml:space="preserve">, data management, and macro modeling </w:t>
      </w:r>
      <w:r w:rsidR="00AE0B80">
        <w:t xml:space="preserve">in </w:t>
      </w:r>
      <w:r w:rsidR="00726852">
        <w:t>IRIS</w:t>
      </w:r>
    </w:p>
    <w:p w14:paraId="1953171A" w14:textId="77777777" w:rsidR="000A1221" w:rsidRDefault="00122178" w:rsidP="00A72D0B">
      <w:pPr>
        <w:pStyle w:val="ListParagraph"/>
        <w:numPr>
          <w:ilvl w:val="0"/>
          <w:numId w:val="1"/>
        </w:numPr>
        <w:spacing w:after="0" w:line="276" w:lineRule="auto"/>
        <w:jc w:val="both"/>
      </w:pPr>
      <w:r>
        <w:t>r</w:t>
      </w:r>
      <w:r w:rsidR="00590ECF">
        <w:t xml:space="preserve">efreshment in econometrics (filters), (Bayesian) estimation, </w:t>
      </w:r>
      <w:r>
        <w:t>and</w:t>
      </w:r>
      <w:r w:rsidR="00590ECF">
        <w:t xml:space="preserve"> calibration (parameter choice)</w:t>
      </w:r>
    </w:p>
    <w:p w14:paraId="02788B82" w14:textId="5E703275" w:rsidR="00614260" w:rsidRDefault="000A1221" w:rsidP="00A72D0B">
      <w:pPr>
        <w:pStyle w:val="ListParagraph"/>
        <w:numPr>
          <w:ilvl w:val="0"/>
          <w:numId w:val="1"/>
        </w:numPr>
        <w:spacing w:after="0" w:line="276" w:lineRule="auto"/>
        <w:jc w:val="both"/>
      </w:pPr>
      <w:r>
        <w:t>j</w:t>
      </w:r>
      <w:r w:rsidR="00614260">
        <w:t>oint development of fiscal block</w:t>
      </w:r>
      <w:r w:rsidR="00726852">
        <w:t>:</w:t>
      </w:r>
      <w:r w:rsidR="00614260">
        <w:t xml:space="preserve"> deficit, revenue, gov</w:t>
      </w:r>
      <w:r w:rsidR="00AE0B80">
        <w:t>ernmen</w:t>
      </w:r>
      <w:r w:rsidR="00614260">
        <w:t xml:space="preserve">t demand for G&amp;S, other </w:t>
      </w:r>
      <w:proofErr w:type="gramStart"/>
      <w:r w:rsidR="00614260">
        <w:t xml:space="preserve">spending,   </w:t>
      </w:r>
      <w:proofErr w:type="gramEnd"/>
      <w:r w:rsidR="00614260">
        <w:t xml:space="preserve">  </w:t>
      </w:r>
      <w:r w:rsidR="00726852">
        <w:t xml:space="preserve">                                  of financing/debt block</w:t>
      </w:r>
      <w:r w:rsidR="00AE0B80">
        <w:t xml:space="preserve"> (</w:t>
      </w:r>
      <w:r w:rsidR="00614260">
        <w:t>financ</w:t>
      </w:r>
      <w:r w:rsidR="00590ECF">
        <w:t>ial</w:t>
      </w:r>
      <w:r w:rsidR="00614260">
        <w:t xml:space="preserve"> flows, grants</w:t>
      </w:r>
      <w:r w:rsidR="005E30D5">
        <w:t>,</w:t>
      </w:r>
      <w:r w:rsidR="00614260">
        <w:t xml:space="preserve"> and debt</w:t>
      </w:r>
      <w:r w:rsidR="00AE0B80">
        <w:t>)</w:t>
      </w:r>
      <w:r w:rsidR="00614260">
        <w:t xml:space="preserve"> </w:t>
      </w:r>
    </w:p>
    <w:p w14:paraId="73561350" w14:textId="70E7CDE2" w:rsidR="007E29E2" w:rsidRDefault="000A1221" w:rsidP="00A72D0B">
      <w:pPr>
        <w:pStyle w:val="ListParagraph"/>
        <w:numPr>
          <w:ilvl w:val="0"/>
          <w:numId w:val="1"/>
        </w:numPr>
        <w:spacing w:after="0" w:line="276" w:lineRule="auto"/>
        <w:jc w:val="both"/>
      </w:pPr>
      <w:r>
        <w:t>p</w:t>
      </w:r>
      <w:r w:rsidR="007E29E2">
        <w:t>roducing forecasts</w:t>
      </w:r>
      <w:r w:rsidR="00AE0B80">
        <w:t xml:space="preserve"> and</w:t>
      </w:r>
      <w:r w:rsidR="007E29E2">
        <w:t xml:space="preserve"> simulations</w:t>
      </w:r>
      <w:r w:rsidR="00BB0A7C">
        <w:t xml:space="preserve"> with policies or exogenous shocks etc. tuned</w:t>
      </w:r>
      <w:r>
        <w:t xml:space="preserve"> with known or expected policies, preliminary</w:t>
      </w:r>
      <w:r w:rsidR="00AE0B80">
        <w:t xml:space="preserve">/judgmental </w:t>
      </w:r>
      <w:r>
        <w:t>estimates</w:t>
      </w:r>
    </w:p>
    <w:p w14:paraId="3BB6AFAF" w14:textId="01838E62" w:rsidR="009D4DD0" w:rsidRDefault="00D15C71" w:rsidP="00A72D0B">
      <w:pPr>
        <w:pStyle w:val="ListParagraph"/>
        <w:numPr>
          <w:ilvl w:val="0"/>
          <w:numId w:val="1"/>
        </w:numPr>
        <w:spacing w:after="0" w:line="276" w:lineRule="auto"/>
        <w:jc w:val="both"/>
      </w:pPr>
      <w:r>
        <w:t>p</w:t>
      </w:r>
      <w:r w:rsidR="00695993">
        <w:t xml:space="preserve">ilot </w:t>
      </w:r>
      <w:r w:rsidR="00695993" w:rsidRPr="00D15C71">
        <w:rPr>
          <w:i/>
          <w:iCs/>
        </w:rPr>
        <w:t>Quarterly Economic-Fiscal Outloo</w:t>
      </w:r>
      <w:r w:rsidR="00AB3193">
        <w:rPr>
          <w:i/>
          <w:iCs/>
        </w:rPr>
        <w:t>k</w:t>
      </w:r>
      <w:r w:rsidR="00AE0B80">
        <w:rPr>
          <w:i/>
          <w:iCs/>
        </w:rPr>
        <w:t>s</w:t>
      </w:r>
      <w:r w:rsidR="00695993">
        <w:t xml:space="preserve"> and </w:t>
      </w:r>
      <w:r w:rsidR="00C11085" w:rsidRPr="00AB3193">
        <w:rPr>
          <w:i/>
          <w:iCs/>
        </w:rPr>
        <w:t>summary</w:t>
      </w:r>
      <w:r w:rsidRPr="00AB3193">
        <w:rPr>
          <w:i/>
          <w:iCs/>
        </w:rPr>
        <w:t xml:space="preserve"> f</w:t>
      </w:r>
      <w:r w:rsidR="00695993" w:rsidRPr="00AB3193">
        <w:rPr>
          <w:i/>
          <w:iCs/>
        </w:rPr>
        <w:t>orecast</w:t>
      </w:r>
      <w:r w:rsidR="00695993" w:rsidRPr="00D15C71">
        <w:rPr>
          <w:i/>
          <w:iCs/>
        </w:rPr>
        <w:t xml:space="preserve"> presentation</w:t>
      </w:r>
      <w:r w:rsidR="00AE0B80">
        <w:rPr>
          <w:i/>
          <w:iCs/>
        </w:rPr>
        <w:t>s</w:t>
      </w:r>
      <w:r w:rsidR="00695993">
        <w:t xml:space="preserve"> </w:t>
      </w:r>
      <w:r w:rsidR="00AB3193">
        <w:t>J</w:t>
      </w:r>
      <w:r w:rsidR="00695993">
        <w:t>an</w:t>
      </w:r>
      <w:r w:rsidR="00C11085">
        <w:t>-A</w:t>
      </w:r>
      <w:r w:rsidR="00330747">
        <w:t>pril</w:t>
      </w:r>
      <w:r w:rsidR="00C11085">
        <w:t>-June</w:t>
      </w:r>
      <w:r w:rsidR="00AB3193">
        <w:t xml:space="preserve"> 202</w:t>
      </w:r>
      <w:r w:rsidR="00695993">
        <w:t>3</w:t>
      </w:r>
    </w:p>
    <w:p w14:paraId="64CE4CF3" w14:textId="06CA229C" w:rsidR="00695993" w:rsidRDefault="00C11085" w:rsidP="00A72D0B">
      <w:pPr>
        <w:pStyle w:val="ListParagraph"/>
        <w:numPr>
          <w:ilvl w:val="0"/>
          <w:numId w:val="1"/>
        </w:numPr>
        <w:spacing w:after="0" w:line="276" w:lineRule="auto"/>
        <w:jc w:val="both"/>
      </w:pPr>
      <w:r>
        <w:t>e</w:t>
      </w:r>
      <w:r w:rsidR="009D4DD0">
        <w:t>xchange and discussion with N</w:t>
      </w:r>
      <w:r w:rsidR="00695993">
        <w:t xml:space="preserve">BR </w:t>
      </w:r>
      <w:r w:rsidR="009D4DD0">
        <w:t xml:space="preserve">macro </w:t>
      </w:r>
      <w:r w:rsidR="00695993">
        <w:t>modeling team.</w:t>
      </w:r>
    </w:p>
    <w:p w14:paraId="29D089E2" w14:textId="77777777" w:rsidR="00AB3193" w:rsidRDefault="00AB3193" w:rsidP="00A72D0B">
      <w:pPr>
        <w:spacing w:after="0" w:line="276" w:lineRule="auto"/>
        <w:jc w:val="both"/>
      </w:pPr>
    </w:p>
    <w:p w14:paraId="471DF827" w14:textId="031771E0" w:rsidR="00904F37" w:rsidRPr="00283E3E" w:rsidRDefault="00904F37" w:rsidP="00A72D0B">
      <w:pPr>
        <w:spacing w:line="276" w:lineRule="auto"/>
        <w:jc w:val="both"/>
        <w:rPr>
          <w:b/>
          <w:bCs/>
          <w:color w:val="0070C0"/>
        </w:rPr>
      </w:pPr>
      <w:r w:rsidRPr="00283E3E">
        <w:rPr>
          <w:b/>
          <w:bCs/>
          <w:color w:val="0070C0"/>
        </w:rPr>
        <w:t xml:space="preserve">Distinctive features </w:t>
      </w:r>
      <w:r w:rsidR="00AE0B80">
        <w:rPr>
          <w:b/>
          <w:bCs/>
          <w:color w:val="0070C0"/>
        </w:rPr>
        <w:t xml:space="preserve">of the </w:t>
      </w:r>
      <w:r w:rsidRPr="00283E3E">
        <w:rPr>
          <w:b/>
          <w:bCs/>
          <w:color w:val="0070C0"/>
        </w:rPr>
        <w:t>model</w:t>
      </w:r>
    </w:p>
    <w:p w14:paraId="5DEFB0BF" w14:textId="2ED6AE4B" w:rsidR="00904F37" w:rsidRDefault="00904F37" w:rsidP="00A72D0B">
      <w:pPr>
        <w:spacing w:after="0" w:line="276" w:lineRule="auto"/>
        <w:jc w:val="both"/>
      </w:pPr>
      <w:r>
        <w:t xml:space="preserve">The </w:t>
      </w:r>
      <w:r w:rsidR="006B43DC">
        <w:t xml:space="preserve">main </w:t>
      </w:r>
      <w:r>
        <w:t>distinctive features compared to other such models as used by C</w:t>
      </w:r>
      <w:r w:rsidR="00EE566E">
        <w:t>entral Banks</w:t>
      </w:r>
      <w:r>
        <w:t xml:space="preserve"> are: </w:t>
      </w:r>
    </w:p>
    <w:p w14:paraId="4128417D" w14:textId="475B57E6" w:rsidR="00396B9C" w:rsidRPr="00396B9C" w:rsidRDefault="00396B9C" w:rsidP="00A72D0B">
      <w:pPr>
        <w:pStyle w:val="ListParagraph"/>
        <w:numPr>
          <w:ilvl w:val="0"/>
          <w:numId w:val="2"/>
        </w:numPr>
        <w:jc w:val="both"/>
      </w:pPr>
      <w:r w:rsidRPr="006405AB">
        <w:rPr>
          <w:b/>
          <w:bCs/>
        </w:rPr>
        <w:t>elaborated fiscal block</w:t>
      </w:r>
      <w:r w:rsidRPr="00396B9C">
        <w:t xml:space="preserve"> </w:t>
      </w:r>
      <w:r>
        <w:t xml:space="preserve">with both the </w:t>
      </w:r>
      <w:r w:rsidRPr="00396B9C">
        <w:t xml:space="preserve">deficit </w:t>
      </w:r>
      <w:r>
        <w:t>constituent parts (</w:t>
      </w:r>
      <w:r w:rsidRPr="00396B9C">
        <w:t xml:space="preserve">revenue, government demand for </w:t>
      </w:r>
      <w:r>
        <w:t>G&amp;S</w:t>
      </w:r>
      <w:r w:rsidRPr="00396B9C">
        <w:t xml:space="preserve">, other expenditures </w:t>
      </w:r>
      <w:r>
        <w:t>(</w:t>
      </w:r>
      <w:r w:rsidRPr="00396B9C">
        <w:t xml:space="preserve">transfers, subsidies, net lending) </w:t>
      </w:r>
      <w:r>
        <w:t>and the components of each over the</w:t>
      </w:r>
      <w:r w:rsidRPr="00396B9C">
        <w:t xml:space="preserve"> business cycle </w:t>
      </w:r>
      <w:r>
        <w:t>(structural, disc</w:t>
      </w:r>
      <w:r w:rsidRPr="00396B9C">
        <w:t>retionary</w:t>
      </w:r>
      <w:r w:rsidR="00AE0B80">
        <w:t>,</w:t>
      </w:r>
      <w:r>
        <w:t xml:space="preserve"> and cyclical)</w:t>
      </w:r>
    </w:p>
    <w:p w14:paraId="40651D1F" w14:textId="2061AF1D" w:rsidR="00396B9C" w:rsidRDefault="00396B9C" w:rsidP="00A72D0B">
      <w:pPr>
        <w:pStyle w:val="ListParagraph"/>
        <w:numPr>
          <w:ilvl w:val="0"/>
          <w:numId w:val="2"/>
        </w:numPr>
        <w:jc w:val="both"/>
      </w:pPr>
      <w:r w:rsidRPr="00EF15E4">
        <w:rPr>
          <w:b/>
          <w:bCs/>
        </w:rPr>
        <w:t>breakdown of final demand into components</w:t>
      </w:r>
      <w:r>
        <w:t xml:space="preserve"> (consumption, government demand, investment, exports, imports) </w:t>
      </w:r>
      <w:r w:rsidRPr="00396B9C">
        <w:t>allow</w:t>
      </w:r>
      <w:r>
        <w:t>ing</w:t>
      </w:r>
      <w:r w:rsidRPr="00396B9C">
        <w:t xml:space="preserve"> the model to </w:t>
      </w:r>
      <w:r>
        <w:t xml:space="preserve">trace the impact of shocks in these aggregates on all other variables and </w:t>
      </w:r>
      <w:r w:rsidRPr="00396B9C">
        <w:rPr>
          <w:i/>
          <w:iCs/>
        </w:rPr>
        <w:t>vice versa</w:t>
      </w:r>
      <w:r w:rsidRPr="00396B9C">
        <w:t xml:space="preserve"> </w:t>
      </w:r>
    </w:p>
    <w:p w14:paraId="15BB21F7" w14:textId="50FD4EC0" w:rsidR="00904F37" w:rsidRDefault="00904F37" w:rsidP="00A72D0B">
      <w:pPr>
        <w:pStyle w:val="ListParagraph"/>
        <w:numPr>
          <w:ilvl w:val="0"/>
          <w:numId w:val="2"/>
        </w:numPr>
        <w:spacing w:after="0" w:line="276" w:lineRule="auto"/>
        <w:jc w:val="both"/>
      </w:pPr>
      <w:r w:rsidRPr="00EF15E4">
        <w:rPr>
          <w:b/>
          <w:bCs/>
        </w:rPr>
        <w:t>derivation of key macro variables in levels and real/nominal terms</w:t>
      </w:r>
      <w:r w:rsidR="00AE0B80">
        <w:t xml:space="preserve">, </w:t>
      </w:r>
      <w:r>
        <w:t xml:space="preserve">allowing comparison with, and provision of inputs for, </w:t>
      </w:r>
      <w:r w:rsidR="00AE0B80">
        <w:t xml:space="preserve">OCE’s </w:t>
      </w:r>
      <w:r>
        <w:t>other macroeconomic projections tools.</w:t>
      </w:r>
    </w:p>
    <w:p w14:paraId="71621D8D" w14:textId="77777777" w:rsidR="00D5513C" w:rsidRDefault="00D5513C" w:rsidP="00A72D0B">
      <w:pPr>
        <w:spacing w:after="0" w:line="276" w:lineRule="auto"/>
        <w:jc w:val="both"/>
      </w:pPr>
    </w:p>
    <w:p w14:paraId="3C94807F" w14:textId="3DC17BAE" w:rsidR="00D975CB" w:rsidRPr="00283E3E" w:rsidRDefault="00904F37" w:rsidP="00A72D0B">
      <w:pPr>
        <w:spacing w:line="276" w:lineRule="auto"/>
        <w:jc w:val="both"/>
        <w:rPr>
          <w:color w:val="0070C0"/>
        </w:rPr>
      </w:pPr>
      <w:r w:rsidRPr="00283E3E">
        <w:rPr>
          <w:b/>
          <w:bCs/>
          <w:color w:val="0070C0"/>
        </w:rPr>
        <w:t xml:space="preserve">Anchored on data from </w:t>
      </w:r>
      <w:r w:rsidR="00177D0B" w:rsidRPr="00283E3E">
        <w:rPr>
          <w:b/>
          <w:bCs/>
          <w:color w:val="0070C0"/>
        </w:rPr>
        <w:t xml:space="preserve">integrated </w:t>
      </w:r>
      <w:r w:rsidR="00AE0B80">
        <w:rPr>
          <w:b/>
          <w:bCs/>
          <w:color w:val="0070C0"/>
        </w:rPr>
        <w:t>M</w:t>
      </w:r>
      <w:r w:rsidR="00D975CB" w:rsidRPr="00283E3E">
        <w:rPr>
          <w:b/>
          <w:bCs/>
          <w:color w:val="0070C0"/>
        </w:rPr>
        <w:t xml:space="preserve">acroeconomic </w:t>
      </w:r>
      <w:r w:rsidR="00AE0B80">
        <w:rPr>
          <w:b/>
          <w:bCs/>
          <w:color w:val="0070C0"/>
        </w:rPr>
        <w:t>F</w:t>
      </w:r>
      <w:r w:rsidR="00D975CB" w:rsidRPr="00283E3E">
        <w:rPr>
          <w:b/>
          <w:bCs/>
          <w:color w:val="0070C0"/>
        </w:rPr>
        <w:t>ramework</w:t>
      </w:r>
      <w:r w:rsidR="00177D0B" w:rsidRPr="00283E3E">
        <w:rPr>
          <w:b/>
          <w:bCs/>
          <w:color w:val="0070C0"/>
        </w:rPr>
        <w:t xml:space="preserve"> </w:t>
      </w:r>
    </w:p>
    <w:p w14:paraId="31CFC3D9" w14:textId="24A576BC" w:rsidR="00CE360B" w:rsidRDefault="0036636D" w:rsidP="00A72D0B">
      <w:pPr>
        <w:spacing w:after="0" w:line="276" w:lineRule="auto"/>
        <w:jc w:val="both"/>
      </w:pPr>
      <w:r>
        <w:t>The model draws on a</w:t>
      </w:r>
      <w:r w:rsidR="00AE0B80">
        <w:t xml:space="preserve"> monthly and quarterly </w:t>
      </w:r>
      <w:r>
        <w:t xml:space="preserve">OCE </w:t>
      </w:r>
      <w:r w:rsidR="00D60C8E">
        <w:t>database</w:t>
      </w:r>
      <w:r>
        <w:t xml:space="preserve"> that is l</w:t>
      </w:r>
      <w:r w:rsidR="00D975CB">
        <w:t xml:space="preserve">inked to </w:t>
      </w:r>
      <w:r w:rsidR="00FA6F6E">
        <w:t xml:space="preserve">the </w:t>
      </w:r>
      <w:proofErr w:type="spellStart"/>
      <w:r w:rsidR="00D975CB">
        <w:t>intMF</w:t>
      </w:r>
      <w:proofErr w:type="spellEnd"/>
      <w:r w:rsidR="00D975CB">
        <w:t xml:space="preserve"> and its source data (NBR, NISR</w:t>
      </w:r>
      <w:r w:rsidR="00CE360B">
        <w:t xml:space="preserve"> N</w:t>
      </w:r>
      <w:r w:rsidR="00370130">
        <w:t xml:space="preserve">ational Accounts and </w:t>
      </w:r>
      <w:r w:rsidR="00CE360B">
        <w:t>CPI</w:t>
      </w:r>
      <w:r w:rsidR="00370130">
        <w:t xml:space="preserve"> components</w:t>
      </w:r>
      <w:r w:rsidR="00D975CB">
        <w:t xml:space="preserve">, </w:t>
      </w:r>
      <w:r w:rsidR="007E60AE">
        <w:t>debt</w:t>
      </w:r>
      <w:r>
        <w:t xml:space="preserve"> dat</w:t>
      </w:r>
      <w:r w:rsidR="00225262">
        <w:t>a</w:t>
      </w:r>
      <w:ins w:id="1" w:author="Chris NGUGABE" w:date="2024-01-05T10:09:00Z">
        <w:r w:rsidR="00225262">
          <w:t>,</w:t>
        </w:r>
      </w:ins>
      <w:r>
        <w:t xml:space="preserve"> </w:t>
      </w:r>
      <w:del w:id="2" w:author="Chris NGUGABE" w:date="2024-01-05T10:09:00Z">
        <w:r w:rsidDel="00225262">
          <w:delText>from Debt</w:delText>
        </w:r>
        <w:r w:rsidR="007E60AE" w:rsidDel="00225262">
          <w:delText xml:space="preserve">DG, </w:delText>
        </w:r>
      </w:del>
      <w:r w:rsidR="00D30CE9">
        <w:t xml:space="preserve">latest </w:t>
      </w:r>
      <w:r w:rsidR="00CE360B">
        <w:t>WEO</w:t>
      </w:r>
      <w:r w:rsidR="00AA00C4">
        <w:rPr>
          <w:rStyle w:val="FootnoteReference"/>
        </w:rPr>
        <w:footnoteReference w:id="4"/>
      </w:r>
      <w:r w:rsidR="00FA6F6E">
        <w:t xml:space="preserve">). It uses </w:t>
      </w:r>
      <w:r w:rsidR="00726852">
        <w:t xml:space="preserve">all available </w:t>
      </w:r>
      <w:r w:rsidR="00F70100">
        <w:t>up-to-date information</w:t>
      </w:r>
      <w:r w:rsidR="00726852">
        <w:t xml:space="preserve"> and near-term forecasts, judgments on output, inflation, interest and exchange rates</w:t>
      </w:r>
      <w:r w:rsidR="001350EE">
        <w:t xml:space="preserve"> (for current and next few quarters)</w:t>
      </w:r>
      <w:r w:rsidR="00D60C8E">
        <w:t xml:space="preserve">, as well as the results of OCE’s </w:t>
      </w:r>
      <w:r w:rsidR="00CE360B">
        <w:t>now/forecasting tool for current</w:t>
      </w:r>
      <w:r w:rsidR="00AE0B80">
        <w:t xml:space="preserve"> and </w:t>
      </w:r>
      <w:r w:rsidR="00CE360B">
        <w:t>next</w:t>
      </w:r>
      <w:r w:rsidR="00AE0B80">
        <w:t>-</w:t>
      </w:r>
      <w:r w:rsidR="00CE360B">
        <w:t>quarter real GDP</w:t>
      </w:r>
      <w:r w:rsidR="00D60C8E">
        <w:t>.</w:t>
      </w:r>
    </w:p>
    <w:p w14:paraId="5C0F9629" w14:textId="77777777" w:rsidR="00B3641C" w:rsidRDefault="00B3641C" w:rsidP="00A72D0B">
      <w:pPr>
        <w:spacing w:after="0" w:line="276" w:lineRule="auto"/>
        <w:jc w:val="both"/>
      </w:pPr>
    </w:p>
    <w:p w14:paraId="27712E50" w14:textId="3102D51B" w:rsidR="00D03418" w:rsidRPr="00283E3E" w:rsidRDefault="00904F37" w:rsidP="00A72D0B">
      <w:pPr>
        <w:spacing w:line="276" w:lineRule="auto"/>
        <w:jc w:val="both"/>
        <w:rPr>
          <w:b/>
          <w:bCs/>
          <w:color w:val="0070C0"/>
        </w:rPr>
      </w:pPr>
      <w:r w:rsidRPr="00283E3E">
        <w:rPr>
          <w:b/>
          <w:bCs/>
          <w:color w:val="0070C0"/>
        </w:rPr>
        <w:t>Complementary to and providing</w:t>
      </w:r>
      <w:r w:rsidR="00FD2B16" w:rsidRPr="00283E3E">
        <w:rPr>
          <w:b/>
          <w:bCs/>
          <w:color w:val="0070C0"/>
        </w:rPr>
        <w:t xml:space="preserve"> </w:t>
      </w:r>
      <w:r w:rsidR="002E41A2" w:rsidRPr="00283E3E">
        <w:rPr>
          <w:b/>
          <w:bCs/>
          <w:color w:val="0070C0"/>
        </w:rPr>
        <w:t>inputs in</w:t>
      </w:r>
      <w:r w:rsidR="00FD2B16" w:rsidRPr="00283E3E">
        <w:rPr>
          <w:b/>
          <w:bCs/>
          <w:color w:val="0070C0"/>
        </w:rPr>
        <w:t>to</w:t>
      </w:r>
      <w:r w:rsidR="002E41A2" w:rsidRPr="00283E3E">
        <w:rPr>
          <w:b/>
          <w:bCs/>
          <w:color w:val="0070C0"/>
        </w:rPr>
        <w:t xml:space="preserve"> </w:t>
      </w:r>
      <w:proofErr w:type="spellStart"/>
      <w:r w:rsidR="002E41A2" w:rsidRPr="00283E3E">
        <w:rPr>
          <w:b/>
          <w:bCs/>
          <w:color w:val="0070C0"/>
        </w:rPr>
        <w:t>intMF</w:t>
      </w:r>
      <w:proofErr w:type="spellEnd"/>
      <w:r w:rsidR="00FD2B16" w:rsidRPr="00283E3E">
        <w:rPr>
          <w:b/>
          <w:bCs/>
          <w:color w:val="0070C0"/>
        </w:rPr>
        <w:t xml:space="preserve"> </w:t>
      </w:r>
      <w:r w:rsidR="004B48A8" w:rsidRPr="00283E3E">
        <w:rPr>
          <w:b/>
          <w:bCs/>
          <w:color w:val="0070C0"/>
        </w:rPr>
        <w:t>projections</w:t>
      </w:r>
      <w:r w:rsidR="008E3057">
        <w:rPr>
          <w:b/>
          <w:bCs/>
          <w:color w:val="0070C0"/>
        </w:rPr>
        <w:t xml:space="preserve"> and IMF </w:t>
      </w:r>
      <w:r w:rsidR="00AE0B80">
        <w:rPr>
          <w:b/>
          <w:bCs/>
          <w:color w:val="0070C0"/>
        </w:rPr>
        <w:t>review</w:t>
      </w:r>
      <w:r w:rsidR="008E3057">
        <w:rPr>
          <w:b/>
          <w:bCs/>
          <w:color w:val="0070C0"/>
        </w:rPr>
        <w:t xml:space="preserve"> discussions</w:t>
      </w:r>
    </w:p>
    <w:p w14:paraId="5F7128FD" w14:textId="427453A7" w:rsidR="00D91693" w:rsidRPr="00E70832" w:rsidRDefault="00D03418" w:rsidP="00A72D0B">
      <w:pPr>
        <w:spacing w:line="276" w:lineRule="auto"/>
        <w:jc w:val="both"/>
        <w:rPr>
          <w:b/>
          <w:bCs/>
          <w:i/>
          <w:iCs/>
        </w:rPr>
      </w:pPr>
      <w:r>
        <w:t xml:space="preserve">The </w:t>
      </w:r>
      <w:proofErr w:type="spellStart"/>
      <w:r w:rsidR="00904F37" w:rsidRPr="00904F37">
        <w:rPr>
          <w:b/>
          <w:bCs/>
        </w:rPr>
        <w:t>i</w:t>
      </w:r>
      <w:r w:rsidR="00D91693" w:rsidRPr="00904F37">
        <w:rPr>
          <w:b/>
          <w:bCs/>
        </w:rPr>
        <w:t>ntMF</w:t>
      </w:r>
      <w:proofErr w:type="spellEnd"/>
      <w:r w:rsidR="00412530">
        <w:rPr>
          <w:b/>
          <w:bCs/>
        </w:rPr>
        <w:t xml:space="preserve"> </w:t>
      </w:r>
      <w:r w:rsidR="00D91693" w:rsidRPr="00904F37">
        <w:t xml:space="preserve">is </w:t>
      </w:r>
      <w:r>
        <w:t xml:space="preserve">an </w:t>
      </w:r>
      <w:r w:rsidR="00D91693" w:rsidRPr="00A30DD3">
        <w:rPr>
          <w:i/>
          <w:iCs/>
        </w:rPr>
        <w:t xml:space="preserve">accounting framework not </w:t>
      </w:r>
      <w:r w:rsidRPr="00A30DD3">
        <w:rPr>
          <w:i/>
          <w:iCs/>
        </w:rPr>
        <w:t xml:space="preserve">a </w:t>
      </w:r>
      <w:r w:rsidR="00D91693" w:rsidRPr="00A30DD3">
        <w:rPr>
          <w:i/>
          <w:iCs/>
        </w:rPr>
        <w:t>model</w:t>
      </w:r>
      <w:r w:rsidR="00C63058">
        <w:rPr>
          <w:i/>
          <w:iCs/>
        </w:rPr>
        <w:t xml:space="preserve"> </w:t>
      </w:r>
      <w:ins w:id="3" w:author="Chris NGUGABE" w:date="2024-01-07T11:19:00Z">
        <w:r w:rsidR="00C63058">
          <w:rPr>
            <w:i/>
            <w:iCs/>
          </w:rPr>
          <w:t>(also more manual)</w:t>
        </w:r>
      </w:ins>
      <w:r>
        <w:t xml:space="preserve">. Real GDP is </w:t>
      </w:r>
      <w:r w:rsidR="00D91693">
        <w:t>supply</w:t>
      </w:r>
      <w:r w:rsidR="001350EE">
        <w:t>-</w:t>
      </w:r>
      <w:r w:rsidR="00D91693">
        <w:t>driven (sum of sector projections), mostly exogenous</w:t>
      </w:r>
      <w:r w:rsidR="004A4E4A">
        <w:t>. The C</w:t>
      </w:r>
      <w:r w:rsidR="00904F37">
        <w:t>PI</w:t>
      </w:r>
      <w:r w:rsidR="004A4E4A">
        <w:t xml:space="preserve">, </w:t>
      </w:r>
      <w:r w:rsidR="00904F37">
        <w:t xml:space="preserve">other </w:t>
      </w:r>
      <w:r w:rsidR="000440FC">
        <w:t xml:space="preserve">deflators, </w:t>
      </w:r>
      <w:r w:rsidR="004A4E4A">
        <w:t>and</w:t>
      </w:r>
      <w:r w:rsidR="000440FC">
        <w:t xml:space="preserve"> </w:t>
      </w:r>
      <w:r w:rsidR="004A4E4A">
        <w:t>exchange rate</w:t>
      </w:r>
      <w:r w:rsidR="00904F37">
        <w:t xml:space="preserve"> are targets, </w:t>
      </w:r>
      <w:r w:rsidR="000440FC">
        <w:t xml:space="preserve">set </w:t>
      </w:r>
      <w:r w:rsidR="00904F37">
        <w:t>exogenous</w:t>
      </w:r>
      <w:r w:rsidR="000440FC">
        <w:t xml:space="preserve">ly. </w:t>
      </w:r>
      <w:r w:rsidR="000440FC" w:rsidRPr="000C2D20">
        <w:rPr>
          <w:i/>
          <w:iCs/>
          <w:color w:val="C00000"/>
        </w:rPr>
        <w:t xml:space="preserve">There is </w:t>
      </w:r>
      <w:r w:rsidR="00904F37" w:rsidRPr="000C2D20">
        <w:rPr>
          <w:i/>
          <w:iCs/>
          <w:color w:val="C00000"/>
        </w:rPr>
        <w:t>no impact of demand on output</w:t>
      </w:r>
      <w:r w:rsidR="000440FC" w:rsidRPr="000C2D20">
        <w:rPr>
          <w:i/>
          <w:iCs/>
          <w:color w:val="C00000"/>
        </w:rPr>
        <w:t xml:space="preserve">, </w:t>
      </w:r>
      <w:r w:rsidR="004C43AC" w:rsidRPr="00467E0E">
        <w:rPr>
          <w:i/>
          <w:iCs/>
        </w:rPr>
        <w:t>exports and imports are projected</w:t>
      </w:r>
      <w:r w:rsidR="00AE0B80" w:rsidRPr="00467E0E">
        <w:rPr>
          <w:i/>
          <w:iCs/>
        </w:rPr>
        <w:t xml:space="preserve"> in the BOP, </w:t>
      </w:r>
      <w:r w:rsidR="00904F37" w:rsidRPr="000C2D20">
        <w:rPr>
          <w:i/>
          <w:iCs/>
          <w:color w:val="C00000"/>
        </w:rPr>
        <w:t xml:space="preserve">private investment </w:t>
      </w:r>
      <w:r w:rsidR="00412530" w:rsidRPr="000C2D20">
        <w:rPr>
          <w:i/>
          <w:iCs/>
          <w:color w:val="C00000"/>
        </w:rPr>
        <w:t xml:space="preserve">is </w:t>
      </w:r>
      <w:r w:rsidR="00904F37" w:rsidRPr="000C2D20">
        <w:rPr>
          <w:i/>
          <w:iCs/>
          <w:color w:val="C00000"/>
        </w:rPr>
        <w:t>‘set’</w:t>
      </w:r>
      <w:r w:rsidR="00412530" w:rsidRPr="000C2D20">
        <w:rPr>
          <w:i/>
          <w:iCs/>
          <w:color w:val="C00000"/>
        </w:rPr>
        <w:t xml:space="preserve"> judgmentally</w:t>
      </w:r>
      <w:r w:rsidR="00904F37" w:rsidRPr="000C2D20">
        <w:rPr>
          <w:i/>
          <w:iCs/>
          <w:color w:val="C00000"/>
        </w:rPr>
        <w:t xml:space="preserve"> </w:t>
      </w:r>
      <w:r w:rsidR="00412530" w:rsidRPr="000C2D20">
        <w:rPr>
          <w:i/>
          <w:iCs/>
          <w:color w:val="C00000"/>
        </w:rPr>
        <w:t xml:space="preserve">while private </w:t>
      </w:r>
      <w:r w:rsidR="00904F37" w:rsidRPr="000C2D20">
        <w:rPr>
          <w:i/>
          <w:iCs/>
          <w:color w:val="C00000"/>
        </w:rPr>
        <w:t xml:space="preserve">consumption </w:t>
      </w:r>
      <w:r w:rsidR="00412530" w:rsidRPr="000C2D20">
        <w:rPr>
          <w:i/>
          <w:iCs/>
          <w:color w:val="C00000"/>
        </w:rPr>
        <w:t xml:space="preserve">is </w:t>
      </w:r>
      <w:r w:rsidR="00904F37" w:rsidRPr="000C2D20">
        <w:rPr>
          <w:i/>
          <w:iCs/>
          <w:color w:val="C00000"/>
        </w:rPr>
        <w:t>residual</w:t>
      </w:r>
      <w:r w:rsidR="00412530" w:rsidRPr="000C2D20">
        <w:rPr>
          <w:i/>
          <w:iCs/>
          <w:color w:val="C00000"/>
        </w:rPr>
        <w:t>.</w:t>
      </w:r>
    </w:p>
    <w:p w14:paraId="444A78A6" w14:textId="456D9385" w:rsidR="00B3641C" w:rsidRDefault="00413762" w:rsidP="00A72D0B">
      <w:pPr>
        <w:spacing w:line="276" w:lineRule="auto"/>
        <w:jc w:val="both"/>
      </w:pPr>
      <w:r>
        <w:t xml:space="preserve">The </w:t>
      </w:r>
      <w:r w:rsidR="00D91693" w:rsidRPr="008E3057">
        <w:rPr>
          <w:b/>
          <w:bCs/>
        </w:rPr>
        <w:t>QMFM</w:t>
      </w:r>
      <w:r>
        <w:t xml:space="preserve">, </w:t>
      </w:r>
      <w:r w:rsidR="008543DA">
        <w:t>in contrast</w:t>
      </w:r>
      <w:r>
        <w:t>,</w:t>
      </w:r>
      <w:r w:rsidRPr="00413762">
        <w:t xml:space="preserve"> is a</w:t>
      </w:r>
      <w:r>
        <w:rPr>
          <w:b/>
          <w:bCs/>
        </w:rPr>
        <w:t xml:space="preserve"> </w:t>
      </w:r>
      <w:r w:rsidR="00D91693" w:rsidRPr="004D59DB">
        <w:rPr>
          <w:i/>
          <w:iCs/>
        </w:rPr>
        <w:t>full macro</w:t>
      </w:r>
      <w:r w:rsidR="00AE0B80" w:rsidRPr="004D59DB">
        <w:rPr>
          <w:i/>
          <w:iCs/>
        </w:rPr>
        <w:t>,</w:t>
      </w:r>
      <w:r w:rsidR="00D91693" w:rsidRPr="004D59DB">
        <w:rPr>
          <w:i/>
          <w:iCs/>
        </w:rPr>
        <w:t xml:space="preserve"> business</w:t>
      </w:r>
      <w:r w:rsidR="00AE0B80" w:rsidRPr="004D59DB">
        <w:rPr>
          <w:i/>
          <w:iCs/>
        </w:rPr>
        <w:t>-</w:t>
      </w:r>
      <w:r w:rsidR="00D91693" w:rsidRPr="004D59DB">
        <w:rPr>
          <w:i/>
          <w:iCs/>
        </w:rPr>
        <w:t>cycle model</w:t>
      </w:r>
      <w:ins w:id="4" w:author="Chris NGUGABE" w:date="2024-01-07T11:19:00Z">
        <w:r w:rsidR="00E17A1F">
          <w:rPr>
            <w:i/>
            <w:iCs/>
          </w:rPr>
          <w:t xml:space="preserve"> (more </w:t>
        </w:r>
      </w:ins>
      <w:ins w:id="5" w:author="Chris NGUGABE" w:date="2024-01-07T11:20:00Z">
        <w:r w:rsidR="00E17A1F">
          <w:rPr>
            <w:i/>
            <w:iCs/>
          </w:rPr>
          <w:t>automated)</w:t>
        </w:r>
      </w:ins>
      <w:r w:rsidR="00CA29B4">
        <w:t xml:space="preserve">. </w:t>
      </w:r>
      <w:r w:rsidR="00CA29B4" w:rsidRPr="00B92798">
        <w:rPr>
          <w:i/>
          <w:iCs/>
        </w:rPr>
        <w:t>Real GDP is</w:t>
      </w:r>
      <w:r w:rsidR="001350EE" w:rsidRPr="00B92798">
        <w:rPr>
          <w:i/>
          <w:iCs/>
        </w:rPr>
        <w:t xml:space="preserve"> demand-driven</w:t>
      </w:r>
      <w:r w:rsidR="001350EE">
        <w:t xml:space="preserve"> (</w:t>
      </w:r>
      <w:r w:rsidR="00AE0B80">
        <w:t xml:space="preserve">the </w:t>
      </w:r>
      <w:r w:rsidR="001350EE">
        <w:t xml:space="preserve">sum of </w:t>
      </w:r>
      <w:r w:rsidR="00CA29B4">
        <w:t>final demands</w:t>
      </w:r>
      <w:r w:rsidR="008543DA">
        <w:t>,</w:t>
      </w:r>
      <w:r w:rsidR="000E6EFA">
        <w:t xml:space="preserve"> each forecast with </w:t>
      </w:r>
      <w:r w:rsidR="008543DA">
        <w:t>its</w:t>
      </w:r>
      <w:r w:rsidR="000E6EFA">
        <w:t xml:space="preserve"> own behavioral equation</w:t>
      </w:r>
      <w:r w:rsidR="008543DA">
        <w:t>)</w:t>
      </w:r>
      <w:r w:rsidR="001350EE">
        <w:t xml:space="preserve"> </w:t>
      </w:r>
      <w:r w:rsidR="00CA29B4">
        <w:t>w</w:t>
      </w:r>
      <w:r w:rsidR="00C616A4">
        <w:t xml:space="preserve">ith </w:t>
      </w:r>
      <w:r w:rsidR="001350EE">
        <w:t>output level</w:t>
      </w:r>
      <w:r w:rsidR="000E6EFA">
        <w:t xml:space="preserve">s </w:t>
      </w:r>
      <w:r w:rsidR="00C616A4">
        <w:t xml:space="preserve">determined </w:t>
      </w:r>
      <w:r w:rsidR="001350EE">
        <w:t>vis-a-vis potential or trend output</w:t>
      </w:r>
      <w:r w:rsidR="00C616A4">
        <w:t xml:space="preserve">. The model </w:t>
      </w:r>
      <w:r w:rsidR="001350EE">
        <w:t>captures</w:t>
      </w:r>
      <w:r w:rsidR="008543DA">
        <w:t xml:space="preserve"> both</w:t>
      </w:r>
      <w:r w:rsidR="001350EE">
        <w:t xml:space="preserve"> </w:t>
      </w:r>
      <w:r w:rsidR="008543DA" w:rsidRPr="008543DA">
        <w:rPr>
          <w:i/>
          <w:iCs/>
        </w:rPr>
        <w:t>direct effect</w:t>
      </w:r>
      <w:r w:rsidR="008543DA">
        <w:t xml:space="preserve"> </w:t>
      </w:r>
      <w:r w:rsidR="001350EE">
        <w:t xml:space="preserve">of government </w:t>
      </w:r>
      <w:r w:rsidR="008E3057">
        <w:lastRenderedPageBreak/>
        <w:t xml:space="preserve">consumption and investment </w:t>
      </w:r>
      <w:r w:rsidR="002F2944">
        <w:t>on ou</w:t>
      </w:r>
      <w:r w:rsidR="008543DA">
        <w:t>t</w:t>
      </w:r>
      <w:r w:rsidR="002F2944">
        <w:t xml:space="preserve">put </w:t>
      </w:r>
      <w:r w:rsidR="001350EE">
        <w:t xml:space="preserve">and </w:t>
      </w:r>
      <w:r w:rsidR="008543DA" w:rsidRPr="008543DA">
        <w:rPr>
          <w:i/>
          <w:iCs/>
        </w:rPr>
        <w:t>indirect effect</w:t>
      </w:r>
      <w:r w:rsidR="008543DA">
        <w:t xml:space="preserve"> of </w:t>
      </w:r>
      <w:r w:rsidR="001350EE">
        <w:t xml:space="preserve">fiscal policy on </w:t>
      </w:r>
      <w:r w:rsidR="00C616A4">
        <w:t xml:space="preserve">private </w:t>
      </w:r>
      <w:r w:rsidR="001350EE">
        <w:t xml:space="preserve">demand </w:t>
      </w:r>
      <w:r w:rsidR="008E3057">
        <w:t>(</w:t>
      </w:r>
      <w:r w:rsidR="008E3057" w:rsidRPr="008E3057">
        <w:rPr>
          <w:i/>
          <w:iCs/>
        </w:rPr>
        <w:t>fiscal impulse</w:t>
      </w:r>
      <w:r w:rsidR="008E3057">
        <w:t xml:space="preserve">) </w:t>
      </w:r>
      <w:r w:rsidR="001350EE">
        <w:t xml:space="preserve">and </w:t>
      </w:r>
      <w:r w:rsidR="008543DA">
        <w:t xml:space="preserve">hence </w:t>
      </w:r>
      <w:r w:rsidR="001350EE">
        <w:t>output</w:t>
      </w:r>
      <w:r w:rsidR="008E3057">
        <w:t>, including the multiplier effects of both</w:t>
      </w:r>
      <w:r w:rsidR="008543DA">
        <w:t>. P</w:t>
      </w:r>
      <w:r w:rsidR="001350EE">
        <w:t xml:space="preserve">rices, exchange </w:t>
      </w:r>
      <w:r w:rsidR="008543DA">
        <w:t xml:space="preserve">rate </w:t>
      </w:r>
      <w:r w:rsidR="001350EE">
        <w:t>and interest rates are endogenous, simultaneously determined with outputs and final demands</w:t>
      </w:r>
      <w:r w:rsidR="00D619C3">
        <w:t xml:space="preserve">. It has forward-looking expectations which are key </w:t>
      </w:r>
      <w:r w:rsidR="00945DD3">
        <w:t>for private sector behavior and the monetary and exchange rate policy rules of the NBR.</w:t>
      </w:r>
    </w:p>
    <w:p w14:paraId="62826493" w14:textId="5BB30512" w:rsidR="00F93D31" w:rsidRPr="00E868CB" w:rsidRDefault="008E3057" w:rsidP="00A72D0B">
      <w:pPr>
        <w:pStyle w:val="ListParagraph"/>
        <w:numPr>
          <w:ilvl w:val="0"/>
          <w:numId w:val="4"/>
        </w:numPr>
        <w:spacing w:line="276" w:lineRule="auto"/>
        <w:jc w:val="both"/>
        <w:rPr>
          <w:b/>
          <w:bCs/>
          <w:color w:val="0070C0"/>
        </w:rPr>
      </w:pPr>
      <w:r w:rsidRPr="00E868CB">
        <w:rPr>
          <w:i/>
          <w:iCs/>
        </w:rPr>
        <w:t xml:space="preserve">The </w:t>
      </w:r>
      <w:r w:rsidRPr="00E868CB">
        <w:rPr>
          <w:b/>
          <w:bCs/>
          <w:i/>
          <w:iCs/>
        </w:rPr>
        <w:t xml:space="preserve">QMFM </w:t>
      </w:r>
      <w:r w:rsidRPr="00E868CB">
        <w:rPr>
          <w:i/>
          <w:iCs/>
        </w:rPr>
        <w:t>forecasts fe</w:t>
      </w:r>
      <w:r w:rsidR="00E868CB">
        <w:rPr>
          <w:i/>
          <w:iCs/>
        </w:rPr>
        <w:t>e</w:t>
      </w:r>
      <w:r w:rsidRPr="00E868CB">
        <w:rPr>
          <w:i/>
          <w:iCs/>
        </w:rPr>
        <w:t xml:space="preserve">d into the </w:t>
      </w:r>
      <w:proofErr w:type="spellStart"/>
      <w:r w:rsidRPr="00E868CB">
        <w:rPr>
          <w:b/>
          <w:bCs/>
          <w:i/>
          <w:iCs/>
        </w:rPr>
        <w:t>intMF</w:t>
      </w:r>
      <w:proofErr w:type="spellEnd"/>
      <w:r w:rsidRPr="00E868CB">
        <w:rPr>
          <w:i/>
          <w:iCs/>
        </w:rPr>
        <w:t xml:space="preserve">, in consultation with NBR which has a similar model </w:t>
      </w:r>
      <w:r w:rsidR="00E868CB">
        <w:rPr>
          <w:i/>
          <w:iCs/>
        </w:rPr>
        <w:t>(</w:t>
      </w:r>
      <w:r w:rsidRPr="00E868CB">
        <w:rPr>
          <w:i/>
          <w:iCs/>
        </w:rPr>
        <w:t>without a detailed fiscal block</w:t>
      </w:r>
      <w:r w:rsidR="00E868CB">
        <w:rPr>
          <w:i/>
          <w:iCs/>
        </w:rPr>
        <w:t>)</w:t>
      </w:r>
      <w:r w:rsidRPr="00E868CB">
        <w:rPr>
          <w:i/>
          <w:iCs/>
        </w:rPr>
        <w:t xml:space="preserve">. At the same time, the </w:t>
      </w:r>
      <w:proofErr w:type="spellStart"/>
      <w:r w:rsidRPr="00E868CB">
        <w:rPr>
          <w:i/>
          <w:iCs/>
        </w:rPr>
        <w:t>intMF’s</w:t>
      </w:r>
      <w:proofErr w:type="spellEnd"/>
      <w:r w:rsidRPr="00E868CB">
        <w:rPr>
          <w:i/>
          <w:iCs/>
        </w:rPr>
        <w:t xml:space="preserve"> fiscal projection</w:t>
      </w:r>
      <w:r w:rsidR="00AE0B80" w:rsidRPr="00E868CB">
        <w:rPr>
          <w:i/>
          <w:iCs/>
        </w:rPr>
        <w:t>s</w:t>
      </w:r>
      <w:r w:rsidRPr="00E868CB">
        <w:rPr>
          <w:i/>
          <w:iCs/>
        </w:rPr>
        <w:t xml:space="preserve"> or program targets—and semester and quarterly breakdown of </w:t>
      </w:r>
      <w:r w:rsidR="00E868CB">
        <w:rPr>
          <w:i/>
          <w:iCs/>
        </w:rPr>
        <w:t xml:space="preserve">deficit, </w:t>
      </w:r>
      <w:r w:rsidRPr="00E868CB">
        <w:rPr>
          <w:i/>
          <w:iCs/>
        </w:rPr>
        <w:t>revenue</w:t>
      </w:r>
      <w:r w:rsidR="00E868CB">
        <w:rPr>
          <w:i/>
          <w:iCs/>
        </w:rPr>
        <w:t xml:space="preserve"> and</w:t>
      </w:r>
      <w:r w:rsidRPr="00E868CB">
        <w:rPr>
          <w:i/>
          <w:iCs/>
        </w:rPr>
        <w:t xml:space="preserve"> government demand—feed into the QMFM to trace the </w:t>
      </w:r>
      <w:commentRangeStart w:id="6"/>
      <w:r w:rsidRPr="00A13F3A">
        <w:rPr>
          <w:b/>
          <w:bCs/>
          <w:i/>
          <w:iCs/>
          <w:highlight w:val="yellow"/>
        </w:rPr>
        <w:t>impact of the fiscal variables on output and inflation</w:t>
      </w:r>
      <w:r w:rsidR="00B304FA" w:rsidRPr="00A13F3A">
        <w:rPr>
          <w:b/>
          <w:bCs/>
          <w:i/>
          <w:iCs/>
          <w:highlight w:val="yellow"/>
        </w:rPr>
        <w:t xml:space="preserve"> and other variables</w:t>
      </w:r>
      <w:r w:rsidRPr="00A13F3A">
        <w:rPr>
          <w:b/>
          <w:bCs/>
          <w:i/>
          <w:iCs/>
          <w:highlight w:val="yellow"/>
        </w:rPr>
        <w:t>.</w:t>
      </w:r>
      <w:r w:rsidRPr="00E868CB">
        <w:rPr>
          <w:i/>
          <w:iCs/>
        </w:rPr>
        <w:t xml:space="preserve"> </w:t>
      </w:r>
      <w:commentRangeEnd w:id="6"/>
      <w:r w:rsidR="009E6D64">
        <w:rPr>
          <w:rStyle w:val="CommentReference"/>
        </w:rPr>
        <w:commentReference w:id="6"/>
      </w:r>
      <w:r w:rsidRPr="00E868CB">
        <w:rPr>
          <w:i/>
          <w:iCs/>
        </w:rPr>
        <w:t xml:space="preserve">This leads to iterative fine tuning of the </w:t>
      </w:r>
      <w:proofErr w:type="spellStart"/>
      <w:r w:rsidRPr="00E868CB">
        <w:rPr>
          <w:i/>
          <w:iCs/>
        </w:rPr>
        <w:t>intMF</w:t>
      </w:r>
      <w:proofErr w:type="spellEnd"/>
      <w:r w:rsidR="00E868CB">
        <w:rPr>
          <w:i/>
          <w:iCs/>
        </w:rPr>
        <w:t>/</w:t>
      </w:r>
      <w:r w:rsidRPr="00E868CB">
        <w:rPr>
          <w:i/>
          <w:iCs/>
        </w:rPr>
        <w:t>program projections for real and nominal GDP</w:t>
      </w:r>
      <w:r w:rsidR="008F422B" w:rsidRPr="00E868CB">
        <w:rPr>
          <w:i/>
          <w:iCs/>
        </w:rPr>
        <w:t>,</w:t>
      </w:r>
      <w:r w:rsidRPr="00E868CB">
        <w:rPr>
          <w:i/>
          <w:iCs/>
        </w:rPr>
        <w:t xml:space="preserve"> CPI, exchange rate path</w:t>
      </w:r>
      <w:r w:rsidR="00AE0B80" w:rsidRPr="00E868CB">
        <w:rPr>
          <w:i/>
          <w:iCs/>
        </w:rPr>
        <w:t>,</w:t>
      </w:r>
      <w:r w:rsidRPr="00E868CB">
        <w:rPr>
          <w:i/>
          <w:iCs/>
        </w:rPr>
        <w:t xml:space="preserve"> and final demands.</w:t>
      </w:r>
    </w:p>
    <w:p w14:paraId="27DC94F7" w14:textId="77777777" w:rsidR="00E868CB" w:rsidRPr="00E868CB" w:rsidRDefault="00E868CB" w:rsidP="00A72D0B">
      <w:pPr>
        <w:pStyle w:val="ListParagraph"/>
        <w:spacing w:line="276" w:lineRule="auto"/>
        <w:ind w:left="432"/>
        <w:jc w:val="both"/>
        <w:rPr>
          <w:b/>
          <w:bCs/>
          <w:color w:val="0070C0"/>
        </w:rPr>
      </w:pPr>
    </w:p>
    <w:p w14:paraId="191D0EF9" w14:textId="7B82C311" w:rsidR="005E30D5" w:rsidRPr="00283E3E" w:rsidRDefault="005E30D5" w:rsidP="00A72D0B">
      <w:pPr>
        <w:spacing w:line="276" w:lineRule="auto"/>
        <w:jc w:val="both"/>
        <w:rPr>
          <w:b/>
          <w:bCs/>
          <w:color w:val="0070C0"/>
        </w:rPr>
      </w:pPr>
      <w:r w:rsidRPr="00283E3E">
        <w:rPr>
          <w:b/>
          <w:bCs/>
          <w:color w:val="0070C0"/>
        </w:rPr>
        <w:t>Illustrative forecast output</w:t>
      </w:r>
    </w:p>
    <w:p w14:paraId="3D8A8764" w14:textId="544BA16B" w:rsidR="00D1591B" w:rsidRDefault="00D26021" w:rsidP="00A72D0B">
      <w:pPr>
        <w:spacing w:line="276" w:lineRule="auto"/>
        <w:jc w:val="both"/>
      </w:pPr>
      <w:r>
        <w:t xml:space="preserve">The </w:t>
      </w:r>
      <w:r w:rsidR="00E25D5B">
        <w:t xml:space="preserve">charts and tables in the </w:t>
      </w:r>
      <w:r w:rsidR="00066DB7">
        <w:t xml:space="preserve">Annex </w:t>
      </w:r>
      <w:r w:rsidR="009E7E0D">
        <w:t xml:space="preserve">provide </w:t>
      </w:r>
      <w:r w:rsidR="00606D6D">
        <w:t>illustrat</w:t>
      </w:r>
      <w:r w:rsidR="009E7E0D">
        <w:t xml:space="preserve">ive </w:t>
      </w:r>
      <w:r w:rsidR="00812060">
        <w:t xml:space="preserve">forecast results, which are embodied in the QMFO. </w:t>
      </w:r>
    </w:p>
    <w:p w14:paraId="64E05EB9" w14:textId="77777777" w:rsidR="00E868CB" w:rsidRDefault="00E868CB" w:rsidP="00A72D0B">
      <w:pPr>
        <w:spacing w:line="276" w:lineRule="auto"/>
        <w:jc w:val="both"/>
        <w:rPr>
          <w:b/>
          <w:bCs/>
          <w:color w:val="0070C0"/>
        </w:rPr>
      </w:pPr>
    </w:p>
    <w:p w14:paraId="297C686C" w14:textId="7E890C6A" w:rsidR="00CE360B" w:rsidRPr="00283E3E" w:rsidRDefault="00CE360B" w:rsidP="00A72D0B">
      <w:pPr>
        <w:spacing w:line="276" w:lineRule="auto"/>
        <w:jc w:val="both"/>
        <w:rPr>
          <w:b/>
          <w:bCs/>
          <w:color w:val="0070C0"/>
        </w:rPr>
      </w:pPr>
      <w:r w:rsidRPr="00283E3E">
        <w:rPr>
          <w:b/>
          <w:bCs/>
          <w:color w:val="0070C0"/>
        </w:rPr>
        <w:t>Next steps and agenda</w:t>
      </w:r>
    </w:p>
    <w:p w14:paraId="2B44D041" w14:textId="15EE1EAA" w:rsidR="00A835EE" w:rsidRDefault="00283E3E" w:rsidP="00A72D0B">
      <w:pPr>
        <w:spacing w:after="0" w:line="276" w:lineRule="auto"/>
        <w:jc w:val="both"/>
      </w:pPr>
      <w:r>
        <w:t xml:space="preserve">Following the final </w:t>
      </w:r>
      <w:r w:rsidR="00A835EE">
        <w:t xml:space="preserve">Dec 4-8 </w:t>
      </w:r>
      <w:r>
        <w:t>workshop</w:t>
      </w:r>
      <w:r w:rsidR="00A835EE">
        <w:t>,</w:t>
      </w:r>
      <w:r>
        <w:t xml:space="preserve"> th</w:t>
      </w:r>
      <w:r w:rsidR="00A835EE">
        <w:t xml:space="preserve">e </w:t>
      </w:r>
      <w:r w:rsidR="00897769">
        <w:t>t</w:t>
      </w:r>
      <w:r>
        <w:t>eam is</w:t>
      </w:r>
      <w:r w:rsidR="00BF2DB3">
        <w:t xml:space="preserve"> completing</w:t>
      </w:r>
      <w:r w:rsidR="00897769">
        <w:t xml:space="preserve"> </w:t>
      </w:r>
      <w:r w:rsidR="00824307">
        <w:t>th</w:t>
      </w:r>
      <w:r w:rsidR="00BF2DB3">
        <w:t>e</w:t>
      </w:r>
      <w:r w:rsidR="00824307">
        <w:t xml:space="preserve"> Nov</w:t>
      </w:r>
      <w:r w:rsidR="00BF2DB3">
        <w:t xml:space="preserve"> 20</w:t>
      </w:r>
      <w:r w:rsidR="00824307">
        <w:t>23 forecast round</w:t>
      </w:r>
      <w:r w:rsidR="00A835EE">
        <w:t xml:space="preserve">, </w:t>
      </w:r>
      <w:r w:rsidR="00824307">
        <w:t xml:space="preserve">with </w:t>
      </w:r>
      <w:r w:rsidR="00A835EE">
        <w:t>outputs:</w:t>
      </w:r>
    </w:p>
    <w:p w14:paraId="1B80D4B5" w14:textId="1E8DFDEA" w:rsidR="001350EE" w:rsidRPr="0050551A" w:rsidRDefault="00C85719" w:rsidP="00A72D0B">
      <w:pPr>
        <w:pStyle w:val="ListParagraph"/>
        <w:numPr>
          <w:ilvl w:val="0"/>
          <w:numId w:val="3"/>
        </w:numPr>
        <w:spacing w:after="0" w:line="276" w:lineRule="auto"/>
        <w:jc w:val="both"/>
      </w:pPr>
      <w:r w:rsidRPr="0050551A">
        <w:t xml:space="preserve">final draft </w:t>
      </w:r>
      <w:r w:rsidR="001350EE" w:rsidRPr="0050551A">
        <w:rPr>
          <w:i/>
          <w:iCs/>
        </w:rPr>
        <w:t>Quarterly Economic-Fiscal Outlook</w:t>
      </w:r>
      <w:r w:rsidR="001350EE" w:rsidRPr="0050551A">
        <w:t xml:space="preserve"> </w:t>
      </w:r>
      <w:r w:rsidR="00D30CE9" w:rsidRPr="0050551A">
        <w:t>(</w:t>
      </w:r>
      <w:r w:rsidR="002553B9" w:rsidRPr="0050551A">
        <w:t>report</w:t>
      </w:r>
      <w:r w:rsidR="00D30CE9" w:rsidRPr="0050551A">
        <w:t>)—Jan</w:t>
      </w:r>
      <w:r w:rsidR="00A835EE" w:rsidRPr="0050551A">
        <w:t>uary</w:t>
      </w:r>
    </w:p>
    <w:p w14:paraId="3E4657AB" w14:textId="07311010" w:rsidR="001350EE" w:rsidRPr="0050551A" w:rsidRDefault="00C85719" w:rsidP="00A72D0B">
      <w:pPr>
        <w:pStyle w:val="ListParagraph"/>
        <w:numPr>
          <w:ilvl w:val="0"/>
          <w:numId w:val="3"/>
        </w:numPr>
        <w:spacing w:after="0" w:line="276" w:lineRule="auto"/>
        <w:jc w:val="both"/>
      </w:pPr>
      <w:r w:rsidRPr="0050551A">
        <w:t>d</w:t>
      </w:r>
      <w:r w:rsidR="001350EE" w:rsidRPr="0050551A">
        <w:t xml:space="preserve">raft </w:t>
      </w:r>
      <w:r w:rsidR="00BF2DB3" w:rsidRPr="0050551A">
        <w:rPr>
          <w:i/>
          <w:iCs/>
        </w:rPr>
        <w:t>Summary Fo</w:t>
      </w:r>
      <w:r w:rsidR="001350EE" w:rsidRPr="0050551A">
        <w:rPr>
          <w:i/>
          <w:iCs/>
        </w:rPr>
        <w:t xml:space="preserve">recast </w:t>
      </w:r>
      <w:r w:rsidR="002553B9" w:rsidRPr="0050551A">
        <w:rPr>
          <w:i/>
          <w:iCs/>
        </w:rPr>
        <w:t>P</w:t>
      </w:r>
      <w:r w:rsidR="001350EE" w:rsidRPr="0050551A">
        <w:rPr>
          <w:i/>
          <w:iCs/>
        </w:rPr>
        <w:t>resentation</w:t>
      </w:r>
      <w:r w:rsidR="001350EE" w:rsidRPr="0050551A">
        <w:t xml:space="preserve"> (ppt)</w:t>
      </w:r>
      <w:r w:rsidR="00D30CE9" w:rsidRPr="0050551A">
        <w:t xml:space="preserve"> and review process—Dec</w:t>
      </w:r>
      <w:r w:rsidRPr="0050551A">
        <w:t>ember</w:t>
      </w:r>
    </w:p>
    <w:p w14:paraId="0CC5B0E8" w14:textId="7EAD96C2" w:rsidR="00D30CE9" w:rsidRPr="0050551A" w:rsidRDefault="00B14A23" w:rsidP="00A72D0B">
      <w:pPr>
        <w:pStyle w:val="ListParagraph"/>
        <w:numPr>
          <w:ilvl w:val="0"/>
          <w:numId w:val="3"/>
        </w:numPr>
        <w:spacing w:after="0" w:line="276" w:lineRule="auto"/>
        <w:jc w:val="both"/>
      </w:pPr>
      <w:r w:rsidRPr="0050551A">
        <w:t>f</w:t>
      </w:r>
      <w:r w:rsidR="00D30CE9" w:rsidRPr="0050551A">
        <w:t>orecast presentation—</w:t>
      </w:r>
      <w:r w:rsidR="00C85719" w:rsidRPr="0050551A">
        <w:t xml:space="preserve">January </w:t>
      </w:r>
    </w:p>
    <w:p w14:paraId="0E17792F" w14:textId="39FB6FCB" w:rsidR="00D30CE9" w:rsidRPr="0050551A" w:rsidRDefault="004B57C1" w:rsidP="00A72D0B">
      <w:pPr>
        <w:pStyle w:val="ListParagraph"/>
        <w:numPr>
          <w:ilvl w:val="0"/>
          <w:numId w:val="3"/>
        </w:numPr>
        <w:spacing w:after="0" w:line="276" w:lineRule="auto"/>
        <w:jc w:val="both"/>
      </w:pPr>
      <w:r w:rsidRPr="0050551A">
        <w:t>a</w:t>
      </w:r>
      <w:r w:rsidR="00D30CE9" w:rsidRPr="0050551A">
        <w:t xml:space="preserve">ssignment </w:t>
      </w:r>
      <w:r w:rsidR="009D12F6" w:rsidRPr="0050551A">
        <w:t>responsibilities and</w:t>
      </w:r>
      <w:r w:rsidR="00C85719" w:rsidRPr="0050551A">
        <w:t xml:space="preserve"> division of labor</w:t>
      </w:r>
      <w:r w:rsidR="00D30CE9" w:rsidRPr="0050551A">
        <w:t xml:space="preserve"> within team, based on new structure MPDG</w:t>
      </w:r>
    </w:p>
    <w:p w14:paraId="4C4B9E92" w14:textId="2BA86C40" w:rsidR="00B3641C" w:rsidRPr="0050551A" w:rsidRDefault="00C85719" w:rsidP="00A72D0B">
      <w:pPr>
        <w:pStyle w:val="ListParagraph"/>
        <w:numPr>
          <w:ilvl w:val="0"/>
          <w:numId w:val="3"/>
        </w:numPr>
        <w:spacing w:after="0" w:line="276" w:lineRule="auto"/>
        <w:jc w:val="both"/>
      </w:pPr>
      <w:r w:rsidRPr="0050551A">
        <w:t>a</w:t>
      </w:r>
      <w:r w:rsidR="00D30CE9" w:rsidRPr="0050551A">
        <w:t>t least quarterly update</w:t>
      </w:r>
      <w:r w:rsidR="00330747" w:rsidRPr="0050551A">
        <w:t>/</w:t>
      </w:r>
      <w:r w:rsidR="006A3005" w:rsidRPr="0050551A">
        <w:t>improvement</w:t>
      </w:r>
      <w:r w:rsidR="00D30CE9" w:rsidRPr="0050551A">
        <w:t xml:space="preserve"> </w:t>
      </w:r>
      <w:r w:rsidR="009D12F6" w:rsidRPr="0050551A">
        <w:t xml:space="preserve">of </w:t>
      </w:r>
      <w:r w:rsidR="00D30CE9" w:rsidRPr="0050551A">
        <w:t xml:space="preserve">QMFM and </w:t>
      </w:r>
      <w:proofErr w:type="spellStart"/>
      <w:r w:rsidR="00D30CE9" w:rsidRPr="0050551A">
        <w:t>intMF</w:t>
      </w:r>
      <w:proofErr w:type="spellEnd"/>
      <w:r w:rsidR="00D30CE9" w:rsidRPr="0050551A">
        <w:t>,</w:t>
      </w:r>
      <w:r w:rsidR="00590ECF" w:rsidRPr="0050551A">
        <w:t xml:space="preserve"> </w:t>
      </w:r>
      <w:r w:rsidR="004B57C1" w:rsidRPr="0050551A">
        <w:t>discuss</w:t>
      </w:r>
      <w:r w:rsidR="00372A83" w:rsidRPr="0050551A">
        <w:t xml:space="preserve">ed </w:t>
      </w:r>
      <w:r w:rsidR="00D30CE9" w:rsidRPr="0050551A">
        <w:t>with NBR</w:t>
      </w:r>
      <w:r w:rsidR="00E868CB" w:rsidRPr="0050551A">
        <w:t xml:space="preserve"> and others</w:t>
      </w:r>
    </w:p>
    <w:p w14:paraId="7F6E6FFE" w14:textId="147295FE" w:rsidR="00396B9C" w:rsidRDefault="00B3641C" w:rsidP="00A72D0B">
      <w:pPr>
        <w:pStyle w:val="ListParagraph"/>
        <w:spacing w:after="0" w:line="276" w:lineRule="auto"/>
        <w:ind w:left="648"/>
        <w:jc w:val="both"/>
      </w:pPr>
      <w:r w:rsidRPr="0050551A">
        <w:t>(</w:t>
      </w:r>
      <w:r w:rsidR="00BE085B" w:rsidRPr="0050551A">
        <w:t>next one in January</w:t>
      </w:r>
      <w:r w:rsidR="007E5281" w:rsidRPr="0050551A">
        <w:t>,</w:t>
      </w:r>
      <w:r w:rsidRPr="0050551A">
        <w:t xml:space="preserve"> </w:t>
      </w:r>
      <w:r w:rsidR="007E5281" w:rsidRPr="0050551A">
        <w:t>in advance of March IMF review</w:t>
      </w:r>
      <w:r w:rsidRPr="0050551A">
        <w:t>—</w:t>
      </w:r>
      <w:r w:rsidR="007E5281" w:rsidRPr="0050551A">
        <w:rPr>
          <w:i/>
          <w:iCs/>
        </w:rPr>
        <w:t>macro projection/modeling committee</w:t>
      </w:r>
      <w:r w:rsidR="007E5281">
        <w:t>)</w:t>
      </w:r>
    </w:p>
    <w:p w14:paraId="4125EC4D" w14:textId="77777777" w:rsidR="00396B9C" w:rsidRDefault="00396B9C" w:rsidP="00A72D0B">
      <w:pPr>
        <w:jc w:val="both"/>
      </w:pPr>
      <w:r>
        <w:br w:type="page"/>
      </w:r>
    </w:p>
    <w:p w14:paraId="35160641" w14:textId="7FF2C16F" w:rsidR="00396B9C" w:rsidRDefault="00396B9C" w:rsidP="00A72D0B">
      <w:pPr>
        <w:spacing w:after="360"/>
        <w:jc w:val="center"/>
        <w:rPr>
          <w:b/>
          <w:bCs/>
          <w:color w:val="0070C0"/>
          <w:sz w:val="24"/>
          <w:szCs w:val="24"/>
        </w:rPr>
      </w:pPr>
      <w:r w:rsidRPr="008E3057">
        <w:rPr>
          <w:b/>
          <w:bCs/>
          <w:color w:val="0070C0"/>
          <w:sz w:val="24"/>
          <w:szCs w:val="24"/>
        </w:rPr>
        <w:lastRenderedPageBreak/>
        <w:t>Annex 1.</w:t>
      </w:r>
      <w:r w:rsidR="00DE67ED">
        <w:rPr>
          <w:b/>
          <w:bCs/>
          <w:color w:val="0070C0"/>
          <w:sz w:val="24"/>
          <w:szCs w:val="24"/>
        </w:rPr>
        <w:t xml:space="preserve"> </w:t>
      </w:r>
      <w:r w:rsidRPr="008E3057">
        <w:rPr>
          <w:b/>
          <w:bCs/>
          <w:color w:val="0070C0"/>
          <w:sz w:val="24"/>
          <w:szCs w:val="24"/>
        </w:rPr>
        <w:t xml:space="preserve"> Illustrative forecast output</w:t>
      </w:r>
    </w:p>
    <w:p w14:paraId="67A16DC5" w14:textId="0F66C782" w:rsidR="00543B82" w:rsidRPr="00DE67ED" w:rsidRDefault="00543B82" w:rsidP="00A72D0B">
      <w:pPr>
        <w:spacing w:after="120"/>
        <w:jc w:val="center"/>
        <w:rPr>
          <w:b/>
          <w:bCs/>
          <w:i/>
          <w:iCs/>
          <w:color w:val="0070C0"/>
        </w:rPr>
      </w:pPr>
      <w:proofErr w:type="gramStart"/>
      <w:r w:rsidRPr="00DE67ED">
        <w:rPr>
          <w:b/>
          <w:bCs/>
          <w:i/>
          <w:iCs/>
          <w:color w:val="0070C0"/>
        </w:rPr>
        <w:t>…</w:t>
      </w:r>
      <w:r w:rsidR="00390716" w:rsidRPr="00DE67ED">
        <w:rPr>
          <w:b/>
          <w:bCs/>
          <w:i/>
          <w:iCs/>
          <w:color w:val="0070C0"/>
        </w:rPr>
        <w:t>..</w:t>
      </w:r>
      <w:proofErr w:type="gramEnd"/>
      <w:r w:rsidR="00DE67ED">
        <w:rPr>
          <w:b/>
          <w:bCs/>
          <w:i/>
          <w:iCs/>
          <w:color w:val="0070C0"/>
        </w:rPr>
        <w:t xml:space="preserve">quarterly inflation and output forecast, </w:t>
      </w:r>
      <w:r w:rsidR="000F2784">
        <w:rPr>
          <w:b/>
          <w:bCs/>
          <w:i/>
          <w:iCs/>
          <w:color w:val="0070C0"/>
        </w:rPr>
        <w:t>and underlying policy indicators…….</w:t>
      </w:r>
    </w:p>
    <w:p w14:paraId="4C235911" w14:textId="2BAA0E40" w:rsidR="00543B82" w:rsidRDefault="00BE320E" w:rsidP="00396B9C">
      <w:pPr>
        <w:rPr>
          <w:b/>
          <w:bCs/>
          <w:color w:val="0070C0"/>
          <w:sz w:val="24"/>
          <w:szCs w:val="24"/>
        </w:rPr>
      </w:pPr>
      <w:r>
        <w:rPr>
          <w:b/>
          <w:bCs/>
          <w:noProof/>
          <w:color w:val="0070C0"/>
          <w:sz w:val="24"/>
          <w:szCs w:val="24"/>
        </w:rPr>
        <w:drawing>
          <wp:inline distT="0" distB="0" distL="0" distR="0" wp14:anchorId="35F16509" wp14:editId="32908D0A">
            <wp:extent cx="6362700" cy="1860550"/>
            <wp:effectExtent l="0" t="0" r="0" b="6350"/>
            <wp:docPr id="59712712" name="Picture 5" descr="A table with numbers and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12712" name="Picture 5" descr="A table with numbers and text&#10;&#10;Description automatically generated"/>
                    <pic:cNvPicPr/>
                  </pic:nvPicPr>
                  <pic:blipFill>
                    <a:blip r:embed="rId12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sharpenSoften amount="60000"/>
                              </a14:imgEffect>
                              <a14:imgEffect>
                                <a14:brightnessContrast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3160" cy="186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90C84" w14:textId="32D30766" w:rsidR="00396B9C" w:rsidRDefault="00396B9C" w:rsidP="00396B9C">
      <w:r>
        <w:rPr>
          <w:b/>
          <w:noProof/>
        </w:rPr>
        <w:drawing>
          <wp:inline distT="0" distB="0" distL="0" distR="0" wp14:anchorId="65511765" wp14:editId="1F78B82A">
            <wp:extent cx="5854700" cy="5220782"/>
            <wp:effectExtent l="0" t="0" r="0" b="0"/>
            <wp:docPr id="29227340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8204" cy="52239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1E100F" w14:textId="77777777" w:rsidR="00DE67ED" w:rsidRDefault="00DE67ED">
      <w:pPr>
        <w:rPr>
          <w:b/>
          <w:bCs/>
          <w:i/>
          <w:iCs/>
          <w:color w:val="0070C0"/>
        </w:rPr>
      </w:pPr>
      <w:r>
        <w:rPr>
          <w:b/>
          <w:bCs/>
          <w:i/>
          <w:iCs/>
          <w:color w:val="0070C0"/>
        </w:rPr>
        <w:br w:type="page"/>
      </w:r>
    </w:p>
    <w:p w14:paraId="7A08019E" w14:textId="0E56E1B8" w:rsidR="002C7CDF" w:rsidRDefault="002C7CDF" w:rsidP="002C7CDF">
      <w:pPr>
        <w:rPr>
          <w:b/>
          <w:bCs/>
          <w:i/>
          <w:iCs/>
          <w:color w:val="0070C0"/>
        </w:rPr>
      </w:pPr>
      <w:proofErr w:type="gramStart"/>
      <w:r w:rsidRPr="002C7CDF">
        <w:rPr>
          <w:b/>
          <w:bCs/>
          <w:i/>
          <w:iCs/>
          <w:color w:val="0070C0"/>
        </w:rPr>
        <w:lastRenderedPageBreak/>
        <w:t>…</w:t>
      </w:r>
      <w:r w:rsidR="00190B02">
        <w:rPr>
          <w:b/>
          <w:bCs/>
          <w:i/>
          <w:iCs/>
          <w:color w:val="0070C0"/>
        </w:rPr>
        <w:t>..</w:t>
      </w:r>
      <w:proofErr w:type="gramEnd"/>
      <w:r>
        <w:rPr>
          <w:b/>
          <w:bCs/>
          <w:i/>
          <w:iCs/>
          <w:color w:val="0070C0"/>
        </w:rPr>
        <w:t xml:space="preserve">tracing and projecting budget deficits and its constituent parts and (structural, …) components…. </w:t>
      </w:r>
    </w:p>
    <w:p w14:paraId="3ED5EE0F" w14:textId="77777777" w:rsidR="002C7CDF" w:rsidRDefault="002C7CDF" w:rsidP="002C7CDF">
      <w:pPr>
        <w:rPr>
          <w:b/>
          <w:bCs/>
          <w:i/>
          <w:iCs/>
          <w:color w:val="0070C0"/>
        </w:rPr>
      </w:pPr>
    </w:p>
    <w:p w14:paraId="538C206A" w14:textId="638E7D6B" w:rsidR="002C7CDF" w:rsidRDefault="008B234D" w:rsidP="00102716">
      <w:pPr>
        <w:jc w:val="center"/>
        <w:rPr>
          <w:b/>
          <w:bCs/>
          <w:color w:val="0070C0"/>
        </w:rPr>
      </w:pPr>
      <w:r>
        <w:rPr>
          <w:b/>
          <w:bCs/>
          <w:noProof/>
          <w:color w:val="0070C0"/>
        </w:rPr>
        <w:drawing>
          <wp:inline distT="0" distB="0" distL="0" distR="0" wp14:anchorId="6C6E6B8D" wp14:editId="5FC4C0FF">
            <wp:extent cx="3112034" cy="2712480"/>
            <wp:effectExtent l="0" t="0" r="0" b="0"/>
            <wp:docPr id="18061247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124734" name="Picture 1806124734"/>
                    <pic:cNvPicPr/>
                  </pic:nvPicPr>
                  <pic:blipFill>
                    <a:blip r:embed="rId1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sharpenSoften amount="42000"/>
                              </a14:imgEffect>
                              <a14:imgEffect>
                                <a14:brightnessContrast contrast="18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9920" cy="272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5B94A" w14:textId="4BDC182C" w:rsidR="00C804D8" w:rsidRDefault="00C804D8" w:rsidP="00C804D8">
      <w:pPr>
        <w:jc w:val="both"/>
        <w:rPr>
          <w:color w:val="C00000"/>
        </w:rPr>
      </w:pPr>
      <w:proofErr w:type="spellStart"/>
      <w:r w:rsidRPr="00C804D8">
        <w:rPr>
          <w:color w:val="C00000"/>
        </w:rPr>
        <w:t>def_y</w:t>
      </w:r>
      <w:proofErr w:type="spellEnd"/>
      <w:r w:rsidRPr="00C804D8">
        <w:rPr>
          <w:color w:val="C00000"/>
        </w:rPr>
        <w:t xml:space="preserve">: </w:t>
      </w:r>
    </w:p>
    <w:p w14:paraId="43B4BFB7" w14:textId="29246CA5" w:rsidR="005A250F" w:rsidRPr="00C804D8" w:rsidRDefault="005A250F" w:rsidP="00C804D8">
      <w:pPr>
        <w:jc w:val="both"/>
        <w:rPr>
          <w:color w:val="C00000"/>
        </w:rPr>
      </w:pPr>
      <w:r>
        <w:rPr>
          <w:color w:val="C00000"/>
        </w:rPr>
        <w:t xml:space="preserve">Short description of the graph meaning (on para): </w:t>
      </w:r>
    </w:p>
    <w:p w14:paraId="26EF2C39" w14:textId="77777777" w:rsidR="00115B76" w:rsidRPr="008B234D" w:rsidRDefault="00115B76" w:rsidP="002C7CDF">
      <w:pPr>
        <w:rPr>
          <w:b/>
          <w:bCs/>
          <w:color w:val="0070C0"/>
        </w:rPr>
      </w:pPr>
    </w:p>
    <w:p w14:paraId="12C1F255" w14:textId="6762EA04" w:rsidR="00543B82" w:rsidRDefault="00B1696A" w:rsidP="00102716">
      <w:pPr>
        <w:jc w:val="center"/>
      </w:pPr>
      <w:r>
        <w:rPr>
          <w:noProof/>
        </w:rPr>
        <w:drawing>
          <wp:inline distT="0" distB="0" distL="0" distR="0" wp14:anchorId="58B87943" wp14:editId="16F93026">
            <wp:extent cx="3461657" cy="2896702"/>
            <wp:effectExtent l="0" t="0" r="5715" b="0"/>
            <wp:docPr id="6862748" name="Picture 3" descr="A graph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2748" name="Picture 3" descr="A graph of a graph&#10;&#10;Description automatically generated"/>
                    <pic:cNvPicPr/>
                  </pic:nvPicPr>
                  <pic:blipFill>
                    <a:blip r:embed="rId17">
                      <a:extLst>
                        <a:ext uri="{BEBA8EAE-BF5A-486C-A8C5-ECC9F3942E4B}">
                          <a14:imgProps xmlns:a14="http://schemas.microsoft.com/office/drawing/2010/main">
                            <a14:imgLayer r:embed="rId18">
                              <a14:imgEffect>
                                <a14:sharpenSoften amount="47000"/>
                              </a14:imgEffect>
                              <a14:imgEffect>
                                <a14:brightnessContrast contrast="17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6278" cy="2908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51996" w14:textId="33C91032" w:rsidR="00C804D8" w:rsidRDefault="00C804D8" w:rsidP="005A250F">
      <w:pPr>
        <w:rPr>
          <w:color w:val="C00000"/>
        </w:rPr>
      </w:pPr>
      <w:proofErr w:type="spellStart"/>
      <w:r w:rsidRPr="00C804D8">
        <w:rPr>
          <w:color w:val="C00000"/>
        </w:rPr>
        <w:t>def_y</w:t>
      </w:r>
      <w:r>
        <w:rPr>
          <w:color w:val="C00000"/>
        </w:rPr>
        <w:t>_scd</w:t>
      </w:r>
      <w:proofErr w:type="spellEnd"/>
      <w:r w:rsidRPr="00C804D8">
        <w:rPr>
          <w:color w:val="C00000"/>
        </w:rPr>
        <w:t>:</w:t>
      </w:r>
    </w:p>
    <w:p w14:paraId="638923DE" w14:textId="77777777" w:rsidR="005A250F" w:rsidRPr="00C804D8" w:rsidRDefault="005A250F" w:rsidP="005A250F">
      <w:pPr>
        <w:jc w:val="both"/>
        <w:rPr>
          <w:color w:val="C00000"/>
        </w:rPr>
      </w:pPr>
      <w:r>
        <w:rPr>
          <w:color w:val="C00000"/>
        </w:rPr>
        <w:t xml:space="preserve">Short description of the graph meaning (on para): </w:t>
      </w:r>
    </w:p>
    <w:p w14:paraId="5F7696EE" w14:textId="77777777" w:rsidR="005A250F" w:rsidRDefault="005A250F" w:rsidP="00C804D8">
      <w:pPr>
        <w:ind w:left="720" w:firstLine="720"/>
      </w:pPr>
    </w:p>
    <w:p w14:paraId="7570242C" w14:textId="0C05302B" w:rsidR="00543B82" w:rsidRPr="002C7CDF" w:rsidRDefault="00543B82" w:rsidP="00102716">
      <w:pPr>
        <w:jc w:val="center"/>
        <w:rPr>
          <w:b/>
          <w:bCs/>
          <w:i/>
          <w:iCs/>
          <w:color w:val="0070C0"/>
        </w:rPr>
      </w:pPr>
      <w:r>
        <w:br w:type="page"/>
      </w:r>
      <w:proofErr w:type="gramStart"/>
      <w:r w:rsidR="00344F8A">
        <w:rPr>
          <w:b/>
          <w:bCs/>
          <w:i/>
          <w:iCs/>
          <w:color w:val="0070C0"/>
        </w:rPr>
        <w:lastRenderedPageBreak/>
        <w:t>…</w:t>
      </w:r>
      <w:r w:rsidR="004B6594">
        <w:rPr>
          <w:b/>
          <w:bCs/>
          <w:i/>
          <w:iCs/>
          <w:color w:val="0070C0"/>
        </w:rPr>
        <w:t>.</w:t>
      </w:r>
      <w:r w:rsidR="00344F8A">
        <w:rPr>
          <w:b/>
          <w:bCs/>
          <w:i/>
          <w:iCs/>
          <w:color w:val="0070C0"/>
        </w:rPr>
        <w:t>p</w:t>
      </w:r>
      <w:r w:rsidR="0095391F" w:rsidRPr="002C7CDF">
        <w:rPr>
          <w:b/>
          <w:bCs/>
          <w:i/>
          <w:iCs/>
          <w:color w:val="0070C0"/>
        </w:rPr>
        <w:t>rojection</w:t>
      </w:r>
      <w:proofErr w:type="gramEnd"/>
      <w:r w:rsidR="0095391F" w:rsidRPr="002C7CDF">
        <w:rPr>
          <w:b/>
          <w:bCs/>
          <w:i/>
          <w:iCs/>
          <w:color w:val="0070C0"/>
        </w:rPr>
        <w:t xml:space="preserve"> </w:t>
      </w:r>
      <w:r w:rsidR="00102716">
        <w:rPr>
          <w:b/>
          <w:bCs/>
          <w:i/>
          <w:iCs/>
          <w:color w:val="0070C0"/>
        </w:rPr>
        <w:t>final</w:t>
      </w:r>
      <w:r w:rsidRPr="002C7CDF">
        <w:rPr>
          <w:b/>
          <w:bCs/>
          <w:i/>
          <w:iCs/>
          <w:color w:val="0070C0"/>
        </w:rPr>
        <w:t xml:space="preserve"> demands in real terms: investment, gov demand</w:t>
      </w:r>
      <w:r w:rsidR="009B1C4F" w:rsidRPr="002C7CDF">
        <w:rPr>
          <w:b/>
          <w:bCs/>
          <w:i/>
          <w:iCs/>
          <w:color w:val="0070C0"/>
        </w:rPr>
        <w:t>,</w:t>
      </w:r>
      <w:r w:rsidRPr="002C7CDF">
        <w:rPr>
          <w:b/>
          <w:bCs/>
          <w:i/>
          <w:iCs/>
          <w:color w:val="0070C0"/>
        </w:rPr>
        <w:t xml:space="preserve"> exports,</w:t>
      </w:r>
      <w:r w:rsidR="009B1C4F" w:rsidRPr="002C7CDF">
        <w:rPr>
          <w:b/>
          <w:bCs/>
          <w:i/>
          <w:iCs/>
          <w:color w:val="0070C0"/>
        </w:rPr>
        <w:t xml:space="preserve"> im</w:t>
      </w:r>
      <w:r w:rsidR="006B078E" w:rsidRPr="002C7CDF">
        <w:rPr>
          <w:b/>
          <w:bCs/>
          <w:i/>
          <w:iCs/>
          <w:color w:val="0070C0"/>
        </w:rPr>
        <w:t>p</w:t>
      </w:r>
      <w:r w:rsidR="009B1C4F" w:rsidRPr="002C7CDF">
        <w:rPr>
          <w:b/>
          <w:bCs/>
          <w:i/>
          <w:iCs/>
          <w:color w:val="0070C0"/>
        </w:rPr>
        <w:t>orts</w:t>
      </w:r>
      <w:r w:rsidR="006B078E" w:rsidRPr="002C7CDF">
        <w:rPr>
          <w:b/>
          <w:bCs/>
          <w:i/>
          <w:iCs/>
          <w:color w:val="0070C0"/>
        </w:rPr>
        <w:t>,</w:t>
      </w:r>
      <w:r w:rsidR="002C7CDF" w:rsidRPr="002C7CDF">
        <w:rPr>
          <w:b/>
          <w:bCs/>
          <w:i/>
          <w:iCs/>
          <w:color w:val="0070C0"/>
        </w:rPr>
        <w:t xml:space="preserve"> consumption</w:t>
      </w:r>
      <w:r w:rsidR="002C7CDF">
        <w:rPr>
          <w:b/>
          <w:bCs/>
          <w:i/>
          <w:iCs/>
          <w:color w:val="0070C0"/>
        </w:rPr>
        <w:t>…</w:t>
      </w:r>
    </w:p>
    <w:p w14:paraId="40C61695" w14:textId="77777777" w:rsidR="00543B82" w:rsidRDefault="00543B82" w:rsidP="00396B9C"/>
    <w:p w14:paraId="7BF2D98A" w14:textId="4A6CA1EB" w:rsidR="00396B9C" w:rsidRDefault="00396B9C" w:rsidP="00102716">
      <w:pPr>
        <w:jc w:val="center"/>
        <w:rPr>
          <w:b/>
          <w:bCs/>
        </w:rPr>
      </w:pPr>
      <w:r>
        <w:rPr>
          <w:b/>
          <w:noProof/>
        </w:rPr>
        <w:drawing>
          <wp:inline distT="0" distB="0" distL="0" distR="0" wp14:anchorId="076C12B2" wp14:editId="29631A29">
            <wp:extent cx="5412740" cy="5041900"/>
            <wp:effectExtent l="0" t="0" r="0" b="6350"/>
            <wp:docPr id="4842244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BEBA8EAE-BF5A-486C-A8C5-ECC9F3942E4B}">
                          <a14:imgProps xmlns:a14="http://schemas.microsoft.com/office/drawing/2010/main">
                            <a14:imgLayer r:embed="rId20">
                              <a14:imgEffect>
                                <a14:sharpenSoften amount="27000"/>
                              </a14:imgEffect>
                              <a14:imgEffect>
                                <a14:brightnessContrast contrast="14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3250" cy="504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E652C0" w14:textId="6B0F2CF8" w:rsidR="008B4DAD" w:rsidRDefault="008B4DAD" w:rsidP="005A250F">
      <w:pPr>
        <w:rPr>
          <w:b/>
          <w:bCs/>
        </w:rPr>
      </w:pPr>
      <w:r>
        <w:rPr>
          <w:color w:val="C00000"/>
        </w:rPr>
        <w:t>100*log [</w:t>
      </w:r>
      <w:proofErr w:type="spellStart"/>
      <w:r>
        <w:rPr>
          <w:color w:val="C00000"/>
        </w:rPr>
        <w:t>l_cons</w:t>
      </w:r>
      <w:proofErr w:type="spellEnd"/>
      <w:r>
        <w:rPr>
          <w:color w:val="C00000"/>
        </w:rPr>
        <w:t>]</w:t>
      </w:r>
      <w:r w:rsidRPr="00C804D8">
        <w:rPr>
          <w:color w:val="C00000"/>
        </w:rPr>
        <w:t>:</w:t>
      </w:r>
    </w:p>
    <w:p w14:paraId="7FAF87BF" w14:textId="77777777" w:rsidR="005A250F" w:rsidRPr="00C804D8" w:rsidRDefault="005A250F" w:rsidP="005A250F">
      <w:pPr>
        <w:jc w:val="both"/>
        <w:rPr>
          <w:color w:val="C00000"/>
        </w:rPr>
      </w:pPr>
      <w:r>
        <w:rPr>
          <w:color w:val="C00000"/>
        </w:rPr>
        <w:t xml:space="preserve">Short description of the graph meaning (on para): </w:t>
      </w:r>
    </w:p>
    <w:p w14:paraId="4060C0D1" w14:textId="3072A969" w:rsidR="00543B82" w:rsidRDefault="00543B82">
      <w:pPr>
        <w:rPr>
          <w:b/>
          <w:bCs/>
        </w:rPr>
      </w:pPr>
      <w:r>
        <w:rPr>
          <w:b/>
          <w:bCs/>
        </w:rPr>
        <w:br w:type="page"/>
      </w:r>
    </w:p>
    <w:p w14:paraId="39D9F717" w14:textId="461E075A" w:rsidR="00396B9C" w:rsidRPr="00EC14A4" w:rsidRDefault="00EC14A4" w:rsidP="00102716">
      <w:pPr>
        <w:spacing w:after="240"/>
        <w:jc w:val="center"/>
        <w:rPr>
          <w:b/>
          <w:bCs/>
          <w:i/>
          <w:iCs/>
          <w:color w:val="0070C0"/>
        </w:rPr>
      </w:pPr>
      <w:r>
        <w:rPr>
          <w:b/>
          <w:bCs/>
          <w:i/>
          <w:iCs/>
          <w:color w:val="0070C0"/>
        </w:rPr>
        <w:lastRenderedPageBreak/>
        <w:t>….</w:t>
      </w:r>
      <w:r w:rsidR="002C7CDF">
        <w:rPr>
          <w:b/>
          <w:bCs/>
          <w:i/>
          <w:iCs/>
          <w:color w:val="0070C0"/>
        </w:rPr>
        <w:t>.</w:t>
      </w:r>
      <w:r w:rsidR="00543B82" w:rsidRPr="00EC14A4">
        <w:rPr>
          <w:b/>
          <w:bCs/>
          <w:i/>
          <w:iCs/>
          <w:color w:val="0070C0"/>
        </w:rPr>
        <w:t xml:space="preserve"> each final demand component</w:t>
      </w:r>
      <w:r w:rsidR="006B078E">
        <w:rPr>
          <w:b/>
          <w:bCs/>
          <w:i/>
          <w:iCs/>
          <w:color w:val="0070C0"/>
        </w:rPr>
        <w:t>—in deviation of its trend</w:t>
      </w:r>
      <w:r w:rsidR="009C2F9C">
        <w:rPr>
          <w:b/>
          <w:bCs/>
          <w:i/>
          <w:iCs/>
          <w:color w:val="0070C0"/>
        </w:rPr>
        <w:t>—</w:t>
      </w:r>
      <w:r w:rsidR="00543B82" w:rsidRPr="00EC14A4">
        <w:rPr>
          <w:b/>
          <w:bCs/>
          <w:i/>
          <w:iCs/>
          <w:color w:val="0070C0"/>
        </w:rPr>
        <w:t>has its drivers….</w:t>
      </w:r>
    </w:p>
    <w:p w14:paraId="4AF4BDD0" w14:textId="58B52F37" w:rsidR="00543B82" w:rsidRDefault="00C12C61" w:rsidP="00344F8A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9E14831" wp14:editId="7B40135B">
            <wp:extent cx="3688336" cy="2731674"/>
            <wp:effectExtent l="0" t="0" r="7620" b="0"/>
            <wp:docPr id="877471291" name="Picture 4" descr="A graph showing a graph of a graph&#10;&#10;Description automatically generated with medium confidenc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471291" name="Picture 4" descr="A graph showing a graph of a graph&#10;&#10;Description automatically generated with medium confidence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7424" cy="2745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0C529" w14:textId="571BEADC" w:rsidR="003D71AF" w:rsidRDefault="003D71AF" w:rsidP="003D71AF">
      <w:pPr>
        <w:rPr>
          <w:b/>
          <w:bCs/>
        </w:rPr>
      </w:pPr>
      <w:r>
        <w:rPr>
          <w:color w:val="C00000"/>
        </w:rPr>
        <w:t>% [</w:t>
      </w:r>
      <w:proofErr w:type="spellStart"/>
      <w:r>
        <w:rPr>
          <w:color w:val="C00000"/>
        </w:rPr>
        <w:t>l_cons_gap</w:t>
      </w:r>
      <w:proofErr w:type="spellEnd"/>
      <w:r>
        <w:rPr>
          <w:color w:val="C00000"/>
        </w:rPr>
        <w:t>]</w:t>
      </w:r>
      <w:r w:rsidRPr="00C804D8">
        <w:rPr>
          <w:color w:val="C00000"/>
        </w:rPr>
        <w:t>:</w:t>
      </w:r>
    </w:p>
    <w:p w14:paraId="48D88219" w14:textId="77777777" w:rsidR="003D71AF" w:rsidRPr="00C804D8" w:rsidRDefault="003D71AF" w:rsidP="003D71AF">
      <w:pPr>
        <w:jc w:val="both"/>
        <w:rPr>
          <w:color w:val="C00000"/>
        </w:rPr>
      </w:pPr>
      <w:r>
        <w:rPr>
          <w:color w:val="C00000"/>
        </w:rPr>
        <w:t xml:space="preserve">Short description of the graph meaning (on para): </w:t>
      </w:r>
    </w:p>
    <w:p w14:paraId="3A84082F" w14:textId="77777777" w:rsidR="00EC14A4" w:rsidRPr="00114135" w:rsidRDefault="00EC14A4" w:rsidP="00396B9C">
      <w:pPr>
        <w:rPr>
          <w:b/>
          <w:bCs/>
        </w:rPr>
      </w:pPr>
    </w:p>
    <w:p w14:paraId="6B1BD28E" w14:textId="5BBD7EB7" w:rsidR="00114135" w:rsidRDefault="00114135" w:rsidP="00344F8A">
      <w:pPr>
        <w:jc w:val="center"/>
        <w:rPr>
          <w:b/>
          <w:bCs/>
          <w:color w:val="0070C0"/>
        </w:rPr>
      </w:pPr>
      <w:r>
        <w:rPr>
          <w:b/>
          <w:bCs/>
          <w:noProof/>
          <w:color w:val="0070C0"/>
        </w:rPr>
        <w:drawing>
          <wp:inline distT="0" distB="0" distL="0" distR="0" wp14:anchorId="0FB31AA2" wp14:editId="79E87E6E">
            <wp:extent cx="3511603" cy="2952430"/>
            <wp:effectExtent l="0" t="0" r="0" b="635"/>
            <wp:docPr id="1930769734" name="Picture 1" descr="A graph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769734" name="Picture 1" descr="A graph of a graph&#10;&#10;Description automatically generated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3662" cy="2954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D25AE" w14:textId="6EB50906" w:rsidR="003D71AF" w:rsidRDefault="003D71AF" w:rsidP="003D71AF">
      <w:pPr>
        <w:rPr>
          <w:b/>
          <w:bCs/>
        </w:rPr>
      </w:pPr>
      <w:r>
        <w:rPr>
          <w:color w:val="C00000"/>
        </w:rPr>
        <w:t>% [</w:t>
      </w:r>
      <w:proofErr w:type="spellStart"/>
      <w:r>
        <w:rPr>
          <w:color w:val="C00000"/>
        </w:rPr>
        <w:t>l_gdem_gap</w:t>
      </w:r>
      <w:proofErr w:type="spellEnd"/>
      <w:r>
        <w:rPr>
          <w:color w:val="C00000"/>
        </w:rPr>
        <w:t>]</w:t>
      </w:r>
      <w:r w:rsidRPr="00C804D8">
        <w:rPr>
          <w:color w:val="C00000"/>
        </w:rPr>
        <w:t>:</w:t>
      </w:r>
    </w:p>
    <w:p w14:paraId="46D20BBD" w14:textId="77777777" w:rsidR="003D71AF" w:rsidRPr="00C804D8" w:rsidRDefault="003D71AF" w:rsidP="003D71AF">
      <w:pPr>
        <w:jc w:val="both"/>
        <w:rPr>
          <w:color w:val="C00000"/>
        </w:rPr>
      </w:pPr>
      <w:r>
        <w:rPr>
          <w:color w:val="C00000"/>
        </w:rPr>
        <w:t xml:space="preserve">Short description of the graph meaning (on para): </w:t>
      </w:r>
    </w:p>
    <w:p w14:paraId="54526C3A" w14:textId="77777777" w:rsidR="003D71AF" w:rsidRPr="00543B82" w:rsidRDefault="003D71AF" w:rsidP="00344F8A">
      <w:pPr>
        <w:jc w:val="center"/>
        <w:rPr>
          <w:b/>
          <w:bCs/>
          <w:color w:val="0070C0"/>
        </w:rPr>
      </w:pPr>
    </w:p>
    <w:p w14:paraId="260F0ADF" w14:textId="4C2EA645" w:rsidR="00543B82" w:rsidRDefault="00543B82" w:rsidP="00A72D0B">
      <w:pPr>
        <w:jc w:val="center"/>
        <w:rPr>
          <w:b/>
          <w:bCs/>
          <w:i/>
          <w:iCs/>
          <w:color w:val="0070C0"/>
        </w:rPr>
      </w:pPr>
      <w:r>
        <w:rPr>
          <w:b/>
          <w:bCs/>
        </w:rPr>
        <w:br w:type="page"/>
      </w:r>
      <w:proofErr w:type="gramStart"/>
      <w:r w:rsidR="009C2F9C" w:rsidRPr="009C2F9C">
        <w:rPr>
          <w:b/>
          <w:bCs/>
          <w:i/>
          <w:iCs/>
          <w:color w:val="0070C0"/>
        </w:rPr>
        <w:lastRenderedPageBreak/>
        <w:t>…</w:t>
      </w:r>
      <w:r w:rsidR="004B6594">
        <w:rPr>
          <w:b/>
          <w:bCs/>
          <w:i/>
          <w:iCs/>
          <w:color w:val="0070C0"/>
        </w:rPr>
        <w:t>.</w:t>
      </w:r>
      <w:r w:rsidR="009C2F9C" w:rsidRPr="009C2F9C">
        <w:rPr>
          <w:b/>
          <w:bCs/>
          <w:i/>
          <w:iCs/>
          <w:color w:val="0070C0"/>
        </w:rPr>
        <w:t>an</w:t>
      </w:r>
      <w:r w:rsidRPr="009C2F9C">
        <w:rPr>
          <w:b/>
          <w:bCs/>
          <w:i/>
          <w:iCs/>
          <w:color w:val="0070C0"/>
        </w:rPr>
        <w:t>nualized</w:t>
      </w:r>
      <w:proofErr w:type="gramEnd"/>
      <w:r w:rsidRPr="009C2F9C">
        <w:rPr>
          <w:b/>
          <w:bCs/>
          <w:i/>
          <w:iCs/>
          <w:color w:val="0070C0"/>
        </w:rPr>
        <w:t xml:space="preserve"> forecast</w:t>
      </w:r>
      <w:r w:rsidR="009C2F9C" w:rsidRPr="009C2F9C">
        <w:rPr>
          <w:b/>
          <w:bCs/>
          <w:i/>
          <w:iCs/>
          <w:color w:val="0070C0"/>
        </w:rPr>
        <w:t xml:space="preserve"> of macro aggregates </w:t>
      </w:r>
      <w:r w:rsidRPr="009C2F9C">
        <w:rPr>
          <w:b/>
          <w:bCs/>
          <w:i/>
          <w:iCs/>
          <w:color w:val="0070C0"/>
        </w:rPr>
        <w:t xml:space="preserve">for comparison with projections of </w:t>
      </w:r>
      <w:proofErr w:type="spellStart"/>
      <w:r w:rsidRPr="009C2F9C">
        <w:rPr>
          <w:b/>
          <w:bCs/>
          <w:i/>
          <w:iCs/>
          <w:color w:val="0070C0"/>
        </w:rPr>
        <w:t>intMF</w:t>
      </w:r>
      <w:proofErr w:type="spellEnd"/>
      <w:r w:rsidR="009C2F9C">
        <w:rPr>
          <w:b/>
          <w:bCs/>
          <w:i/>
          <w:iCs/>
          <w:color w:val="0070C0"/>
        </w:rPr>
        <w:t>…</w:t>
      </w:r>
      <w:r w:rsidR="00190B02">
        <w:rPr>
          <w:b/>
          <w:bCs/>
          <w:i/>
          <w:iCs/>
          <w:color w:val="0070C0"/>
        </w:rPr>
        <w:t>.</w:t>
      </w:r>
    </w:p>
    <w:p w14:paraId="184BDE21" w14:textId="77777777" w:rsidR="00190B02" w:rsidRPr="009C2F9C" w:rsidRDefault="00190B02" w:rsidP="00344F8A">
      <w:pPr>
        <w:rPr>
          <w:b/>
          <w:bCs/>
          <w:i/>
          <w:iCs/>
          <w:color w:val="0070C0"/>
        </w:rPr>
      </w:pPr>
    </w:p>
    <w:p w14:paraId="1755E073" w14:textId="1F42AE38" w:rsidR="00D1591B" w:rsidRDefault="004D7192" w:rsidP="00A72D0B">
      <w:pPr>
        <w:ind w:left="-360"/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34E78CD" wp14:editId="05D813E7">
            <wp:extent cx="6574155" cy="6524625"/>
            <wp:effectExtent l="0" t="0" r="0" b="9525"/>
            <wp:docPr id="11795972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597294" name="Picture 1179597294"/>
                    <pic:cNvPicPr/>
                  </pic:nvPicPr>
                  <pic:blipFill>
                    <a:blip r:embed="rId23">
                      <a:extLst>
                        <a:ext uri="{BEBA8EAE-BF5A-486C-A8C5-ECC9F3942E4B}">
                          <a14:imgProps xmlns:a14="http://schemas.microsoft.com/office/drawing/2010/main">
                            <a14:imgLayer r:embed="rId24">
                              <a14:imgEffect>
                                <a14:sharpenSoften amount="46000"/>
                              </a14:imgEffect>
                              <a14:imgEffect>
                                <a14:brightnessContrast contrast="3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4537" cy="652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25E87" w14:textId="77777777" w:rsidR="00D1591B" w:rsidRDefault="00D1591B">
      <w:pPr>
        <w:rPr>
          <w:b/>
          <w:bCs/>
        </w:rPr>
      </w:pPr>
      <w:r>
        <w:rPr>
          <w:b/>
          <w:bCs/>
        </w:rPr>
        <w:br w:type="page"/>
      </w:r>
    </w:p>
    <w:p w14:paraId="02D6FE50" w14:textId="77777777" w:rsidR="00D1591B" w:rsidRDefault="00D1591B" w:rsidP="00396B9C">
      <w:pPr>
        <w:rPr>
          <w:b/>
          <w:bCs/>
        </w:rPr>
        <w:sectPr w:rsidR="00D1591B" w:rsidSect="007F0420">
          <w:footerReference w:type="default" r:id="rId25"/>
          <w:pgSz w:w="12240" w:h="15840"/>
          <w:pgMar w:top="1440" w:right="1440" w:bottom="1440" w:left="1440" w:header="720" w:footer="720" w:gutter="0"/>
          <w:pgBorders w:offsetFrom="page">
            <w:top w:val="dotDash" w:sz="4" w:space="24" w:color="auto"/>
            <w:left w:val="dotDash" w:sz="4" w:space="24" w:color="auto"/>
            <w:bottom w:val="dotDash" w:sz="4" w:space="24" w:color="auto"/>
            <w:right w:val="dotDash" w:sz="4" w:space="24" w:color="auto"/>
          </w:pgBorders>
          <w:cols w:space="720"/>
          <w:docGrid w:linePitch="360"/>
        </w:sectPr>
      </w:pPr>
    </w:p>
    <w:p w14:paraId="2FAD42CC" w14:textId="06588858" w:rsidR="00B94C08" w:rsidRPr="009C2F9C" w:rsidRDefault="00B94C08" w:rsidP="00B94C08">
      <w:pPr>
        <w:spacing w:after="240"/>
        <w:jc w:val="center"/>
        <w:rPr>
          <w:rFonts w:eastAsia="Calibri" w:cstheme="minorHAnsi"/>
          <w:b/>
          <w:bCs/>
          <w:color w:val="0070C0"/>
          <w:sz w:val="28"/>
          <w:szCs w:val="28"/>
        </w:rPr>
      </w:pPr>
      <w:r w:rsidRPr="009C2F9C">
        <w:rPr>
          <w:rFonts w:eastAsia="Calibri" w:cstheme="minorHAnsi"/>
          <w:b/>
          <w:bCs/>
          <w:color w:val="0070C0"/>
          <w:sz w:val="28"/>
          <w:szCs w:val="28"/>
        </w:rPr>
        <w:lastRenderedPageBreak/>
        <w:t>Figure 1.</w:t>
      </w:r>
      <w:r w:rsidRPr="009C2F9C">
        <w:rPr>
          <w:rFonts w:eastAsia="Calibri" w:cstheme="minorHAnsi"/>
          <w:color w:val="0070C0"/>
          <w:sz w:val="28"/>
          <w:szCs w:val="28"/>
        </w:rPr>
        <w:t xml:space="preserve">  </w:t>
      </w:r>
      <w:r w:rsidRPr="009C2F9C">
        <w:rPr>
          <w:rFonts w:eastAsia="Calibri" w:cstheme="minorHAnsi"/>
          <w:b/>
          <w:bCs/>
          <w:color w:val="0070C0"/>
          <w:sz w:val="28"/>
          <w:szCs w:val="28"/>
        </w:rPr>
        <w:t>Main relationships and transmission mechanisms in Quarterly Macro-Fiscal Model</w:t>
      </w:r>
    </w:p>
    <w:p w14:paraId="3753A737" w14:textId="0D8E4DA2" w:rsidR="005E30D5" w:rsidRDefault="001C1F6F" w:rsidP="00D1591B">
      <w:pPr>
        <w:rPr>
          <w:b/>
          <w:bCs/>
        </w:rPr>
      </w:pPr>
      <w:r>
        <w:rPr>
          <w:rFonts w:ascii="Times New Roman" w:eastAsia="Calibri" w:hAnsi="Times New Roman" w:cs="Times New Roman"/>
          <w:b/>
          <w:bCs/>
          <w:noProof/>
          <w:color w:val="1F497D"/>
          <w:sz w:val="24"/>
          <w:szCs w:val="24"/>
        </w:rPr>
        <w:drawing>
          <wp:inline distT="0" distB="0" distL="0" distR="0" wp14:anchorId="274500F7" wp14:editId="34CE6FDC">
            <wp:extent cx="8350250" cy="5179695"/>
            <wp:effectExtent l="0" t="0" r="0" b="1905"/>
            <wp:docPr id="9" name="Pictur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BEBA8EAE-BF5A-486C-A8C5-ECC9F3942E4B}">
                          <a14:imgProps xmlns:a14="http://schemas.microsoft.com/office/drawing/2010/main">
                            <a14:imgLayer r:embed="rId27">
                              <a14:imgEffect>
                                <a14:sharpenSoften amount="16000"/>
                              </a14:imgEffect>
                              <a14:imgEffect>
                                <a14:brightnessContrast contrast="11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50818" cy="51800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7BB50B" w14:textId="4899EABB" w:rsidR="001204D8" w:rsidRPr="001204D8" w:rsidRDefault="001204D8" w:rsidP="001204D8">
      <w:pPr>
        <w:jc w:val="both"/>
        <w:rPr>
          <w:color w:val="C00000"/>
        </w:rPr>
      </w:pPr>
      <w:r>
        <w:rPr>
          <w:color w:val="C00000"/>
        </w:rPr>
        <w:t xml:space="preserve">Short description of the graph meaning (on para): </w:t>
      </w:r>
    </w:p>
    <w:sectPr w:rsidR="001204D8" w:rsidRPr="001204D8" w:rsidSect="007F0420">
      <w:pgSz w:w="15840" w:h="12240" w:orient="landscape"/>
      <w:pgMar w:top="1440" w:right="1440" w:bottom="1440" w:left="1440" w:header="720" w:footer="720" w:gutter="0"/>
      <w:pgBorders w:offsetFrom="page">
        <w:top w:val="dotDash" w:sz="4" w:space="24" w:color="auto"/>
        <w:left w:val="dotDash" w:sz="4" w:space="24" w:color="auto"/>
        <w:bottom w:val="dotDash" w:sz="4" w:space="24" w:color="auto"/>
        <w:right w:val="dotDash" w:sz="4" w:space="24" w:color="auto"/>
      </w:pgBorders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6" w:author="Chris NGUGABE" w:date="2024-01-05T10:27:00Z" w:initials="CN">
    <w:p w14:paraId="70DBB14E" w14:textId="5FEB131D" w:rsidR="009E6D64" w:rsidRDefault="009E6D64">
      <w:pPr>
        <w:pStyle w:val="CommentText"/>
      </w:pPr>
      <w:r>
        <w:rPr>
          <w:rStyle w:val="CommentReference"/>
        </w:rPr>
        <w:annotationRef/>
      </w:r>
      <w:r>
        <w:t>G</w:t>
      </w:r>
      <w:r w:rsidR="0041007B">
        <w:t>i</w:t>
      </w:r>
      <w:r>
        <w:t xml:space="preserve">st of the model. </w:t>
      </w:r>
      <w:r w:rsidR="003A093A">
        <w:t>D</w:t>
      </w:r>
      <w:r>
        <w:t>etails</w:t>
      </w:r>
      <w:r w:rsidR="003A093A">
        <w:t>?</w:t>
      </w:r>
      <w:r w:rsidR="00FB58F4">
        <w:t xml:space="preserve"> – Develop?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70DBB14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31F75007" w16cex:dateUtc="2024-01-05T08:2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70DBB14E" w16cid:durableId="31F7500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30749D" w14:textId="77777777" w:rsidR="007F0420" w:rsidRDefault="007F0420" w:rsidP="006A3005">
      <w:pPr>
        <w:spacing w:after="0" w:line="240" w:lineRule="auto"/>
      </w:pPr>
      <w:r>
        <w:separator/>
      </w:r>
    </w:p>
  </w:endnote>
  <w:endnote w:type="continuationSeparator" w:id="0">
    <w:p w14:paraId="48DB70F8" w14:textId="77777777" w:rsidR="007F0420" w:rsidRDefault="007F0420" w:rsidP="006A30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948059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918652B" w14:textId="1F39A8EE" w:rsidR="00B304FA" w:rsidRDefault="00B304F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7E2EAD8" w14:textId="77777777" w:rsidR="00B304FA" w:rsidRDefault="00B304F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2BDBA4" w14:textId="77777777" w:rsidR="007F0420" w:rsidRDefault="007F0420" w:rsidP="006A3005">
      <w:pPr>
        <w:spacing w:after="0" w:line="240" w:lineRule="auto"/>
      </w:pPr>
      <w:r>
        <w:separator/>
      </w:r>
    </w:p>
  </w:footnote>
  <w:footnote w:type="continuationSeparator" w:id="0">
    <w:p w14:paraId="74D263A0" w14:textId="77777777" w:rsidR="007F0420" w:rsidRDefault="007F0420" w:rsidP="006A3005">
      <w:pPr>
        <w:spacing w:after="0" w:line="240" w:lineRule="auto"/>
      </w:pPr>
      <w:r>
        <w:continuationSeparator/>
      </w:r>
    </w:p>
  </w:footnote>
  <w:footnote w:id="1">
    <w:p w14:paraId="12DEBB46" w14:textId="79589FB0" w:rsidR="006A3005" w:rsidRPr="00763751" w:rsidRDefault="006A3005" w:rsidP="006405AB">
      <w:pPr>
        <w:pStyle w:val="FootnoteText"/>
        <w:jc w:val="both"/>
        <w:rPr>
          <w:rFonts w:cstheme="minorHAnsi"/>
          <w:sz w:val="18"/>
          <w:szCs w:val="18"/>
        </w:rPr>
      </w:pPr>
      <w:r w:rsidRPr="00763751">
        <w:rPr>
          <w:rStyle w:val="FootnoteReference"/>
          <w:rFonts w:cstheme="minorHAnsi"/>
          <w:sz w:val="18"/>
          <w:szCs w:val="18"/>
        </w:rPr>
        <w:footnoteRef/>
      </w:r>
      <w:r w:rsidRPr="00763751">
        <w:rPr>
          <w:rFonts w:cstheme="minorHAnsi"/>
          <w:sz w:val="18"/>
          <w:szCs w:val="18"/>
        </w:rPr>
        <w:t xml:space="preserve"> Forecasting Policy Analysis System (FPAS) is a macro modeling approach used by central banks for Inflation Targeting (IT)</w:t>
      </w:r>
      <w:r w:rsidR="007938B7">
        <w:rPr>
          <w:rFonts w:cstheme="minorHAnsi"/>
          <w:sz w:val="18"/>
          <w:szCs w:val="18"/>
        </w:rPr>
        <w:t xml:space="preserve"> as well as ministries of finance</w:t>
      </w:r>
      <w:r w:rsidRPr="00763751">
        <w:rPr>
          <w:rFonts w:cstheme="minorHAnsi"/>
          <w:sz w:val="18"/>
          <w:szCs w:val="18"/>
        </w:rPr>
        <w:t xml:space="preserve">. </w:t>
      </w:r>
      <w:r w:rsidR="007938B7">
        <w:rPr>
          <w:rFonts w:cstheme="minorHAnsi"/>
          <w:sz w:val="18"/>
          <w:szCs w:val="18"/>
        </w:rPr>
        <w:t xml:space="preserve">The </w:t>
      </w:r>
      <w:r w:rsidRPr="00763751">
        <w:rPr>
          <w:rFonts w:cstheme="minorHAnsi"/>
          <w:sz w:val="18"/>
          <w:szCs w:val="18"/>
        </w:rPr>
        <w:t>NBR developed and implemented it</w:t>
      </w:r>
      <w:r>
        <w:rPr>
          <w:rFonts w:cstheme="minorHAnsi"/>
          <w:sz w:val="18"/>
          <w:szCs w:val="18"/>
        </w:rPr>
        <w:t>s FPAS</w:t>
      </w:r>
      <w:r w:rsidRPr="00763751">
        <w:rPr>
          <w:rFonts w:cstheme="minorHAnsi"/>
          <w:sz w:val="18"/>
          <w:szCs w:val="18"/>
        </w:rPr>
        <w:t xml:space="preserve"> during 2011-2</w:t>
      </w:r>
      <w:r w:rsidR="00444F1F">
        <w:rPr>
          <w:rFonts w:cstheme="minorHAnsi"/>
          <w:sz w:val="18"/>
          <w:szCs w:val="18"/>
        </w:rPr>
        <w:t>1</w:t>
      </w:r>
      <w:r w:rsidRPr="00763751">
        <w:rPr>
          <w:rFonts w:cstheme="minorHAnsi"/>
          <w:sz w:val="18"/>
          <w:szCs w:val="18"/>
        </w:rPr>
        <w:t xml:space="preserve"> (</w:t>
      </w:r>
      <w:r w:rsidR="007938B7">
        <w:rPr>
          <w:rFonts w:cstheme="minorHAnsi"/>
          <w:sz w:val="18"/>
          <w:szCs w:val="18"/>
        </w:rPr>
        <w:t xml:space="preserve">cf. </w:t>
      </w:r>
      <w:r w:rsidRPr="00763751">
        <w:rPr>
          <w:rFonts w:cstheme="minorHAnsi"/>
          <w:sz w:val="18"/>
          <w:szCs w:val="18"/>
        </w:rPr>
        <w:t>NBR</w:t>
      </w:r>
      <w:r w:rsidR="007938B7">
        <w:rPr>
          <w:rFonts w:cstheme="minorHAnsi"/>
          <w:sz w:val="18"/>
          <w:szCs w:val="18"/>
        </w:rPr>
        <w:t>,</w:t>
      </w:r>
      <w:r w:rsidRPr="00763751">
        <w:rPr>
          <w:rFonts w:cstheme="minorHAnsi"/>
          <w:sz w:val="18"/>
          <w:szCs w:val="18"/>
        </w:rPr>
        <w:t xml:space="preserve"> Economic Review, 2014, 2015, 2018 and IMF/WP, 2014, 2020).</w:t>
      </w:r>
    </w:p>
  </w:footnote>
  <w:footnote w:id="2">
    <w:p w14:paraId="5BAE050D" w14:textId="11654AF2" w:rsidR="00200F49" w:rsidRPr="00200F49" w:rsidRDefault="00200F49" w:rsidP="006405AB">
      <w:pPr>
        <w:pStyle w:val="FootnoteText"/>
        <w:jc w:val="both"/>
        <w:rPr>
          <w:lang w:val="en-GB"/>
        </w:rPr>
      </w:pPr>
      <w:r>
        <w:rPr>
          <w:rStyle w:val="FootnoteReference"/>
        </w:rPr>
        <w:footnoteRef/>
      </w:r>
      <w:r>
        <w:t xml:space="preserve"> </w:t>
      </w:r>
      <w:proofErr w:type="spellStart"/>
      <w:r w:rsidRPr="009F186B">
        <w:rPr>
          <w:color w:val="C00000"/>
          <w:lang w:val="en-GB"/>
        </w:rPr>
        <w:t>MatLab</w:t>
      </w:r>
      <w:proofErr w:type="spellEnd"/>
      <w:r>
        <w:rPr>
          <w:lang w:val="en-GB"/>
        </w:rPr>
        <w:t>:</w:t>
      </w:r>
    </w:p>
  </w:footnote>
  <w:footnote w:id="3">
    <w:p w14:paraId="17110154" w14:textId="651D3626" w:rsidR="001828EE" w:rsidRPr="001828EE" w:rsidRDefault="001828EE" w:rsidP="006405AB">
      <w:pPr>
        <w:pStyle w:val="FootnoteText"/>
        <w:jc w:val="both"/>
        <w:rPr>
          <w:lang w:val="en-GB"/>
        </w:rPr>
      </w:pPr>
      <w:r>
        <w:rPr>
          <w:rStyle w:val="FootnoteReference"/>
        </w:rPr>
        <w:footnoteRef/>
      </w:r>
      <w:r>
        <w:t xml:space="preserve"> </w:t>
      </w:r>
      <w:r w:rsidRPr="001828EE">
        <w:rPr>
          <w:color w:val="C00000"/>
        </w:rPr>
        <w:t>DSGE</w:t>
      </w:r>
      <w:r>
        <w:t xml:space="preserve">: </w:t>
      </w:r>
    </w:p>
  </w:footnote>
  <w:footnote w:id="4">
    <w:p w14:paraId="216D06BA" w14:textId="441AAE88" w:rsidR="00AA00C4" w:rsidRPr="00AA00C4" w:rsidRDefault="00AA00C4">
      <w:pPr>
        <w:pStyle w:val="FootnoteText"/>
        <w:rPr>
          <w:lang w:val="en-GB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GB"/>
        </w:rPr>
        <w:t>WEO: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152EC"/>
    <w:multiLevelType w:val="hybridMultilevel"/>
    <w:tmpl w:val="677A51AE"/>
    <w:lvl w:ilvl="0" w:tplc="FFFFFFFF">
      <w:start w:val="1"/>
      <w:numFmt w:val="lowerRoman"/>
      <w:lvlText w:val="(%1)"/>
      <w:lvlJc w:val="left"/>
      <w:pPr>
        <w:ind w:left="648" w:hanging="453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75" w:hanging="360"/>
      </w:pPr>
    </w:lvl>
    <w:lvl w:ilvl="2" w:tplc="FFFFFFFF" w:tentative="1">
      <w:start w:val="1"/>
      <w:numFmt w:val="lowerRoman"/>
      <w:lvlText w:val="%3."/>
      <w:lvlJc w:val="right"/>
      <w:pPr>
        <w:ind w:left="1995" w:hanging="180"/>
      </w:pPr>
    </w:lvl>
    <w:lvl w:ilvl="3" w:tplc="FFFFFFFF" w:tentative="1">
      <w:start w:val="1"/>
      <w:numFmt w:val="decimal"/>
      <w:lvlText w:val="%4."/>
      <w:lvlJc w:val="left"/>
      <w:pPr>
        <w:ind w:left="2715" w:hanging="360"/>
      </w:pPr>
    </w:lvl>
    <w:lvl w:ilvl="4" w:tplc="FFFFFFFF" w:tentative="1">
      <w:start w:val="1"/>
      <w:numFmt w:val="lowerLetter"/>
      <w:lvlText w:val="%5."/>
      <w:lvlJc w:val="left"/>
      <w:pPr>
        <w:ind w:left="3435" w:hanging="360"/>
      </w:pPr>
    </w:lvl>
    <w:lvl w:ilvl="5" w:tplc="FFFFFFFF" w:tentative="1">
      <w:start w:val="1"/>
      <w:numFmt w:val="lowerRoman"/>
      <w:lvlText w:val="%6."/>
      <w:lvlJc w:val="right"/>
      <w:pPr>
        <w:ind w:left="4155" w:hanging="180"/>
      </w:pPr>
    </w:lvl>
    <w:lvl w:ilvl="6" w:tplc="FFFFFFFF" w:tentative="1">
      <w:start w:val="1"/>
      <w:numFmt w:val="decimal"/>
      <w:lvlText w:val="%7."/>
      <w:lvlJc w:val="left"/>
      <w:pPr>
        <w:ind w:left="4875" w:hanging="360"/>
      </w:pPr>
    </w:lvl>
    <w:lvl w:ilvl="7" w:tplc="FFFFFFFF" w:tentative="1">
      <w:start w:val="1"/>
      <w:numFmt w:val="lowerLetter"/>
      <w:lvlText w:val="%8."/>
      <w:lvlJc w:val="left"/>
      <w:pPr>
        <w:ind w:left="5595" w:hanging="360"/>
      </w:pPr>
    </w:lvl>
    <w:lvl w:ilvl="8" w:tplc="FFFFFFFF" w:tentative="1">
      <w:start w:val="1"/>
      <w:numFmt w:val="lowerRoman"/>
      <w:lvlText w:val="%9."/>
      <w:lvlJc w:val="right"/>
      <w:pPr>
        <w:ind w:left="6315" w:hanging="180"/>
      </w:pPr>
    </w:lvl>
  </w:abstractNum>
  <w:abstractNum w:abstractNumId="1" w15:restartNumberingAfterBreak="0">
    <w:nsid w:val="1A3512F1"/>
    <w:multiLevelType w:val="hybridMultilevel"/>
    <w:tmpl w:val="677A51AE"/>
    <w:lvl w:ilvl="0" w:tplc="34642C0E">
      <w:start w:val="1"/>
      <w:numFmt w:val="lowerRoman"/>
      <w:lvlText w:val="(%1)"/>
      <w:lvlJc w:val="left"/>
      <w:pPr>
        <w:ind w:left="648" w:hanging="453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75" w:hanging="360"/>
      </w:pPr>
    </w:lvl>
    <w:lvl w:ilvl="2" w:tplc="0409001B" w:tentative="1">
      <w:start w:val="1"/>
      <w:numFmt w:val="lowerRoman"/>
      <w:lvlText w:val="%3."/>
      <w:lvlJc w:val="right"/>
      <w:pPr>
        <w:ind w:left="1995" w:hanging="180"/>
      </w:pPr>
    </w:lvl>
    <w:lvl w:ilvl="3" w:tplc="0409000F" w:tentative="1">
      <w:start w:val="1"/>
      <w:numFmt w:val="decimal"/>
      <w:lvlText w:val="%4."/>
      <w:lvlJc w:val="left"/>
      <w:pPr>
        <w:ind w:left="2715" w:hanging="360"/>
      </w:pPr>
    </w:lvl>
    <w:lvl w:ilvl="4" w:tplc="04090019" w:tentative="1">
      <w:start w:val="1"/>
      <w:numFmt w:val="lowerLetter"/>
      <w:lvlText w:val="%5."/>
      <w:lvlJc w:val="left"/>
      <w:pPr>
        <w:ind w:left="3435" w:hanging="360"/>
      </w:pPr>
    </w:lvl>
    <w:lvl w:ilvl="5" w:tplc="0409001B" w:tentative="1">
      <w:start w:val="1"/>
      <w:numFmt w:val="lowerRoman"/>
      <w:lvlText w:val="%6."/>
      <w:lvlJc w:val="right"/>
      <w:pPr>
        <w:ind w:left="4155" w:hanging="180"/>
      </w:pPr>
    </w:lvl>
    <w:lvl w:ilvl="6" w:tplc="0409000F" w:tentative="1">
      <w:start w:val="1"/>
      <w:numFmt w:val="decimal"/>
      <w:lvlText w:val="%7."/>
      <w:lvlJc w:val="left"/>
      <w:pPr>
        <w:ind w:left="4875" w:hanging="360"/>
      </w:pPr>
    </w:lvl>
    <w:lvl w:ilvl="7" w:tplc="04090019" w:tentative="1">
      <w:start w:val="1"/>
      <w:numFmt w:val="lowerLetter"/>
      <w:lvlText w:val="%8."/>
      <w:lvlJc w:val="left"/>
      <w:pPr>
        <w:ind w:left="5595" w:hanging="360"/>
      </w:pPr>
    </w:lvl>
    <w:lvl w:ilvl="8" w:tplc="0409001B" w:tentative="1">
      <w:start w:val="1"/>
      <w:numFmt w:val="lowerRoman"/>
      <w:lvlText w:val="%9."/>
      <w:lvlJc w:val="right"/>
      <w:pPr>
        <w:ind w:left="6315" w:hanging="180"/>
      </w:pPr>
    </w:lvl>
  </w:abstractNum>
  <w:abstractNum w:abstractNumId="2" w15:restartNumberingAfterBreak="0">
    <w:nsid w:val="2D09777F"/>
    <w:multiLevelType w:val="hybridMultilevel"/>
    <w:tmpl w:val="677A51AE"/>
    <w:lvl w:ilvl="0" w:tplc="FFFFFFFF">
      <w:start w:val="1"/>
      <w:numFmt w:val="lowerRoman"/>
      <w:lvlText w:val="(%1)"/>
      <w:lvlJc w:val="left"/>
      <w:pPr>
        <w:ind w:left="648" w:hanging="453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75" w:hanging="360"/>
      </w:pPr>
    </w:lvl>
    <w:lvl w:ilvl="2" w:tplc="FFFFFFFF" w:tentative="1">
      <w:start w:val="1"/>
      <w:numFmt w:val="lowerRoman"/>
      <w:lvlText w:val="%3."/>
      <w:lvlJc w:val="right"/>
      <w:pPr>
        <w:ind w:left="1995" w:hanging="180"/>
      </w:pPr>
    </w:lvl>
    <w:lvl w:ilvl="3" w:tplc="FFFFFFFF" w:tentative="1">
      <w:start w:val="1"/>
      <w:numFmt w:val="decimal"/>
      <w:lvlText w:val="%4."/>
      <w:lvlJc w:val="left"/>
      <w:pPr>
        <w:ind w:left="2715" w:hanging="360"/>
      </w:pPr>
    </w:lvl>
    <w:lvl w:ilvl="4" w:tplc="FFFFFFFF" w:tentative="1">
      <w:start w:val="1"/>
      <w:numFmt w:val="lowerLetter"/>
      <w:lvlText w:val="%5."/>
      <w:lvlJc w:val="left"/>
      <w:pPr>
        <w:ind w:left="3435" w:hanging="360"/>
      </w:pPr>
    </w:lvl>
    <w:lvl w:ilvl="5" w:tplc="FFFFFFFF" w:tentative="1">
      <w:start w:val="1"/>
      <w:numFmt w:val="lowerRoman"/>
      <w:lvlText w:val="%6."/>
      <w:lvlJc w:val="right"/>
      <w:pPr>
        <w:ind w:left="4155" w:hanging="180"/>
      </w:pPr>
    </w:lvl>
    <w:lvl w:ilvl="6" w:tplc="FFFFFFFF" w:tentative="1">
      <w:start w:val="1"/>
      <w:numFmt w:val="decimal"/>
      <w:lvlText w:val="%7."/>
      <w:lvlJc w:val="left"/>
      <w:pPr>
        <w:ind w:left="4875" w:hanging="360"/>
      </w:pPr>
    </w:lvl>
    <w:lvl w:ilvl="7" w:tplc="FFFFFFFF" w:tentative="1">
      <w:start w:val="1"/>
      <w:numFmt w:val="lowerLetter"/>
      <w:lvlText w:val="%8."/>
      <w:lvlJc w:val="left"/>
      <w:pPr>
        <w:ind w:left="5595" w:hanging="360"/>
      </w:pPr>
    </w:lvl>
    <w:lvl w:ilvl="8" w:tplc="FFFFFFFF" w:tentative="1">
      <w:start w:val="1"/>
      <w:numFmt w:val="lowerRoman"/>
      <w:lvlText w:val="%9."/>
      <w:lvlJc w:val="right"/>
      <w:pPr>
        <w:ind w:left="6315" w:hanging="180"/>
      </w:pPr>
    </w:lvl>
  </w:abstractNum>
  <w:abstractNum w:abstractNumId="3" w15:restartNumberingAfterBreak="0">
    <w:nsid w:val="4F246E66"/>
    <w:multiLevelType w:val="hybridMultilevel"/>
    <w:tmpl w:val="A058CB8C"/>
    <w:lvl w:ilvl="0" w:tplc="3D729D1A">
      <w:start w:val="1"/>
      <w:numFmt w:val="bullet"/>
      <w:lvlText w:val=""/>
      <w:lvlJc w:val="left"/>
      <w:pPr>
        <w:ind w:left="43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9743330">
    <w:abstractNumId w:val="1"/>
  </w:num>
  <w:num w:numId="2" w16cid:durableId="1704671105">
    <w:abstractNumId w:val="0"/>
  </w:num>
  <w:num w:numId="3" w16cid:durableId="140582954">
    <w:abstractNumId w:val="2"/>
  </w:num>
  <w:num w:numId="4" w16cid:durableId="822695836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Chris NGUGABE">
    <w15:presenceInfo w15:providerId="AD" w15:userId="S-1-5-21-367653040-3284563744-1480659140-5873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006D5"/>
    <w:rsid w:val="00016E28"/>
    <w:rsid w:val="000440FC"/>
    <w:rsid w:val="00052A5D"/>
    <w:rsid w:val="00056547"/>
    <w:rsid w:val="00066DB7"/>
    <w:rsid w:val="000823A6"/>
    <w:rsid w:val="000A1221"/>
    <w:rsid w:val="000C2D20"/>
    <w:rsid w:val="000C793F"/>
    <w:rsid w:val="000E6EFA"/>
    <w:rsid w:val="000F2784"/>
    <w:rsid w:val="00102716"/>
    <w:rsid w:val="00103AF4"/>
    <w:rsid w:val="00114135"/>
    <w:rsid w:val="00115B76"/>
    <w:rsid w:val="001204D8"/>
    <w:rsid w:val="00121B4A"/>
    <w:rsid w:val="00122178"/>
    <w:rsid w:val="00123350"/>
    <w:rsid w:val="001350EE"/>
    <w:rsid w:val="00177D0B"/>
    <w:rsid w:val="001808B6"/>
    <w:rsid w:val="001828EE"/>
    <w:rsid w:val="00182946"/>
    <w:rsid w:val="00190B02"/>
    <w:rsid w:val="001C1F6F"/>
    <w:rsid w:val="00200F49"/>
    <w:rsid w:val="00212778"/>
    <w:rsid w:val="002147ED"/>
    <w:rsid w:val="00216746"/>
    <w:rsid w:val="00225262"/>
    <w:rsid w:val="00232512"/>
    <w:rsid w:val="00233248"/>
    <w:rsid w:val="00234110"/>
    <w:rsid w:val="002407B9"/>
    <w:rsid w:val="0024177D"/>
    <w:rsid w:val="002553B9"/>
    <w:rsid w:val="00260141"/>
    <w:rsid w:val="00260F2C"/>
    <w:rsid w:val="00283E3E"/>
    <w:rsid w:val="002C600F"/>
    <w:rsid w:val="002C7CDF"/>
    <w:rsid w:val="002E15AD"/>
    <w:rsid w:val="002E41A2"/>
    <w:rsid w:val="002F2944"/>
    <w:rsid w:val="00330747"/>
    <w:rsid w:val="00344F8A"/>
    <w:rsid w:val="003625B9"/>
    <w:rsid w:val="00363E54"/>
    <w:rsid w:val="003652CB"/>
    <w:rsid w:val="0036636D"/>
    <w:rsid w:val="00370130"/>
    <w:rsid w:val="00372A83"/>
    <w:rsid w:val="003876CA"/>
    <w:rsid w:val="00390716"/>
    <w:rsid w:val="00396B9C"/>
    <w:rsid w:val="003A093A"/>
    <w:rsid w:val="003D092A"/>
    <w:rsid w:val="003D71AF"/>
    <w:rsid w:val="00405B94"/>
    <w:rsid w:val="0041007B"/>
    <w:rsid w:val="00412530"/>
    <w:rsid w:val="00413762"/>
    <w:rsid w:val="004446E3"/>
    <w:rsid w:val="00444F1F"/>
    <w:rsid w:val="00467E0E"/>
    <w:rsid w:val="004A4E4A"/>
    <w:rsid w:val="004B48A8"/>
    <w:rsid w:val="004B57C1"/>
    <w:rsid w:val="004B6594"/>
    <w:rsid w:val="004C43AC"/>
    <w:rsid w:val="004C553B"/>
    <w:rsid w:val="004C79F0"/>
    <w:rsid w:val="004D5722"/>
    <w:rsid w:val="004D59DB"/>
    <w:rsid w:val="004D7192"/>
    <w:rsid w:val="0050551A"/>
    <w:rsid w:val="00515747"/>
    <w:rsid w:val="00517D43"/>
    <w:rsid w:val="00536C02"/>
    <w:rsid w:val="00543B82"/>
    <w:rsid w:val="005571D4"/>
    <w:rsid w:val="005573E8"/>
    <w:rsid w:val="005603AE"/>
    <w:rsid w:val="005624A5"/>
    <w:rsid w:val="00564A9B"/>
    <w:rsid w:val="00590ECF"/>
    <w:rsid w:val="005A250F"/>
    <w:rsid w:val="005A5EBA"/>
    <w:rsid w:val="005A66D6"/>
    <w:rsid w:val="005D56A2"/>
    <w:rsid w:val="005E30D5"/>
    <w:rsid w:val="005F495F"/>
    <w:rsid w:val="00606D6D"/>
    <w:rsid w:val="00614260"/>
    <w:rsid w:val="00614A7A"/>
    <w:rsid w:val="006405AB"/>
    <w:rsid w:val="00647078"/>
    <w:rsid w:val="00672B6F"/>
    <w:rsid w:val="00685698"/>
    <w:rsid w:val="00690D25"/>
    <w:rsid w:val="00695993"/>
    <w:rsid w:val="006A3005"/>
    <w:rsid w:val="006B078E"/>
    <w:rsid w:val="006B43DC"/>
    <w:rsid w:val="006C03F0"/>
    <w:rsid w:val="006F3371"/>
    <w:rsid w:val="006F7CA2"/>
    <w:rsid w:val="00726852"/>
    <w:rsid w:val="00734415"/>
    <w:rsid w:val="0074076B"/>
    <w:rsid w:val="00781134"/>
    <w:rsid w:val="007938B7"/>
    <w:rsid w:val="007B0E69"/>
    <w:rsid w:val="007E29E2"/>
    <w:rsid w:val="007E5281"/>
    <w:rsid w:val="007E60AE"/>
    <w:rsid w:val="007E6CB4"/>
    <w:rsid w:val="007F0420"/>
    <w:rsid w:val="007F1566"/>
    <w:rsid w:val="00812060"/>
    <w:rsid w:val="00817EFF"/>
    <w:rsid w:val="00824307"/>
    <w:rsid w:val="00826F43"/>
    <w:rsid w:val="00853726"/>
    <w:rsid w:val="008543DA"/>
    <w:rsid w:val="00854515"/>
    <w:rsid w:val="00863DD4"/>
    <w:rsid w:val="00881915"/>
    <w:rsid w:val="00897769"/>
    <w:rsid w:val="008B234D"/>
    <w:rsid w:val="008B4DAD"/>
    <w:rsid w:val="008E3057"/>
    <w:rsid w:val="008E30F3"/>
    <w:rsid w:val="008F422B"/>
    <w:rsid w:val="00904F37"/>
    <w:rsid w:val="00945DD3"/>
    <w:rsid w:val="0095391F"/>
    <w:rsid w:val="00987590"/>
    <w:rsid w:val="009A38F0"/>
    <w:rsid w:val="009B1C4F"/>
    <w:rsid w:val="009C2F9C"/>
    <w:rsid w:val="009C75E8"/>
    <w:rsid w:val="009D12F6"/>
    <w:rsid w:val="009D4DD0"/>
    <w:rsid w:val="009E6D64"/>
    <w:rsid w:val="009E7E0D"/>
    <w:rsid w:val="009F186B"/>
    <w:rsid w:val="009F6A61"/>
    <w:rsid w:val="00A13F3A"/>
    <w:rsid w:val="00A30DD3"/>
    <w:rsid w:val="00A4541F"/>
    <w:rsid w:val="00A512E7"/>
    <w:rsid w:val="00A654C0"/>
    <w:rsid w:val="00A65788"/>
    <w:rsid w:val="00A72D0B"/>
    <w:rsid w:val="00A835EE"/>
    <w:rsid w:val="00AA00C4"/>
    <w:rsid w:val="00AB2ACF"/>
    <w:rsid w:val="00AB3193"/>
    <w:rsid w:val="00AE0B80"/>
    <w:rsid w:val="00AF61EE"/>
    <w:rsid w:val="00B006D5"/>
    <w:rsid w:val="00B06C5C"/>
    <w:rsid w:val="00B07768"/>
    <w:rsid w:val="00B116E2"/>
    <w:rsid w:val="00B14A23"/>
    <w:rsid w:val="00B1696A"/>
    <w:rsid w:val="00B304FA"/>
    <w:rsid w:val="00B3641C"/>
    <w:rsid w:val="00B503B1"/>
    <w:rsid w:val="00B679A1"/>
    <w:rsid w:val="00B77FB2"/>
    <w:rsid w:val="00B81C8B"/>
    <w:rsid w:val="00B81EB4"/>
    <w:rsid w:val="00B92798"/>
    <w:rsid w:val="00B94C08"/>
    <w:rsid w:val="00BA1AA6"/>
    <w:rsid w:val="00BB0A7C"/>
    <w:rsid w:val="00BE085B"/>
    <w:rsid w:val="00BE181C"/>
    <w:rsid w:val="00BE320E"/>
    <w:rsid w:val="00BF2DB3"/>
    <w:rsid w:val="00BF4961"/>
    <w:rsid w:val="00C10D28"/>
    <w:rsid w:val="00C11085"/>
    <w:rsid w:val="00C12C61"/>
    <w:rsid w:val="00C2208C"/>
    <w:rsid w:val="00C616A4"/>
    <w:rsid w:val="00C63058"/>
    <w:rsid w:val="00C71E71"/>
    <w:rsid w:val="00C804D8"/>
    <w:rsid w:val="00C819EB"/>
    <w:rsid w:val="00C85719"/>
    <w:rsid w:val="00CA1889"/>
    <w:rsid w:val="00CA29B4"/>
    <w:rsid w:val="00CE03F5"/>
    <w:rsid w:val="00CE360B"/>
    <w:rsid w:val="00CE4F26"/>
    <w:rsid w:val="00CE720F"/>
    <w:rsid w:val="00D03418"/>
    <w:rsid w:val="00D11950"/>
    <w:rsid w:val="00D1290F"/>
    <w:rsid w:val="00D1591B"/>
    <w:rsid w:val="00D15C71"/>
    <w:rsid w:val="00D23AB9"/>
    <w:rsid w:val="00D26021"/>
    <w:rsid w:val="00D30CE9"/>
    <w:rsid w:val="00D36286"/>
    <w:rsid w:val="00D5513C"/>
    <w:rsid w:val="00D60C8E"/>
    <w:rsid w:val="00D619C3"/>
    <w:rsid w:val="00D91693"/>
    <w:rsid w:val="00D975CB"/>
    <w:rsid w:val="00DB3FF0"/>
    <w:rsid w:val="00DC5ADC"/>
    <w:rsid w:val="00DE67ED"/>
    <w:rsid w:val="00E07AAF"/>
    <w:rsid w:val="00E10E3B"/>
    <w:rsid w:val="00E150FA"/>
    <w:rsid w:val="00E17A1F"/>
    <w:rsid w:val="00E25D5B"/>
    <w:rsid w:val="00E3314D"/>
    <w:rsid w:val="00E340A7"/>
    <w:rsid w:val="00E70832"/>
    <w:rsid w:val="00E80673"/>
    <w:rsid w:val="00E868CB"/>
    <w:rsid w:val="00EB195B"/>
    <w:rsid w:val="00EC14A4"/>
    <w:rsid w:val="00EE566E"/>
    <w:rsid w:val="00EF15E4"/>
    <w:rsid w:val="00F139CE"/>
    <w:rsid w:val="00F32D37"/>
    <w:rsid w:val="00F46D38"/>
    <w:rsid w:val="00F53DC5"/>
    <w:rsid w:val="00F67A45"/>
    <w:rsid w:val="00F70100"/>
    <w:rsid w:val="00F8135B"/>
    <w:rsid w:val="00F93D31"/>
    <w:rsid w:val="00FA6F6E"/>
    <w:rsid w:val="00FB3429"/>
    <w:rsid w:val="00FB58F4"/>
    <w:rsid w:val="00FD2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CEB26"/>
  <w15:docId w15:val="{3B963BAE-DFC2-4082-84F8-7022A7DFF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6A3005"/>
    <w:pPr>
      <w:spacing w:after="0" w:line="240" w:lineRule="auto"/>
    </w:pPr>
    <w:rPr>
      <w:kern w:val="0"/>
      <w:sz w:val="20"/>
      <w:szCs w:val="20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A3005"/>
    <w:rPr>
      <w:kern w:val="0"/>
      <w:sz w:val="20"/>
      <w:szCs w:val="20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6A3005"/>
    <w:rPr>
      <w:vertAlign w:val="superscript"/>
    </w:rPr>
  </w:style>
  <w:style w:type="paragraph" w:styleId="ListParagraph">
    <w:name w:val="List Paragraph"/>
    <w:basedOn w:val="Normal"/>
    <w:uiPriority w:val="34"/>
    <w:qFormat/>
    <w:rsid w:val="00A654C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304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04FA"/>
  </w:style>
  <w:style w:type="paragraph" w:styleId="Footer">
    <w:name w:val="footer"/>
    <w:basedOn w:val="Normal"/>
    <w:link w:val="FooterChar"/>
    <w:uiPriority w:val="99"/>
    <w:unhideWhenUsed/>
    <w:rsid w:val="00B304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04FA"/>
  </w:style>
  <w:style w:type="paragraph" w:styleId="Revision">
    <w:name w:val="Revision"/>
    <w:hidden/>
    <w:uiPriority w:val="99"/>
    <w:semiHidden/>
    <w:rsid w:val="00225262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9E6D6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E6D6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E6D6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E6D6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E6D6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940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5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16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07/relationships/hdphoto" Target="media/hdphoto1.wdp"/><Relationship Id="rId18" Type="http://schemas.microsoft.com/office/2007/relationships/hdphoto" Target="media/hdphoto3.wdp"/><Relationship Id="rId26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image" Target="media/image6.tmp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image" Target="media/image4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microsoft.com/office/2007/relationships/hdphoto" Target="media/hdphoto2.wdp"/><Relationship Id="rId20" Type="http://schemas.microsoft.com/office/2007/relationships/hdphoto" Target="media/hdphoto4.wdp"/><Relationship Id="rId29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24" Type="http://schemas.microsoft.com/office/2007/relationships/hdphoto" Target="media/hdphoto5.wdp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image" Target="media/image8.png"/><Relationship Id="rId28" Type="http://schemas.openxmlformats.org/officeDocument/2006/relationships/fontTable" Target="fontTable.xml"/><Relationship Id="rId10" Type="http://schemas.microsoft.com/office/2016/09/relationships/commentsIds" Target="commentsIds.xml"/><Relationship Id="rId19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image" Target="media/image2.png"/><Relationship Id="rId22" Type="http://schemas.openxmlformats.org/officeDocument/2006/relationships/image" Target="media/image7.tmp"/><Relationship Id="rId27" Type="http://schemas.microsoft.com/office/2007/relationships/hdphoto" Target="media/hdphoto6.wdp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EFF8E0-FC1F-4D07-890F-C78EDC856E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1095</TotalTime>
  <Pages>9</Pages>
  <Words>1218</Words>
  <Characters>6944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arend Kouwenaar</dc:creator>
  <cp:keywords/>
  <dc:description/>
  <cp:lastModifiedBy>Evariste MANIRUMVA</cp:lastModifiedBy>
  <cp:revision>1</cp:revision>
  <cp:lastPrinted>2023-12-08T20:43:00Z</cp:lastPrinted>
  <dcterms:created xsi:type="dcterms:W3CDTF">2024-01-05T07:31:00Z</dcterms:created>
  <dcterms:modified xsi:type="dcterms:W3CDTF">2024-01-15T17:39:00Z</dcterms:modified>
</cp:coreProperties>
</file>