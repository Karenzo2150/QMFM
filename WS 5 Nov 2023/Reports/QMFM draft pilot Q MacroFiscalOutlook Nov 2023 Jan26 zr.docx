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2.wmf" ContentType="image/x-wmf"/>
  <Override PartName="/word/media/image1.png" ContentType="image/png"/>
  <Override PartName="/word/media/image8.wmf" ContentType="image/x-wmf"/>
  <Override PartName="/word/media/image62.png" ContentType="image/png"/>
  <Override PartName="/word/media/image74.wmf" ContentType="image/x-wmf"/>
  <Override PartName="/word/media/image13.wmf" ContentType="image/x-wmf"/>
  <Override PartName="/word/media/image2.png" ContentType="image/png"/>
  <Override PartName="/word/media/image3.wmf" ContentType="image/x-wmf"/>
  <Override PartName="/word/media/image83.wmf" ContentType="image/x-wmf"/>
  <Override PartName="/word/media/image5.png" ContentType="image/png"/>
  <Override PartName="/word/media/image16.wmf" ContentType="image/x-wmf"/>
  <Override PartName="/word/media/image70.wmf" ContentType="image/x-wmf"/>
  <Override PartName="/word/media/image4.wmf" ContentType="image/x-wmf"/>
  <Override PartName="/word/media/image48.png" ContentType="image/png"/>
  <Override PartName="/word/media/image6.png" ContentType="image/png"/>
  <Override PartName="/word/media/image73.wmf" ContentType="image/x-wmf"/>
  <Override PartName="/word/media/image7.wmf" ContentType="image/x-wmf"/>
  <Override PartName="/word/media/image75.wmf" ContentType="image/x-wmf"/>
  <Override PartName="/word/media/image63.png" ContentType="image/png"/>
  <Override PartName="/word/media/image9.wmf" ContentType="image/x-wmf"/>
  <Override PartName="/word/media/image10.png" ContentType="image/png"/>
  <Override PartName="/word/media/image22.wmf" ContentType="image/x-wmf"/>
  <Override PartName="/word/media/image11.wmf" ContentType="image/x-wmf"/>
  <Override PartName="/word/media/image68.wmf" ContentType="image/x-wmf"/>
  <Override PartName="/word/media/image56.png" ContentType="image/png"/>
  <Override PartName="/word/media/image14.wmf" ContentType="image/x-wmf"/>
  <Override PartName="/word/media/image15.png" ContentType="image/png"/>
  <Override PartName="/word/media/image27.wmf" ContentType="image/x-wmf"/>
  <Override PartName="/word/media/image17.png" ContentType="image/png"/>
  <Override PartName="/word/media/image29.wmf" ContentType="image/x-wmf"/>
  <Override PartName="/word/media/image18.wmf" ContentType="image/x-wmf"/>
  <Override PartName="/word/media/image19.png" ContentType="image/png"/>
  <Override PartName="/word/media/image20.png" ContentType="image/png"/>
  <Override PartName="/word/media/image32.wmf" ContentType="image/x-wmf"/>
  <Override PartName="/word/media/image21.png" ContentType="image/png"/>
  <Override PartName="/word/media/image33.wmf" ContentType="image/x-wmf"/>
  <Override PartName="/word/media/image23.wmf" ContentType="image/x-wmf"/>
  <Override PartName="/word/media/image24.wmf" ContentType="image/x-wmf"/>
  <Override PartName="/word/media/image25.wmf" ContentType="image/x-wmf"/>
  <Override PartName="/word/media/image26.wmf" ContentType="image/x-wmf"/>
  <Override PartName="/word/media/image28.wmf" ContentType="image/x-wmf"/>
  <Override PartName="/word/media/image30.wmf" ContentType="image/x-wmf"/>
  <Override PartName="/word/media/image31.wmf" ContentType="image/x-wmf"/>
  <Override PartName="/word/media/image34.png" ContentType="image/png"/>
  <Override PartName="/word/media/image46.wmf" ContentType="image/x-wmf"/>
  <Override PartName="/word/media/hdphoto1.wdp" ContentType="image/vnd.ms-photo"/>
  <Override PartName="/word/media/image35.wmf" ContentType="image/x-wmf"/>
  <Override PartName="/word/media/image36.wmf" ContentType="image/x-wmf"/>
  <Override PartName="/word/media/image37.png" ContentType="image/png"/>
  <Override PartName="/word/media/hdphoto2.wdp" ContentType="image/vnd.ms-photo"/>
  <Override PartName="/word/media/image38.png" ContentType="image/png"/>
  <Override PartName="/word/media/hdphoto3.wdp" ContentType="image/vnd.ms-photo"/>
  <Override PartName="/word/media/image39.png" ContentType="image/png"/>
  <Override PartName="/word/media/hdphoto6.wdp" ContentType="image/vnd.ms-photo"/>
  <Override PartName="/word/media/image40.png" ContentType="image/png"/>
  <Override PartName="/word/media/image52.wmf" ContentType="image/x-wmf"/>
  <Override PartName="/word/media/image41.png" ContentType="image/png"/>
  <Override PartName="/word/media/hdphoto7.wdp" ContentType="image/vnd.ms-photo"/>
  <Override PartName="/word/media/hdphoto8.wdp" ContentType="image/vnd.ms-photo"/>
  <Override PartName="/word/media/image42.png" ContentType="image/png"/>
  <Override PartName="/word/media/image54.wmf" ContentType="image/x-wmf"/>
  <Override PartName="/word/media/hdphoto4.wdp" ContentType="image/vnd.ms-photo"/>
  <Override PartName="/word/media/image50.wmf" ContentType="image/x-wmf"/>
  <Override PartName="/word/media/image55.wmf" ContentType="image/x-wmf"/>
  <Override PartName="/word/media/image43.png" ContentType="image/png"/>
  <Override PartName="/word/media/hdphoto5.wdp" ContentType="image/vnd.ms-photo"/>
  <Override PartName="/word/media/image44.png" ContentType="image/png"/>
  <Override PartName="/word/media/image45.png" ContentType="image/png"/>
  <Override PartName="/word/media/image57.wmf" ContentType="image/x-wmf"/>
  <Override PartName="/word/media/image47.wmf" ContentType="image/x-wmf"/>
  <Override PartName="/word/media/image49.png" ContentType="image/png"/>
  <Override PartName="/word/media/image51.png" ContentType="image/png"/>
  <Override PartName="/word/media/image53.png" ContentType="image/png"/>
  <Override PartName="/word/media/image58.wmf" ContentType="image/x-wmf"/>
  <Override PartName="/word/media/image59.wmf" ContentType="image/x-wmf"/>
  <Override PartName="/word/media/image60.wmf" ContentType="image/x-wmf"/>
  <Override PartName="/word/media/image61.wmf" ContentType="image/x-wmf"/>
  <Override PartName="/word/media/hdphoto9.wdp" ContentType="image/vnd.ms-photo"/>
  <Override PartName="/word/media/image64.wmf" ContentType="image/x-wmf"/>
  <Override PartName="/word/media/image65.png" ContentType="image/png"/>
  <Override PartName="/word/media/image77.wmf" ContentType="image/x-wmf"/>
  <Override PartName="/word/media/image66.png" ContentType="image/png"/>
  <Override PartName="/word/media/image78.wmf" ContentType="image/x-wmf"/>
  <Override PartName="/word/media/image67.png" ContentType="image/png"/>
  <Override PartName="/word/media/image69.wmf" ContentType="image/x-wmf"/>
  <Override PartName="/word/media/image71.wmf" ContentType="image/x-wmf"/>
  <Override PartName="/word/media/image72.wmf" ContentType="image/x-wmf"/>
  <Override PartName="/word/media/image76.png" ContentType="image/png"/>
  <Override PartName="/word/media/image79.png" ContentType="image/png"/>
  <Override PartName="/word/media/image80.png" ContentType="image/png"/>
  <Override PartName="/word/media/image81.wmf" ContentType="image/x-wmf"/>
  <Override PartName="/word/media/image82.png" ContentType="image/png"/>
  <Override PartName="/word/media/image84.png" ContentType="image/png"/>
  <Override PartName="/word/media/image85.wmf" ContentType="image/x-wmf"/>
  <Override PartName="/word/media/image86.png" ContentType="image/png"/>
  <Override PartName="/word/media/hdphoto10.wdp" ContentType="image/vnd.ms-photo"/>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jpeg" ContentType="image/jpe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wmf" ContentType="image/x-wmf"/>
  <Override PartName="/word/footnotes.xml" ContentType="application/vnd.openxmlformats-officedocument.wordprocessingml.footnotes+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0"/>
        <w:ind w:left="90" w:firstLine="630"/>
        <w:rPr>
          <w:rFonts w:ascii="Times New Roman" w:hAnsi="Times New Roman" w:cs="Times New Roman"/>
          <w:b/>
          <w:b/>
          <w:bCs/>
          <w:i/>
          <w:i/>
          <w:iCs/>
          <w:sz w:val="28"/>
          <w:szCs w:val="28"/>
          <w:shd w:fill="FFFFFF" w:val="clear"/>
        </w:rPr>
      </w:pPr>
      <w:bookmarkStart w:id="0" w:name="_Hlk124697404"/>
      <w:bookmarkStart w:id="1" w:name="_Toc156831412"/>
      <w:bookmarkEnd w:id="0"/>
      <w:r>
        <w:rPr>
          <w:rFonts w:cs="Times New Roman" w:ascii="Times New Roman" w:hAnsi="Times New Roman"/>
          <w:b/>
          <w:bCs/>
          <w:sz w:val="28"/>
          <w:szCs w:val="28"/>
          <w:shd w:fill="FFFFFF" w:val="clear"/>
        </w:rPr>
        <w:t>MINECOFIN Quarterly Macro-Fiscal Outlook (QMFO)—2023-27</w:t>
      </w:r>
      <w:r>
        <w:rPr>
          <w:rStyle w:val="FootnoteAnchor"/>
          <w:rFonts w:cs="Times New Roman" w:ascii="Times New Roman" w:hAnsi="Times New Roman"/>
          <w:b/>
          <w:bCs/>
          <w:sz w:val="28"/>
          <w:szCs w:val="28"/>
          <w:shd w:fill="FFFFFF" w:val="clear"/>
        </w:rPr>
        <w:footnoteReference w:id="2"/>
      </w:r>
      <w:bookmarkEnd w:id="1"/>
    </w:p>
    <w:p>
      <w:pPr>
        <w:pStyle w:val="Normal"/>
        <w:spacing w:before="0" w:after="0"/>
        <w:rPr>
          <w:rFonts w:ascii="Times New Roman" w:hAnsi="Times New Roman" w:cs="Times New Roman"/>
          <w:i/>
          <w:i/>
          <w:iCs/>
          <w:color w:val="000000" w:themeColor="text1"/>
          <w:sz w:val="24"/>
          <w:szCs w:val="24"/>
          <w:shd w:fill="FFFFFF" w:val="clear"/>
        </w:rPr>
      </w:pPr>
      <w:r>
        <w:rPr>
          <w:rFonts w:cs="Times New Roman" w:ascii="Times New Roman" w:hAnsi="Times New Roman"/>
          <w:i/>
          <w:iCs/>
          <w:color w:val="000000" w:themeColor="text1"/>
          <w:sz w:val="24"/>
          <w:szCs w:val="24"/>
          <w:shd w:fill="FFFFFF" w:val="clear"/>
        </w:rPr>
      </w:r>
    </w:p>
    <w:tbl>
      <w:tblPr>
        <w:tblStyle w:val="TableGrid"/>
        <w:tblW w:w="98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890"/>
      </w:tblGrid>
      <w:tr>
        <w:trPr/>
        <w:tc>
          <w:tcPr>
            <w:tcW w:w="9890" w:type="dxa"/>
            <w:tcBorders/>
          </w:tcPr>
          <w:p>
            <w:pPr>
              <w:pStyle w:val="Normal"/>
              <w:widowControl w:val="false"/>
              <w:suppressAutoHyphens w:val="true"/>
              <w:spacing w:lineRule="auto" w:line="240" w:before="120" w:after="120"/>
              <w:jc w:val="left"/>
              <w:rPr>
                <w:rFonts w:ascii="Times New Roman" w:hAnsi="Times New Roman" w:cs="Times New Roman"/>
                <w:color w:val="000000" w:themeColor="text1"/>
                <w:sz w:val="24"/>
                <w:szCs w:val="24"/>
                <w:shd w:fill="FFFFFF" w:val="clear"/>
              </w:rPr>
            </w:pPr>
            <w:r>
              <w:rPr>
                <w:rFonts w:eastAsia="Calibri" w:cs="Times New Roman" w:ascii="Times New Roman" w:hAnsi="Times New Roman"/>
                <w:b/>
                <w:bCs/>
                <w:i/>
                <w:iCs/>
                <w:color w:val="2F5496" w:themeColor="accent1" w:themeShade="bf"/>
                <w:kern w:val="0"/>
                <w:sz w:val="24"/>
                <w:szCs w:val="24"/>
                <w:shd w:fill="FFFFFF" w:val="clear"/>
                <w:lang w:val="en-US" w:eastAsia="en-US" w:bidi="ar-SA"/>
              </w:rPr>
              <w:t>Background</w:t>
            </w:r>
          </w:p>
          <w:p>
            <w:pPr>
              <w:pStyle w:val="Normal"/>
              <w:widowControl w:val="false"/>
              <w:suppressAutoHyphens w:val="true"/>
              <w:spacing w:lineRule="auto" w:line="240" w:before="0" w:after="120"/>
              <w:jc w:val="left"/>
              <w:rPr>
                <w:rFonts w:ascii="Times New Roman" w:hAnsi="Times New Roman" w:cs="Times New Roman"/>
                <w:i/>
                <w:i/>
                <w:iCs/>
                <w:color w:val="000000" w:themeColor="text1"/>
                <w:sz w:val="24"/>
                <w:szCs w:val="24"/>
                <w:shd w:fill="FFFFFF" w:val="clear"/>
              </w:rPr>
            </w:pPr>
            <w:r>
              <w:rPr>
                <w:rFonts w:eastAsia="Calibri" w:cs="Times New Roman" w:ascii="Times New Roman" w:hAnsi="Times New Roman"/>
                <w:i/>
                <w:iCs/>
                <w:color w:val="1F4E79" w:themeColor="accent5" w:themeShade="80"/>
                <w:kern w:val="0"/>
                <w:sz w:val="24"/>
                <w:szCs w:val="24"/>
                <w:shd w:fill="FFFFFF" w:val="clear"/>
                <w:lang w:val="en-US" w:eastAsia="en-US" w:bidi="ar-SA"/>
              </w:rPr>
              <w:t>This pilot QMFO presents for the first time MINECOFIN-MPDG staff’s short- to medium-term forecast for key macro aggregates. It analyzes recent macroeconomic developments over the business cycle characterized by fluctuations in real GDP and inflation around their trends, interprets transmission mechanisms of shocks and policy responses, and forecasts key macro aggregates under baseline and alternative policy scenarios. It emphasizes fiscal variables and MINECOFIN’s concern about stabilizing output, maintaining levels of living, and keeping the longer-term growth potential.</w:t>
            </w:r>
          </w:p>
          <w:p>
            <w:pPr>
              <w:pStyle w:val="Normal"/>
              <w:widowControl w:val="false"/>
              <w:suppressAutoHyphens w:val="true"/>
              <w:spacing w:lineRule="auto" w:line="240" w:before="0" w:after="120"/>
              <w:jc w:val="left"/>
              <w:rPr>
                <w:rFonts w:ascii="Times New Roman" w:hAnsi="Times New Roman" w:cs="Times New Roman"/>
                <w:i/>
                <w:i/>
                <w:iCs/>
                <w:color w:val="1F4E79" w:themeColor="accent5" w:themeShade="80"/>
                <w:sz w:val="24"/>
                <w:szCs w:val="24"/>
                <w:shd w:fill="FFFFFF" w:val="clear"/>
              </w:rPr>
            </w:pPr>
            <w:r>
              <w:rPr>
                <w:rFonts w:eastAsia="Calibri" w:cs="Times New Roman" w:ascii="Times New Roman" w:hAnsi="Times New Roman"/>
                <w:i/>
                <w:iCs/>
                <w:color w:val="1F4E79" w:themeColor="accent5" w:themeShade="80"/>
                <w:kern w:val="0"/>
                <w:sz w:val="24"/>
                <w:szCs w:val="24"/>
                <w:shd w:fill="FFFFFF" w:val="clear"/>
                <w:lang w:val="en-US" w:eastAsia="en-US" w:bidi="ar-SA"/>
              </w:rPr>
              <w:t xml:space="preserve">The Outlook—produced quarterly along with results of macro framework and NBR forecasting tools—should help generate the validated macro-fiscal projections that underpin the (medium-term) Budgets and IMF-supported programs and facilitate coordination of policies between MINECOFIN and NBR. In the process of reconciling the results from various tools, iterative policy scenarios are run, and recommendations formulated outside the Outlook. </w:t>
            </w:r>
            <w:commentRangeStart w:id="0"/>
            <w:r>
              <w:rPr>
                <w:rFonts w:eastAsia="Calibri" w:cs="Times New Roman" w:ascii="Times New Roman" w:hAnsi="Times New Roman"/>
                <w:i/>
                <w:iCs/>
                <w:color w:val="1F4E79" w:themeColor="accent5" w:themeShade="80"/>
                <w:kern w:val="0"/>
                <w:sz w:val="24"/>
                <w:szCs w:val="24"/>
                <w:shd w:fill="FFFFFF" w:val="clear"/>
                <w:lang w:val="en-US" w:eastAsia="en-US" w:bidi="ar-SA"/>
              </w:rPr>
              <w:t xml:space="preserve">MINECOFIN’s independent assessment </w:t>
            </w:r>
            <w:r>
              <w:rPr>
                <w:rFonts w:eastAsia="Calibri" w:cs="Times New Roman" w:ascii="Times New Roman" w:hAnsi="Times New Roman"/>
                <w:i/>
                <w:iCs/>
                <w:color w:val="1F4E79" w:themeColor="accent5" w:themeShade="80"/>
                <w:kern w:val="0"/>
                <w:sz w:val="24"/>
                <w:szCs w:val="24"/>
                <w:shd w:fill="FFFFFF" w:val="clear"/>
                <w:lang w:val="en-US" w:eastAsia="en-US" w:bidi="ar-SA"/>
              </w:rPr>
            </w:r>
            <w:commentRangeEnd w:id="0"/>
            <w:r>
              <w:commentReference w:id="0"/>
            </w:r>
            <w:r>
              <w:rPr>
                <w:rFonts w:eastAsia="Calibri" w:cs="Times New Roman" w:ascii="Times New Roman" w:hAnsi="Times New Roman"/>
                <w:i/>
                <w:iCs/>
                <w:color w:val="1F4E79" w:themeColor="accent5" w:themeShade="80"/>
                <w:kern w:val="0"/>
                <w:sz w:val="24"/>
                <w:szCs w:val="24"/>
                <w:shd w:fill="FFFFFF" w:val="clear"/>
                <w:lang w:val="en-US" w:eastAsia="en-US" w:bidi="ar-SA"/>
              </w:rPr>
              <w:t>of the macro-outlook and the effects and interactions of fiscal with other policies—which may differ  from those in other tools—should further enhance the macroeconomic analysis and policy debate.</w:t>
            </w:r>
          </w:p>
          <w:p>
            <w:pPr>
              <w:pStyle w:val="Normal"/>
              <w:widowControl w:val="false"/>
              <w:suppressAutoHyphens w:val="true"/>
              <w:spacing w:lineRule="auto" w:line="240" w:before="120" w:after="120"/>
              <w:jc w:val="left"/>
              <w:rPr>
                <w:rFonts w:ascii="Times New Roman" w:hAnsi="Times New Roman" w:cs="Times New Roman"/>
                <w:i/>
                <w:i/>
                <w:iCs/>
                <w:color w:val="000000" w:themeColor="text1"/>
                <w:sz w:val="24"/>
                <w:szCs w:val="24"/>
                <w:shd w:fill="FFFFFF" w:val="clear"/>
              </w:rPr>
            </w:pPr>
            <w:r>
              <w:rPr>
                <w:rFonts w:eastAsia="Calibri" w:cs="Times New Roman" w:ascii="Times New Roman" w:hAnsi="Times New Roman"/>
                <w:i/>
                <w:iCs/>
                <w:color w:val="000000" w:themeColor="text1"/>
                <w:kern w:val="0"/>
                <w:sz w:val="24"/>
                <w:szCs w:val="24"/>
                <w:shd w:fill="FFFFFF" w:val="clear"/>
                <w:lang w:val="en-US" w:eastAsia="en-US" w:bidi="ar-SA"/>
              </w:rPr>
              <w:t xml:space="preserve">The underlying quarterly model QMFM </w:t>
            </w:r>
            <w:r>
              <w:rPr>
                <w:rFonts w:eastAsia="Calibri" w:cs="Times New Roman" w:ascii="Times New Roman" w:hAnsi="Times New Roman"/>
                <w:i/>
                <w:iCs/>
                <w:kern w:val="0"/>
                <w:sz w:val="24"/>
                <w:szCs w:val="24"/>
                <w:lang w:val="en-US" w:eastAsia="en-US" w:bidi="ar-SA"/>
              </w:rPr>
              <w:t>is a ‘New-Keynesian’ semi-structural ‘gap’ model. It is New-Keynesian as it has nominal and real rigidities, it is structural as most equations have an economic behavioral interpretation, and it is a gap model as it t</w:t>
            </w:r>
            <w:r>
              <w:rPr>
                <w:rFonts w:eastAsia="Calibri" w:cs="Times New Roman" w:ascii="Times New Roman" w:hAnsi="Times New Roman"/>
                <w:i/>
                <w:iCs/>
                <w:color w:val="000000" w:themeColor="text1"/>
                <w:kern w:val="0"/>
                <w:sz w:val="24"/>
                <w:szCs w:val="24"/>
                <w:shd w:fill="FFFFFF" w:val="clear"/>
                <w:lang w:val="en-US" w:eastAsia="en-US" w:bidi="ar-SA"/>
              </w:rPr>
              <w:t xml:space="preserve">races key macro variables—output, inflation, exchange rate, and interest rate—over the business cycle in deviation from their trend or target levels. After shocks and policy responses have worked out, all variables return to their trend path which converge to their steady-states levels, determined outside the model (e.g., potential GDP growth, CPI target, real interest rate, real exchange rate depreciation rate, etc.). </w:t>
            </w:r>
          </w:p>
          <w:p>
            <w:pPr>
              <w:pStyle w:val="Normal"/>
              <w:widowControl w:val="false"/>
              <w:suppressAutoHyphens w:val="true"/>
              <w:spacing w:lineRule="auto" w:line="240" w:before="120" w:after="120"/>
              <w:jc w:val="left"/>
              <w:rPr>
                <w:rFonts w:ascii="Times New Roman" w:hAnsi="Times New Roman" w:cs="Times New Roman"/>
                <w:i/>
                <w:i/>
                <w:iCs/>
                <w:color w:val="000000" w:themeColor="text1"/>
                <w:sz w:val="24"/>
                <w:szCs w:val="24"/>
                <w:shd w:fill="FFFFFF" w:val="clear"/>
              </w:rPr>
            </w:pPr>
            <w:r>
              <w:rPr>
                <w:rFonts w:eastAsia="Calibri" w:cs="Times New Roman" w:ascii="Times New Roman" w:hAnsi="Times New Roman"/>
                <w:i/>
                <w:iCs/>
                <w:color w:val="000000" w:themeColor="text1"/>
                <w:kern w:val="0"/>
                <w:sz w:val="24"/>
                <w:szCs w:val="24"/>
                <w:shd w:fill="FFFFFF" w:val="clear"/>
                <w:lang w:val="en-US" w:eastAsia="en-US" w:bidi="ar-SA"/>
              </w:rPr>
              <w:t>The QMFM captures fiscal, monetary, and exchange rate policies—with policy rules or guides and scope for discretion for each—and their effects and interactions. It is distinct from other FPAS models as used by central banks in several ways: (i) the elaborate fiscal and financing/debt block with deficit and its constituent parts (revenue, spending on goods and services, other spending) and their discretionary, cyclical, and structural components; (ii) the breakdown of demand into five components each with its own equation; and (iii) the derivation of variables in levels allowing comparison with other macro projections.</w:t>
            </w:r>
          </w:p>
          <w:p>
            <w:pPr>
              <w:pStyle w:val="Normal"/>
              <w:widowControl w:val="false"/>
              <w:suppressAutoHyphens w:val="true"/>
              <w:spacing w:lineRule="auto" w:line="240" w:before="0" w:after="240"/>
              <w:jc w:val="left"/>
              <w:rPr>
                <w:rFonts w:ascii="Times New Roman" w:hAnsi="Times New Roman" w:cs="Times New Roman"/>
                <w:b/>
                <w:b/>
                <w:bCs/>
                <w:i/>
                <w:i/>
                <w:iCs/>
                <w:color w:val="2F5496" w:themeColor="accent1" w:themeShade="bf"/>
                <w:sz w:val="28"/>
                <w:szCs w:val="28"/>
                <w:shd w:fill="FFFFFF" w:val="clear"/>
              </w:rPr>
            </w:pPr>
            <w:r>
              <w:rPr>
                <w:rFonts w:eastAsia="Calibri" w:cs="Times New Roman" w:ascii="Times New Roman" w:hAnsi="Times New Roman"/>
                <w:i/>
                <w:iCs/>
                <w:color w:val="000000" w:themeColor="text1"/>
                <w:kern w:val="0"/>
                <w:sz w:val="24"/>
                <w:szCs w:val="24"/>
                <w:shd w:fill="FFFFFF" w:val="clear"/>
                <w:lang w:val="en-US" w:eastAsia="en-US" w:bidi="ar-SA"/>
              </w:rPr>
              <w:t>Section I reviews recent macro developments (16 quarters past), interprets updated trends and gaps for key macro variables, e.g., output, RIR and RER (using data for 2006-23). Section II sums up the policy stance and initial conditions for the forecast. Section III provides forecasts (16 quarters ahead) given exogenous external variables, expected fiscal policy stance, near-term/judgmental forecasts and modeled monetary and exchange rate policy rules. Section IV provides supplemental information: comparison with projections from macroeconomic framework and alternative scenarios with slower declines in world food and oil prices, and possible policy responses.</w:t>
            </w:r>
          </w:p>
        </w:tc>
      </w:tr>
    </w:tbl>
    <w:p>
      <w:pPr>
        <w:pStyle w:val="Normal"/>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r>
        <w:br w:type="page"/>
      </w:r>
    </w:p>
    <w:tbl>
      <w:tblPr>
        <w:tblStyle w:val="TableGrid"/>
        <w:tblW w:w="98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890"/>
      </w:tblGrid>
      <w:tr>
        <w:trPr/>
        <w:tc>
          <w:tcPr>
            <w:tcW w:w="9890" w:type="dxa"/>
            <w:tcBorders/>
          </w:tcPr>
          <w:p>
            <w:pPr>
              <w:pStyle w:val="Normal"/>
              <w:pageBreakBefore/>
              <w:widowControl w:val="false"/>
              <w:suppressAutoHyphens w:val="true"/>
              <w:spacing w:lineRule="auto" w:line="240" w:before="120" w:after="120"/>
              <w:jc w:val="left"/>
              <w:rPr>
                <w:rFonts w:ascii="Times New Roman" w:hAnsi="Times New Roman" w:cs="Times New Roman"/>
                <w:b/>
                <w:b/>
                <w:bCs/>
                <w:i/>
                <w:i/>
                <w:iCs/>
                <w:color w:val="2F5496" w:themeColor="accent1" w:themeShade="bf"/>
                <w:sz w:val="24"/>
                <w:szCs w:val="24"/>
                <w:shd w:fill="FFFFFF" w:val="clear"/>
              </w:rPr>
            </w:pPr>
            <w:r>
              <w:rPr>
                <w:rFonts w:eastAsia="Calibri" w:cs="Times New Roman" w:ascii="Times New Roman" w:hAnsi="Times New Roman"/>
                <w:b/>
                <w:bCs/>
                <w:i/>
                <w:iCs/>
                <w:color w:val="2F5496" w:themeColor="accent1" w:themeShade="bf"/>
                <w:kern w:val="0"/>
                <w:sz w:val="24"/>
                <w:szCs w:val="24"/>
                <w:shd w:fill="FFFFFF" w:val="clear"/>
                <w:lang w:val="en-US" w:eastAsia="en-US" w:bidi="ar-SA"/>
              </w:rPr>
              <w:t>Summary Outlook</w:t>
            </w:r>
          </w:p>
          <w:p>
            <w:pPr>
              <w:pStyle w:val="ListParagraph"/>
              <w:widowControl w:val="false"/>
              <w:numPr>
                <w:ilvl w:val="0"/>
                <w:numId w:val="4"/>
              </w:numPr>
              <w:suppressAutoHyphens w:val="true"/>
              <w:spacing w:lineRule="auto" w:line="240" w:before="0" w:after="120"/>
              <w:contextualSpacing/>
              <w:jc w:val="left"/>
              <w:rPr>
                <w:rFonts w:ascii="Times New Roman" w:hAnsi="Times New Roman" w:cs="Times New Roman"/>
                <w:i/>
                <w:i/>
                <w:iCs/>
                <w:sz w:val="24"/>
                <w:szCs w:val="24"/>
                <w:lang w:val="en-GB"/>
              </w:rPr>
            </w:pPr>
            <w:r>
              <w:rPr>
                <w:rFonts w:eastAsia="Calibri" w:cs="Times New Roman" w:ascii="Times New Roman" w:hAnsi="Times New Roman"/>
                <w:b/>
                <w:bCs/>
                <w:i/>
                <w:iCs/>
                <w:color w:val="2F5496" w:themeColor="accent1" w:themeShade="bf"/>
                <w:kern w:val="0"/>
                <w:sz w:val="24"/>
                <w:szCs w:val="24"/>
                <w:lang w:val="en-GB" w:eastAsia="en-US" w:bidi="ar-SA"/>
              </w:rPr>
              <w:t>Current policy stance.</w:t>
            </w:r>
            <w:r>
              <w:rPr>
                <w:rFonts w:eastAsia="Calibri" w:cs="Times New Roman" w:ascii="Times New Roman" w:hAnsi="Times New Roman"/>
                <w:i/>
                <w:iCs/>
                <w:kern w:val="0"/>
                <w:sz w:val="24"/>
                <w:szCs w:val="24"/>
                <w:lang w:val="en-GB" w:eastAsia="en-US" w:bidi="ar-SA"/>
              </w:rPr>
              <w:t xml:space="preserve"> Modestly tight monetary policy, fiscal consolidation in 2022/23 reinforced with the FY2023/24 Budget, and exchange rate policy entailing initially some overvaluation have helped contain domestic demand and bring inflation down in 2023.</w:t>
            </w:r>
          </w:p>
          <w:p>
            <w:pPr>
              <w:pStyle w:val="ListParagraph"/>
              <w:widowControl w:val="false"/>
              <w:suppressAutoHyphens w:val="true"/>
              <w:spacing w:lineRule="auto" w:line="240" w:before="0" w:after="120"/>
              <w:ind w:left="504" w:hanging="0"/>
              <w:contextualSpacing/>
              <w:jc w:val="left"/>
              <w:rPr>
                <w:rFonts w:ascii="Times New Roman" w:hAnsi="Times New Roman" w:cs="Times New Roman"/>
                <w:i/>
                <w:i/>
                <w:iCs/>
                <w:sz w:val="24"/>
                <w:szCs w:val="24"/>
                <w:lang w:val="en-GB"/>
              </w:rPr>
            </w:pPr>
            <w:r>
              <w:rPr>
                <w:rFonts w:cs="Times New Roman" w:ascii="Times New Roman" w:hAnsi="Times New Roman"/>
                <w:i/>
                <w:iCs/>
                <w:sz w:val="24"/>
                <w:szCs w:val="24"/>
                <w:lang w:val="en-GB"/>
              </w:rPr>
            </w:r>
          </w:p>
          <w:p>
            <w:pPr>
              <w:pStyle w:val="ListParagraph"/>
              <w:widowControl w:val="false"/>
              <w:numPr>
                <w:ilvl w:val="0"/>
                <w:numId w:val="4"/>
              </w:numPr>
              <w:suppressAutoHyphens w:val="true"/>
              <w:spacing w:lineRule="auto" w:line="240" w:before="0" w:after="120"/>
              <w:contextualSpacing/>
              <w:jc w:val="left"/>
              <w:rPr>
                <w:rFonts w:ascii="Times New Roman" w:hAnsi="Times New Roman" w:cs="Times New Roman"/>
                <w:i/>
                <w:i/>
                <w:iCs/>
                <w:sz w:val="24"/>
                <w:szCs w:val="24"/>
                <w:lang w:val="en-GB"/>
              </w:rPr>
            </w:pPr>
            <w:r>
              <w:rPr>
                <w:rFonts w:eastAsia="Calibri" w:cs="Times New Roman" w:ascii="Times New Roman" w:hAnsi="Times New Roman"/>
                <w:b/>
                <w:bCs/>
                <w:i/>
                <w:iCs/>
                <w:color w:val="2F5496" w:themeColor="accent1" w:themeShade="bf"/>
                <w:kern w:val="0"/>
                <w:sz w:val="24"/>
                <w:szCs w:val="24"/>
                <w:lang w:val="en-GB" w:eastAsia="en-US" w:bidi="ar-SA"/>
              </w:rPr>
              <w:t xml:space="preserve">Inflation </w:t>
            </w:r>
            <w:r>
              <w:rPr>
                <w:rFonts w:eastAsia="Calibri" w:cs="Times New Roman" w:ascii="Times New Roman" w:hAnsi="Times New Roman"/>
                <w:i/>
                <w:iCs/>
                <w:kern w:val="0"/>
                <w:sz w:val="24"/>
                <w:szCs w:val="24"/>
                <w:shd w:fill="FFFFFF" w:val="clear"/>
                <w:lang w:val="en-US" w:eastAsia="en-US" w:bidi="ar-SA"/>
              </w:rPr>
              <w:t xml:space="preserve">(CPI </w:t>
            </w:r>
            <w:r>
              <w:rPr>
                <w:rFonts w:eastAsia="Calibri" w:cs="Times New Roman" w:ascii="Times New Roman" w:hAnsi="Times New Roman"/>
                <w:i/>
                <w:iCs/>
                <w:color w:val="000000" w:themeColor="text1"/>
                <w:kern w:val="0"/>
                <w:sz w:val="24"/>
                <w:szCs w:val="24"/>
                <w:shd w:fill="FFFFFF" w:val="clear"/>
                <w:lang w:val="en-US" w:eastAsia="en-US" w:bidi="ar-SA"/>
              </w:rPr>
              <w:t xml:space="preserve">headline, y-on-y) is expected to </w:t>
            </w:r>
            <w:r>
              <w:rPr>
                <w:rFonts w:eastAsia="Calibri" w:cs="Times New Roman" w:ascii="Times New Roman" w:hAnsi="Times New Roman"/>
                <w:i/>
                <w:iCs/>
                <w:kern w:val="0"/>
                <w:sz w:val="24"/>
                <w:szCs w:val="24"/>
                <w:lang w:val="en-GB" w:eastAsia="en-US" w:bidi="ar-SA"/>
              </w:rPr>
              <w:t>continue its gradual decline, but with a modest flare-up in late 2023/early 2024 resulting from food price shocks in Q4, the pump price increase in October, and passthrough of exchange rate depreciation in preceding quarter</w:t>
            </w:r>
            <w:r>
              <w:rPr>
                <w:rFonts w:eastAsia="Calibri" w:cs="Times New Roman" w:ascii="Times New Roman" w:hAnsi="Times New Roman"/>
                <w:kern w:val="0"/>
                <w:sz w:val="24"/>
                <w:szCs w:val="24"/>
                <w:lang w:val="en-GB" w:eastAsia="en-US" w:bidi="ar-SA"/>
              </w:rPr>
              <w:t xml:space="preserve">s. </w:t>
            </w:r>
            <w:r>
              <w:rPr>
                <w:rFonts w:eastAsia="Calibri" w:cs="Times New Roman" w:ascii="Times New Roman" w:hAnsi="Times New Roman"/>
                <w:i/>
                <w:iCs/>
                <w:kern w:val="0"/>
                <w:sz w:val="24"/>
                <w:szCs w:val="24"/>
                <w:lang w:val="en-GB" w:eastAsia="en-US" w:bidi="ar-SA"/>
              </w:rPr>
              <w:t>From 2024Q4, inflation should be close to 5%, reflecting modest drops in world food and oil prices, improved domestic food supply, and fading of earlier shocks.</w:t>
            </w:r>
          </w:p>
          <w:p>
            <w:pPr>
              <w:pStyle w:val="ListParagraph"/>
              <w:widowControl w:val="false"/>
              <w:suppressAutoHyphens w:val="true"/>
              <w:spacing w:lineRule="auto" w:line="240" w:before="0" w:after="0"/>
              <w:contextualSpacing/>
              <w:jc w:val="left"/>
              <w:rPr>
                <w:rFonts w:ascii="Times New Roman" w:hAnsi="Times New Roman" w:cs="Times New Roman"/>
                <w:i/>
                <w:i/>
                <w:iCs/>
                <w:sz w:val="24"/>
                <w:szCs w:val="24"/>
                <w:lang w:val="en-GB"/>
              </w:rPr>
            </w:pPr>
            <w:r>
              <w:rPr>
                <w:rFonts w:cs="Times New Roman" w:ascii="Times New Roman" w:hAnsi="Times New Roman"/>
                <w:i/>
                <w:iCs/>
                <w:sz w:val="24"/>
                <w:szCs w:val="24"/>
                <w:lang w:val="en-GB"/>
              </w:rPr>
            </w:r>
          </w:p>
          <w:p>
            <w:pPr>
              <w:pStyle w:val="ListParagraph"/>
              <w:widowControl w:val="false"/>
              <w:numPr>
                <w:ilvl w:val="0"/>
                <w:numId w:val="4"/>
              </w:numPr>
              <w:suppressAutoHyphens w:val="true"/>
              <w:spacing w:lineRule="auto" w:line="240" w:before="0" w:after="0"/>
              <w:contextualSpacing/>
              <w:jc w:val="left"/>
              <w:rPr>
                <w:rFonts w:ascii="Times New Roman" w:hAnsi="Times New Roman" w:cs="Times New Roman"/>
                <w:sz w:val="24"/>
                <w:szCs w:val="24"/>
                <w:lang w:val="en-GB"/>
              </w:rPr>
            </w:pPr>
            <w:r>
              <w:rPr>
                <w:rFonts w:eastAsia="Calibri" w:cs="Times New Roman" w:ascii="Times New Roman" w:hAnsi="Times New Roman"/>
                <w:b/>
                <w:bCs/>
                <w:i/>
                <w:iCs/>
                <w:color w:val="2F5496" w:themeColor="accent1" w:themeShade="bf"/>
                <w:kern w:val="0"/>
                <w:sz w:val="24"/>
                <w:szCs w:val="24"/>
                <w:lang w:val="en-GB" w:eastAsia="en-US" w:bidi="ar-SA"/>
              </w:rPr>
              <w:t>Output.</w:t>
            </w:r>
            <w:r>
              <w:rPr>
                <w:rFonts w:eastAsia="Calibri" w:cs="Times New Roman" w:ascii="Times New Roman" w:hAnsi="Times New Roman"/>
                <w:i/>
                <w:iCs/>
                <w:color w:val="000000" w:themeColor="text1"/>
                <w:kern w:val="0"/>
                <w:sz w:val="24"/>
                <w:szCs w:val="24"/>
                <w:shd w:fill="FFFFFF" w:val="clear"/>
                <w:lang w:val="en-US" w:eastAsia="en-US" w:bidi="ar-SA"/>
              </w:rPr>
              <w:t xml:space="preserve"> </w:t>
            </w:r>
            <w:r>
              <w:rPr>
                <w:rFonts w:eastAsia="Calibri" w:cs="Times New Roman" w:ascii="Times New Roman" w:hAnsi="Times New Roman"/>
                <w:i/>
                <w:iCs/>
                <w:kern w:val="0"/>
                <w:sz w:val="24"/>
                <w:szCs w:val="24"/>
                <w:lang w:val="en-GB" w:eastAsia="en-US" w:bidi="ar-SA"/>
              </w:rPr>
              <w:t>Real GDP growth (y-on-y growth)</w:t>
            </w:r>
            <w:r>
              <w:rPr>
                <w:rFonts w:eastAsia="Calibri" w:cs="Times New Roman" w:ascii="Times New Roman" w:hAnsi="Times New Roman"/>
                <w:b/>
                <w:bCs/>
                <w:i/>
                <w:iCs/>
                <w:kern w:val="0"/>
                <w:sz w:val="24"/>
                <w:szCs w:val="24"/>
                <w:lang w:val="en-GB" w:eastAsia="en-US" w:bidi="ar-SA"/>
              </w:rPr>
              <w:t xml:space="preserve"> </w:t>
            </w:r>
            <w:r>
              <w:rPr>
                <w:rFonts w:eastAsia="Calibri" w:cs="Times New Roman" w:ascii="Times New Roman" w:hAnsi="Times New Roman"/>
                <w:i/>
                <w:iCs/>
                <w:kern w:val="0"/>
                <w:sz w:val="24"/>
                <w:szCs w:val="24"/>
                <w:lang w:val="en-GB" w:eastAsia="en-US" w:bidi="ar-SA"/>
              </w:rPr>
              <w:t>is</w:t>
            </w:r>
            <w:r>
              <w:rPr>
                <w:rFonts w:eastAsia="Calibri" w:cs="Times New Roman" w:ascii="Times New Roman" w:hAnsi="Times New Roman"/>
                <w:b/>
                <w:bCs/>
                <w:i/>
                <w:iCs/>
                <w:kern w:val="0"/>
                <w:sz w:val="24"/>
                <w:szCs w:val="24"/>
                <w:lang w:val="en-GB" w:eastAsia="en-US" w:bidi="ar-SA"/>
              </w:rPr>
              <w:t xml:space="preserve"> </w:t>
            </w:r>
            <w:r>
              <w:rPr>
                <w:rFonts w:eastAsia="Calibri" w:cs="Times New Roman" w:ascii="Times New Roman" w:hAnsi="Times New Roman"/>
                <w:i/>
                <w:iCs/>
                <w:kern w:val="0"/>
                <w:sz w:val="24"/>
                <w:szCs w:val="24"/>
                <w:lang w:val="en-GB" w:eastAsia="en-US" w:bidi="ar-SA"/>
              </w:rPr>
              <w:t>expected to remain sluggish and below its trend level in 2023Q3</w:t>
            </w:r>
            <w:r>
              <w:rPr>
                <w:rFonts w:eastAsia="Calibri" w:cs="Calibri"/>
                <w:i/>
                <w:iCs/>
                <w:kern w:val="0"/>
                <w:sz w:val="24"/>
                <w:szCs w:val="24"/>
                <w:lang w:val="en-GB" w:eastAsia="en-US" w:bidi="ar-SA"/>
              </w:rPr>
              <w:t>─</w:t>
            </w:r>
            <w:r>
              <w:rPr>
                <w:rFonts w:eastAsia="Calibri" w:cs="Times New Roman" w:ascii="Times New Roman" w:hAnsi="Times New Roman"/>
                <w:i/>
                <w:iCs/>
                <w:kern w:val="0"/>
                <w:sz w:val="24"/>
                <w:szCs w:val="24"/>
                <w:lang w:val="en-GB" w:eastAsia="en-US" w:bidi="ar-SA"/>
              </w:rPr>
              <w:t xml:space="preserve">2024Q1. After that, it is forecast to rise to above trend for </w:t>
            </w:r>
            <w:commentRangeStart w:id="1"/>
            <w:r>
              <w:rPr>
                <w:rFonts w:eastAsia="Calibri" w:cs="Times New Roman" w:ascii="Times New Roman" w:hAnsi="Times New Roman"/>
                <w:i/>
                <w:iCs/>
                <w:kern w:val="0"/>
                <w:sz w:val="24"/>
                <w:szCs w:val="24"/>
                <w:lang w:val="en-GB" w:eastAsia="en-US" w:bidi="ar-SA"/>
              </w:rPr>
              <w:t>10 quarters</w:t>
            </w:r>
            <w:r>
              <w:rPr>
                <w:rFonts w:eastAsia="Calibri" w:cs="Times New Roman" w:ascii="Times New Roman" w:hAnsi="Times New Roman"/>
                <w:i/>
                <w:iCs/>
                <w:kern w:val="0"/>
                <w:sz w:val="24"/>
                <w:szCs w:val="24"/>
                <w:lang w:val="en-GB" w:eastAsia="en-US" w:bidi="ar-SA"/>
              </w:rPr>
            </w:r>
            <w:commentRangeEnd w:id="1"/>
            <w:r>
              <w:commentReference w:id="1"/>
            </w:r>
            <w:r>
              <w:rPr>
                <w:rFonts w:eastAsia="Calibri" w:cs="Times New Roman" w:ascii="Times New Roman" w:hAnsi="Times New Roman"/>
                <w:i/>
                <w:iCs/>
                <w:kern w:val="0"/>
                <w:sz w:val="24"/>
                <w:szCs w:val="24"/>
                <w:lang w:val="en-GB" w:eastAsia="en-US" w:bidi="ar-SA"/>
              </w:rPr>
              <w:t xml:space="preserve"> (almost 10% on average) helped by temporarily lower nominal and real interest rates and higher RER. The output gap </w:t>
            </w:r>
            <w:r>
              <w:rPr>
                <w:rFonts w:eastAsia="Calibri" w:cs="Times New Roman" w:ascii="Times New Roman" w:hAnsi="Times New Roman"/>
                <w:i/>
                <w:iCs/>
                <w:kern w:val="0"/>
                <w:sz w:val="24"/>
                <w:szCs w:val="24"/>
                <w:lang w:val="en-US" w:eastAsia="en-US" w:bidi="ar-SA"/>
              </w:rPr>
              <w:t xml:space="preserve">(GDP below potential, </w:t>
            </w:r>
            <w:r>
              <w:rPr>
                <w:rFonts w:eastAsia="Calibri" w:cs="Times New Roman" w:ascii="Times New Roman" w:hAnsi="Times New Roman"/>
                <w:i/>
                <w:iCs/>
                <w:kern w:val="0"/>
                <w:sz w:val="24"/>
                <w:szCs w:val="24"/>
                <w:lang w:val="en-GB" w:eastAsia="en-US" w:bidi="ar-SA"/>
              </w:rPr>
              <w:t>estimated at -7% at end-2023) should dissipate by early 2026 and output growth return to its trend of 7.5% p.y.</w:t>
            </w:r>
          </w:p>
          <w:p>
            <w:pPr>
              <w:pStyle w:val="ListParagraph"/>
              <w:widowControl w:val="false"/>
              <w:suppressAutoHyphens w:val="true"/>
              <w:spacing w:lineRule="auto" w:line="240" w:before="0" w:after="0"/>
              <w:contextualSpacing/>
              <w:jc w:val="left"/>
              <w:rPr>
                <w:rFonts w:ascii="Times New Roman" w:hAnsi="Times New Roman" w:cs="Times New Roman"/>
                <w:b/>
                <w:b/>
                <w:bCs/>
                <w:i/>
                <w:i/>
                <w:iCs/>
                <w:color w:val="0070C0"/>
                <w:sz w:val="24"/>
                <w:szCs w:val="24"/>
                <w:lang w:val="en-GB"/>
              </w:rPr>
            </w:pPr>
            <w:r>
              <w:rPr>
                <w:rFonts w:cs="Times New Roman" w:ascii="Times New Roman" w:hAnsi="Times New Roman"/>
                <w:b/>
                <w:bCs/>
                <w:i/>
                <w:iCs/>
                <w:color w:val="0070C0"/>
                <w:sz w:val="24"/>
                <w:szCs w:val="24"/>
                <w:lang w:val="en-GB"/>
              </w:rPr>
            </w:r>
          </w:p>
          <w:p>
            <w:pPr>
              <w:pStyle w:val="ListParagraph"/>
              <w:widowControl w:val="false"/>
              <w:numPr>
                <w:ilvl w:val="0"/>
                <w:numId w:val="4"/>
              </w:numPr>
              <w:suppressAutoHyphens w:val="true"/>
              <w:spacing w:lineRule="auto" w:line="240" w:before="0" w:after="0"/>
              <w:contextualSpacing/>
              <w:jc w:val="left"/>
              <w:rPr>
                <w:rFonts w:ascii="Times New Roman" w:hAnsi="Times New Roman" w:cs="Times New Roman"/>
                <w:i/>
                <w:i/>
                <w:iCs/>
                <w:sz w:val="24"/>
                <w:szCs w:val="24"/>
                <w:lang w:val="en-GB"/>
              </w:rPr>
            </w:pPr>
            <w:r>
              <w:rPr>
                <w:rFonts w:eastAsia="Calibri" w:cs="Times New Roman" w:ascii="Times New Roman" w:hAnsi="Times New Roman"/>
                <w:b/>
                <w:bCs/>
                <w:i/>
                <w:iCs/>
                <w:color w:val="2F5496" w:themeColor="accent1" w:themeShade="bf"/>
                <w:kern w:val="0"/>
                <w:sz w:val="24"/>
                <w:szCs w:val="24"/>
                <w:lang w:val="en-GB" w:eastAsia="en-US" w:bidi="ar-SA"/>
              </w:rPr>
              <w:t>Fiscal impact</w:t>
            </w:r>
            <w:r>
              <w:rPr>
                <w:rFonts w:eastAsia="Calibri" w:cs="Times New Roman" w:ascii="Times New Roman" w:hAnsi="Times New Roman"/>
                <w:b/>
                <w:bCs/>
                <w:i/>
                <w:iCs/>
                <w:color w:val="0070C0"/>
                <w:kern w:val="0"/>
                <w:sz w:val="24"/>
                <w:szCs w:val="24"/>
                <w:lang w:val="en-GB" w:eastAsia="en-US" w:bidi="ar-SA"/>
              </w:rPr>
              <w:t xml:space="preserve">. </w:t>
            </w:r>
            <w:r>
              <w:rPr>
                <w:rFonts w:eastAsia="Calibri" w:cs="Times New Roman" w:ascii="Times New Roman" w:hAnsi="Times New Roman"/>
                <w:i/>
                <w:iCs/>
                <w:kern w:val="0"/>
                <w:sz w:val="24"/>
                <w:szCs w:val="24"/>
                <w:lang w:val="en-US" w:eastAsia="en-US" w:bidi="ar-SA"/>
              </w:rPr>
              <w:t xml:space="preserve">The planned reduction in deficits (excluding grants) for FY2023/24-2024/25 (to an average of 10.3% of GDP from 13.5% in FY2020/21-2022/23) entails a drop in government demand for G&amp;S of similar magnitude and </w:t>
            </w:r>
            <w:commentRangeStart w:id="2"/>
            <w:r>
              <w:rPr>
                <w:rFonts w:eastAsia="Calibri" w:cs="Times New Roman" w:ascii="Times New Roman" w:hAnsi="Times New Roman"/>
                <w:i/>
                <w:iCs/>
                <w:kern w:val="0"/>
                <w:sz w:val="24"/>
                <w:szCs w:val="24"/>
                <w:lang w:val="en-US" w:eastAsia="en-US" w:bidi="ar-SA"/>
              </w:rPr>
              <w:t>exerts a negative effect on private demand</w:t>
            </w:r>
            <w:r>
              <w:rPr>
                <w:rFonts w:eastAsia="Calibri" w:cs="Times New Roman" w:ascii="Times New Roman" w:hAnsi="Times New Roman"/>
                <w:i/>
                <w:iCs/>
                <w:kern w:val="0"/>
                <w:sz w:val="24"/>
                <w:szCs w:val="24"/>
                <w:lang w:val="en-US" w:eastAsia="en-US" w:bidi="ar-SA"/>
              </w:rPr>
            </w:r>
            <w:commentRangeEnd w:id="2"/>
            <w:r>
              <w:commentReference w:id="2"/>
            </w:r>
            <w:r>
              <w:rPr>
                <w:rFonts w:eastAsia="Calibri" w:cs="Times New Roman" w:ascii="Times New Roman" w:hAnsi="Times New Roman"/>
                <w:i/>
                <w:iCs/>
                <w:kern w:val="0"/>
                <w:sz w:val="24"/>
                <w:szCs w:val="24"/>
                <w:lang w:val="en-US" w:eastAsia="en-US" w:bidi="ar-SA"/>
              </w:rPr>
              <w:t>. This fiscal stance is forecast to impact total demand and output negatively by some 1.2% of GDP.</w:t>
            </w:r>
          </w:p>
          <w:p>
            <w:pPr>
              <w:pStyle w:val="ListParagraph"/>
              <w:widowControl w:val="false"/>
              <w:suppressAutoHyphens w:val="true"/>
              <w:spacing w:lineRule="auto" w:line="240" w:before="0" w:after="0"/>
              <w:contextualSpacing/>
              <w:jc w:val="left"/>
              <w:rPr>
                <w:rFonts w:ascii="Times New Roman" w:hAnsi="Times New Roman" w:cs="Times New Roman"/>
                <w:i/>
                <w:i/>
                <w:iCs/>
                <w:sz w:val="24"/>
                <w:szCs w:val="24"/>
                <w:lang w:val="en-GB"/>
              </w:rPr>
            </w:pPr>
            <w:r>
              <w:rPr>
                <w:rFonts w:cs="Times New Roman" w:ascii="Times New Roman" w:hAnsi="Times New Roman"/>
                <w:i/>
                <w:iCs/>
                <w:sz w:val="24"/>
                <w:szCs w:val="24"/>
                <w:lang w:val="en-GB"/>
              </w:rPr>
            </w:r>
          </w:p>
          <w:p>
            <w:pPr>
              <w:pStyle w:val="ListParagraph"/>
              <w:widowControl w:val="false"/>
              <w:numPr>
                <w:ilvl w:val="0"/>
                <w:numId w:val="4"/>
              </w:numPr>
              <w:suppressAutoHyphens w:val="true"/>
              <w:spacing w:lineRule="auto" w:line="240" w:before="0" w:after="120"/>
              <w:contextualSpacing/>
              <w:jc w:val="left"/>
              <w:rPr>
                <w:rFonts w:ascii="Times New Roman" w:hAnsi="Times New Roman" w:cs="Times New Roman"/>
                <w:i/>
                <w:i/>
                <w:iCs/>
                <w:sz w:val="24"/>
                <w:szCs w:val="24"/>
                <w:lang w:val="en-GB"/>
              </w:rPr>
            </w:pPr>
            <w:r>
              <w:rPr>
                <w:rFonts w:eastAsia="Calibri" w:cs="Times New Roman" w:ascii="Times New Roman" w:hAnsi="Times New Roman"/>
                <w:b/>
                <w:bCs/>
                <w:i/>
                <w:iCs/>
                <w:color w:val="2F5496" w:themeColor="accent1" w:themeShade="bf"/>
                <w:kern w:val="0"/>
                <w:sz w:val="24"/>
                <w:szCs w:val="24"/>
                <w:lang w:val="en-GB" w:eastAsia="en-US" w:bidi="ar-SA"/>
              </w:rPr>
              <w:t>Interest rate and RIR.</w:t>
            </w:r>
            <w:r>
              <w:rPr>
                <w:rFonts w:eastAsia="Calibri" w:cs="Times New Roman" w:ascii="Times New Roman" w:hAnsi="Times New Roman"/>
                <w:i/>
                <w:iCs/>
                <w:kern w:val="0"/>
                <w:sz w:val="24"/>
                <w:szCs w:val="24"/>
                <w:lang w:val="en-US" w:eastAsia="en-US" w:bidi="ar-SA"/>
              </w:rPr>
              <w:t xml:space="preserve"> The interbank (IB) rate is forecast to be gradually lowered from 2024Q1 onward, in line with the declining inflation and remaining output gap, then move back up to the neutral interest rate estimated at some 7.5%. The RIR (interbank rate minus one-quarter ahead CPI-core) is forecast to continue its recent rise as inflation drops, then fall as the IB rate responds to negative output gaps for</w:t>
            </w:r>
            <w:commentRangeStart w:id="3"/>
            <w:r>
              <w:rPr>
                <w:rFonts w:eastAsia="Calibri" w:cs="Times New Roman" w:ascii="Times New Roman" w:hAnsi="Times New Roman"/>
                <w:i/>
                <w:iCs/>
                <w:kern w:val="0"/>
                <w:sz w:val="24"/>
                <w:szCs w:val="24"/>
                <w:lang w:val="en-US" w:eastAsia="en-US" w:bidi="ar-SA"/>
              </w:rPr>
              <w:t>10 quarters</w:t>
            </w:r>
            <w:r>
              <w:rPr>
                <w:rFonts w:eastAsia="Calibri" w:cs="Times New Roman" w:ascii="Times New Roman" w:hAnsi="Times New Roman"/>
                <w:i/>
                <w:iCs/>
                <w:kern w:val="0"/>
                <w:sz w:val="24"/>
                <w:szCs w:val="24"/>
                <w:lang w:val="en-US" w:eastAsia="en-US" w:bidi="ar-SA"/>
              </w:rPr>
            </w:r>
            <w:commentRangeEnd w:id="3"/>
            <w:r>
              <w:commentReference w:id="3"/>
            </w:r>
            <w:r>
              <w:rPr>
                <w:rFonts w:eastAsia="Calibri" w:cs="Times New Roman" w:ascii="Times New Roman" w:hAnsi="Times New Roman"/>
                <w:i/>
                <w:iCs/>
                <w:kern w:val="0"/>
                <w:sz w:val="24"/>
                <w:szCs w:val="24"/>
                <w:lang w:val="en-US" w:eastAsia="en-US" w:bidi="ar-SA"/>
              </w:rPr>
              <w:t>, before moving back up to its trend level (of 2.5%) toward the end of the projection period. The RIR impact on private demand is initially negative, then positive for 10 quarters, before going back to neutral after 2027.</w:t>
            </w:r>
          </w:p>
          <w:p>
            <w:pPr>
              <w:pStyle w:val="ListParagraph"/>
              <w:widowControl w:val="false"/>
              <w:suppressAutoHyphens w:val="true"/>
              <w:spacing w:lineRule="auto" w:line="240" w:before="0" w:after="0"/>
              <w:contextualSpacing/>
              <w:jc w:val="left"/>
              <w:rPr>
                <w:rFonts w:ascii="Times New Roman" w:hAnsi="Times New Roman" w:cs="Times New Roman"/>
                <w:b/>
                <w:b/>
                <w:bCs/>
                <w:i/>
                <w:i/>
                <w:iCs/>
                <w:color w:val="0070C0"/>
                <w:sz w:val="24"/>
                <w:szCs w:val="24"/>
              </w:rPr>
            </w:pPr>
            <w:r>
              <w:rPr>
                <w:rFonts w:cs="Times New Roman" w:ascii="Times New Roman" w:hAnsi="Times New Roman"/>
                <w:b/>
                <w:bCs/>
                <w:i/>
                <w:iCs/>
                <w:color w:val="0070C0"/>
                <w:sz w:val="24"/>
                <w:szCs w:val="24"/>
              </w:rPr>
            </w:r>
          </w:p>
          <w:p>
            <w:pPr>
              <w:pStyle w:val="ListParagraph"/>
              <w:widowControl w:val="false"/>
              <w:numPr>
                <w:ilvl w:val="0"/>
                <w:numId w:val="4"/>
              </w:numPr>
              <w:suppressAutoHyphens w:val="true"/>
              <w:spacing w:lineRule="auto" w:line="240" w:before="0" w:after="120"/>
              <w:contextualSpacing/>
              <w:jc w:val="left"/>
              <w:rPr>
                <w:rFonts w:ascii="Times New Roman" w:hAnsi="Times New Roman" w:cs="Times New Roman"/>
                <w:i/>
                <w:i/>
                <w:iCs/>
                <w:color w:val="000000" w:themeColor="text1"/>
                <w:shd w:fill="FFFFFF" w:val="clear"/>
              </w:rPr>
            </w:pPr>
            <w:r>
              <w:rPr>
                <w:rFonts w:eastAsia="Calibri" w:cs="Times New Roman" w:ascii="Times New Roman" w:hAnsi="Times New Roman"/>
                <w:b/>
                <w:bCs/>
                <w:i/>
                <w:iCs/>
                <w:color w:val="2F5496" w:themeColor="accent1" w:themeShade="bf"/>
                <w:kern w:val="0"/>
                <w:sz w:val="24"/>
                <w:szCs w:val="24"/>
                <w:lang w:val="en-GB" w:eastAsia="en-US" w:bidi="ar-SA"/>
              </w:rPr>
              <w:t>Exchange rate and RER.</w:t>
            </w: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i/>
                <w:iCs/>
                <w:kern w:val="0"/>
                <w:sz w:val="24"/>
                <w:szCs w:val="24"/>
                <w:lang w:val="en-US" w:eastAsia="en-US" w:bidi="ar-SA"/>
              </w:rPr>
              <w:t xml:space="preserve">The nominal exchange rate is forecast to gradually return to a less fast depreciation path of 3-4% per year (down from 17% in 2023), since the recent overvaluation has been reversed, and </w:t>
            </w:r>
            <w:commentRangeStart w:id="4"/>
            <w:r>
              <w:rPr>
                <w:rFonts w:eastAsia="Calibri" w:cs="Times New Roman" w:ascii="Times New Roman" w:hAnsi="Times New Roman"/>
                <w:i/>
                <w:iCs/>
                <w:kern w:val="0"/>
                <w:sz w:val="24"/>
                <w:szCs w:val="24"/>
                <w:lang w:val="en-US" w:eastAsia="en-US" w:bidi="ar-SA"/>
              </w:rPr>
              <w:t>the exchange rate policy rule mainly adjusts for inflation differentials</w:t>
            </w:r>
            <w:r>
              <w:rPr>
                <w:rFonts w:eastAsia="Calibri" w:cs="Times New Roman" w:ascii="Times New Roman" w:hAnsi="Times New Roman"/>
                <w:i/>
                <w:iCs/>
                <w:kern w:val="0"/>
                <w:sz w:val="24"/>
                <w:szCs w:val="24"/>
                <w:lang w:val="en-US" w:eastAsia="en-US" w:bidi="ar-SA"/>
              </w:rPr>
            </w:r>
            <w:commentRangeEnd w:id="4"/>
            <w:r>
              <w:commentReference w:id="4"/>
            </w:r>
            <w:r>
              <w:rPr>
                <w:rFonts w:eastAsia="Calibri" w:cs="Times New Roman" w:ascii="Times New Roman" w:hAnsi="Times New Roman"/>
                <w:i/>
                <w:iCs/>
                <w:kern w:val="0"/>
                <w:sz w:val="24"/>
                <w:szCs w:val="24"/>
                <w:lang w:val="en-US" w:eastAsia="en-US" w:bidi="ar-SA"/>
              </w:rPr>
              <w:t xml:space="preserve">. In 2024-25, this RER path is much below the PCI program path. The RER is </w:t>
            </w:r>
            <w:r>
              <w:rPr>
                <w:rFonts w:eastAsia="Calibri" w:cs="Times New Roman" w:ascii="Times New Roman" w:hAnsi="Times New Roman"/>
                <w:i/>
                <w:iCs/>
                <w:kern w:val="0"/>
                <w:sz w:val="24"/>
                <w:szCs w:val="24"/>
                <w:lang w:val="en-GB" w:eastAsia="en-US" w:bidi="ar-SA"/>
              </w:rPr>
              <w:t>forecast to show a decelerating pace of depreciation (from its high in 2023) to return gradually to its trend level (and zero trend depreciation rate) from 2025. The sharp upward correction in the RER should favorably affect demand for net exports in 2023-24, but the effect should fade out thereafter.</w:t>
            </w:r>
          </w:p>
        </w:tc>
      </w:tr>
    </w:tbl>
    <w:p>
      <w:pPr>
        <w:pStyle w:val="Normal"/>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sdt>
      <w:sdtPr>
        <w:docPartObj>
          <w:docPartGallery w:val="Table of Contents"/>
          <w:docPartUnique w:val="true"/>
        </w:docPartObj>
      </w:sdtPr>
      <w:sdtContent>
        <w:p>
          <w:pPr>
            <w:pStyle w:val="Contents1"/>
            <w:rPr>
              <w:rFonts w:eastAsia="" w:cs="" w:cstheme="minorBidi" w:eastAsiaTheme="minorEastAsia"/>
              <w:b w:val="false"/>
              <w:b w:val="false"/>
              <w:bCs w:val="false"/>
              <w:color w:val="auto"/>
              <w:kern w:val="2"/>
              <w:sz w:val="24"/>
              <w:szCs w:val="24"/>
              <w14:ligatures w14:val="standardContextual"/>
            </w:rPr>
          </w:pPr>
          <w:r>
            <w:fldChar w:fldCharType="begin"/>
          </w:r>
          <w:r>
            <w:rPr>
              <w:webHidden/>
              <w:rStyle w:val="IndexLink"/>
              <w:shd w:fill="FFFFFF" w:val="clear"/>
              <w:vanish w:val="false"/>
              <w:rFonts w:cs="Times New Roman" w:ascii="Times New Roman" w:hAnsi="Times New Roman"/>
            </w:rPr>
            <w:instrText xml:space="preserve"> TOC \z \o "1-3" \u \h</w:instrText>
          </w:r>
          <w:r>
            <w:rPr>
              <w:webHidden/>
              <w:rStyle w:val="IndexLink"/>
              <w:shd w:fill="FFFFFF" w:val="clear"/>
              <w:vanish w:val="false"/>
              <w:rFonts w:cs="Times New Roman" w:ascii="Times New Roman" w:hAnsi="Times New Roman"/>
            </w:rPr>
            <w:fldChar w:fldCharType="separate"/>
          </w:r>
          <w:hyperlink w:anchor="_Toc156831412">
            <w:r>
              <w:rPr>
                <w:webHidden/>
                <w:rStyle w:val="IndexLink"/>
                <w:rFonts w:cs="Times New Roman" w:ascii="Times New Roman" w:hAnsi="Times New Roman"/>
                <w:vanish w:val="false"/>
                <w:shd w:fill="FFFFFF" w:val="clear"/>
              </w:rPr>
              <w:t>MINECOFIN Quarterly Macro-Fiscal Outlook (QMFO)—2023-27</w:t>
            </w:r>
            <w:r>
              <w:rPr>
                <w:webHidden/>
              </w:rPr>
              <w:fldChar w:fldCharType="begin"/>
            </w:r>
            <w:r>
              <w:rPr>
                <w:webHidden/>
              </w:rPr>
              <w:instrText xml:space="preserve">PAGEREF _Toc156831412 \h</w:instrText>
            </w:r>
            <w:r>
              <w:rPr>
                <w:webHidden/>
              </w:rPr>
              <w:fldChar w:fldCharType="separate"/>
            </w:r>
            <w:r>
              <w:rPr>
                <w:rStyle w:val="IndexLink"/>
                <w:vanish w:val="false"/>
              </w:rPr>
              <w:tab/>
              <w:t>1</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13">
            <w:r>
              <w:rPr>
                <w:webHidden/>
                <w:rStyle w:val="IndexLink"/>
                <w:vanish w:val="false"/>
              </w:rPr>
              <w:t>I.</w:t>
            </w:r>
            <w:r>
              <w:rPr>
                <w:rStyle w:val="IndexLink"/>
                <w:rFonts w:eastAsia="" w:cs="" w:cstheme="minorBidi" w:eastAsiaTheme="minorEastAsia"/>
                <w:b w:val="false"/>
                <w:bCs w:val="false"/>
                <w:color w:val="auto"/>
                <w:kern w:val="2"/>
                <w:sz w:val="24"/>
                <w:szCs w:val="24"/>
                <w14:ligatures w14:val="standardContextual"/>
              </w:rPr>
              <w:tab/>
            </w:r>
            <w:r>
              <w:rPr>
                <w:rStyle w:val="IndexLink"/>
                <w:rFonts w:cs="Times New Roman" w:ascii="Times New Roman" w:hAnsi="Times New Roman"/>
              </w:rPr>
              <w:t>Recent macroeconomic developments, 2019-23</w:t>
            </w:r>
            <w:r>
              <w:rPr>
                <w:webHidden/>
              </w:rPr>
              <w:fldChar w:fldCharType="begin"/>
            </w:r>
            <w:r>
              <w:rPr>
                <w:webHidden/>
              </w:rPr>
              <w:instrText xml:space="preserve">PAGEREF _Toc156831413 \h</w:instrText>
            </w:r>
            <w:r>
              <w:rPr>
                <w:webHidden/>
              </w:rPr>
              <w:fldChar w:fldCharType="separate"/>
            </w:r>
            <w:r>
              <w:rPr>
                <w:rStyle w:val="IndexLink"/>
                <w:vanish w:val="false"/>
              </w:rPr>
              <w:tab/>
              <w:t>4</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14">
            <w:r>
              <w:rPr>
                <w:webHidden/>
                <w:rStyle w:val="IndexLink"/>
                <w:vanish w:val="false"/>
                <w:lang w:val="en-GB"/>
              </w:rPr>
              <w:t>A.</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External environment</w:t>
            </w:r>
            <w:r>
              <w:rPr>
                <w:webHidden/>
              </w:rPr>
              <w:fldChar w:fldCharType="begin"/>
            </w:r>
            <w:r>
              <w:rPr>
                <w:webHidden/>
              </w:rPr>
              <w:instrText xml:space="preserve">PAGEREF _Toc156831414 \h</w:instrText>
            </w:r>
            <w:r>
              <w:rPr>
                <w:webHidden/>
              </w:rPr>
              <w:fldChar w:fldCharType="separate"/>
            </w:r>
            <w:r>
              <w:rPr>
                <w:rStyle w:val="IndexLink"/>
                <w:vanish w:val="false"/>
              </w:rPr>
              <w:tab/>
              <w:t>4</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15">
            <w:r>
              <w:rPr>
                <w:webHidden/>
                <w:rStyle w:val="IndexLink"/>
                <w:vanish w:val="false"/>
                <w:lang w:val="en-GB"/>
              </w:rPr>
              <w:t>B.</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Output and final demands</w:t>
            </w:r>
            <w:r>
              <w:rPr>
                <w:webHidden/>
              </w:rPr>
              <w:fldChar w:fldCharType="begin"/>
            </w:r>
            <w:r>
              <w:rPr>
                <w:webHidden/>
              </w:rPr>
              <w:instrText xml:space="preserve">PAGEREF _Toc156831415 \h</w:instrText>
            </w:r>
            <w:r>
              <w:rPr>
                <w:webHidden/>
              </w:rPr>
              <w:fldChar w:fldCharType="separate"/>
            </w:r>
            <w:r>
              <w:rPr>
                <w:rStyle w:val="IndexLink"/>
                <w:vanish w:val="false"/>
              </w:rPr>
              <w:tab/>
              <w:t>4</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16">
            <w:r>
              <w:rPr>
                <w:webHidden/>
                <w:rStyle w:val="IndexLink"/>
                <w:vanish w:val="false"/>
                <w:lang w:val="en-GB"/>
              </w:rPr>
              <w:t>C.</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Fiscal policies and government demand</w:t>
            </w:r>
            <w:r>
              <w:rPr>
                <w:webHidden/>
              </w:rPr>
              <w:fldChar w:fldCharType="begin"/>
            </w:r>
            <w:r>
              <w:rPr>
                <w:webHidden/>
              </w:rPr>
              <w:instrText xml:space="preserve">PAGEREF _Toc156831416 \h</w:instrText>
            </w:r>
            <w:r>
              <w:rPr>
                <w:webHidden/>
              </w:rPr>
              <w:fldChar w:fldCharType="separate"/>
            </w:r>
            <w:r>
              <w:rPr>
                <w:rStyle w:val="IndexLink"/>
                <w:vanish w:val="false"/>
              </w:rPr>
              <w:tab/>
              <w:t>6</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17">
            <w:r>
              <w:rPr>
                <w:webHidden/>
                <w:rStyle w:val="IndexLink"/>
                <w:vanish w:val="false"/>
                <w:lang w:val="en-GB"/>
              </w:rPr>
              <w:t>D.</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Inflation and its components</w:t>
            </w:r>
            <w:r>
              <w:rPr>
                <w:webHidden/>
              </w:rPr>
              <w:fldChar w:fldCharType="begin"/>
            </w:r>
            <w:r>
              <w:rPr>
                <w:webHidden/>
              </w:rPr>
              <w:instrText xml:space="preserve">PAGEREF _Toc156831417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18">
            <w:r>
              <w:rPr>
                <w:webHidden/>
                <w:rStyle w:val="IndexLink"/>
                <w:vanish w:val="false"/>
                <w:lang w:val="en-GB"/>
              </w:rPr>
              <w:t>E.</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Nominal/real interest and exchange rates</w:t>
            </w:r>
            <w:r>
              <w:rPr>
                <w:webHidden/>
              </w:rPr>
              <w:fldChar w:fldCharType="begin"/>
            </w:r>
            <w:r>
              <w:rPr>
                <w:webHidden/>
              </w:rPr>
              <w:instrText xml:space="preserve">PAGEREF _Toc156831418 \h</w:instrText>
            </w:r>
            <w:r>
              <w:rPr>
                <w:webHidden/>
              </w:rPr>
              <w:fldChar w:fldCharType="separate"/>
            </w:r>
            <w:r>
              <w:rPr>
                <w:rStyle w:val="IndexLink"/>
                <w:vanish w:val="false"/>
              </w:rPr>
              <w:tab/>
              <w:t>12</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19">
            <w:r>
              <w:rPr>
                <w:webHidden/>
                <w:rStyle w:val="IndexLink"/>
                <w:vanish w:val="false"/>
                <w:lang w:val="en-GB"/>
              </w:rPr>
              <w:t>II.</w:t>
            </w:r>
            <w:r>
              <w:rPr>
                <w:rStyle w:val="IndexLink"/>
                <w:rFonts w:eastAsia="" w:cs="" w:cstheme="minorBidi" w:eastAsiaTheme="minorEastAsia"/>
                <w:b w:val="false"/>
                <w:bCs w:val="false"/>
                <w:color w:val="auto"/>
                <w:kern w:val="2"/>
                <w:sz w:val="24"/>
                <w:szCs w:val="24"/>
                <w14:ligatures w14:val="standardContextual"/>
              </w:rPr>
              <w:tab/>
            </w:r>
            <w:r>
              <w:rPr>
                <w:rStyle w:val="IndexLink"/>
                <w:rFonts w:cs="Times New Roman" w:ascii="Times New Roman" w:hAnsi="Times New Roman"/>
                <w:lang w:val="en-GB"/>
              </w:rPr>
              <w:t>Current macro policy stance and initial condition</w:t>
            </w:r>
            <w:r>
              <w:rPr>
                <w:webHidden/>
              </w:rPr>
              <w:fldChar w:fldCharType="begin"/>
            </w:r>
            <w:r>
              <w:rPr>
                <w:webHidden/>
              </w:rPr>
              <w:instrText xml:space="preserve">PAGEREF _Toc156831419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20">
            <w:r>
              <w:rPr>
                <w:webHidden/>
                <w:rStyle w:val="IndexLink"/>
                <w:vanish w:val="false"/>
                <w:lang w:val="en-GB"/>
              </w:rPr>
              <w:t>A.</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Current cyclical position</w:t>
            </w:r>
            <w:r>
              <w:rPr>
                <w:webHidden/>
              </w:rPr>
              <w:fldChar w:fldCharType="begin"/>
            </w:r>
            <w:r>
              <w:rPr>
                <w:webHidden/>
              </w:rPr>
              <w:instrText xml:space="preserve">PAGEREF _Toc156831420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21">
            <w:r>
              <w:rPr>
                <w:webHidden/>
                <w:rStyle w:val="IndexLink"/>
                <w:vanish w:val="false"/>
                <w:lang w:val="en-GB"/>
              </w:rPr>
              <w:t>B.</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Fiscal policy stance</w:t>
            </w:r>
            <w:r>
              <w:rPr>
                <w:webHidden/>
              </w:rPr>
              <w:fldChar w:fldCharType="begin"/>
            </w:r>
            <w:r>
              <w:rPr>
                <w:webHidden/>
              </w:rPr>
              <w:instrText xml:space="preserve">PAGEREF _Toc156831421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22">
            <w:r>
              <w:rPr>
                <w:webHidden/>
                <w:rStyle w:val="IndexLink"/>
                <w:vanish w:val="false"/>
                <w:lang w:val="en-GB"/>
              </w:rPr>
              <w:t>C.</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Monetary and exchange rate policy</w:t>
            </w:r>
            <w:r>
              <w:rPr>
                <w:webHidden/>
              </w:rPr>
              <w:fldChar w:fldCharType="begin"/>
            </w:r>
            <w:r>
              <w:rPr>
                <w:webHidden/>
              </w:rPr>
              <w:instrText xml:space="preserve">PAGEREF _Toc156831422 \h</w:instrText>
            </w:r>
            <w:r>
              <w:rPr>
                <w:webHidden/>
              </w:rPr>
              <w:fldChar w:fldCharType="separate"/>
            </w:r>
            <w:r>
              <w:rPr>
                <w:rStyle w:val="IndexLink"/>
                <w:vanish w:val="false"/>
              </w:rPr>
              <w:tab/>
              <w:t>17</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23">
            <w:r>
              <w:rPr>
                <w:webHidden/>
                <w:rStyle w:val="IndexLink"/>
                <w:vanish w:val="false"/>
              </w:rPr>
              <w:t>III.</w:t>
            </w:r>
            <w:r>
              <w:rPr>
                <w:rStyle w:val="IndexLink"/>
                <w:rFonts w:eastAsia="" w:cs="" w:cstheme="minorBidi" w:eastAsiaTheme="minorEastAsia"/>
                <w:b w:val="false"/>
                <w:bCs w:val="false"/>
                <w:color w:val="auto"/>
                <w:kern w:val="2"/>
                <w:sz w:val="24"/>
                <w:szCs w:val="24"/>
                <w14:ligatures w14:val="standardContextual"/>
              </w:rPr>
              <w:tab/>
            </w:r>
            <w:r>
              <w:rPr>
                <w:rStyle w:val="IndexLink"/>
                <w:rFonts w:cs="Times New Roman" w:ascii="Times New Roman" w:hAnsi="Times New Roman"/>
              </w:rPr>
              <w:t>Macroeconomic outlook, end-2023─end-2027</w:t>
            </w:r>
            <w:r>
              <w:rPr>
                <w:webHidden/>
              </w:rPr>
              <w:fldChar w:fldCharType="begin"/>
            </w:r>
            <w:r>
              <w:rPr>
                <w:webHidden/>
              </w:rPr>
              <w:instrText xml:space="preserve">PAGEREF _Toc156831423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24">
            <w:r>
              <w:rPr>
                <w:webHidden/>
                <w:rStyle w:val="IndexLink"/>
                <w:vanish w:val="false"/>
              </w:rPr>
              <w:t>A.</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Forecast assumptions</w:t>
            </w:r>
            <w:r>
              <w:rPr>
                <w:webHidden/>
              </w:rPr>
              <w:fldChar w:fldCharType="begin"/>
            </w:r>
            <w:r>
              <w:rPr>
                <w:webHidden/>
              </w:rPr>
              <w:instrText xml:space="preserve">PAGEREF _Toc156831424 \h</w:instrText>
            </w:r>
            <w:r>
              <w:rPr>
                <w:webHidden/>
              </w:rPr>
              <w:fldChar w:fldCharType="separate"/>
            </w:r>
            <w:r>
              <w:rPr>
                <w:rStyle w:val="IndexLink"/>
                <w:vanish w:val="false"/>
              </w:rPr>
              <w:tab/>
              <w:t>18</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25">
            <w:r>
              <w:rPr>
                <w:webHidden/>
                <w:rStyle w:val="IndexLink"/>
                <w:rFonts w:cs="Times New Roman" w:ascii="Times New Roman" w:hAnsi="Times New Roman"/>
                <w:b/>
                <w:bCs/>
                <w:vanish w:val="false"/>
                <w:lang w:val="en-GB"/>
              </w:rPr>
              <w:t>1.</w:t>
            </w:r>
            <w:r>
              <w:rPr>
                <w:rStyle w:val="IndexLink"/>
                <w:rFonts w:eastAsia="" w:eastAsiaTheme="minorEastAsia"/>
                <w:kern w:val="2"/>
                <w:sz w:val="24"/>
                <w:szCs w:val="24"/>
                <w14:ligatures w14:val="standardContextual"/>
              </w:rPr>
              <w:tab/>
            </w:r>
            <w:r>
              <w:rPr>
                <w:rStyle w:val="IndexLink"/>
                <w:rFonts w:cs="Times New Roman" w:ascii="Times New Roman" w:hAnsi="Times New Roman"/>
                <w:b/>
                <w:bCs/>
              </w:rPr>
              <w:t>External environment assumptions (WEO and other sources)</w:t>
            </w:r>
            <w:r>
              <w:rPr>
                <w:webHidden/>
              </w:rPr>
              <w:fldChar w:fldCharType="begin"/>
            </w:r>
            <w:r>
              <w:rPr>
                <w:webHidden/>
              </w:rPr>
              <w:instrText xml:space="preserve">PAGEREF _Toc156831425 \h</w:instrText>
            </w:r>
            <w:r>
              <w:rPr>
                <w:webHidden/>
              </w:rPr>
              <w:fldChar w:fldCharType="separate"/>
            </w:r>
            <w:r>
              <w:rPr>
                <w:rStyle w:val="IndexLink"/>
                <w:vanish w:val="false"/>
              </w:rPr>
              <w:tab/>
              <w:t>18</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26">
            <w:r>
              <w:rPr>
                <w:webHidden/>
                <w:rStyle w:val="IndexLink"/>
                <w:rFonts w:cs="Times New Roman" w:ascii="Times New Roman" w:hAnsi="Times New Roman"/>
                <w:b/>
                <w:bCs/>
                <w:vanish w:val="false"/>
                <w:lang w:val="en-GB"/>
              </w:rPr>
              <w:t>2.</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Domestic environment assumptions</w:t>
            </w:r>
            <w:r>
              <w:rPr>
                <w:webHidden/>
              </w:rPr>
              <w:fldChar w:fldCharType="begin"/>
            </w:r>
            <w:r>
              <w:rPr>
                <w:webHidden/>
              </w:rPr>
              <w:instrText xml:space="preserve">PAGEREF _Toc156831426 \h</w:instrText>
            </w:r>
            <w:r>
              <w:rPr>
                <w:webHidden/>
              </w:rPr>
              <w:fldChar w:fldCharType="separate"/>
            </w:r>
            <w:r>
              <w:rPr>
                <w:rStyle w:val="IndexLink"/>
                <w:vanish w:val="false"/>
              </w:rPr>
              <w:tab/>
              <w:t>19</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27">
            <w:r>
              <w:rPr>
                <w:webHidden/>
                <w:rStyle w:val="IndexLink"/>
                <w:rFonts w:cs="Times New Roman" w:ascii="Times New Roman" w:hAnsi="Times New Roman"/>
                <w:b/>
                <w:bCs/>
                <w:vanish w:val="false"/>
                <w:lang w:val="en-GB"/>
              </w:rPr>
              <w:t>3.</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Fiscal policy assumptions</w:t>
            </w:r>
            <w:r>
              <w:rPr>
                <w:webHidden/>
              </w:rPr>
              <w:fldChar w:fldCharType="begin"/>
            </w:r>
            <w:r>
              <w:rPr>
                <w:webHidden/>
              </w:rPr>
              <w:instrText xml:space="preserve">PAGEREF _Toc156831427 \h</w:instrText>
            </w:r>
            <w:r>
              <w:rPr>
                <w:webHidden/>
              </w:rPr>
              <w:fldChar w:fldCharType="separate"/>
            </w:r>
            <w:r>
              <w:rPr>
                <w:rStyle w:val="IndexLink"/>
                <w:vanish w:val="false"/>
              </w:rPr>
              <w:tab/>
              <w:t>19</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28">
            <w:r>
              <w:rPr>
                <w:webHidden/>
                <w:rStyle w:val="IndexLink"/>
                <w:vanish w:val="false"/>
                <w:lang w:val="en-GB"/>
              </w:rPr>
              <w:t>B.</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Summary of macroeconomic forecast</w:t>
            </w:r>
            <w:r>
              <w:rPr>
                <w:webHidden/>
              </w:rPr>
              <w:fldChar w:fldCharType="begin"/>
            </w:r>
            <w:r>
              <w:rPr>
                <w:webHidden/>
              </w:rPr>
              <w:instrText xml:space="preserve">PAGEREF _Toc156831428 \h</w:instrText>
            </w:r>
            <w:r>
              <w:rPr>
                <w:webHidden/>
              </w:rPr>
              <w:fldChar w:fldCharType="separate"/>
            </w:r>
            <w:r>
              <w:rPr>
                <w:rStyle w:val="IndexLink"/>
                <w:vanish w:val="false"/>
              </w:rPr>
              <w:tab/>
              <w:t>20</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29">
            <w:r>
              <w:rPr>
                <w:webHidden/>
                <w:rStyle w:val="IndexLink"/>
                <w:vanish w:val="false"/>
                <w:lang w:val="en-GB"/>
              </w:rPr>
              <w:t>C.</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Macroeconomic forecast narrative</w:t>
            </w:r>
            <w:r>
              <w:rPr>
                <w:webHidden/>
              </w:rPr>
              <w:fldChar w:fldCharType="begin"/>
            </w:r>
            <w:r>
              <w:rPr>
                <w:webHidden/>
              </w:rPr>
              <w:instrText xml:space="preserve">PAGEREF _Toc156831429 \h</w:instrText>
            </w:r>
            <w:r>
              <w:rPr>
                <w:webHidden/>
              </w:rPr>
              <w:fldChar w:fldCharType="separate"/>
            </w:r>
            <w:r>
              <w:rPr>
                <w:rStyle w:val="IndexLink"/>
                <w:vanish w:val="false"/>
              </w:rPr>
              <w:tab/>
              <w:t>21</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30">
            <w:r>
              <w:rPr>
                <w:webHidden/>
                <w:rStyle w:val="IndexLink"/>
                <w:rFonts w:cs="Times New Roman" w:ascii="Times New Roman" w:hAnsi="Times New Roman"/>
                <w:b/>
                <w:bCs/>
                <w:vanish w:val="false"/>
                <w:lang w:val="en-GB"/>
              </w:rPr>
              <w:t>1.</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Output (GDP) and cyclical position</w:t>
            </w:r>
            <w:r>
              <w:rPr>
                <w:webHidden/>
              </w:rPr>
              <w:fldChar w:fldCharType="begin"/>
            </w:r>
            <w:r>
              <w:rPr>
                <w:webHidden/>
              </w:rPr>
              <w:instrText xml:space="preserve">PAGEREF _Toc156831430 \h</w:instrText>
            </w:r>
            <w:r>
              <w:rPr>
                <w:webHidden/>
              </w:rPr>
              <w:fldChar w:fldCharType="separate"/>
            </w:r>
            <w:r>
              <w:rPr>
                <w:rStyle w:val="IndexLink"/>
                <w:vanish w:val="false"/>
              </w:rPr>
              <w:tab/>
              <w:t>21</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31">
            <w:r>
              <w:rPr>
                <w:webHidden/>
                <w:rStyle w:val="IndexLink"/>
                <w:rFonts w:cs="Times New Roman" w:ascii="Times New Roman" w:hAnsi="Times New Roman"/>
                <w:b/>
                <w:bCs/>
                <w:vanish w:val="false"/>
                <w:lang w:val="en-GB"/>
              </w:rPr>
              <w:t>2.</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Private final demands and cyclical position</w:t>
            </w:r>
            <w:r>
              <w:rPr>
                <w:webHidden/>
              </w:rPr>
              <w:fldChar w:fldCharType="begin"/>
            </w:r>
            <w:r>
              <w:rPr>
                <w:webHidden/>
              </w:rPr>
              <w:instrText xml:space="preserve">PAGEREF _Toc156831431 \h</w:instrText>
            </w:r>
            <w:r>
              <w:rPr>
                <w:webHidden/>
              </w:rPr>
              <w:fldChar w:fldCharType="separate"/>
            </w:r>
            <w:r>
              <w:rPr>
                <w:rStyle w:val="IndexLink"/>
                <w:vanish w:val="false"/>
              </w:rPr>
              <w:tab/>
              <w:t>23</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32">
            <w:r>
              <w:rPr>
                <w:webHidden/>
                <w:rStyle w:val="IndexLink"/>
                <w:rFonts w:cs="Times New Roman" w:ascii="Times New Roman" w:hAnsi="Times New Roman"/>
                <w:b/>
                <w:bCs/>
                <w:vanish w:val="false"/>
                <w:lang w:val="en-GB"/>
              </w:rPr>
              <w:t>3.</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Fiscal policies and government demand</w:t>
            </w:r>
            <w:r>
              <w:rPr>
                <w:webHidden/>
              </w:rPr>
              <w:fldChar w:fldCharType="begin"/>
            </w:r>
            <w:r>
              <w:rPr>
                <w:webHidden/>
              </w:rPr>
              <w:instrText xml:space="preserve">PAGEREF _Toc156831432 \h</w:instrText>
            </w:r>
            <w:r>
              <w:rPr>
                <w:webHidden/>
              </w:rPr>
              <w:fldChar w:fldCharType="separate"/>
            </w:r>
            <w:r>
              <w:rPr>
                <w:rStyle w:val="IndexLink"/>
                <w:vanish w:val="false"/>
              </w:rPr>
              <w:tab/>
              <w:t>26</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33">
            <w:r>
              <w:rPr>
                <w:webHidden/>
                <w:rStyle w:val="IndexLink"/>
                <w:rFonts w:cs="Times New Roman" w:ascii="Times New Roman" w:hAnsi="Times New Roman"/>
                <w:b/>
                <w:bCs/>
                <w:vanish w:val="false"/>
                <w:lang w:val="en-GB"/>
              </w:rPr>
              <w:t>4.</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Inflation (CPI)</w:t>
            </w:r>
            <w:r>
              <w:rPr>
                <w:webHidden/>
              </w:rPr>
              <w:fldChar w:fldCharType="begin"/>
            </w:r>
            <w:r>
              <w:rPr>
                <w:webHidden/>
              </w:rPr>
              <w:instrText xml:space="preserve">PAGEREF _Toc156831433 \h</w:instrText>
            </w:r>
            <w:r>
              <w:rPr>
                <w:webHidden/>
              </w:rPr>
              <w:fldChar w:fldCharType="separate"/>
            </w:r>
            <w:r>
              <w:rPr>
                <w:rStyle w:val="IndexLink"/>
                <w:vanish w:val="false"/>
              </w:rPr>
              <w:tab/>
              <w:t>30</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34">
            <w:r>
              <w:rPr>
                <w:webHidden/>
                <w:rStyle w:val="IndexLink"/>
                <w:rFonts w:cs="Times New Roman" w:ascii="Times New Roman" w:hAnsi="Times New Roman"/>
                <w:b/>
                <w:bCs/>
                <w:vanish w:val="false"/>
                <w:lang w:val="en-GB"/>
              </w:rPr>
              <w:t>5.</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Policy interest rate and real interest rate</w:t>
            </w:r>
            <w:r>
              <w:rPr>
                <w:webHidden/>
              </w:rPr>
              <w:fldChar w:fldCharType="begin"/>
            </w:r>
            <w:r>
              <w:rPr>
                <w:webHidden/>
              </w:rPr>
              <w:instrText xml:space="preserve">PAGEREF _Toc156831434 \h</w:instrText>
            </w:r>
            <w:r>
              <w:rPr>
                <w:webHidden/>
              </w:rPr>
              <w:fldChar w:fldCharType="separate"/>
            </w:r>
            <w:r>
              <w:rPr>
                <w:rStyle w:val="IndexLink"/>
                <w:vanish w:val="false"/>
              </w:rPr>
              <w:tab/>
              <w:t>34</w:t>
            </w:r>
            <w:r>
              <w:rPr>
                <w:webHidden/>
              </w:rPr>
              <w:fldChar w:fldCharType="end"/>
            </w:r>
          </w:hyperlink>
        </w:p>
        <w:p>
          <w:pPr>
            <w:pStyle w:val="Contents3"/>
            <w:tabs>
              <w:tab w:val="clear" w:pos="720"/>
              <w:tab w:val="left" w:pos="960" w:leader="none"/>
              <w:tab w:val="right" w:pos="9890" w:leader="dot"/>
            </w:tabs>
            <w:rPr>
              <w:rFonts w:eastAsia="" w:eastAsiaTheme="minorEastAsia"/>
              <w:kern w:val="2"/>
              <w:sz w:val="24"/>
              <w:szCs w:val="24"/>
              <w14:ligatures w14:val="standardContextual"/>
            </w:rPr>
          </w:pPr>
          <w:hyperlink w:anchor="_Toc156831435">
            <w:r>
              <w:rPr>
                <w:webHidden/>
                <w:rStyle w:val="IndexLink"/>
                <w:rFonts w:cs="Times New Roman" w:ascii="Times New Roman" w:hAnsi="Times New Roman"/>
                <w:b/>
                <w:bCs/>
                <w:vanish w:val="false"/>
                <w:lang w:val="en-GB"/>
              </w:rPr>
              <w:t>6.</w:t>
            </w:r>
            <w:r>
              <w:rPr>
                <w:rStyle w:val="IndexLink"/>
                <w:rFonts w:eastAsia="" w:eastAsiaTheme="minorEastAsia"/>
                <w:kern w:val="2"/>
                <w:sz w:val="24"/>
                <w:szCs w:val="24"/>
                <w14:ligatures w14:val="standardContextual"/>
              </w:rPr>
              <w:tab/>
            </w:r>
            <w:r>
              <w:rPr>
                <w:rStyle w:val="IndexLink"/>
                <w:rFonts w:cs="Times New Roman" w:ascii="Times New Roman" w:hAnsi="Times New Roman"/>
                <w:b/>
                <w:bCs/>
                <w:lang w:val="en-GB"/>
              </w:rPr>
              <w:t>Exchange rate (ER) and real exchange rate (RER)</w:t>
            </w:r>
            <w:r>
              <w:rPr>
                <w:webHidden/>
              </w:rPr>
              <w:fldChar w:fldCharType="begin"/>
            </w:r>
            <w:r>
              <w:rPr>
                <w:webHidden/>
              </w:rPr>
              <w:instrText xml:space="preserve">PAGEREF _Toc156831435 \h</w:instrText>
            </w:r>
            <w:r>
              <w:rPr>
                <w:webHidden/>
              </w:rPr>
              <w:fldChar w:fldCharType="separate"/>
            </w:r>
            <w:r>
              <w:rPr>
                <w:rStyle w:val="IndexLink"/>
                <w:vanish w:val="false"/>
              </w:rPr>
              <w:tab/>
              <w:t>36</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36">
            <w:r>
              <w:rPr>
                <w:webHidden/>
                <w:rStyle w:val="IndexLink"/>
                <w:vanish w:val="false"/>
              </w:rPr>
              <w:t>D.</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Summary of policy stance and forecast</w:t>
            </w:r>
            <w:r>
              <w:rPr>
                <w:webHidden/>
              </w:rPr>
              <w:fldChar w:fldCharType="begin"/>
            </w:r>
            <w:r>
              <w:rPr>
                <w:webHidden/>
              </w:rPr>
              <w:instrText xml:space="preserve">PAGEREF _Toc156831436 \h</w:instrText>
            </w:r>
            <w:r>
              <w:rPr>
                <w:webHidden/>
              </w:rPr>
              <w:fldChar w:fldCharType="separate"/>
            </w:r>
            <w:r>
              <w:rPr>
                <w:rStyle w:val="IndexLink"/>
                <w:vanish w:val="false"/>
              </w:rPr>
              <w:tab/>
              <w:t>39</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37">
            <w:r>
              <w:rPr>
                <w:webHidden/>
                <w:rStyle w:val="IndexLink"/>
                <w:vanish w:val="false"/>
              </w:rPr>
              <w:t>IV.</w:t>
            </w:r>
            <w:r>
              <w:rPr>
                <w:rStyle w:val="IndexLink"/>
                <w:rFonts w:eastAsia="" w:cs="" w:cstheme="minorBidi" w:eastAsiaTheme="minorEastAsia"/>
                <w:b w:val="false"/>
                <w:bCs w:val="false"/>
                <w:color w:val="auto"/>
                <w:kern w:val="2"/>
                <w:sz w:val="24"/>
                <w:szCs w:val="24"/>
                <w14:ligatures w14:val="standardContextual"/>
              </w:rPr>
              <w:tab/>
            </w:r>
            <w:r>
              <w:rPr>
                <w:rStyle w:val="IndexLink"/>
                <w:rFonts w:cs="Times New Roman" w:ascii="Times New Roman" w:hAnsi="Times New Roman"/>
              </w:rPr>
              <w:t>Supplementary information</w:t>
            </w:r>
            <w:r>
              <w:rPr>
                <w:webHidden/>
              </w:rPr>
              <w:fldChar w:fldCharType="begin"/>
            </w:r>
            <w:r>
              <w:rPr>
                <w:webHidden/>
              </w:rPr>
              <w:instrText xml:space="preserve">PAGEREF _Toc156831437 \h</w:instrText>
            </w:r>
            <w:r>
              <w:rPr>
                <w:webHidden/>
              </w:rPr>
              <w:fldChar w:fldCharType="separate"/>
            </w:r>
            <w:r>
              <w:rPr>
                <w:rStyle w:val="IndexLink"/>
                <w:vanish w:val="false"/>
              </w:rPr>
              <w:tab/>
              <w:t>41</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38">
            <w:r>
              <w:rPr>
                <w:webHidden/>
                <w:rStyle w:val="IndexLink"/>
                <w:vanish w:val="false"/>
              </w:rPr>
              <w:t>A.</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lang w:val="en-GB"/>
              </w:rPr>
              <w:t>Comparison</w:t>
            </w:r>
            <w:r>
              <w:rPr>
                <w:rStyle w:val="IndexLink"/>
              </w:rPr>
              <w:t xml:space="preserve"> with Macroeconomic Framework projections</w:t>
            </w:r>
            <w:r>
              <w:rPr>
                <w:webHidden/>
              </w:rPr>
              <w:fldChar w:fldCharType="begin"/>
            </w:r>
            <w:r>
              <w:rPr>
                <w:webHidden/>
              </w:rPr>
              <w:instrText xml:space="preserve">PAGEREF _Toc156831438 \h</w:instrText>
            </w:r>
            <w:r>
              <w:rPr>
                <w:webHidden/>
              </w:rPr>
              <w:fldChar w:fldCharType="separate"/>
            </w:r>
            <w:r>
              <w:rPr>
                <w:rStyle w:val="IndexLink"/>
                <w:vanish w:val="false"/>
              </w:rPr>
              <w:tab/>
              <w:t>41</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39">
            <w:r>
              <w:rPr>
                <w:webHidden/>
                <w:rStyle w:val="IndexLink"/>
                <w:vanish w:val="false"/>
              </w:rPr>
              <w:t>B.</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Alternative scenarios and policy responses</w:t>
            </w:r>
            <w:r>
              <w:rPr>
                <w:webHidden/>
              </w:rPr>
              <w:fldChar w:fldCharType="begin"/>
            </w:r>
            <w:r>
              <w:rPr>
                <w:webHidden/>
              </w:rPr>
              <w:instrText xml:space="preserve">PAGEREF _Toc156831439 \h</w:instrText>
            </w:r>
            <w:r>
              <w:rPr>
                <w:webHidden/>
              </w:rPr>
              <w:fldChar w:fldCharType="separate"/>
            </w:r>
            <w:r>
              <w:rPr>
                <w:rStyle w:val="IndexLink"/>
                <w:vanish w:val="false"/>
              </w:rPr>
              <w:tab/>
              <w:t>42</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40">
            <w:r>
              <w:rPr>
                <w:webHidden/>
                <w:rStyle w:val="IndexLink"/>
                <w:vanish w:val="false"/>
                <w:lang w:val="en-GB"/>
              </w:rPr>
              <w:t>1.</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Scenario of higher foreign food and oil prices in 2023-24 to be updated</w:t>
            </w:r>
            <w:r>
              <w:rPr>
                <w:webHidden/>
              </w:rPr>
              <w:fldChar w:fldCharType="begin"/>
            </w:r>
            <w:r>
              <w:rPr>
                <w:webHidden/>
              </w:rPr>
              <w:instrText xml:space="preserve">PAGEREF _Toc156831440 \h</w:instrText>
            </w:r>
            <w:r>
              <w:rPr>
                <w:webHidden/>
              </w:rPr>
              <w:fldChar w:fldCharType="separate"/>
            </w:r>
            <w:r>
              <w:rPr>
                <w:rStyle w:val="IndexLink"/>
                <w:vanish w:val="false"/>
              </w:rPr>
              <w:tab/>
              <w:t>42</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color w:val="auto"/>
              <w:kern w:val="2"/>
              <w:sz w:val="24"/>
              <w:szCs w:val="24"/>
              <w14:ligatures w14:val="standardContextual"/>
            </w:rPr>
          </w:pPr>
          <w:hyperlink w:anchor="_Toc156831441">
            <w:r>
              <w:rPr>
                <w:webHidden/>
                <w:rStyle w:val="IndexLink"/>
                <w:vanish w:val="false"/>
              </w:rPr>
              <w:t>2.</w:t>
            </w:r>
            <w:r>
              <w:rPr>
                <w:rStyle w:val="IndexLink"/>
                <w:rFonts w:eastAsia="" w:cs="" w:ascii="Calibri" w:hAnsi="Calibri" w:asciiTheme="minorHAnsi" w:cstheme="minorBidi" w:eastAsiaTheme="minorEastAsia" w:hAnsiTheme="minorHAnsi"/>
                <w:b w:val="false"/>
                <w:bCs w:val="false"/>
                <w:color w:val="auto"/>
                <w:kern w:val="2"/>
                <w:sz w:val="24"/>
                <w:szCs w:val="24"/>
                <w14:ligatures w14:val="standardContextual"/>
              </w:rPr>
              <w:tab/>
            </w:r>
            <w:r>
              <w:rPr>
                <w:rStyle w:val="IndexLink"/>
              </w:rPr>
              <w:t>Possible domestic policy response</w:t>
            </w:r>
            <w:r>
              <w:rPr>
                <w:webHidden/>
              </w:rPr>
              <w:fldChar w:fldCharType="begin"/>
            </w:r>
            <w:r>
              <w:rPr>
                <w:webHidden/>
              </w:rPr>
              <w:instrText xml:space="preserve">PAGEREF _Toc156831441 \h</w:instrText>
            </w:r>
            <w:r>
              <w:rPr>
                <w:webHidden/>
              </w:rPr>
              <w:fldChar w:fldCharType="separate"/>
            </w:r>
            <w:r>
              <w:rPr>
                <w:rStyle w:val="IndexLink"/>
                <w:vanish w:val="false"/>
              </w:rPr>
              <w:tab/>
              <w:t>43</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42">
            <w:r>
              <w:rPr>
                <w:webHidden/>
                <w:rStyle w:val="IndexLink"/>
                <w:rFonts w:eastAsia="Calibri" w:cs="Times New Roman" w:ascii="Times New Roman" w:hAnsi="Times New Roman"/>
                <w:vanish w:val="false"/>
              </w:rPr>
              <w:t>Annex 1. Rwanda Quarterly Macro-Fiscal Model (QMFM) main features</w:t>
            </w:r>
            <w:r>
              <w:rPr>
                <w:webHidden/>
              </w:rPr>
              <w:fldChar w:fldCharType="begin"/>
            </w:r>
            <w:r>
              <w:rPr>
                <w:webHidden/>
              </w:rPr>
              <w:instrText xml:space="preserve">PAGEREF _Toc156831442 \h</w:instrText>
            </w:r>
            <w:r>
              <w:rPr>
                <w:webHidden/>
              </w:rPr>
              <w:fldChar w:fldCharType="separate"/>
            </w:r>
            <w:r>
              <w:rPr>
                <w:rStyle w:val="IndexLink"/>
                <w:vanish w:val="false"/>
              </w:rPr>
              <w:tab/>
              <w:t>44</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43">
            <w:r>
              <w:rPr>
                <w:webHidden/>
                <w:rStyle w:val="IndexLink"/>
                <w:rFonts w:eastAsia="Calibri" w:cs="Times New Roman" w:ascii="Times New Roman" w:hAnsi="Times New Roman"/>
                <w:vanish w:val="false"/>
              </w:rPr>
              <w:t>Annex 2. Model calibration/filtering using model properties and historical data (2006-23Q2)</w:t>
            </w:r>
            <w:r>
              <w:rPr>
                <w:webHidden/>
              </w:rPr>
              <w:fldChar w:fldCharType="begin"/>
            </w:r>
            <w:r>
              <w:rPr>
                <w:webHidden/>
              </w:rPr>
              <w:instrText xml:space="preserve">PAGEREF _Toc156831443 \h</w:instrText>
            </w:r>
            <w:r>
              <w:rPr>
                <w:webHidden/>
              </w:rPr>
              <w:fldChar w:fldCharType="separate"/>
            </w:r>
            <w:r>
              <w:rPr>
                <w:rStyle w:val="IndexLink"/>
                <w:vanish w:val="false"/>
              </w:rPr>
              <w:tab/>
              <w:t>48</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44">
            <w:r>
              <w:rPr>
                <w:webHidden/>
                <w:rStyle w:val="IndexLink"/>
                <w:rFonts w:eastAsia="Calibri" w:cs="Times New Roman" w:ascii="Times New Roman" w:hAnsi="Times New Roman"/>
                <w:vanish w:val="false"/>
              </w:rPr>
              <w:t>Annex 3. Recent developments of other final demands and decomposition (2015-23Q2)</w:t>
            </w:r>
            <w:r>
              <w:rPr>
                <w:webHidden/>
              </w:rPr>
              <w:fldChar w:fldCharType="begin"/>
            </w:r>
            <w:r>
              <w:rPr>
                <w:webHidden/>
              </w:rPr>
              <w:instrText xml:space="preserve">PAGEREF _Toc156831444 \h</w:instrText>
            </w:r>
            <w:r>
              <w:rPr>
                <w:webHidden/>
              </w:rPr>
              <w:fldChar w:fldCharType="separate"/>
            </w:r>
            <w:r>
              <w:rPr>
                <w:rStyle w:val="IndexLink"/>
                <w:vanish w:val="false"/>
              </w:rPr>
              <w:tab/>
              <w:t>49</w:t>
            </w:r>
            <w:r>
              <w:rPr>
                <w:webHidden/>
              </w:rPr>
              <w:fldChar w:fldCharType="end"/>
            </w:r>
          </w:hyperlink>
        </w:p>
        <w:p>
          <w:pPr>
            <w:pStyle w:val="Contents1"/>
            <w:rPr>
              <w:rFonts w:eastAsia="" w:cs="" w:cstheme="minorBidi" w:eastAsiaTheme="minorEastAsia"/>
              <w:b w:val="false"/>
              <w:b w:val="false"/>
              <w:bCs w:val="false"/>
              <w:color w:val="auto"/>
              <w:kern w:val="2"/>
              <w:sz w:val="24"/>
              <w:szCs w:val="24"/>
              <w14:ligatures w14:val="standardContextual"/>
            </w:rPr>
          </w:pPr>
          <w:hyperlink w:anchor="_Toc156831445">
            <w:r>
              <w:rPr>
                <w:webHidden/>
                <w:rStyle w:val="IndexLink"/>
                <w:rFonts w:eastAsia="Calibri" w:cs="Times New Roman" w:ascii="Times New Roman" w:hAnsi="Times New Roman"/>
                <w:vanish w:val="false"/>
              </w:rPr>
              <w:t>Annex 4. Fiscal block: deficit, fiscal policies, and fiscal impulse in the model</w:t>
            </w:r>
            <w:r>
              <w:rPr>
                <w:webHidden/>
              </w:rPr>
              <w:fldChar w:fldCharType="begin"/>
            </w:r>
            <w:r>
              <w:rPr>
                <w:webHidden/>
              </w:rPr>
              <w:instrText xml:space="preserve">PAGEREF _Toc156831445 \h</w:instrText>
            </w:r>
            <w:r>
              <w:rPr>
                <w:webHidden/>
              </w:rPr>
              <w:fldChar w:fldCharType="separate"/>
            </w:r>
            <w:r>
              <w:rPr>
                <w:rStyle w:val="IndexLink"/>
                <w:vanish w:val="false"/>
              </w:rPr>
              <w:tab/>
              <w:t>51</w:t>
            </w:r>
            <w:r>
              <w:rPr>
                <w:webHidden/>
              </w:rPr>
              <w:fldChar w:fldCharType="end"/>
            </w:r>
          </w:hyperlink>
          <w:r>
            <w:rPr>
              <w:rStyle w:val="IndexLink"/>
              <w:vanish w:val="false"/>
            </w:rPr>
            <w:fldChar w:fldCharType="end"/>
          </w:r>
        </w:p>
      </w:sdtContent>
    </w:sdt>
    <w:p>
      <w:pPr>
        <w:pStyle w:val="Heading1"/>
        <w:spacing w:before="120" w:after="240"/>
        <w:ind w:left="0" w:hanging="0"/>
        <w:rPr>
          <w:rFonts w:ascii="Times New Roman" w:hAnsi="Times New Roman" w:eastAsia="Times New Roman" w:cs="Times New Roman"/>
          <w:b/>
          <w:b/>
          <w:bCs/>
          <w:sz w:val="28"/>
          <w:szCs w:val="28"/>
        </w:rPr>
      </w:pPr>
      <w:bookmarkStart w:id="2" w:name="_Toc156831413"/>
      <w:r>
        <w:rPr>
          <w:rFonts w:eastAsia="Times New Roman" w:cs="Times New Roman" w:ascii="Times New Roman" w:hAnsi="Times New Roman"/>
          <w:b/>
          <w:bCs/>
          <w:sz w:val="28"/>
          <w:szCs w:val="28"/>
        </w:rPr>
        <w:t>Recent macroeconomic developments, 2019-23</w:t>
      </w:r>
      <w:bookmarkEnd w:id="2"/>
      <w:r>
        <w:rPr>
          <w:rFonts w:eastAsia="Times New Roman" w:cs="Times New Roman" w:ascii="Times New Roman" w:hAnsi="Times New Roman"/>
          <w:b/>
          <w:bCs/>
          <w:sz w:val="28"/>
          <w:szCs w:val="28"/>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This section assesses recent macro developments since just before Covid </w:t>
      </w:r>
      <w:commentRangeStart w:id="5"/>
      <w:r>
        <w:rPr>
          <w:rFonts w:cs="Times New Roman" w:ascii="Times New Roman" w:hAnsi="Times New Roman"/>
          <w:sz w:val="24"/>
          <w:szCs w:val="24"/>
        </w:rPr>
        <w:t>using a macro model</w:t>
      </w:r>
      <w:r>
        <w:rPr>
          <w:rFonts w:cs="Times New Roman" w:ascii="Times New Roman" w:hAnsi="Times New Roman"/>
          <w:sz w:val="24"/>
          <w:szCs w:val="24"/>
        </w:rPr>
      </w:r>
      <w:commentRangeEnd w:id="5"/>
      <w:r>
        <w:commentReference w:id="5"/>
      </w:r>
      <w:r>
        <w:rPr>
          <w:rFonts w:cs="Times New Roman" w:ascii="Times New Roman" w:hAnsi="Times New Roman"/>
          <w:sz w:val="24"/>
          <w:szCs w:val="24"/>
        </w:rPr>
        <w:t>.</w:t>
      </w:r>
      <w:r>
        <w:rPr>
          <w:rStyle w:val="FootnoteAnchor"/>
          <w:rFonts w:eastAsia="Times New Roman" w:cs="Times New Roman" w:ascii="Times New Roman" w:hAnsi="Times New Roman"/>
          <w:sz w:val="24"/>
          <w:szCs w:val="24"/>
        </w:rPr>
        <w:footnoteReference w:id="3"/>
      </w:r>
      <w:r>
        <w:rPr>
          <w:rFonts w:cs="Times New Roman" w:ascii="Times New Roman" w:hAnsi="Times New Roman"/>
          <w:sz w:val="24"/>
          <w:szCs w:val="24"/>
        </w:rPr>
        <w:t xml:space="preserve"> The model identifies the drivers of key macro aggregates, is calibrated to fit full data for 2006Q1-2023Q2 and to obtain plausible trends and other unobserved variables using exogenous information and judgment for various parameters, and provides the initial conditions for the forecast.</w:t>
      </w:r>
      <w:r>
        <w:rPr>
          <w:rStyle w:val="FootnoteAnchor"/>
          <w:rFonts w:cs="Times New Roman" w:ascii="Times New Roman" w:hAnsi="Times New Roman"/>
          <w:sz w:val="24"/>
          <w:szCs w:val="24"/>
        </w:rPr>
        <w:footnoteReference w:id="4"/>
      </w:r>
    </w:p>
    <w:p>
      <w:pPr>
        <w:pStyle w:val="Heading2"/>
        <w:numPr>
          <w:ilvl w:val="1"/>
          <w:numId w:val="2"/>
        </w:numPr>
        <w:spacing w:before="40" w:after="240"/>
        <w:ind w:left="504" w:hanging="72"/>
        <w:rPr>
          <w:rFonts w:ascii="Times New Roman" w:hAnsi="Times New Roman" w:cs="Times New Roman"/>
          <w:b/>
          <w:b/>
          <w:bCs/>
          <w:lang w:val="en-GB"/>
        </w:rPr>
      </w:pPr>
      <w:bookmarkStart w:id="3" w:name="_Toc156831414"/>
      <w:r>
        <w:rPr>
          <w:rFonts w:cs="Times New Roman" w:ascii="Times New Roman" w:hAnsi="Times New Roman"/>
          <w:b/>
          <w:bCs/>
          <w:lang w:val="en-GB"/>
        </w:rPr>
        <w:t>External environment</w:t>
      </w:r>
      <w:bookmarkEnd w:id="3"/>
    </w:p>
    <w:p>
      <w:pPr>
        <w:pStyle w:val="Normal"/>
        <w:spacing w:before="0" w:after="120"/>
        <w:rPr>
          <w:rFonts w:ascii="Times New Roman" w:hAnsi="Times New Roman" w:cs="Times New Roman"/>
          <w:b/>
          <w:b/>
          <w:bCs/>
          <w:sz w:val="24"/>
          <w:szCs w:val="24"/>
          <w:lang w:val="en-GB"/>
        </w:rPr>
      </w:pPr>
      <w:r>
        <w:rPr>
          <w:rFonts w:cs="Times New Roman" w:ascii="Times New Roman" w:hAnsi="Times New Roman"/>
          <w:color w:val="000000" w:themeColor="text1"/>
          <w:sz w:val="24"/>
          <w:szCs w:val="24"/>
          <w:lang w:val="en-GB"/>
        </w:rPr>
        <w:t>Rwanda’s external environment in 2021-23 was overall less favorable than in 2019-20, with favorable factors more than offset by unfavorable ones. With increases in import prices far exceeding those in export prices, the commodity terms of trade fell significantly over the period (</w:t>
      </w:r>
      <w:r>
        <w:rPr>
          <w:rFonts w:cs="Times New Roman" w:ascii="Times New Roman" w:hAnsi="Times New Roman"/>
          <w:b/>
          <w:bCs/>
          <w:color w:val="0070C0"/>
          <w:sz w:val="24"/>
          <w:szCs w:val="24"/>
          <w:lang w:val="en-GB"/>
        </w:rPr>
        <w:t>Table 1</w:t>
      </w:r>
      <w:r>
        <w:rPr>
          <w:rFonts w:cs="Times New Roman" w:ascii="Times New Roman" w:hAnsi="Times New Roman"/>
          <w:color w:val="000000" w:themeColor="text1"/>
          <w:sz w:val="24"/>
          <w:szCs w:val="24"/>
          <w:lang w:val="en-GB"/>
        </w:rPr>
        <w:t>).</w:t>
      </w:r>
    </w:p>
    <w:tbl>
      <w:tblPr>
        <w:tblStyle w:val="TableGrid"/>
        <w:tblW w:w="1011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14"/>
      </w:tblGrid>
      <w:tr>
        <w:trPr>
          <w:trHeight w:val="2446" w:hRule="atLeast"/>
        </w:trPr>
        <w:tc>
          <w:tcPr>
            <w:tcW w:w="10114" w:type="dxa"/>
            <w:tcBorders>
              <w:top w:val="single" w:sz="12" w:space="0" w:color="FFD966"/>
              <w:left w:val="single" w:sz="12" w:space="0" w:color="FFD966"/>
              <w:bottom w:val="single" w:sz="12" w:space="0" w:color="FFD966"/>
              <w:right w:val="single" w:sz="12" w:space="0" w:color="FFD966"/>
            </w:tcBorders>
            <w:shd w:color="auto" w:fill="FFF2CC" w:themeFill="accent4" w:themeFillTint="33" w:val="clear"/>
          </w:tcPr>
          <w:p>
            <w:pPr>
              <w:pStyle w:val="Normal"/>
              <w:widowControl w:val="false"/>
              <w:suppressAutoHyphens w:val="true"/>
              <w:spacing w:lineRule="auto" w:line="240" w:before="0" w:after="120"/>
              <w:jc w:val="left"/>
              <w:rPr>
                <w:b/>
                <w:b/>
                <w:bCs/>
                <w:color w:val="0070C0"/>
              </w:rPr>
            </w:pPr>
            <w:r>
              <w:rPr>
                <w:rFonts w:eastAsia="Calibri" w:cs=""/>
                <w:b/>
                <w:bCs/>
                <w:color w:val="0070C0"/>
                <w:kern w:val="0"/>
                <w:sz w:val="22"/>
                <w:szCs w:val="22"/>
                <w:lang w:val="en-US" w:eastAsia="en-US" w:bidi="ar-SA"/>
              </w:rPr>
              <w:t xml:space="preserve">Table 1. Rwanda’s external environment in recent years,  y-on-y % growth </w:t>
            </w:r>
            <w:r>
              <w:rPr>
                <w:rFonts w:eastAsia="Calibri" w:cs=""/>
                <w:color w:val="0070C0"/>
                <w:kern w:val="0"/>
                <w:sz w:val="20"/>
                <w:szCs w:val="20"/>
                <w:lang w:val="en-US" w:eastAsia="en-US" w:bidi="ar-SA"/>
              </w:rPr>
              <w:t>(unless indicated otherwise)</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6286500" cy="13322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86500" cy="1332230"/>
                          </a:xfrm>
                          <a:prstGeom prst="rect">
                            <a:avLst/>
                          </a:prstGeom>
                        </pic:spPr>
                      </pic:pic>
                    </a:graphicData>
                  </a:graphic>
                </wp:inline>
              </w:drawing>
            </w:r>
          </w:p>
        </w:tc>
      </w:tr>
    </w:tbl>
    <w:p>
      <w:pPr>
        <w:pStyle w:val="Normal"/>
        <w:spacing w:lineRule="auto" w:line="276" w:before="120" w:after="120"/>
        <w:jc w:val="both"/>
        <w:rPr>
          <w:rFonts w:ascii="Times New Roman" w:hAnsi="Times New Roman" w:cs="Times New Roman"/>
          <w:sz w:val="24"/>
          <w:szCs w:val="24"/>
          <w:lang w:val="en-GB"/>
        </w:rPr>
      </w:pPr>
      <w:r>
        <w:rPr>
          <w:rFonts w:cs="Times New Roman" w:ascii="Times New Roman" w:hAnsi="Times New Roman"/>
          <w:sz w:val="24"/>
          <w:szCs w:val="24"/>
          <w:lang w:val="en-GB"/>
        </w:rPr>
        <w:t xml:space="preserve">On the favorable side, trading partner demand grew at over 5% p.y., from less than 1% on average in 2019-20, narrowing the negative foreign output gap relevant for exports, boosting tourism and a few commodity exports. International interest rates were below 2% until 2022 when they started to increase as monetary policies tightened around the world to combat inflation induced by post-Covid pent-up demand, supply chain disruptions, and the war in Ukraine. However, interest rates remained negative in real terms. </w:t>
      </w:r>
    </w:p>
    <w:p>
      <w:pPr>
        <w:pStyle w:val="Normal"/>
        <w:spacing w:lineRule="auto" w:line="276" w:before="120" w:after="120"/>
        <w:rPr>
          <w:rFonts w:ascii="Times New Roman" w:hAnsi="Times New Roman" w:cs="Times New Roman"/>
          <w:sz w:val="24"/>
          <w:szCs w:val="24"/>
          <w:lang w:val="en-GB"/>
        </w:rPr>
      </w:pPr>
      <w:r>
        <w:rPr>
          <w:rFonts w:cs="Times New Roman" w:ascii="Times New Roman" w:hAnsi="Times New Roman"/>
          <w:sz w:val="24"/>
          <w:szCs w:val="24"/>
          <w:lang w:val="en-GB"/>
        </w:rPr>
        <w:t>Prices of Rwanda’s exports rose much in 2021-23 (coffee, tea, metals), but sharp increases in import prices more than offset the favorable export prices. Petroleum import prices doubled during 2021-22 and stayed high in 2023, and world food prices rose steeply from early 2021 and were some 40% above their 2019-20 level during 2021-23. Manufacturing prices also rose due to supply bottlenecks. Thus, Rwanda’s import prices as projected in WEO-GEE rose sharply in 2021-22 before stabilizing in 2023. As a result, the commodity terms of trade fell by a cumulative 6% during 2021-23.</w:t>
      </w:r>
    </w:p>
    <w:p>
      <w:pPr>
        <w:pStyle w:val="Heading2"/>
        <w:numPr>
          <w:ilvl w:val="1"/>
          <w:numId w:val="2"/>
        </w:numPr>
        <w:spacing w:before="40" w:after="120"/>
        <w:ind w:left="504" w:hanging="72"/>
        <w:rPr>
          <w:rFonts w:ascii="Times New Roman" w:hAnsi="Times New Roman" w:cs="Times New Roman"/>
          <w:b/>
          <w:b/>
          <w:bCs/>
          <w:lang w:val="en-GB"/>
        </w:rPr>
      </w:pPr>
      <w:bookmarkStart w:id="4" w:name="_Toc156831415"/>
      <w:r>
        <w:rPr>
          <w:rFonts w:cs="Times New Roman" w:ascii="Times New Roman" w:hAnsi="Times New Roman"/>
          <w:b/>
          <w:bCs/>
          <w:lang w:val="en-GB"/>
        </w:rPr>
        <w:t>Output and final demands</w:t>
      </w:r>
      <w:bookmarkEnd w:id="4"/>
    </w:p>
    <w:p>
      <w:pPr>
        <w:pStyle w:val="Normal"/>
        <w:spacing w:before="0" w:after="0"/>
        <w:jc w:val="both"/>
        <w:rPr>
          <w:rFonts w:ascii="Times New Roman" w:hAnsi="Times New Roman" w:cs="Times New Roman"/>
          <w:color w:val="C00000"/>
          <w:sz w:val="24"/>
          <w:szCs w:val="24"/>
        </w:rPr>
      </w:pPr>
      <w:r>
        <w:rPr>
          <w:rFonts w:cs="Times New Roman" w:ascii="Times New Roman" w:hAnsi="Times New Roman"/>
          <w:b/>
          <w:bCs/>
          <w:color w:val="2F5496" w:themeColor="accent1" w:themeShade="bf"/>
          <w:sz w:val="24"/>
          <w:szCs w:val="24"/>
        </w:rPr>
        <w:t>Output.</w:t>
      </w:r>
      <w:r>
        <w:rPr>
          <w:rFonts w:cs="Times New Roman" w:ascii="Times New Roman" w:hAnsi="Times New Roman"/>
          <w:color w:val="2F5496" w:themeColor="accent1" w:themeShade="bf"/>
          <w:sz w:val="24"/>
          <w:szCs w:val="24"/>
        </w:rPr>
        <w:t xml:space="preserve"> </w:t>
      </w:r>
      <w:r>
        <w:rPr>
          <w:rFonts w:cs="Times New Roman" w:ascii="Times New Roman" w:hAnsi="Times New Roman"/>
          <w:color w:val="000000" w:themeColor="text1"/>
          <w:sz w:val="24"/>
          <w:szCs w:val="24"/>
        </w:rPr>
        <w:t>Real</w:t>
      </w:r>
      <w:r>
        <w:rPr>
          <w:rFonts w:cs="Times New Roman" w:ascii="Times New Roman" w:hAnsi="Times New Roman"/>
          <w:color w:val="2F5496" w:themeColor="accent1" w:themeShade="bf"/>
          <w:sz w:val="24"/>
          <w:szCs w:val="24"/>
        </w:rPr>
        <w:t xml:space="preserve"> </w:t>
      </w:r>
      <w:r>
        <w:rPr>
          <w:rFonts w:cs="Times New Roman" w:ascii="Times New Roman" w:hAnsi="Times New Roman"/>
          <w:sz w:val="24"/>
          <w:szCs w:val="24"/>
        </w:rPr>
        <w:t>GDP growth averaged 7½ percent during 2000-19. Growth was above average—and output estimated to be a bit above potential—in 2019. Under Covid, Rwanda’s economy contracted in 2020Q2 (total lockdown), and y-on-y growth was negative in 2020Q2-4  (-12%, -4% and -1%) as supply constraints and external and domestic demand drops lowered production. In 2020, GDP dropped by -3.4% from 2019 and was almost 12% below its potential level had normal growth of 7.5% continued. Expansionary fiscal policies from 2020Q2 mitigated losses in income and consumption of households and enterprises, contained GDP losses in 2020 and helped the subsequent recovery. Despite the strong bounceback in 2021, output is estimated to have remained below potential level since then, as global instability related to the war in Ukraine slowed down the recovery from 2022Q1 onward (</w:t>
      </w:r>
      <w:r>
        <w:rPr>
          <w:rFonts w:cs="Times New Roman" w:ascii="Times New Roman" w:hAnsi="Times New Roman"/>
          <w:b/>
          <w:bCs/>
          <w:color w:val="0070C0"/>
          <w:sz w:val="24"/>
          <w:szCs w:val="24"/>
        </w:rPr>
        <w:t xml:space="preserve">Figures 1.1 </w:t>
      </w:r>
      <w:r>
        <w:rPr>
          <w:rFonts w:cs="Times New Roman" w:ascii="Times New Roman" w:hAnsi="Times New Roman"/>
          <w:sz w:val="24"/>
          <w:szCs w:val="24"/>
        </w:rPr>
        <w:t xml:space="preserve">and </w:t>
      </w:r>
      <w:r>
        <w:rPr>
          <w:rFonts w:cs="Times New Roman" w:ascii="Times New Roman" w:hAnsi="Times New Roman"/>
          <w:b/>
          <w:bCs/>
          <w:color w:val="0070C0"/>
          <w:sz w:val="24"/>
          <w:szCs w:val="24"/>
        </w:rPr>
        <w:t>1.3</w:t>
      </w:r>
      <w:r>
        <w:rPr>
          <w:rFonts w:cs="Times New Roman" w:ascii="Times New Roman" w:hAnsi="Times New Roman"/>
          <w:sz w:val="24"/>
          <w:szCs w:val="24"/>
        </w:rPr>
        <w:t xml:space="preserve">). </w:t>
      </w:r>
      <w:commentRangeStart w:id="6"/>
      <w:r>
        <w:rPr>
          <w:rFonts w:cs="Times New Roman" w:ascii="Times New Roman" w:hAnsi="Times New Roman"/>
          <w:sz w:val="24"/>
          <w:szCs w:val="24"/>
        </w:rPr>
        <w:t>Although it is difficult to assess potential GDP</w:t>
      </w:r>
      <w:r>
        <w:rPr>
          <w:rFonts w:cs="Times New Roman" w:ascii="Times New Roman" w:hAnsi="Times New Roman"/>
          <w:sz w:val="24"/>
          <w:szCs w:val="24"/>
        </w:rPr>
      </w:r>
      <w:commentRangeEnd w:id="6"/>
      <w:r>
        <w:commentReference w:id="6"/>
      </w:r>
      <w:r>
        <w:rPr>
          <w:rFonts w:cs="Times New Roman" w:ascii="Times New Roman" w:hAnsi="Times New Roman"/>
          <w:sz w:val="24"/>
          <w:szCs w:val="24"/>
        </w:rPr>
        <w:t xml:space="preserve"> when large shocks like Covid may leave permanent scars to production capacity, GDP is estimated to be almost 6% below potential in mid-2023.</w:t>
      </w:r>
    </w:p>
    <w:p>
      <w:pPr>
        <w:pStyle w:val="Normal"/>
        <w:spacing w:before="120" w:after="120"/>
        <w:jc w:val="both"/>
        <w:rPr>
          <w:rFonts w:ascii="Times New Roman" w:hAnsi="Times New Roman" w:cs="Times New Roman"/>
          <w:sz w:val="24"/>
          <w:szCs w:val="24"/>
          <w:lang w:val="en-GB"/>
        </w:rPr>
      </w:pPr>
      <w:r>
        <w:rPr>
          <w:rFonts w:cs="Times New Roman" w:ascii="Times New Roman" w:hAnsi="Times New Roman"/>
          <w:sz w:val="24"/>
          <w:szCs w:val="24"/>
          <w:lang w:val="en-GB"/>
        </w:rPr>
        <w:t xml:space="preserve">As consumption is about three-quarters of GDP, the drop in consumption accounts for a large part of the down pull of GDP levels since Covid </w:t>
      </w:r>
      <w:r>
        <w:rPr>
          <w:rFonts w:cs="Times New Roman" w:ascii="Times New Roman" w:hAnsi="Times New Roman"/>
          <w:sz w:val="24"/>
          <w:szCs w:val="24"/>
        </w:rPr>
        <w:t>(</w:t>
      </w:r>
      <w:r>
        <w:rPr>
          <w:rFonts w:cs="Times New Roman" w:ascii="Times New Roman" w:hAnsi="Times New Roman"/>
          <w:b/>
          <w:bCs/>
          <w:color w:val="0070C0"/>
          <w:sz w:val="24"/>
          <w:szCs w:val="24"/>
        </w:rPr>
        <w:t xml:space="preserve">Figures 1.2 </w:t>
      </w:r>
      <w:r>
        <w:rPr>
          <w:rFonts w:cs="Times New Roman" w:ascii="Times New Roman" w:hAnsi="Times New Roman"/>
          <w:sz w:val="24"/>
          <w:szCs w:val="24"/>
        </w:rPr>
        <w:t>and</w:t>
      </w:r>
      <w:r>
        <w:rPr>
          <w:rFonts w:cs="Times New Roman" w:ascii="Times New Roman" w:hAnsi="Times New Roman"/>
          <w:b/>
          <w:bCs/>
          <w:color w:val="0070C0"/>
          <w:sz w:val="24"/>
          <w:szCs w:val="24"/>
        </w:rPr>
        <w:t xml:space="preserve"> 1.3</w:t>
      </w:r>
      <w:r>
        <w:rPr>
          <w:rFonts w:cs="Times New Roman" w:ascii="Times New Roman" w:hAnsi="Times New Roman"/>
          <w:sz w:val="24"/>
          <w:szCs w:val="24"/>
        </w:rPr>
        <w:t>)</w:t>
      </w:r>
      <w:r>
        <w:rPr>
          <w:rFonts w:cs="Times New Roman" w:ascii="Times New Roman" w:hAnsi="Times New Roman"/>
          <w:sz w:val="24"/>
          <w:szCs w:val="24"/>
          <w:lang w:val="en-GB"/>
        </w:rPr>
        <w:t>. The drop in imports during Covid due to both foreign supply constraints and lack of demand, constituted a favorable shift toward domestic demand and offset somewhat the down pull effect of lower domestic and export demand. Consumption and investment recovered quickly, but exports remained sluggish until end-2022.</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34"/>
        <w:gridCol w:w="181"/>
        <w:gridCol w:w="5654"/>
      </w:tblGrid>
      <w:tr>
        <w:trPr/>
        <w:tc>
          <w:tcPr>
            <w:tcW w:w="9869" w:type="dxa"/>
            <w:gridSpan w:val="3"/>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rPr>
            </w:pPr>
            <w:r>
              <w:rPr>
                <w:rFonts w:eastAsia="Calibri" w:cs="Times New Roman" w:ascii="Times New Roman" w:hAnsi="Times New Roman"/>
                <w:b/>
                <w:bCs/>
                <w:color w:val="0070C0"/>
                <w:kern w:val="0"/>
                <w:sz w:val="20"/>
                <w:szCs w:val="20"/>
                <w:lang w:val="en-US" w:eastAsia="en-US" w:bidi="ar-SA"/>
              </w:rPr>
              <w:t>Figure 1. GDP-output: growth, gap and components, 2015-23</w:t>
            </w:r>
          </w:p>
        </w:tc>
      </w:tr>
      <w:tr>
        <w:trPr>
          <w:trHeight w:val="4182" w:hRule="atLeast"/>
        </w:trPr>
        <w:tc>
          <w:tcPr>
            <w:tcW w:w="403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rPr>
            </w:pPr>
            <w:r>
              <w:rPr>
                <w:rFonts w:eastAsia="Calibri" w:cs="Times New Roman" w:ascii="Times New Roman" w:hAnsi="Times New Roman"/>
                <w:b/>
                <w:bCs/>
                <w:color w:val="0070C0"/>
                <w:kern w:val="0"/>
                <w:sz w:val="20"/>
                <w:szCs w:val="20"/>
                <w:lang w:val="en-US" w:eastAsia="en-US" w:bidi="ar-SA"/>
              </w:rPr>
              <w:t>Fig. 1.1 Output level (blue) and trend,  loglevels  (l_y)</w:t>
            </w:r>
          </w:p>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jc w:val="both"/>
              <w:rPr>
                <w:rFonts w:ascii="Times New Roman" w:hAnsi="Times New Roman" w:cs="Times New Roman"/>
                <w:sz w:val="24"/>
                <w:szCs w:val="24"/>
              </w:rPr>
            </w:pPr>
            <w:r>
              <w:rPr/>
              <w:drawing>
                <wp:inline distT="0" distB="0" distL="0" distR="0">
                  <wp:extent cx="2425065" cy="2044700"/>
                  <wp:effectExtent l="0" t="0" r="0" b="0"/>
                  <wp:docPr id="2" name="Image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graph with a line going up&#10;&#10;Description automatically generated"/>
                          <pic:cNvPicPr>
                            <a:picLocks noChangeAspect="1" noChangeArrowheads="1"/>
                          </pic:cNvPicPr>
                        </pic:nvPicPr>
                        <pic:blipFill>
                          <a:blip r:embed="rId3"/>
                          <a:stretch>
                            <a:fillRect/>
                          </a:stretch>
                        </pic:blipFill>
                        <pic:spPr bwMode="auto">
                          <a:xfrm>
                            <a:off x="0" y="0"/>
                            <a:ext cx="2425065" cy="2044700"/>
                          </a:xfrm>
                          <a:prstGeom prst="rect">
                            <a:avLst/>
                          </a:prstGeom>
                        </pic:spPr>
                      </pic:pic>
                    </a:graphicData>
                  </a:graphic>
                </wp:inline>
              </w:drawing>
            </w:r>
          </w:p>
        </w:tc>
        <w:tc>
          <w:tcPr>
            <w:tcW w:w="5835"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20"/>
                <w:szCs w:val="20"/>
                <w:lang w:val="en-US" w:eastAsia="en-US" w:bidi="ar-SA"/>
              </w:rPr>
              <w:t>Fig. 1.2 Output growth by demand component</w:t>
            </w:r>
          </w:p>
          <w:p>
            <w:pPr>
              <w:pStyle w:val="Normal"/>
              <w:widowControl w:val="false"/>
              <w:suppressAutoHyphens w:val="true"/>
              <w:spacing w:lineRule="auto" w:line="240" w:before="0" w:after="0"/>
              <w:jc w:val="both"/>
              <w:rPr>
                <w:rFonts w:ascii="Times New Roman" w:hAnsi="Times New Roman" w:cs="Times New Roman"/>
                <w:sz w:val="24"/>
                <w:szCs w:val="24"/>
              </w:rPr>
            </w:pPr>
            <w:r>
              <w:rPr/>
              <w:drawing>
                <wp:inline distT="0" distB="0" distL="0" distR="0">
                  <wp:extent cx="3539490" cy="235077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539490" cy="2350770"/>
                          </a:xfrm>
                          <a:prstGeom prst="rect">
                            <a:avLst/>
                          </a:prstGeom>
                        </pic:spPr>
                      </pic:pic>
                    </a:graphicData>
                  </a:graphic>
                </wp:inline>
              </w:drawing>
            </w:r>
          </w:p>
        </w:tc>
      </w:tr>
      <w:tr>
        <w:trPr>
          <w:trHeight w:val="4740" w:hRule="atLeast"/>
        </w:trPr>
        <w:tc>
          <w:tcPr>
            <w:tcW w:w="4215"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0"/>
              <w:jc w:val="both"/>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Covid years (2020-21)</w:t>
            </w:r>
          </w:p>
          <w:p>
            <w:pPr>
              <w:pStyle w:val="ListParagraph"/>
              <w:widowControl w:val="false"/>
              <w:numPr>
                <w:ilvl w:val="0"/>
                <w:numId w:val="12"/>
              </w:numPr>
              <w:suppressAutoHyphens w:val="true"/>
              <w:spacing w:lineRule="auto" w:line="240" w:before="0" w:after="120"/>
              <w:contextualSpacing/>
              <w:jc w:val="left"/>
              <w:rPr>
                <w:rFonts w:ascii="Times New Roman" w:hAnsi="Times New Roman" w:cs="Times New Roman"/>
                <w:color w:val="000000" w:themeColor="text1"/>
                <w:sz w:val="20"/>
                <w:szCs w:val="20"/>
              </w:rPr>
            </w:pPr>
            <w:r>
              <w:rPr>
                <w:rFonts w:eastAsia="Calibri" w:cs="Times New Roman" w:ascii="Times New Roman" w:hAnsi="Times New Roman"/>
                <w:color w:val="000000" w:themeColor="text1"/>
                <w:kern w:val="0"/>
                <w:sz w:val="20"/>
                <w:szCs w:val="20"/>
                <w:lang w:val="en-US" w:eastAsia="en-US" w:bidi="ar-SA"/>
              </w:rPr>
              <w:t>consumption and investment accounted for most of the GDP drop and output gap</w:t>
            </w:r>
          </w:p>
          <w:p>
            <w:pPr>
              <w:pStyle w:val="ListParagraph"/>
              <w:widowControl w:val="false"/>
              <w:numPr>
                <w:ilvl w:val="0"/>
                <w:numId w:val="12"/>
              </w:numPr>
              <w:suppressAutoHyphens w:val="true"/>
              <w:spacing w:lineRule="auto" w:line="240" w:before="0" w:after="120"/>
              <w:contextualSpacing/>
              <w:jc w:val="left"/>
              <w:rPr>
                <w:rFonts w:ascii="Times New Roman" w:hAnsi="Times New Roman" w:cs="Times New Roman"/>
                <w:color w:val="000000" w:themeColor="text1"/>
                <w:sz w:val="20"/>
                <w:szCs w:val="20"/>
              </w:rPr>
            </w:pPr>
            <w:r>
              <w:rPr>
                <w:rFonts w:eastAsia="Calibri" w:cs="Times New Roman" w:ascii="Times New Roman" w:hAnsi="Times New Roman"/>
                <w:color w:val="000000" w:themeColor="text1"/>
                <w:kern w:val="0"/>
                <w:sz w:val="20"/>
                <w:szCs w:val="20"/>
                <w:lang w:val="en-US" w:eastAsia="en-US" w:bidi="ar-SA"/>
              </w:rPr>
              <w:t>the fall in imports and expansionary government demand helped mitigate the downpull on GDP</w:t>
            </w:r>
          </w:p>
          <w:p>
            <w:pPr>
              <w:pStyle w:val="Normal"/>
              <w:widowControl w:val="false"/>
              <w:suppressAutoHyphens w:val="true"/>
              <w:spacing w:lineRule="auto" w:line="240" w:before="120" w:after="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Immediate post-Covid (2021-22)</w:t>
            </w:r>
          </w:p>
          <w:p>
            <w:pPr>
              <w:pStyle w:val="ListParagraph"/>
              <w:widowControl w:val="false"/>
              <w:numPr>
                <w:ilvl w:val="0"/>
                <w:numId w:val="12"/>
              </w:numPr>
              <w:suppressAutoHyphens w:val="true"/>
              <w:spacing w:lineRule="auto" w:line="240" w:before="0" w:after="120"/>
              <w:contextualSpacing/>
              <w:jc w:val="left"/>
              <w:rPr>
                <w:rFonts w:ascii="Times New Roman" w:hAnsi="Times New Roman" w:cs="Times New Roman"/>
                <w:color w:val="000000" w:themeColor="text1"/>
                <w:sz w:val="20"/>
                <w:szCs w:val="20"/>
              </w:rPr>
            </w:pPr>
            <w:r>
              <w:rPr>
                <w:rFonts w:eastAsia="Calibri" w:cs="Times New Roman" w:ascii="Times New Roman" w:hAnsi="Times New Roman"/>
                <w:color w:val="000000" w:themeColor="text1"/>
                <w:kern w:val="0"/>
                <w:sz w:val="20"/>
                <w:szCs w:val="20"/>
                <w:lang w:val="en-US" w:eastAsia="en-US" w:bidi="ar-SA"/>
              </w:rPr>
              <w:t>consumption and investment contributed most to the recovery</w:t>
            </w:r>
          </w:p>
          <w:p>
            <w:pPr>
              <w:pStyle w:val="ListParagraph"/>
              <w:widowControl w:val="false"/>
              <w:numPr>
                <w:ilvl w:val="0"/>
                <w:numId w:val="12"/>
              </w:numPr>
              <w:suppressAutoHyphens w:val="true"/>
              <w:spacing w:lineRule="auto" w:line="240" w:before="0" w:after="120"/>
              <w:contextualSpacing/>
              <w:jc w:val="left"/>
              <w:rPr>
                <w:rFonts w:ascii="Times New Roman" w:hAnsi="Times New Roman" w:cs="Times New Roman"/>
                <w:color w:val="000000" w:themeColor="text1"/>
                <w:sz w:val="20"/>
                <w:szCs w:val="20"/>
              </w:rPr>
            </w:pPr>
            <w:r>
              <w:rPr>
                <w:rFonts w:eastAsia="Calibri" w:cs="Times New Roman" w:ascii="Times New Roman" w:hAnsi="Times New Roman"/>
                <w:color w:val="000000" w:themeColor="text1"/>
                <w:kern w:val="0"/>
                <w:sz w:val="20"/>
                <w:szCs w:val="20"/>
                <w:lang w:val="en-US" w:eastAsia="en-US" w:bidi="ar-SA"/>
              </w:rPr>
              <w:t>supported by continued government demand, while exports remained sluggish</w:t>
            </w:r>
          </w:p>
          <w:p>
            <w:pPr>
              <w:pStyle w:val="Normal"/>
              <w:widowControl w:val="false"/>
              <w:suppressAutoHyphens w:val="true"/>
              <w:spacing w:lineRule="auto" w:line="240" w:before="0" w:after="0"/>
              <w:ind w:left="144" w:hanging="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Ukraine-war (2022-23)</w:t>
            </w:r>
          </w:p>
          <w:p>
            <w:pPr>
              <w:pStyle w:val="ListParagraph"/>
              <w:widowControl w:val="false"/>
              <w:numPr>
                <w:ilvl w:val="0"/>
                <w:numId w:val="12"/>
              </w:numPr>
              <w:suppressAutoHyphens w:val="true"/>
              <w:spacing w:lineRule="auto" w:line="240" w:before="0" w:after="120"/>
              <w:contextualSpacing/>
              <w:jc w:val="left"/>
              <w:rPr>
                <w:rFonts w:ascii="Times New Roman" w:hAnsi="Times New Roman" w:cs="Times New Roman"/>
                <w:color w:val="000000" w:themeColor="text1"/>
                <w:sz w:val="20"/>
                <w:szCs w:val="20"/>
              </w:rPr>
            </w:pPr>
            <w:r>
              <w:rPr>
                <w:rFonts w:eastAsia="Calibri" w:cs="Times New Roman" w:ascii="Times New Roman" w:hAnsi="Times New Roman"/>
                <w:color w:val="000000" w:themeColor="text1"/>
                <w:kern w:val="0"/>
                <w:sz w:val="20"/>
                <w:szCs w:val="20"/>
                <w:lang w:val="en-US" w:eastAsia="en-US" w:bidi="ar-SA"/>
              </w:rPr>
              <w:t>post-Covid recovery slowed down due to jumps in international oil and food prices, causing high inflation and drop in real consumption and other demand</w:t>
            </w:r>
          </w:p>
          <w:p>
            <w:pPr>
              <w:pStyle w:val="ListParagraph"/>
              <w:widowControl w:val="false"/>
              <w:numPr>
                <w:ilvl w:val="0"/>
                <w:numId w:val="12"/>
              </w:numPr>
              <w:suppressAutoHyphens w:val="true"/>
              <w:spacing w:lineRule="auto" w:line="240" w:before="0" w:after="0"/>
              <w:contextualSpacing/>
              <w:jc w:val="left"/>
              <w:rPr>
                <w:rFonts w:ascii="Times New Roman" w:hAnsi="Times New Roman" w:cs="Times New Roman"/>
                <w:color w:val="000000" w:themeColor="text1"/>
                <w:sz w:val="20"/>
                <w:szCs w:val="20"/>
              </w:rPr>
            </w:pPr>
            <w:r>
              <w:rPr>
                <w:rFonts w:eastAsia="Calibri" w:cs="Times New Roman" w:ascii="Times New Roman" w:hAnsi="Times New Roman"/>
                <w:color w:val="000000" w:themeColor="text1"/>
                <w:kern w:val="0"/>
                <w:sz w:val="20"/>
                <w:szCs w:val="20"/>
                <w:lang w:val="en-US" w:eastAsia="en-US" w:bidi="ar-SA"/>
              </w:rPr>
              <w:t>fiscal consolidation started (though in part thwarted by floods) and lowered the expansionary effect of govt demand</w:t>
            </w:r>
          </w:p>
        </w:tc>
        <w:tc>
          <w:tcPr>
            <w:tcW w:w="565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120"/>
              <w:jc w:val="center"/>
              <w:rPr>
                <w:rFonts w:ascii="Times New Roman" w:hAnsi="Times New Roman" w:cs="Times New Roman"/>
                <w:sz w:val="24"/>
                <w:szCs w:val="24"/>
                <w:lang w:val="fr-FR"/>
              </w:rPr>
            </w:pPr>
            <w:r>
              <w:rPr>
                <w:rFonts w:eastAsia="Calibri" w:cs="Times New Roman" w:ascii="Times New Roman" w:hAnsi="Times New Roman"/>
                <w:b/>
                <w:bCs/>
                <w:color w:val="0070C0"/>
                <w:kern w:val="0"/>
                <w:sz w:val="20"/>
                <w:szCs w:val="20"/>
                <w:lang w:val="fr-FR" w:eastAsia="en-US" w:bidi="ar-SA"/>
              </w:rPr>
              <w:t>Fig. 1.3 Output gap (vis-à-vis trend) and components</w:t>
            </w:r>
          </w:p>
          <w:p>
            <w:pPr>
              <w:pStyle w:val="Normal"/>
              <w:widowControl w:val="false"/>
              <w:suppressAutoHyphens w:val="true"/>
              <w:spacing w:lineRule="auto" w:line="240" w:before="0" w:after="0"/>
              <w:jc w:val="center"/>
              <w:rPr>
                <w:rFonts w:ascii="Times New Roman" w:hAnsi="Times New Roman" w:cs="Times New Roman"/>
                <w:b/>
                <w:b/>
                <w:bCs/>
                <w:color w:val="0070C0"/>
                <w:sz w:val="20"/>
                <w:szCs w:val="20"/>
                <w:lang w:val="fr-FR"/>
              </w:rPr>
            </w:pPr>
            <w:r>
              <w:rPr/>
              <w:drawing>
                <wp:inline distT="0" distB="0" distL="0" distR="0">
                  <wp:extent cx="3432810" cy="267081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3432810" cy="2670810"/>
                          </a:xfrm>
                          <a:prstGeom prst="rect">
                            <a:avLst/>
                          </a:prstGeom>
                        </pic:spPr>
                      </pic:pic>
                    </a:graphicData>
                  </a:graphic>
                </wp:inline>
              </w:drawing>
            </w:r>
          </w:p>
        </w:tc>
      </w:tr>
    </w:tbl>
    <w:p>
      <w:pPr>
        <w:pStyle w:val="Normal"/>
        <w:spacing w:before="120" w:after="160"/>
        <w:jc w:val="both"/>
        <w:rPr>
          <w:rFonts w:ascii="Times New Roman" w:hAnsi="Times New Roman" w:cs="Times New Roman"/>
          <w:color w:val="000000" w:themeColor="text1"/>
          <w:sz w:val="24"/>
          <w:szCs w:val="24"/>
        </w:rPr>
      </w:pPr>
      <w:r>
        <w:rPr>
          <w:rFonts w:cs="Times New Roman" w:ascii="Times New Roman" w:hAnsi="Times New Roman"/>
          <w:b/>
          <w:bCs/>
          <w:color w:val="2F5496" w:themeColor="accent1" w:themeShade="bf"/>
          <w:sz w:val="24"/>
          <w:szCs w:val="24"/>
        </w:rPr>
        <w:t>Consumption</w:t>
      </w:r>
      <w:r>
        <w:rPr>
          <w:rFonts w:cs="Times New Roman" w:ascii="Times New Roman" w:hAnsi="Times New Roman"/>
          <w:b/>
          <w:bCs/>
          <w:color w:val="0070C0"/>
          <w:sz w:val="24"/>
          <w:szCs w:val="24"/>
        </w:rPr>
        <w:t>.</w:t>
      </w:r>
      <w:r>
        <w:rPr>
          <w:rFonts w:cs="Times New Roman" w:ascii="Times New Roman" w:hAnsi="Times New Roman"/>
          <w:sz w:val="24"/>
          <w:szCs w:val="24"/>
        </w:rPr>
        <w:t xml:space="preserve"> Private consumption shows strong fluctuations in part </w:t>
      </w:r>
      <w:commentRangeStart w:id="7"/>
      <w:r>
        <w:rPr>
          <w:rFonts w:cs="Times New Roman" w:ascii="Times New Roman" w:hAnsi="Times New Roman"/>
          <w:sz w:val="24"/>
          <w:szCs w:val="24"/>
        </w:rPr>
        <w:t>due to its residual nature</w:t>
      </w:r>
      <w:r>
        <w:rPr>
          <w:rFonts w:cs="Times New Roman" w:ascii="Times New Roman" w:hAnsi="Times New Roman"/>
          <w:sz w:val="24"/>
          <w:szCs w:val="24"/>
        </w:rPr>
      </w:r>
      <w:commentRangeEnd w:id="7"/>
      <w:r>
        <w:commentReference w:id="7"/>
      </w:r>
      <w:r>
        <w:rPr>
          <w:rFonts w:cs="Times New Roman" w:ascii="Times New Roman" w:hAnsi="Times New Roman"/>
          <w:sz w:val="24"/>
          <w:szCs w:val="24"/>
        </w:rPr>
        <w:t xml:space="preserve"> in national accounts estimates. During the 2020-21 Covid years, the drop in private consumption due to lockdown and ensuing income losses (multiplier effect) featured the largest shocks (in % of GDP) of all final demands</w:t>
      </w:r>
      <w:r>
        <w:rPr>
          <w:rFonts w:cs="Times New Roman" w:ascii="Times New Roman" w:hAnsi="Times New Roman"/>
          <w:color w:val="000000" w:themeColor="text1"/>
          <w:sz w:val="24"/>
          <w:szCs w:val="24"/>
        </w:rPr>
        <w:t>. The adverse impact was exacerbated by the relatively high RIR (until mid-2021 as inflation was very low, with nominal interest rates quasi-constant), but partly offset by fiscal expansion</w:t>
      </w:r>
      <w:r>
        <w:rPr>
          <w:rFonts w:cs="Times New Roman" w:ascii="Times New Roman" w:hAnsi="Times New Roman"/>
          <w:sz w:val="24"/>
          <w:szCs w:val="24"/>
        </w:rPr>
        <w:t xml:space="preserve"> (see below) (</w:t>
      </w:r>
      <w:r>
        <w:rPr>
          <w:rFonts w:cs="Times New Roman" w:ascii="Times New Roman" w:hAnsi="Times New Roman"/>
          <w:b/>
          <w:bCs/>
          <w:color w:val="0070C0"/>
          <w:sz w:val="24"/>
          <w:szCs w:val="24"/>
        </w:rPr>
        <w:t>Figure 2</w:t>
      </w:r>
      <w:r>
        <w:rPr>
          <w:rFonts w:cs="Times New Roman" w:ascii="Times New Roman" w:hAnsi="Times New Roman"/>
          <w:sz w:val="24"/>
          <w:szCs w:val="24"/>
        </w:rPr>
        <w:t>). The upturn in consumption was uneven as Covid impacts resurfaced and the Ukraine war in early 2022 interrupted the post-Covid economic recovery. By end-2022, consumption had returned to normal, but dipped strongly in early 2023 as inflation eroded purchasing power.</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215"/>
        <w:gridCol w:w="5654"/>
      </w:tblGrid>
      <w:tr>
        <w:trPr/>
        <w:tc>
          <w:tcPr>
            <w:tcW w:w="9869" w:type="dxa"/>
            <w:gridSpan w:val="2"/>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b/>
                <w:b/>
                <w:bCs/>
                <w:color w:val="000000" w:themeColor="text1"/>
                <w:sz w:val="24"/>
                <w:szCs w:val="24"/>
                <w:lang w:val="en-GB"/>
              </w:rPr>
            </w:pPr>
            <w:r>
              <w:rPr>
                <w:rFonts w:eastAsia="Calibri" w:cs="Times New Roman" w:ascii="Times New Roman" w:hAnsi="Times New Roman"/>
                <w:b/>
                <w:bCs/>
                <w:color w:val="0070C0"/>
                <w:kern w:val="0"/>
                <w:sz w:val="20"/>
                <w:szCs w:val="20"/>
                <w:lang w:val="en-US" w:eastAsia="en-US" w:bidi="ar-SA"/>
              </w:rPr>
              <w:t>Figure 2. Consumption: growth, gap and components, 2015-23</w:t>
            </w:r>
          </w:p>
        </w:tc>
      </w:tr>
      <w:tr>
        <w:trPr>
          <w:trHeight w:val="5334" w:hRule="atLeast"/>
        </w:trPr>
        <w:tc>
          <w:tcPr>
            <w:tcW w:w="4215"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36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2.1  Consumption level (blue) and trend,  loglevels (l_cons)</w:t>
            </w:r>
          </w:p>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rFonts w:cs="Times New Roman" w:ascii="Times New Roman" w:hAnsi="Times New Roman"/>
                <w:b/>
                <w:bCs/>
                <w:color w:val="0070C0"/>
                <w:sz w:val="20"/>
                <w:szCs w:val="20"/>
              </w:rPr>
            </w:r>
          </w:p>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drawing>
                <wp:inline distT="0" distB="0" distL="0" distR="0">
                  <wp:extent cx="2505075" cy="2133600"/>
                  <wp:effectExtent l="0" t="0" r="0" b="0"/>
                  <wp:docPr id="5" name="Picture 4"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a line and a line&#10;&#10;Description automatically generated"/>
                          <pic:cNvPicPr>
                            <a:picLocks noChangeAspect="1" noChangeArrowheads="1"/>
                          </pic:cNvPicPr>
                        </pic:nvPicPr>
                        <pic:blipFill>
                          <a:blip r:embed="rId6"/>
                          <a:stretch>
                            <a:fillRect/>
                          </a:stretch>
                        </pic:blipFill>
                        <pic:spPr bwMode="auto">
                          <a:xfrm>
                            <a:off x="0" y="0"/>
                            <a:ext cx="2505075" cy="2133600"/>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color w:val="FF0000"/>
                <w:sz w:val="18"/>
                <w:szCs w:val="18"/>
                <w:lang w:val="en-GB"/>
              </w:rPr>
            </w:pPr>
            <w:r>
              <w:rPr>
                <w:rFonts w:cs="Times New Roman" w:ascii="Times New Roman" w:hAnsi="Times New Roman"/>
                <w:color w:val="FF0000"/>
                <w:sz w:val="18"/>
                <w:szCs w:val="18"/>
                <w:lang w:val="en-GB"/>
              </w:rPr>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en-GB"/>
              </w:rPr>
            </w:pPr>
            <w:r>
              <w:rPr>
                <w:rFonts w:cs="Times New Roman" w:ascii="Times New Roman" w:hAnsi="Times New Roman"/>
                <w:b/>
                <w:bCs/>
                <w:color w:val="000000" w:themeColor="text1"/>
                <w:sz w:val="24"/>
                <w:szCs w:val="24"/>
                <w:lang w:val="en-GB"/>
              </w:rPr>
            </w:r>
          </w:p>
        </w:tc>
        <w:tc>
          <w:tcPr>
            <w:tcW w:w="5654"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b/>
                <w:b/>
                <w:bCs/>
                <w:color w:val="0070C0"/>
                <w:sz w:val="20"/>
                <w:szCs w:val="20"/>
                <w:lang w:val="fr-FR"/>
              </w:rPr>
            </w:pPr>
            <w:r>
              <w:rPr>
                <w:rFonts w:eastAsia="Calibri" w:cs="Times New Roman" w:ascii="Times New Roman" w:hAnsi="Times New Roman"/>
                <w:b/>
                <w:bCs/>
                <w:color w:val="0070C0"/>
                <w:kern w:val="0"/>
                <w:sz w:val="20"/>
                <w:szCs w:val="20"/>
                <w:lang w:val="fr-FR" w:eastAsia="en-US" w:bidi="ar-SA"/>
              </w:rPr>
              <w:t>Fig. 2.2  Consumption gap (vis-à-vis trend) and components</w:t>
            </w:r>
            <w:r>
              <w:rPr/>
              <w:drawing>
                <wp:inline distT="0" distB="0" distL="0" distR="0">
                  <wp:extent cx="95250" cy="12700"/>
                  <wp:effectExtent l="0" t="0" r="0" b="0"/>
                  <wp:docPr id="6"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0" descr=""/>
                          <pic:cNvPicPr>
                            <a:picLocks noChangeAspect="1" noChangeArrowheads="1"/>
                          </pic:cNvPicPr>
                        </pic:nvPicPr>
                        <pic:blipFill>
                          <a:blip r:embed="rId7"/>
                          <a:stretch>
                            <a:fillRect/>
                          </a:stretch>
                        </pic:blipFill>
                        <pic:spPr bwMode="auto">
                          <a:xfrm>
                            <a:off x="0" y="0"/>
                            <a:ext cx="95250" cy="12700"/>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fr-FR"/>
              </w:rPr>
            </w:pPr>
            <w:r>
              <w:rPr>
                <w:rFonts w:eastAsia="Calibri" w:cs="Times New Roman" w:ascii="Times New Roman" w:hAnsi="Times New Roman"/>
                <w:b/>
                <w:bCs/>
                <w:color w:val="000000" w:themeColor="text1"/>
                <w:kern w:val="0"/>
                <w:sz w:val="24"/>
                <w:szCs w:val="24"/>
                <w:lang w:val="fr-FR" w:eastAsia="en-US" w:bidi="ar-SA"/>
              </w:rPr>
              <w:t xml:space="preserve">   </w:t>
            </w:r>
            <w:r>
              <w:rPr/>
              <w:drawing>
                <wp:inline distT="0" distB="0" distL="0" distR="0">
                  <wp:extent cx="3486150" cy="279527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3486150" cy="2795270"/>
                          </a:xfrm>
                          <a:prstGeom prst="rect">
                            <a:avLst/>
                          </a:prstGeom>
                        </pic:spPr>
                      </pic:pic>
                    </a:graphicData>
                  </a:graphic>
                </wp:inline>
              </w:drawing>
            </w:r>
          </w:p>
        </w:tc>
      </w:tr>
    </w:tbl>
    <w:p>
      <w:pPr>
        <w:pStyle w:val="Heading2"/>
        <w:numPr>
          <w:ilvl w:val="1"/>
          <w:numId w:val="2"/>
        </w:numPr>
        <w:spacing w:before="240" w:after="120"/>
        <w:rPr>
          <w:rFonts w:ascii="Times New Roman" w:hAnsi="Times New Roman" w:cs="Times New Roman"/>
          <w:b/>
          <w:b/>
          <w:bCs/>
          <w:lang w:val="en-GB"/>
        </w:rPr>
      </w:pPr>
      <w:bookmarkStart w:id="5" w:name="_Toc156831416"/>
      <w:r>
        <w:rPr>
          <w:rFonts w:cs="Times New Roman" w:ascii="Times New Roman" w:hAnsi="Times New Roman"/>
          <w:b/>
          <w:bCs/>
          <w:lang w:val="en-GB"/>
        </w:rPr>
        <w:t>Fiscal policies and government demand</w:t>
      </w:r>
      <w:bookmarkEnd w:id="5"/>
    </w:p>
    <w:p>
      <w:pPr>
        <w:pStyle w:val="Normal"/>
        <w:spacing w:before="0" w:after="0"/>
        <w:rPr>
          <w:rFonts w:ascii="Times New Roman" w:hAnsi="Times New Roman" w:cs="Times New Roman"/>
          <w:sz w:val="24"/>
          <w:szCs w:val="24"/>
          <w:lang w:val="en-GB"/>
        </w:rPr>
      </w:pPr>
      <w:commentRangeStart w:id="8"/>
      <w:r>
        <w:rPr>
          <w:rFonts w:cs="Times New Roman" w:ascii="Times New Roman" w:hAnsi="Times New Roman"/>
          <w:sz w:val="24"/>
          <w:szCs w:val="24"/>
          <w:lang w:val="en-GB"/>
        </w:rPr>
        <w:t xml:space="preserve">Fiscal policies affect output </w:t>
      </w:r>
      <w:r>
        <w:rPr>
          <w:rFonts w:cs="Times New Roman" w:ascii="Times New Roman" w:hAnsi="Times New Roman"/>
          <w:i/>
          <w:iCs/>
          <w:sz w:val="24"/>
          <w:szCs w:val="24"/>
          <w:lang w:val="en-GB"/>
        </w:rPr>
        <w:t>directly</w:t>
      </w:r>
      <w:r>
        <w:rPr>
          <w:rFonts w:cs="Times New Roman" w:ascii="Times New Roman" w:hAnsi="Times New Roman"/>
          <w:sz w:val="24"/>
          <w:szCs w:val="24"/>
          <w:lang w:val="en-GB"/>
        </w:rPr>
        <w:t xml:space="preserve"> as government spends on G&amp;S and—to a much smaller extent—</w:t>
      </w:r>
      <w:r>
        <w:rPr>
          <w:rFonts w:cs="Times New Roman" w:ascii="Times New Roman" w:hAnsi="Times New Roman"/>
          <w:i/>
          <w:iCs/>
          <w:sz w:val="24"/>
          <w:szCs w:val="24"/>
          <w:lang w:val="en-GB"/>
        </w:rPr>
        <w:t>indirectly</w:t>
      </w:r>
      <w:r>
        <w:rPr>
          <w:rFonts w:cs="Times New Roman" w:ascii="Times New Roman" w:hAnsi="Times New Roman"/>
          <w:sz w:val="24"/>
          <w:szCs w:val="24"/>
          <w:lang w:val="en-GB"/>
        </w:rPr>
        <w:t xml:space="preserve"> as fiscal deficits—via taxation, transfers, net lending—affect disposable incomes and hence private demand. This study traces both effects separately, by describing each of the deficit constituent parts (revenue, spending on G&amp;S, other spending</w:t>
      </w:r>
      <w:r>
        <w:rPr>
          <w:rStyle w:val="FootnoteAnchor"/>
          <w:rFonts w:cs="Times New Roman" w:ascii="Times New Roman" w:hAnsi="Times New Roman"/>
          <w:sz w:val="24"/>
          <w:szCs w:val="24"/>
          <w:lang w:val="en-GB"/>
        </w:rPr>
        <w:footnoteReference w:id="5"/>
      </w:r>
      <w:r>
        <w:rPr>
          <w:rFonts w:cs="Times New Roman" w:ascii="Times New Roman" w:hAnsi="Times New Roman"/>
          <w:sz w:val="24"/>
          <w:szCs w:val="24"/>
          <w:lang w:val="en-GB"/>
        </w:rPr>
        <w:t xml:space="preserve">) and their discretionary, cyclical, and structural </w:t>
      </w:r>
      <w:commentRangeStart w:id="9"/>
      <w:r>
        <w:rPr>
          <w:rFonts w:cs="Times New Roman" w:ascii="Times New Roman" w:hAnsi="Times New Roman"/>
          <w:i/>
          <w:iCs/>
          <w:sz w:val="24"/>
          <w:szCs w:val="24"/>
          <w:lang w:val="en-GB"/>
        </w:rPr>
        <w:t>components</w:t>
      </w:r>
      <w:r>
        <w:rPr>
          <w:rFonts w:cs="Times New Roman" w:ascii="Times New Roman" w:hAnsi="Times New Roman"/>
          <w:i/>
          <w:iCs/>
          <w:sz w:val="24"/>
          <w:szCs w:val="24"/>
          <w:lang w:val="en-GB"/>
        </w:rPr>
      </w:r>
      <w:commentRangeEnd w:id="9"/>
      <w:r>
        <w:commentReference w:id="9"/>
      </w:r>
      <w:r>
        <w:rPr>
          <w:rFonts w:cs="Times New Roman" w:ascii="Times New Roman" w:hAnsi="Times New Roman"/>
          <w:sz w:val="24"/>
          <w:szCs w:val="24"/>
          <w:lang w:val="en-GB"/>
        </w:rPr>
        <w:t xml:space="preserve">, all expressed as ratios of GDP since fiscal policies are mostly conceived that way. The deficit (excluding grants) fluctuates over time around its trend—determined by longer-term financing constraints—mainly due to discretionary spending in response to crisis or ad-hoc needs, and to a lesser extent due to variations in other spending and revenue in line with the business cycle. For each constituent part, the </w:t>
      </w:r>
      <w:commentRangeStart w:id="10"/>
      <w:r>
        <w:rPr>
          <w:rFonts w:cs="Times New Roman" w:ascii="Times New Roman" w:hAnsi="Times New Roman"/>
          <w:i/>
          <w:iCs/>
          <w:sz w:val="24"/>
          <w:szCs w:val="24"/>
          <w:lang w:val="en-GB"/>
        </w:rPr>
        <w:t>components</w:t>
      </w:r>
      <w:r>
        <w:rPr>
          <w:rFonts w:cs="Times New Roman" w:ascii="Times New Roman" w:hAnsi="Times New Roman"/>
          <w:i/>
          <w:iCs/>
          <w:sz w:val="24"/>
          <w:szCs w:val="24"/>
          <w:lang w:val="en-GB"/>
        </w:rPr>
      </w:r>
      <w:commentRangeEnd w:id="10"/>
      <w:r>
        <w:commentReference w:id="10"/>
      </w:r>
      <w:r>
        <w:rPr>
          <w:rFonts w:cs="Times New Roman" w:ascii="Times New Roman" w:hAnsi="Times New Roman"/>
          <w:sz w:val="24"/>
          <w:szCs w:val="24"/>
          <w:lang w:val="en-GB"/>
        </w:rPr>
        <w:t xml:space="preserve"> are distilled from the data by identifying movements with the business cycle and trends. The components of the deficit are the sums of the components of the constituent parts, e.g., the cyclical deficit is cyclical spending on G&amp;S plus cyclical other spending minus cyclical revenue.</w:t>
      </w:r>
      <w:commentRangeEnd w:id="8"/>
      <w:r>
        <w:commentReference w:id="8"/>
      </w:r>
      <w:r>
        <w:rPr>
          <w:rFonts w:cs="Times New Roman" w:ascii="Times New Roman" w:hAnsi="Times New Roman"/>
          <w:sz w:val="24"/>
          <w:szCs w:val="24"/>
          <w:lang w:val="en-GB"/>
        </w:rPr>
      </w:r>
    </w:p>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t>The deficit has fluctuated around 11% of GDP in the last 8 years, but was higher in Covid years, mainly due to higher spending on G&amp;S as a ratio of GDP (</w:t>
      </w:r>
      <w:r>
        <w:rPr>
          <w:rFonts w:cs="Times New Roman" w:ascii="Times New Roman" w:hAnsi="Times New Roman"/>
          <w:b/>
          <w:bCs/>
          <w:color w:val="0070C0"/>
          <w:sz w:val="24"/>
          <w:szCs w:val="24"/>
          <w:lang w:val="en-GB"/>
        </w:rPr>
        <w:t>Figure 3.1</w:t>
      </w:r>
      <w:r>
        <w:rPr>
          <w:rFonts w:cs="Times New Roman" w:ascii="Times New Roman" w:hAnsi="Times New Roman"/>
          <w:sz w:val="24"/>
          <w:szCs w:val="24"/>
          <w:lang w:val="en-GB"/>
        </w:rPr>
        <w:t>). The</w:t>
      </w:r>
      <w:r>
        <w:rPr>
          <w:rFonts w:cs="Times New Roman" w:ascii="Times New Roman" w:hAnsi="Times New Roman"/>
          <w:b/>
          <w:bCs/>
          <w:sz w:val="24"/>
          <w:szCs w:val="24"/>
          <w:lang w:val="en-GB"/>
        </w:rPr>
        <w:t xml:space="preserve"> structural deficit—deficit before grants </w:t>
      </w:r>
      <w:r>
        <w:rPr>
          <w:rFonts w:cs="Times New Roman" w:ascii="Times New Roman" w:hAnsi="Times New Roman"/>
          <w:sz w:val="24"/>
          <w:szCs w:val="24"/>
          <w:lang w:val="en-GB"/>
        </w:rPr>
        <w:t>corrected for cyclical and discretionary components which cancel out over the business cycle—has trended slightly downward over the last 8 years (from 14 to 12% of GDP), as access to financing and infrastructure investment declined. The</w:t>
      </w:r>
      <w:r>
        <w:rPr>
          <w:rFonts w:cs="Times New Roman" w:ascii="Times New Roman" w:hAnsi="Times New Roman"/>
          <w:b/>
          <w:bCs/>
          <w:sz w:val="24"/>
          <w:szCs w:val="24"/>
          <w:lang w:val="en-GB"/>
        </w:rPr>
        <w:t xml:space="preserve"> discretionary deficit</w:t>
      </w:r>
      <w:r>
        <w:rPr>
          <w:rFonts w:cs="Times New Roman" w:ascii="Times New Roman" w:hAnsi="Times New Roman"/>
          <w:sz w:val="24"/>
          <w:szCs w:val="24"/>
          <w:lang w:val="en-GB"/>
        </w:rPr>
        <w:t xml:space="preserve"> is mainly driven by government discretionary spending, notably on G&amp;S and was large during Covid, and has declined thereafter. The relatively small </w:t>
      </w:r>
      <w:r>
        <w:rPr>
          <w:rFonts w:cs="Times New Roman" w:ascii="Times New Roman" w:hAnsi="Times New Roman"/>
          <w:b/>
          <w:bCs/>
          <w:sz w:val="24"/>
          <w:szCs w:val="24"/>
          <w:lang w:val="en-GB"/>
        </w:rPr>
        <w:t>cyclical deficit</w:t>
      </w:r>
      <w:r>
        <w:rPr>
          <w:rFonts w:cs="Times New Roman" w:ascii="Times New Roman" w:hAnsi="Times New Roman"/>
          <w:sz w:val="24"/>
          <w:szCs w:val="24"/>
          <w:lang w:val="en-GB"/>
        </w:rPr>
        <w:t xml:space="preserve"> is driven by cyclical other expenditure (transfers and subsidies to households and enterprises) and revenue collection, which as a ratio of GDP increase and decrease, respectively, with a downturn (and vice versa with an upturn) (</w:t>
      </w:r>
      <w:r>
        <w:rPr>
          <w:rFonts w:cs="Times New Roman" w:ascii="Times New Roman" w:hAnsi="Times New Roman"/>
          <w:b/>
          <w:bCs/>
          <w:color w:val="0070C0"/>
          <w:sz w:val="24"/>
          <w:szCs w:val="24"/>
          <w:lang w:val="en-GB"/>
        </w:rPr>
        <w:t>Figure 3.2)</w:t>
      </w:r>
      <w:r>
        <w:rPr>
          <w:rFonts w:cs="Times New Roman" w:ascii="Times New Roman" w:hAnsi="Times New Roman"/>
          <w:sz w:val="24"/>
          <w:szCs w:val="24"/>
          <w:lang w:val="en-GB"/>
        </w:rPr>
        <w:t xml:space="preserve">. </w:t>
      </w:r>
    </w:p>
    <w:tbl>
      <w:tblPr>
        <w:tblStyle w:val="TableGrid"/>
        <w:tblW w:w="10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058"/>
        <w:gridCol w:w="4957"/>
      </w:tblGrid>
      <w:tr>
        <w:trPr>
          <w:trHeight w:val="4731" w:hRule="atLeast"/>
        </w:trPr>
        <w:tc>
          <w:tcPr>
            <w:tcW w:w="505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3.1 Fiscal deficit: revenue (-), spending G&amp;S (+), and other spending (+), % of GDP</w:t>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en-GB"/>
              </w:rPr>
            </w:pPr>
            <w:r>
              <w:rPr/>
              <w:drawing>
                <wp:inline distT="0" distB="0" distL="0" distR="0">
                  <wp:extent cx="3070860" cy="256476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3070860" cy="2564765"/>
                          </a:xfrm>
                          <a:prstGeom prst="rect">
                            <a:avLst/>
                          </a:prstGeom>
                        </pic:spPr>
                      </pic:pic>
                    </a:graphicData>
                  </a:graphic>
                </wp:inline>
              </w:drawing>
            </w:r>
          </w:p>
        </w:tc>
        <w:tc>
          <w:tcPr>
            <w:tcW w:w="4957"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3.2 Fiscal deficit: structural, cyclical, and discretionary, % of GDP</w:t>
            </w:r>
          </w:p>
          <w:p>
            <w:pPr>
              <w:pStyle w:val="Normal"/>
              <w:widowControl w:val="false"/>
              <w:suppressAutoHyphens w:val="true"/>
              <w:spacing w:lineRule="auto" w:line="240" w:before="0" w:after="0"/>
              <w:jc w:val="center"/>
              <w:rPr>
                <w:rFonts w:ascii="Times New Roman" w:hAnsi="Times New Roman" w:cs="Times New Roman"/>
                <w:b/>
                <w:b/>
                <w:bCs/>
                <w:color w:val="000000" w:themeColor="text1"/>
                <w:sz w:val="24"/>
                <w:szCs w:val="24"/>
              </w:rPr>
            </w:pPr>
            <w:r>
              <w:rPr/>
              <w:drawing>
                <wp:inline distT="0" distB="0" distL="0" distR="0">
                  <wp:extent cx="3062605" cy="252730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3062605" cy="2527300"/>
                          </a:xfrm>
                          <a:prstGeom prst="rect">
                            <a:avLst/>
                          </a:prstGeom>
                        </pic:spPr>
                      </pic:pic>
                    </a:graphicData>
                  </a:graphic>
                </wp:inline>
              </w:drawing>
            </w:r>
          </w:p>
        </w:tc>
      </w:tr>
    </w:tbl>
    <w:p>
      <w:pPr>
        <w:pStyle w:val="Normal"/>
        <w:spacing w:before="120" w:after="120"/>
        <w:rPr>
          <w:rFonts w:ascii="Times New Roman" w:hAnsi="Times New Roman" w:cs="Times New Roman"/>
          <w:color w:val="00B050"/>
          <w:sz w:val="24"/>
          <w:szCs w:val="24"/>
          <w:lang w:val="en-GB"/>
        </w:rPr>
      </w:pPr>
      <w:r>
        <w:rPr>
          <w:rFonts w:cs="Times New Roman" w:ascii="Times New Roman" w:hAnsi="Times New Roman"/>
          <w:sz w:val="24"/>
          <w:szCs w:val="24"/>
          <w:lang w:val="en-GB"/>
        </w:rPr>
        <w:t xml:space="preserve">Tracing the deficit and its parts and components serves to distil the fiscal policy stance and its </w:t>
      </w:r>
      <w:r>
        <w:rPr>
          <w:rFonts w:cs="Times New Roman" w:ascii="Times New Roman" w:hAnsi="Times New Roman"/>
          <w:i/>
          <w:iCs/>
          <w:sz w:val="24"/>
          <w:szCs w:val="24"/>
          <w:lang w:val="en-GB"/>
        </w:rPr>
        <w:t xml:space="preserve">direct </w:t>
      </w:r>
      <w:r>
        <w:rPr>
          <w:rFonts w:cs="Times New Roman" w:ascii="Times New Roman" w:hAnsi="Times New Roman"/>
          <w:sz w:val="24"/>
          <w:szCs w:val="24"/>
          <w:lang w:val="en-GB"/>
        </w:rPr>
        <w:t xml:space="preserve">effect (government demand for G&amp;S) and </w:t>
      </w:r>
      <w:r>
        <w:rPr>
          <w:rFonts w:cs="Times New Roman" w:ascii="Times New Roman" w:hAnsi="Times New Roman"/>
          <w:i/>
          <w:iCs/>
          <w:sz w:val="24"/>
          <w:szCs w:val="24"/>
          <w:lang w:val="en-GB"/>
        </w:rPr>
        <w:t>indirect</w:t>
      </w:r>
      <w:r>
        <w:rPr>
          <w:rFonts w:cs="Times New Roman" w:ascii="Times New Roman" w:hAnsi="Times New Roman"/>
          <w:sz w:val="24"/>
          <w:szCs w:val="24"/>
          <w:lang w:val="en-GB"/>
        </w:rPr>
        <w:t xml:space="preserve"> effects (via private demand) on output. </w:t>
      </w:r>
    </w:p>
    <w:p>
      <w:pPr>
        <w:pStyle w:val="Normal"/>
        <w:spacing w:before="120" w:after="120"/>
        <w:rPr>
          <w:rFonts w:ascii="Times New Roman" w:hAnsi="Times New Roman" w:cs="Times New Roman"/>
          <w:sz w:val="24"/>
          <w:szCs w:val="24"/>
          <w:lang w:val="en-GB"/>
        </w:rPr>
      </w:pPr>
      <w:r>
        <w:rPr>
          <w:rFonts w:cs="Times New Roman" w:ascii="Times New Roman" w:hAnsi="Times New Roman"/>
          <w:b/>
          <w:bCs/>
          <w:color w:val="0070C0"/>
          <w:sz w:val="24"/>
          <w:szCs w:val="24"/>
          <w:lang w:val="en-GB"/>
        </w:rPr>
        <w:t>Government demand</w:t>
      </w:r>
      <w:r>
        <w:rPr>
          <w:rFonts w:cs="Times New Roman" w:ascii="Times New Roman" w:hAnsi="Times New Roman"/>
          <w:sz w:val="24"/>
          <w:szCs w:val="24"/>
          <w:lang w:val="en-GB"/>
        </w:rPr>
        <w:t>—defined as spending on G&amp;S for consumption and investment,</w:t>
      </w:r>
      <w:r>
        <w:rPr>
          <w:rStyle w:val="FootnoteAnchor"/>
          <w:rFonts w:cs="Times New Roman" w:ascii="Times New Roman" w:hAnsi="Times New Roman"/>
          <w:sz w:val="24"/>
          <w:szCs w:val="24"/>
          <w:lang w:val="en-GB"/>
        </w:rPr>
        <w:footnoteReference w:id="6"/>
      </w:r>
      <w:r>
        <w:rPr>
          <w:rFonts w:cs="Times New Roman" w:ascii="Times New Roman" w:hAnsi="Times New Roman"/>
          <w:sz w:val="24"/>
          <w:szCs w:val="24"/>
          <w:lang w:val="en-GB"/>
        </w:rPr>
        <w:t xml:space="preserve"> 24% of GDP in 2006-23—has a direct effect on demand and output and—of all fiscal policies—has the largest effect on output as well on the fluctuations in the deficit</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The trend in government demand is considered the same as structural government demand (in % of GDP times trend GDP), and thus government demand above (below) trend—i.e., discretionary plus cyclical spending—affects output in the business cycle.</w:t>
      </w:r>
      <w:r>
        <w:rPr>
          <w:rFonts w:cs="Times New Roman" w:ascii="Times New Roman" w:hAnsi="Times New Roman"/>
          <w:sz w:val="18"/>
          <w:szCs w:val="18"/>
        </w:rPr>
        <w:t xml:space="preserve"> </w:t>
      </w:r>
      <w:r>
        <w:rPr>
          <w:rFonts w:cs="Times New Roman" w:ascii="Times New Roman" w:hAnsi="Times New Roman"/>
          <w:sz w:val="24"/>
          <w:szCs w:val="24"/>
          <w:lang w:val="en-GB"/>
        </w:rPr>
        <w:t>As those policies are largely expressed as ratios of GDP, a positive (negative) output gap itself means higher (lower) government demand.</w:t>
      </w:r>
    </w:p>
    <w:p>
      <w:pPr>
        <w:pStyle w:val="Normal"/>
        <w:spacing w:before="120" w:after="0"/>
        <w:rPr>
          <w:rFonts w:ascii="Times New Roman" w:hAnsi="Times New Roman" w:cs="Times New Roman"/>
          <w:sz w:val="24"/>
          <w:szCs w:val="24"/>
        </w:rPr>
      </w:pPr>
      <w:r>
        <w:rPr>
          <w:rFonts w:cs="Times New Roman" w:ascii="Times New Roman" w:hAnsi="Times New Roman"/>
          <w:sz w:val="24"/>
          <w:szCs w:val="24"/>
        </w:rPr>
        <w:t>In the years before Covid, government demand had been below trend, mainly due to a decline in foreign-financed investment projects.</w:t>
      </w:r>
      <w:r>
        <w:rPr>
          <w:rFonts w:cs="Times New Roman" w:ascii="Times New Roman" w:hAnsi="Times New Roman"/>
          <w:sz w:val="24"/>
          <w:szCs w:val="24"/>
          <w:lang w:val="en-GB"/>
        </w:rPr>
        <w:t xml:space="preserve"> The Covid-response measures spanning fiscal years 2019/20-2021/22, raised government demand well above its trend level (on average by over 2% of GDP) and helped counter the Covid-induced output drop </w:t>
      </w:r>
      <w:r>
        <w:rPr>
          <w:rFonts w:cs="Times New Roman" w:ascii="Times New Roman" w:hAnsi="Times New Roman"/>
          <w:sz w:val="24"/>
          <w:szCs w:val="24"/>
        </w:rPr>
        <w:t>(</w:t>
      </w:r>
      <w:r>
        <w:rPr>
          <w:rFonts w:cs="Times New Roman" w:ascii="Times New Roman" w:hAnsi="Times New Roman"/>
          <w:b/>
          <w:bCs/>
          <w:color w:val="0070C0"/>
          <w:sz w:val="24"/>
          <w:szCs w:val="24"/>
        </w:rPr>
        <w:t xml:space="preserve">Figures 1.3 </w:t>
      </w:r>
      <w:r>
        <w:rPr>
          <w:rFonts w:cs="Times New Roman" w:ascii="Times New Roman" w:hAnsi="Times New Roman"/>
          <w:sz w:val="24"/>
          <w:szCs w:val="24"/>
        </w:rPr>
        <w:t>and</w:t>
      </w:r>
      <w:r>
        <w:rPr>
          <w:rFonts w:cs="Times New Roman" w:ascii="Times New Roman" w:hAnsi="Times New Roman"/>
          <w:b/>
          <w:bCs/>
          <w:color w:val="0070C0"/>
          <w:sz w:val="24"/>
          <w:szCs w:val="24"/>
        </w:rPr>
        <w:t xml:space="preserve"> 3.3</w:t>
      </w:r>
      <w:r>
        <w:rPr>
          <w:rFonts w:cs="Times New Roman" w:ascii="Times New Roman" w:hAnsi="Times New Roman"/>
          <w:sz w:val="24"/>
          <w:szCs w:val="24"/>
        </w:rPr>
        <w:t xml:space="preserve">). </w:t>
      </w:r>
      <w:r>
        <w:rPr>
          <w:rFonts w:cs="Times New Roman" w:ascii="Times New Roman" w:hAnsi="Times New Roman"/>
          <w:sz w:val="24"/>
          <w:szCs w:val="24"/>
          <w:lang w:val="en-GB"/>
        </w:rPr>
        <w:t xml:space="preserve">Government demand in deviation from its trend or structural level reflects mainly discretionary spending </w:t>
      </w:r>
      <w:r>
        <w:rPr>
          <w:rFonts w:cs="Times New Roman" w:ascii="Times New Roman" w:hAnsi="Times New Roman"/>
          <w:sz w:val="24"/>
          <w:szCs w:val="24"/>
        </w:rPr>
        <w:t>(</w:t>
      </w:r>
      <w:r>
        <w:rPr>
          <w:rFonts w:cs="Times New Roman" w:ascii="Times New Roman" w:hAnsi="Times New Roman"/>
          <w:b/>
          <w:bCs/>
          <w:color w:val="0070C0"/>
          <w:sz w:val="24"/>
          <w:szCs w:val="24"/>
        </w:rPr>
        <w:t>Figure 3.4</w:t>
      </w:r>
      <w:r>
        <w:rPr>
          <w:rFonts w:cs="Times New Roman" w:ascii="Times New Roman" w:hAnsi="Times New Roman"/>
          <w:sz w:val="24"/>
          <w:szCs w:val="24"/>
        </w:rPr>
        <w:t xml:space="preserve">). </w:t>
      </w:r>
    </w:p>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t xml:space="preserve">After the expansionary Covid response, however, from late 2022, government demand went into reverse as the deficit was reduced to bring down debt that had risen rapidly in previous years. At the same time, surging inflation further reduced government demand in real terms. Though government demand was raised in response to floods in 2023Q2, this barely changed the deficit reduction. </w:t>
      </w:r>
    </w:p>
    <w:tbl>
      <w:tblPr>
        <w:tblStyle w:val="TableGrid"/>
        <w:tblW w:w="1019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2"/>
        <w:gridCol w:w="6118"/>
      </w:tblGrid>
      <w:tr>
        <w:trPr>
          <w:trHeight w:val="341" w:hRule="atLeast"/>
        </w:trPr>
        <w:tc>
          <w:tcPr>
            <w:tcW w:w="10190" w:type="dxa"/>
            <w:gridSpan w:val="2"/>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b/>
                <w:b/>
                <w:bCs/>
                <w:color w:val="000000" w:themeColor="text1"/>
                <w:sz w:val="24"/>
                <w:szCs w:val="24"/>
                <w:lang w:val="en-GB"/>
              </w:rPr>
            </w:pPr>
            <w:r>
              <w:rPr>
                <w:rFonts w:eastAsia="Calibri" w:cs="Times New Roman" w:ascii="Times New Roman" w:hAnsi="Times New Roman"/>
                <w:b/>
                <w:bCs/>
                <w:color w:val="0070C0"/>
                <w:kern w:val="0"/>
                <w:sz w:val="20"/>
                <w:szCs w:val="20"/>
                <w:lang w:val="en-US" w:eastAsia="en-US" w:bidi="ar-SA"/>
              </w:rPr>
              <w:t>Figure 3.  Government demand: as ratio of GDP and gap vis-à-vis its trend, 2015-23</w:t>
            </w:r>
          </w:p>
        </w:tc>
      </w:tr>
      <w:tr>
        <w:trPr>
          <w:trHeight w:val="4686" w:hRule="atLeast"/>
        </w:trPr>
        <w:tc>
          <w:tcPr>
            <w:tcW w:w="4072"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3.3 Govt demand for G&amp;S, % of GDP</w:t>
            </w:r>
          </w:p>
          <w:p>
            <w:pPr>
              <w:pStyle w:val="Normal"/>
              <w:widowControl w:val="false"/>
              <w:suppressAutoHyphens w:val="true"/>
              <w:spacing w:lineRule="auto" w:line="240" w:before="0" w:after="0"/>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widowControl w:val="false"/>
              <w:suppressAutoHyphens w:val="true"/>
              <w:spacing w:lineRule="auto" w:line="240" w:before="0" w:after="0"/>
              <w:jc w:val="center"/>
              <w:rPr>
                <w:rFonts w:ascii="Times New Roman" w:hAnsi="Times New Roman" w:cs="Times New Roman"/>
                <w:b/>
                <w:b/>
                <w:bCs/>
                <w:color w:val="000000" w:themeColor="text1"/>
                <w:sz w:val="24"/>
                <w:szCs w:val="24"/>
                <w:lang w:val="en-GB"/>
              </w:rPr>
            </w:pPr>
            <w:r>
              <w:rPr/>
              <w:drawing>
                <wp:inline distT="0" distB="0" distL="0" distR="0">
                  <wp:extent cx="2448560" cy="2058035"/>
                  <wp:effectExtent l="0" t="0" r="0" b="0"/>
                  <wp:docPr id="10"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A graph with blue lines and orange lines"/>
                          <pic:cNvPicPr>
                            <a:picLocks noChangeAspect="1" noChangeArrowheads="1"/>
                          </pic:cNvPicPr>
                        </pic:nvPicPr>
                        <pic:blipFill>
                          <a:blip r:embed="rId11"/>
                          <a:stretch>
                            <a:fillRect/>
                          </a:stretch>
                        </pic:blipFill>
                        <pic:spPr bwMode="auto">
                          <a:xfrm>
                            <a:off x="0" y="0"/>
                            <a:ext cx="2448560" cy="2058035"/>
                          </a:xfrm>
                          <a:prstGeom prst="rect">
                            <a:avLst/>
                          </a:prstGeom>
                        </pic:spPr>
                      </pic:pic>
                    </a:graphicData>
                  </a:graphic>
                </wp:inline>
              </w:drawing>
            </w:r>
          </w:p>
          <w:p>
            <w:pPr>
              <w:pStyle w:val="ListParagraph"/>
              <w:widowControl w:val="false"/>
              <w:numPr>
                <w:ilvl w:val="0"/>
                <w:numId w:val="13"/>
              </w:numPr>
              <w:suppressAutoHyphens w:val="true"/>
              <w:spacing w:lineRule="auto" w:line="240" w:before="120" w:after="0"/>
              <w:contextualSpacing/>
              <w:jc w:val="left"/>
              <w:rPr>
                <w:rFonts w:ascii="Times New Roman" w:hAnsi="Times New Roman" w:cs="Times New Roman"/>
                <w:color w:val="000000" w:themeColor="text1"/>
                <w:sz w:val="20"/>
                <w:szCs w:val="20"/>
                <w:lang w:val="en-GB"/>
              </w:rPr>
            </w:pPr>
            <w:r>
              <w:rPr>
                <w:rFonts w:eastAsia="Calibri" w:cs="Times New Roman" w:ascii="Times New Roman" w:hAnsi="Times New Roman"/>
                <w:color w:val="000000" w:themeColor="text1"/>
                <w:kern w:val="0"/>
                <w:sz w:val="20"/>
                <w:szCs w:val="20"/>
                <w:lang w:val="en-GB" w:eastAsia="en-US" w:bidi="ar-SA"/>
              </w:rPr>
              <w:t>government demand was below trend level during 2015-19 as investment was cut</w:t>
            </w:r>
          </w:p>
          <w:p>
            <w:pPr>
              <w:pStyle w:val="ListParagraph"/>
              <w:widowControl w:val="false"/>
              <w:numPr>
                <w:ilvl w:val="0"/>
                <w:numId w:val="13"/>
              </w:numPr>
              <w:suppressAutoHyphens w:val="true"/>
              <w:spacing w:lineRule="auto" w:line="240" w:before="0" w:after="0"/>
              <w:contextualSpacing/>
              <w:jc w:val="left"/>
              <w:rPr>
                <w:rFonts w:ascii="Times New Roman" w:hAnsi="Times New Roman" w:cs="Times New Roman"/>
                <w:color w:val="000000" w:themeColor="text1"/>
                <w:sz w:val="20"/>
                <w:szCs w:val="20"/>
                <w:lang w:val="en-GB"/>
              </w:rPr>
            </w:pPr>
            <w:r>
              <w:rPr>
                <w:rFonts w:eastAsia="Calibri" w:cs="Times New Roman" w:ascii="Times New Roman" w:hAnsi="Times New Roman"/>
                <w:color w:val="000000" w:themeColor="text1"/>
                <w:kern w:val="0"/>
                <w:sz w:val="20"/>
                <w:szCs w:val="20"/>
                <w:lang w:val="en-GB" w:eastAsia="en-US" w:bidi="ar-SA"/>
              </w:rPr>
              <w:t>during Covid years, government spending shot up, esp. on health and education</w:t>
            </w:r>
          </w:p>
          <w:p>
            <w:pPr>
              <w:pStyle w:val="ListParagraph"/>
              <w:widowControl w:val="false"/>
              <w:numPr>
                <w:ilvl w:val="0"/>
                <w:numId w:val="13"/>
              </w:numPr>
              <w:suppressAutoHyphens w:val="true"/>
              <w:spacing w:lineRule="auto" w:line="240" w:before="0" w:after="0"/>
              <w:contextualSpacing/>
              <w:jc w:val="left"/>
              <w:rPr>
                <w:rFonts w:ascii="Times New Roman" w:hAnsi="Times New Roman" w:cs="Times New Roman"/>
                <w:color w:val="000000" w:themeColor="text1"/>
                <w:sz w:val="20"/>
                <w:szCs w:val="20"/>
                <w:lang w:val="en-GB"/>
              </w:rPr>
            </w:pPr>
            <w:r>
              <w:rPr>
                <w:rFonts w:eastAsia="Calibri" w:cs="Times New Roman" w:ascii="Times New Roman" w:hAnsi="Times New Roman"/>
                <w:color w:val="000000" w:themeColor="text1"/>
                <w:kern w:val="0"/>
                <w:sz w:val="20"/>
                <w:szCs w:val="20"/>
                <w:lang w:val="en-GB" w:eastAsia="en-US" w:bidi="ar-SA"/>
              </w:rPr>
              <w:t>this government spending helped contain the downturn induced by Covid lockdowns</w:t>
            </w:r>
          </w:p>
          <w:p>
            <w:pPr>
              <w:pStyle w:val="ListParagraph"/>
              <w:widowControl w:val="false"/>
              <w:numPr>
                <w:ilvl w:val="0"/>
                <w:numId w:val="13"/>
              </w:numPr>
              <w:suppressAutoHyphens w:val="true"/>
              <w:spacing w:lineRule="auto" w:line="240" w:before="0" w:after="0"/>
              <w:contextualSpacing/>
              <w:jc w:val="left"/>
              <w:rPr>
                <w:rFonts w:ascii="Times New Roman" w:hAnsi="Times New Roman" w:cs="Times New Roman"/>
                <w:b/>
                <w:b/>
                <w:bCs/>
                <w:color w:val="000000" w:themeColor="text1"/>
                <w:sz w:val="24"/>
                <w:szCs w:val="24"/>
                <w:lang w:val="en-GB"/>
              </w:rPr>
            </w:pPr>
            <w:r>
              <w:rPr>
                <w:rFonts w:eastAsia="Calibri" w:cs="Times New Roman" w:ascii="Times New Roman" w:hAnsi="Times New Roman"/>
                <w:color w:val="000000" w:themeColor="text1"/>
                <w:kern w:val="0"/>
                <w:sz w:val="20"/>
                <w:szCs w:val="20"/>
                <w:lang w:val="en-GB" w:eastAsia="en-US" w:bidi="ar-SA"/>
              </w:rPr>
              <w:t>after Covid, with 2022/23 budget, govt spending was reduced quickly, but went up in 2023/Q2 in response to floods</w:t>
            </w:r>
          </w:p>
        </w:tc>
        <w:tc>
          <w:tcPr>
            <w:tcW w:w="611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lang w:val="fr-FR"/>
              </w:rPr>
            </w:pPr>
            <w:r>
              <w:rPr>
                <w:rFonts w:eastAsia="Calibri" w:cs="Times New Roman" w:ascii="Times New Roman" w:hAnsi="Times New Roman"/>
                <w:b/>
                <w:bCs/>
                <w:color w:val="0070C0"/>
                <w:kern w:val="0"/>
                <w:sz w:val="20"/>
                <w:szCs w:val="20"/>
                <w:lang w:val="fr-FR" w:eastAsia="en-US" w:bidi="ar-SA"/>
              </w:rPr>
              <w:t>Fig. 3.4  Govt demand gap (vis-à-vis trend) and drivers, %</w:t>
            </w:r>
          </w:p>
          <w:p>
            <w:pPr>
              <w:pStyle w:val="Normal"/>
              <w:widowControl w:val="false"/>
              <w:suppressAutoHyphens w:val="true"/>
              <w:spacing w:lineRule="auto" w:line="240" w:before="0" w:after="0"/>
              <w:jc w:val="center"/>
              <w:rPr>
                <w:rFonts w:ascii="Times New Roman" w:hAnsi="Times New Roman" w:cs="Times New Roman"/>
                <w:b/>
                <w:b/>
                <w:bCs/>
                <w:color w:val="0070C0"/>
                <w:sz w:val="20"/>
                <w:szCs w:val="20"/>
                <w:lang w:val="fr-FR"/>
              </w:rPr>
            </w:pPr>
            <w:r>
              <w:rPr/>
              <w:drawing>
                <wp:inline distT="0" distB="0" distL="0" distR="0">
                  <wp:extent cx="3748405" cy="3032760"/>
                  <wp:effectExtent l="0" t="0" r="0" b="0"/>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2"/>
                          <a:stretch>
                            <a:fillRect/>
                          </a:stretch>
                        </pic:blipFill>
                        <pic:spPr bwMode="auto">
                          <a:xfrm>
                            <a:off x="0" y="0"/>
                            <a:ext cx="3748405" cy="3032760"/>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en-GB"/>
              </w:rPr>
            </w:pPr>
            <w:r>
              <w:rPr/>
              <w:drawing>
                <wp:inline distT="0" distB="0" distL="0" distR="0">
                  <wp:extent cx="95250" cy="12700"/>
                  <wp:effectExtent l="0" t="0" r="0" b="0"/>
                  <wp:docPr id="12"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3" descr=""/>
                          <pic:cNvPicPr>
                            <a:picLocks noChangeAspect="1" noChangeArrowheads="1"/>
                          </pic:cNvPicPr>
                        </pic:nvPicPr>
                        <pic:blipFill>
                          <a:blip r:embed="rId13"/>
                          <a:stretch>
                            <a:fillRect/>
                          </a:stretch>
                        </pic:blipFill>
                        <pic:spPr bwMode="auto">
                          <a:xfrm>
                            <a:off x="0" y="0"/>
                            <a:ext cx="95250" cy="12700"/>
                          </a:xfrm>
                          <a:prstGeom prst="rect">
                            <a:avLst/>
                          </a:prstGeom>
                        </pic:spPr>
                      </pic:pic>
                    </a:graphicData>
                  </a:graphic>
                </wp:inline>
              </w:drawing>
            </w:r>
          </w:p>
        </w:tc>
      </w:tr>
    </w:tbl>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r>
        <w:br w:type="page"/>
      </w:r>
    </w:p>
    <w:p>
      <w:pPr>
        <w:pStyle w:val="Normal"/>
        <w:spacing w:before="120" w:after="240"/>
        <w:rPr>
          <w:rFonts w:ascii="Times New Roman" w:hAnsi="Times New Roman" w:cs="Times New Roman"/>
          <w:sz w:val="24"/>
          <w:szCs w:val="24"/>
          <w:lang w:val="en-GB"/>
        </w:rPr>
      </w:pPr>
      <w:r>
        <w:rPr>
          <w:rFonts w:cs="Times New Roman" w:ascii="Times New Roman" w:hAnsi="Times New Roman"/>
          <w:b/>
          <w:bCs/>
          <w:color w:val="0070C0"/>
          <w:sz w:val="24"/>
          <w:szCs w:val="24"/>
        </w:rPr>
        <w:t>Fiscal impulse onto private demand.</w:t>
      </w:r>
      <w:r>
        <w:rPr>
          <w:rFonts w:cs="Times New Roman" w:ascii="Times New Roman" w:hAnsi="Times New Roman"/>
          <w:sz w:val="24"/>
          <w:szCs w:val="24"/>
        </w:rPr>
        <w:t xml:space="preserve"> </w:t>
      </w:r>
      <w:r>
        <w:rPr>
          <w:rFonts w:cs="Times New Roman" w:ascii="Times New Roman" w:hAnsi="Times New Roman"/>
          <w:sz w:val="24"/>
          <w:szCs w:val="24"/>
          <w:lang w:val="en-GB"/>
        </w:rPr>
        <w:t xml:space="preserve">As noted above, this study separates the </w:t>
      </w:r>
      <w:r>
        <w:rPr>
          <w:rFonts w:cs="Times New Roman" w:ascii="Times New Roman" w:hAnsi="Times New Roman"/>
          <w:i/>
          <w:iCs/>
          <w:sz w:val="24"/>
          <w:szCs w:val="24"/>
          <w:lang w:val="en-GB"/>
        </w:rPr>
        <w:t>direct effect</w:t>
      </w:r>
      <w:r>
        <w:rPr>
          <w:rFonts w:cs="Times New Roman" w:ascii="Times New Roman" w:hAnsi="Times New Roman"/>
          <w:sz w:val="24"/>
          <w:szCs w:val="24"/>
          <w:lang w:val="en-GB"/>
        </w:rPr>
        <w:t xml:space="preserve"> on output of government spending on G&amp;S from the </w:t>
      </w:r>
      <w:r>
        <w:rPr>
          <w:rFonts w:cs="Times New Roman" w:ascii="Times New Roman" w:hAnsi="Times New Roman"/>
          <w:i/>
          <w:iCs/>
          <w:sz w:val="24"/>
          <w:szCs w:val="24"/>
          <w:lang w:val="en-GB"/>
        </w:rPr>
        <w:t>indirect effect</w:t>
      </w:r>
      <w:r>
        <w:rPr>
          <w:rFonts w:cs="Times New Roman" w:ascii="Times New Roman" w:hAnsi="Times New Roman"/>
          <w:sz w:val="24"/>
          <w:szCs w:val="24"/>
          <w:lang w:val="en-GB"/>
        </w:rPr>
        <w:t xml:space="preserve"> of fiscal policy (as gauged by “fiscal impulse”</w:t>
      </w:r>
      <w:r>
        <w:rPr>
          <w:rStyle w:val="FootnoteAnchor"/>
          <w:rFonts w:cs="Times New Roman" w:ascii="Times New Roman" w:hAnsi="Times New Roman"/>
          <w:sz w:val="24"/>
          <w:szCs w:val="24"/>
          <w:lang w:val="en-GB"/>
        </w:rPr>
        <w:footnoteReference w:id="7"/>
      </w:r>
      <w:r>
        <w:rPr>
          <w:rFonts w:cs="Times New Roman" w:ascii="Times New Roman" w:hAnsi="Times New Roman"/>
          <w:sz w:val="24"/>
          <w:szCs w:val="24"/>
          <w:lang w:val="en-GB"/>
        </w:rPr>
        <w:t>) on private consumption and investment and hence output.</w:t>
      </w:r>
      <w:r>
        <w:rPr>
          <w:rStyle w:val="FootnoteAnchor"/>
          <w:rFonts w:cs="Times New Roman" w:ascii="Times New Roman" w:hAnsi="Times New Roman"/>
          <w:sz w:val="24"/>
          <w:szCs w:val="24"/>
          <w:lang w:val="en-GB"/>
        </w:rPr>
        <w:footnoteReference w:id="8"/>
      </w:r>
      <w:r>
        <w:rPr>
          <w:rFonts w:cs="Times New Roman" w:ascii="Times New Roman" w:hAnsi="Times New Roman"/>
          <w:sz w:val="24"/>
          <w:szCs w:val="24"/>
          <w:lang w:val="en-GB"/>
        </w:rPr>
        <w:t xml:space="preserve"> The fiscal impulse—largely discretionary deficits—was on average about 2% of GDP during Covid years 2020-22 (</w:t>
      </w:r>
      <w:r>
        <w:rPr>
          <w:rFonts w:cs="Times New Roman" w:ascii="Times New Roman" w:hAnsi="Times New Roman"/>
          <w:b/>
          <w:bCs/>
          <w:color w:val="0070C0"/>
          <w:sz w:val="24"/>
          <w:szCs w:val="24"/>
          <w:lang w:val="en-GB"/>
        </w:rPr>
        <w:t>Figure 3.5</w:t>
      </w:r>
      <w:r>
        <w:rPr>
          <w:rFonts w:cs="Times New Roman" w:ascii="Times New Roman" w:hAnsi="Times New Roman"/>
          <w:sz w:val="24"/>
          <w:szCs w:val="24"/>
          <w:lang w:val="en-GB"/>
        </w:rPr>
        <w:t xml:space="preserve">). </w:t>
      </w:r>
    </w:p>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t>The fiscal impulse was largely reversed as fiscal consolidation took hold from late 2022, but consolidation was in part interrupted by the flood crisis in 2023Q2. The discretionary deficit is the main driver of the fiscal impulse to private demand, together with the change in the structural deficit which is very small. The discretionary deficit affects private demand because other expenditure (transfers, subsidies, net lending) and lower revenue collection increase disposable incomes, while discretionary govt demand for G&amp;S boosts private sector spending optimism.</w:t>
      </w:r>
    </w:p>
    <w:tbl>
      <w:tblPr>
        <w:tblStyle w:val="TableGrid"/>
        <w:tblW w:w="99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925"/>
        <w:gridCol w:w="4049"/>
      </w:tblGrid>
      <w:tr>
        <w:trPr>
          <w:trHeight w:val="5334" w:hRule="atLeast"/>
        </w:trPr>
        <w:tc>
          <w:tcPr>
            <w:tcW w:w="592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24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3.5  Components fiscal impulse, onto private demand, % GDP</w:t>
            </w:r>
          </w:p>
          <w:p>
            <w:pPr>
              <w:pStyle w:val="Normal"/>
              <w:widowControl w:val="false"/>
              <w:suppressAutoHyphens w:val="true"/>
              <w:spacing w:lineRule="auto" w:line="240" w:before="0" w:after="0"/>
              <w:jc w:val="center"/>
              <w:rPr>
                <w:rFonts w:ascii="Times New Roman" w:hAnsi="Times New Roman" w:cs="Times New Roman"/>
                <w:b/>
                <w:b/>
                <w:bCs/>
                <w:color w:val="000000" w:themeColor="text1"/>
                <w:sz w:val="24"/>
                <w:szCs w:val="24"/>
                <w:lang w:val="en-GB"/>
              </w:rPr>
            </w:pPr>
            <w:r>
              <w:rPr/>
              <w:drawing>
                <wp:inline distT="0" distB="0" distL="0" distR="0">
                  <wp:extent cx="3625215" cy="2985135"/>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14"/>
                          <a:stretch>
                            <a:fillRect/>
                          </a:stretch>
                        </pic:blipFill>
                        <pic:spPr bwMode="auto">
                          <a:xfrm>
                            <a:off x="0" y="0"/>
                            <a:ext cx="3625215" cy="2985135"/>
                          </a:xfrm>
                          <a:prstGeom prst="rect">
                            <a:avLst/>
                          </a:prstGeom>
                        </pic:spPr>
                      </pic:pic>
                    </a:graphicData>
                  </a:graphic>
                </wp:inline>
              </w:drawing>
            </w:r>
          </w:p>
        </w:tc>
        <w:tc>
          <w:tcPr>
            <w:tcW w:w="404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36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3.6  Fiscal stance: effect on GDP via govt demand and private demand, % GDP</w:t>
            </w:r>
          </w:p>
          <w:p>
            <w:pPr>
              <w:pStyle w:val="Normal"/>
              <w:widowControl w:val="false"/>
              <w:suppressAutoHyphens w:val="true"/>
              <w:spacing w:lineRule="auto" w:line="240" w:before="0" w:after="0"/>
              <w:jc w:val="center"/>
              <w:rPr>
                <w:rFonts w:ascii="Times New Roman" w:hAnsi="Times New Roman" w:cs="Times New Roman"/>
                <w:b/>
                <w:b/>
                <w:bCs/>
                <w:color w:val="000000" w:themeColor="text1"/>
                <w:sz w:val="24"/>
                <w:szCs w:val="24"/>
                <w:lang w:val="en-GB"/>
              </w:rPr>
            </w:pPr>
            <w:r>
              <w:rPr/>
              <w:drawing>
                <wp:inline distT="0" distB="0" distL="0" distR="0">
                  <wp:extent cx="2433955" cy="2297430"/>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5"/>
                          <a:stretch>
                            <a:fillRect/>
                          </a:stretch>
                        </pic:blipFill>
                        <pic:spPr bwMode="auto">
                          <a:xfrm>
                            <a:off x="0" y="0"/>
                            <a:ext cx="2433955" cy="2297430"/>
                          </a:xfrm>
                          <a:prstGeom prst="rect">
                            <a:avLst/>
                          </a:prstGeom>
                        </pic:spPr>
                      </pic:pic>
                    </a:graphicData>
                  </a:graphic>
                </wp:inline>
              </w:drawing>
            </w:r>
          </w:p>
        </w:tc>
      </w:tr>
    </w:tbl>
    <w:p>
      <w:pPr>
        <w:pStyle w:val="Normal"/>
        <w:rPr>
          <w:rFonts w:ascii="Times New Roman" w:hAnsi="Times New Roman" w:cs="Times New Roman"/>
          <w:b/>
          <w:b/>
          <w:bCs/>
          <w:lang w:val="en-GB"/>
        </w:rPr>
      </w:pPr>
      <w:r>
        <w:rPr>
          <w:rFonts w:cs="Times New Roman" w:ascii="Times New Roman" w:hAnsi="Times New Roman"/>
          <w:b/>
          <w:bCs/>
          <w:lang w:val="en-GB"/>
        </w:rPr>
      </w:r>
    </w:p>
    <w:p>
      <w:pPr>
        <w:pStyle w:val="Normal"/>
        <w:rPr>
          <w:rFonts w:ascii="Times New Roman" w:hAnsi="Times New Roman" w:cs="Times New Roman"/>
          <w:lang w:val="en-GB"/>
        </w:rPr>
      </w:pPr>
      <w:commentRangeStart w:id="11"/>
      <w:r>
        <w:rPr>
          <w:rFonts w:cs="Times New Roman" w:ascii="Times New Roman" w:hAnsi="Times New Roman"/>
          <w:b/>
          <w:bCs/>
          <w:color w:val="0070C0"/>
          <w:sz w:val="24"/>
          <w:szCs w:val="24"/>
        </w:rPr>
        <w:t>Fiscal stance total effect on output</w:t>
      </w:r>
      <w:r>
        <w:rPr>
          <w:rFonts w:cs="Times New Roman" w:ascii="Times New Roman" w:hAnsi="Times New Roman"/>
          <w:sz w:val="24"/>
          <w:szCs w:val="24"/>
        </w:rPr>
        <w:t>.</w:t>
      </w:r>
      <w:r>
        <w:rPr>
          <w:rFonts w:cs="Times New Roman" w:ascii="Times New Roman" w:hAnsi="Times New Roman"/>
          <w:sz w:val="24"/>
          <w:szCs w:val="24"/>
          <w:lang w:val="en-GB"/>
        </w:rPr>
        <w:t xml:space="preserve"> The combination of government demand (affecting output </w:t>
      </w:r>
      <w:r>
        <w:rPr>
          <w:rFonts w:cs="Times New Roman" w:ascii="Times New Roman" w:hAnsi="Times New Roman"/>
          <w:i/>
          <w:iCs/>
          <w:sz w:val="24"/>
          <w:szCs w:val="24"/>
          <w:lang w:val="en-GB"/>
        </w:rPr>
        <w:t>directly</w:t>
      </w:r>
      <w:r>
        <w:rPr>
          <w:rFonts w:cs="Times New Roman" w:ascii="Times New Roman" w:hAnsi="Times New Roman"/>
          <w:sz w:val="24"/>
          <w:szCs w:val="24"/>
          <w:lang w:val="en-GB"/>
        </w:rPr>
        <w:t xml:space="preserve">) and “fiscal impulse” (via private demand, affecting output </w:t>
      </w:r>
      <w:r>
        <w:rPr>
          <w:rFonts w:cs="Times New Roman" w:ascii="Times New Roman" w:hAnsi="Times New Roman"/>
          <w:i/>
          <w:iCs/>
          <w:sz w:val="24"/>
          <w:szCs w:val="24"/>
          <w:lang w:val="en-GB"/>
        </w:rPr>
        <w:t>indirectly</w:t>
      </w:r>
      <w:r>
        <w:rPr>
          <w:rFonts w:cs="Times New Roman" w:ascii="Times New Roman" w:hAnsi="Times New Roman"/>
          <w:sz w:val="24"/>
          <w:szCs w:val="24"/>
          <w:lang w:val="en-GB"/>
        </w:rPr>
        <w:t xml:space="preserve">) makes for a strong short-term impact of fiscal policy. An average positive discretionary deficit of 2% of GDP—as was realized during Covid—raises real GDP by some 1.7% points: by 1% point </w:t>
      </w:r>
      <w:r>
        <w:rPr>
          <w:rFonts w:cs="Times New Roman" w:ascii="Times New Roman" w:hAnsi="Times New Roman"/>
          <w:i/>
          <w:iCs/>
          <w:sz w:val="24"/>
          <w:szCs w:val="24"/>
          <w:lang w:val="en-GB"/>
        </w:rPr>
        <w:t>directly</w:t>
      </w:r>
      <w:r>
        <w:rPr>
          <w:rFonts w:cs="Times New Roman" w:ascii="Times New Roman" w:hAnsi="Times New Roman"/>
          <w:sz w:val="24"/>
          <w:szCs w:val="24"/>
          <w:lang w:val="en-GB"/>
        </w:rPr>
        <w:t xml:space="preserve"> and by 0.7% point </w:t>
      </w:r>
      <w:r>
        <w:rPr>
          <w:rFonts w:cs="Times New Roman" w:ascii="Times New Roman" w:hAnsi="Times New Roman"/>
          <w:i/>
          <w:iCs/>
          <w:sz w:val="24"/>
          <w:szCs w:val="24"/>
          <w:lang w:val="en-GB"/>
        </w:rPr>
        <w:t>indirectl</w:t>
      </w:r>
      <w:r>
        <w:rPr>
          <w:rFonts w:cs="Times New Roman" w:ascii="Times New Roman" w:hAnsi="Times New Roman"/>
          <w:sz w:val="24"/>
          <w:szCs w:val="24"/>
          <w:lang w:val="en-GB"/>
        </w:rPr>
        <w:t>y via private consumption (0.5%) and investment (0.2%), after netting out import shares in each demand.</w:t>
      </w:r>
      <w:commentRangeEnd w:id="11"/>
      <w:r>
        <w:commentReference w:id="11"/>
      </w:r>
      <w:r>
        <w:rPr>
          <w:rFonts w:cs="Times New Roman" w:ascii="Times New Roman" w:hAnsi="Times New Roman"/>
          <w:sz w:val="24"/>
          <w:szCs w:val="24"/>
          <w:lang w:val="en-GB"/>
        </w:rPr>
      </w:r>
    </w:p>
    <w:p>
      <w:pPr>
        <w:pStyle w:val="Normal"/>
        <w:spacing w:before="0" w:after="0"/>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rPr>
          <w:rFonts w:ascii="Times New Roman" w:hAnsi="Times New Roman" w:eastAsia="" w:cs="Times New Roman" w:eastAsiaTheme="majorEastAsia"/>
          <w:b/>
          <w:b/>
          <w:bCs/>
          <w:color w:val="2F5496" w:themeColor="accent1" w:themeShade="bf"/>
          <w:sz w:val="26"/>
          <w:szCs w:val="26"/>
          <w:lang w:val="en-GB"/>
        </w:rPr>
      </w:pPr>
      <w:r>
        <w:rPr>
          <w:rFonts w:cs="Times New Roman" w:ascii="Times New Roman" w:hAnsi="Times New Roman"/>
          <w:sz w:val="24"/>
          <w:szCs w:val="24"/>
          <w:lang w:val="en-GB"/>
        </w:rPr>
        <w:t xml:space="preserve">The other final demand components—private investment, exports, imports—are discussed in </w:t>
      </w:r>
      <w:r>
        <w:rPr>
          <w:rFonts w:cs="Times New Roman" w:ascii="Times New Roman" w:hAnsi="Times New Roman"/>
          <w:b/>
          <w:bCs/>
          <w:color w:val="0070C0"/>
          <w:sz w:val="24"/>
          <w:szCs w:val="24"/>
          <w:lang w:val="en-GB"/>
        </w:rPr>
        <w:t>Annex 3</w:t>
      </w:r>
      <w:r>
        <w:rPr>
          <w:rFonts w:cs="Times New Roman" w:ascii="Times New Roman" w:hAnsi="Times New Roman"/>
          <w:sz w:val="24"/>
          <w:szCs w:val="24"/>
          <w:lang w:val="en-GB"/>
        </w:rPr>
        <w:t>.</w:t>
      </w:r>
      <w:r>
        <w:br w:type="page"/>
      </w:r>
    </w:p>
    <w:p>
      <w:pPr>
        <w:pStyle w:val="Heading2"/>
        <w:numPr>
          <w:ilvl w:val="1"/>
          <w:numId w:val="2"/>
        </w:numPr>
        <w:spacing w:before="40" w:after="120"/>
        <w:ind w:left="504" w:hanging="72"/>
        <w:rPr>
          <w:rFonts w:ascii="Times New Roman" w:hAnsi="Times New Roman" w:cs="Times New Roman"/>
          <w:b/>
          <w:b/>
          <w:bCs/>
          <w:lang w:val="en-GB"/>
        </w:rPr>
      </w:pPr>
      <w:bookmarkStart w:id="6" w:name="_Toc156831417"/>
      <w:r>
        <w:rPr>
          <w:rFonts w:cs="Times New Roman" w:ascii="Times New Roman" w:hAnsi="Times New Roman"/>
          <w:b/>
          <w:bCs/>
          <w:lang w:val="en-GB"/>
        </w:rPr>
        <w:t>Inflation and its components</w:t>
      </w:r>
      <w:bookmarkEnd w:id="6"/>
    </w:p>
    <w:p>
      <w:pPr>
        <w:pStyle w:val="Normal"/>
        <w:rPr>
          <w:rFonts w:ascii="Times New Roman" w:hAnsi="Times New Roman" w:cs="Times New Roman"/>
          <w:sz w:val="24"/>
          <w:szCs w:val="24"/>
        </w:rPr>
      </w:pPr>
      <w:r>
        <w:rPr>
          <w:rFonts w:cs="Times New Roman" w:ascii="Times New Roman" w:hAnsi="Times New Roman"/>
          <w:sz w:val="24"/>
          <w:szCs w:val="24"/>
        </w:rPr>
        <w:t>Inflation in Rwanda is characterized by high volatility, mostly driven by factors unrelated to the business cycle. The main factors are weather-induced fluctuations in harvests and agricultural prices, openness and dependence on imports, especially for food and petroleum products with volatile international prices, and lack of competition in many markets. Food and energy price increases are often transmitted to increases in domestic core prices, so that food and energy prices contribute to volatility of headline inflation both directly and indirectly. The recent Covid and Ukraine crises underline the vulnerability to domestic and external price shocks as weak harvests and soaring domestic agricultural prices coincided with surging world food and energy prices (</w:t>
      </w:r>
      <w:r>
        <w:rPr>
          <w:rFonts w:cs="Times New Roman" w:ascii="Times New Roman" w:hAnsi="Times New Roman"/>
          <w:b/>
          <w:bCs/>
          <w:color w:val="0070C0"/>
          <w:sz w:val="24"/>
          <w:szCs w:val="24"/>
        </w:rPr>
        <w:t>Figures 4.1-2</w:t>
      </w:r>
      <w:r>
        <w:rPr>
          <w:rFonts w:cs="Times New Roman" w:ascii="Times New Roman" w:hAnsi="Times New Roman"/>
          <w:sz w:val="24"/>
          <w:szCs w:val="24"/>
        </w:rPr>
        <w:t xml:space="preserve">). </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014"/>
        <w:gridCol w:w="3855"/>
      </w:tblGrid>
      <w:tr>
        <w:trPr/>
        <w:tc>
          <w:tcPr>
            <w:tcW w:w="986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b/>
                <w:b/>
                <w:bCs/>
                <w:sz w:val="20"/>
                <w:szCs w:val="20"/>
              </w:rPr>
            </w:pPr>
            <w:r>
              <w:rPr>
                <w:rFonts w:eastAsia="Calibri" w:cs="Times New Roman" w:ascii="Times New Roman" w:hAnsi="Times New Roman"/>
                <w:b/>
                <w:bCs/>
                <w:kern w:val="0"/>
                <w:sz w:val="20"/>
                <w:szCs w:val="20"/>
                <w:lang w:val="en-US" w:eastAsia="en-US" w:bidi="ar-SA"/>
              </w:rPr>
              <w:t xml:space="preserve">                                   </w:t>
            </w:r>
            <w:r>
              <w:rPr>
                <w:rFonts w:eastAsia="Calibri" w:cs="Times New Roman" w:ascii="Times New Roman" w:hAnsi="Times New Roman"/>
                <w:b/>
                <w:bCs/>
                <w:color w:val="0070C0"/>
                <w:kern w:val="0"/>
                <w:sz w:val="20"/>
                <w:szCs w:val="20"/>
                <w:lang w:val="en-US" w:eastAsia="en-US" w:bidi="ar-SA"/>
              </w:rPr>
              <w:t xml:space="preserve">Figure 4.  CPI Headline and components, y-on-y %, 2006-23                   </w:t>
            </w:r>
          </w:p>
        </w:tc>
      </w:tr>
      <w:tr>
        <w:trPr>
          <w:trHeight w:val="3653" w:hRule="atLeast"/>
        </w:trPr>
        <w:tc>
          <w:tcPr>
            <w:tcW w:w="601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rPr>
            </w:pPr>
            <w:r>
              <w:rPr>
                <w:rFonts w:eastAsia="Calibri" w:cs="Times New Roman" w:ascii="Times New Roman" w:hAnsi="Times New Roman"/>
                <w:b/>
                <w:bCs/>
                <w:kern w:val="0"/>
                <w:sz w:val="18"/>
                <w:szCs w:val="18"/>
                <w:lang w:val="en-US" w:eastAsia="en-US" w:bidi="ar-SA"/>
              </w:rPr>
              <w:t xml:space="preserve">      </w:t>
            </w:r>
            <w:r>
              <w:rPr>
                <w:rFonts w:eastAsia="Calibri" w:cs="Times New Roman" w:ascii="Times New Roman" w:hAnsi="Times New Roman"/>
                <w:b/>
                <w:bCs/>
                <w:color w:val="0070C0"/>
                <w:kern w:val="0"/>
                <w:sz w:val="18"/>
                <w:szCs w:val="18"/>
                <w:lang w:val="en-US" w:eastAsia="en-US" w:bidi="ar-SA"/>
              </w:rPr>
              <w:t xml:space="preserve"> </w:t>
            </w:r>
            <w:r>
              <w:rPr>
                <w:rFonts w:eastAsia="Calibri" w:cs="Times New Roman" w:ascii="Times New Roman" w:hAnsi="Times New Roman"/>
                <w:b/>
                <w:bCs/>
                <w:color w:val="0070C0"/>
                <w:kern w:val="0"/>
                <w:sz w:val="18"/>
                <w:szCs w:val="18"/>
                <w:lang w:val="en-US" w:eastAsia="en-US" w:bidi="ar-SA"/>
              </w:rPr>
              <w:t>Fig. 4.1  CPI core, food and energy: historic volatility</w:t>
            </w:r>
          </w:p>
          <w:p>
            <w:pPr>
              <w:pStyle w:val="Normal"/>
              <w:widowControl w:val="false"/>
              <w:suppressAutoHyphens w:val="true"/>
              <w:spacing w:lineRule="auto" w:line="240" w:before="0" w:after="12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 </w:t>
            </w:r>
            <w:r>
              <w:rPr/>
              <w:drawing>
                <wp:inline distT="0" distB="0" distL="0" distR="0">
                  <wp:extent cx="3593465" cy="2551430"/>
                  <wp:effectExtent l="0" t="0" r="0" b="0"/>
                  <wp:docPr id="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
                          <pic:cNvPicPr>
                            <a:picLocks noChangeAspect="1" noChangeArrowheads="1"/>
                          </pic:cNvPicPr>
                        </pic:nvPicPr>
                        <pic:blipFill>
                          <a:blip r:embed="rId16"/>
                          <a:stretch>
                            <a:fillRect/>
                          </a:stretch>
                        </pic:blipFill>
                        <pic:spPr bwMode="auto">
                          <a:xfrm>
                            <a:off x="0" y="0"/>
                            <a:ext cx="3593465" cy="2551430"/>
                          </a:xfrm>
                          <a:prstGeom prst="rect">
                            <a:avLst/>
                          </a:prstGeom>
                        </pic:spPr>
                      </pic:pic>
                    </a:graphicData>
                  </a:graphic>
                </wp:inline>
              </w:drawing>
            </w:r>
          </w:p>
        </w:tc>
        <w:tc>
          <w:tcPr>
            <w:tcW w:w="385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4.2  CPI headline and trend, y-on-y %</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b/>
                <w:bCs/>
                <w:kern w:val="0"/>
                <w:sz w:val="20"/>
                <w:szCs w:val="20"/>
                <w:lang w:val="en-US" w:eastAsia="en-US" w:bidi="ar-SA"/>
              </w:rPr>
              <w:t xml:space="preserve">   </w:t>
            </w:r>
            <w:r>
              <w:rPr>
                <w:rFonts w:eastAsia="Calibri" w:cs="Times New Roman" w:ascii="Times New Roman" w:hAnsi="Times New Roman"/>
                <w:kern w:val="0"/>
                <w:sz w:val="24"/>
                <w:szCs w:val="24"/>
                <w:lang w:val="en-US" w:eastAsia="en-US" w:bidi="ar-SA"/>
              </w:rPr>
              <w:t xml:space="preserve"> </w:t>
            </w:r>
            <w:r>
              <w:rPr/>
              <w:drawing>
                <wp:inline distT="0" distB="0" distL="0" distR="0">
                  <wp:extent cx="2286000" cy="1892935"/>
                  <wp:effectExtent l="0" t="0" r="0" b="0"/>
                  <wp:docPr id="16" name="Image7"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A graph with blue line and orange line&#10;&#10;Description automatically generated"/>
                          <pic:cNvPicPr>
                            <a:picLocks noChangeAspect="1" noChangeArrowheads="1"/>
                          </pic:cNvPicPr>
                        </pic:nvPicPr>
                        <pic:blipFill>
                          <a:blip r:embed="rId17"/>
                          <a:stretch>
                            <a:fillRect/>
                          </a:stretch>
                        </pic:blipFill>
                        <pic:spPr bwMode="auto">
                          <a:xfrm>
                            <a:off x="0" y="0"/>
                            <a:ext cx="2286000" cy="1892935"/>
                          </a:xfrm>
                          <a:prstGeom prst="rect">
                            <a:avLst/>
                          </a:prstGeom>
                        </pic:spPr>
                      </pic:pic>
                    </a:graphicData>
                  </a:graphic>
                </wp:inline>
              </w:drawing>
            </w:r>
          </w:p>
        </w:tc>
      </w:tr>
    </w:tbl>
    <w:p>
      <w:pPr>
        <w:pStyle w:val="Normal"/>
        <w:spacing w:before="120" w:after="0"/>
        <w:rPr>
          <w:rFonts w:ascii="Times New Roman" w:hAnsi="Times New Roman" w:cs="Times New Roman"/>
          <w:sz w:val="24"/>
          <w:szCs w:val="24"/>
        </w:rPr>
      </w:pPr>
      <w:r>
        <w:rPr>
          <w:rFonts w:cs="Times New Roman" w:ascii="Times New Roman" w:hAnsi="Times New Roman"/>
          <w:sz w:val="24"/>
          <w:szCs w:val="24"/>
        </w:rPr>
        <w:t>With a 16% weight, food price fluctuations contribute most to fluctuations in headline CPI, while energy with a 7% weight contributes much less (</w:t>
      </w:r>
      <w:r>
        <w:rPr>
          <w:rFonts w:cs="Times New Roman" w:ascii="Times New Roman" w:hAnsi="Times New Roman"/>
          <w:b/>
          <w:bCs/>
          <w:color w:val="0070C0"/>
          <w:sz w:val="24"/>
          <w:szCs w:val="24"/>
        </w:rPr>
        <w:t>Figure 4.3</w:t>
      </w:r>
      <w:r>
        <w:rPr>
          <w:rFonts w:cs="Times New Roman" w:ascii="Times New Roman" w:hAnsi="Times New Roman"/>
          <w:sz w:val="24"/>
          <w:szCs w:val="24"/>
        </w:rPr>
        <w:t xml:space="preserve">). </w:t>
      </w:r>
      <w:commentRangeStart w:id="12"/>
      <w:r>
        <w:rPr>
          <w:rFonts w:cs="Times New Roman" w:ascii="Times New Roman" w:hAnsi="Times New Roman"/>
          <w:sz w:val="24"/>
          <w:szCs w:val="24"/>
        </w:rPr>
        <w:t>The relative price of food is found to be on an upward trend (</w:t>
      </w:r>
      <w:r>
        <w:rPr>
          <w:rFonts w:cs="Times New Roman" w:ascii="Times New Roman" w:hAnsi="Times New Roman"/>
          <w:b/>
          <w:bCs/>
          <w:color w:val="0070C0"/>
          <w:sz w:val="24"/>
          <w:szCs w:val="24"/>
        </w:rPr>
        <w:t>Figure 4.4</w:t>
      </w:r>
      <w:r>
        <w:rPr>
          <w:rFonts w:cs="Times New Roman" w:ascii="Times New Roman" w:hAnsi="Times New Roman"/>
          <w:sz w:val="24"/>
          <w:szCs w:val="24"/>
        </w:rPr>
        <w:t xml:space="preserve">). </w:t>
      </w:r>
      <w:commentRangeEnd w:id="12"/>
      <w:r>
        <w:commentReference w:id="12"/>
      </w:r>
      <w:r>
        <w:rPr>
          <w:rFonts w:cs="Times New Roman" w:ascii="Times New Roman" w:hAnsi="Times New Roman"/>
          <w:sz w:val="24"/>
          <w:szCs w:val="24"/>
        </w:rPr>
      </w:r>
    </w:p>
    <w:tbl>
      <w:tblPr>
        <w:tblStyle w:val="TableGrid"/>
        <w:tblW w:w="99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926"/>
        <w:gridCol w:w="3991"/>
      </w:tblGrid>
      <w:tr>
        <w:trPr>
          <w:trHeight w:val="4074" w:hRule="atLeast"/>
        </w:trPr>
        <w:tc>
          <w:tcPr>
            <w:tcW w:w="5926"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4.3  CPI headline components</w:t>
            </w:r>
          </w:p>
          <w:p>
            <w:pPr>
              <w:pStyle w:val="Normal"/>
              <w:widowControl w:val="false"/>
              <w:suppressAutoHyphens w:val="true"/>
              <w:spacing w:lineRule="auto" w:line="240" w:before="0" w:after="120"/>
              <w:jc w:val="center"/>
              <w:rPr>
                <w:rFonts w:ascii="Times New Roman" w:hAnsi="Times New Roman" w:cs="Times New Roman"/>
                <w:sz w:val="24"/>
                <w:szCs w:val="24"/>
              </w:rPr>
            </w:pPr>
            <w:r>
              <w:rPr>
                <w:rFonts w:eastAsia="Calibri" w:cs="Times New Roman" w:ascii="Times New Roman" w:hAnsi="Times New Roman"/>
                <w:color w:val="0070C0"/>
                <w:kern w:val="0"/>
                <w:sz w:val="18"/>
                <w:szCs w:val="18"/>
                <w:lang w:val="en-US" w:eastAsia="en-US" w:bidi="ar-SA"/>
              </w:rPr>
              <w:t>(weighted with shares in CPI basket)</w:t>
            </w:r>
            <w:r>
              <w:rPr>
                <w:rFonts w:eastAsia="Calibri" w:cs="Times New Roman" w:ascii="Times New Roman" w:hAnsi="Times New Roman"/>
                <w:kern w:val="0"/>
                <w:sz w:val="24"/>
                <w:szCs w:val="24"/>
                <w:lang w:val="en-US" w:eastAsia="en-US" w:bidi="ar-SA"/>
              </w:rPr>
              <w:t xml:space="preserve"> </w:t>
            </w:r>
          </w:p>
          <w:p>
            <w:pPr>
              <w:pStyle w:val="Normal"/>
              <w:widowControl w:val="false"/>
              <w:suppressAutoHyphens w:val="true"/>
              <w:spacing w:lineRule="auto" w:line="240" w:before="0" w:after="0"/>
              <w:jc w:val="center"/>
              <w:rPr>
                <w:rFonts w:ascii="Times New Roman" w:hAnsi="Times New Roman" w:cs="Times New Roman"/>
                <w:sz w:val="24"/>
                <w:szCs w:val="24"/>
              </w:rPr>
            </w:pPr>
            <w:r>
              <w:rPr/>
              <w:drawing>
                <wp:inline distT="0" distB="0" distL="0" distR="0">
                  <wp:extent cx="3054350" cy="2350135"/>
                  <wp:effectExtent l="0" t="0" r="0" b="0"/>
                  <wp:docPr id="1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
                          <pic:cNvPicPr>
                            <a:picLocks noChangeAspect="1" noChangeArrowheads="1"/>
                          </pic:cNvPicPr>
                        </pic:nvPicPr>
                        <pic:blipFill>
                          <a:blip r:embed="rId18"/>
                          <a:stretch>
                            <a:fillRect/>
                          </a:stretch>
                        </pic:blipFill>
                        <pic:spPr bwMode="auto">
                          <a:xfrm>
                            <a:off x="0" y="0"/>
                            <a:ext cx="3054350" cy="2350135"/>
                          </a:xfrm>
                          <a:prstGeom prst="rect">
                            <a:avLst/>
                          </a:prstGeom>
                        </pic:spPr>
                      </pic:pic>
                    </a:graphicData>
                  </a:graphic>
                </wp:inline>
              </w:drawing>
            </w:r>
          </w:p>
        </w:tc>
        <w:tc>
          <w:tcPr>
            <w:tcW w:w="3991"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0"/>
                <w:szCs w:val="20"/>
              </w:rPr>
            </w:pPr>
            <w:r>
              <w:rPr>
                <w:rFonts w:eastAsia="Calibri" w:cs="Times New Roman" w:ascii="Times New Roman" w:hAnsi="Times New Roman"/>
                <w:b/>
                <w:bCs/>
                <w:color w:val="0070C0"/>
                <w:kern w:val="0"/>
                <w:sz w:val="20"/>
                <w:szCs w:val="20"/>
                <w:lang w:val="en-US" w:eastAsia="en-US" w:bidi="ar-SA"/>
              </w:rPr>
              <w:t>Fig. 4.4  Relative price of food, vis-à-vis CPI headline</w:t>
            </w:r>
            <w:r>
              <w:rPr>
                <w:rFonts w:eastAsia="Calibri" w:cs="Times New Roman" w:ascii="Times New Roman" w:hAnsi="Times New Roman"/>
                <w:kern w:val="0"/>
                <w:sz w:val="20"/>
                <w:szCs w:val="20"/>
                <w:lang w:val="en-US" w:eastAsia="en-US" w:bidi="ar-SA"/>
              </w:rPr>
              <w:t xml:space="preserve"> </w:t>
            </w:r>
            <w:r>
              <w:rPr/>
              <w:drawing>
                <wp:inline distT="0" distB="0" distL="0" distR="0">
                  <wp:extent cx="2363470" cy="2159000"/>
                  <wp:effectExtent l="0" t="0" r="0" b="0"/>
                  <wp:docPr id="18" name="Image8"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A graph with a line and a line"/>
                          <pic:cNvPicPr>
                            <a:picLocks noChangeAspect="1" noChangeArrowheads="1"/>
                          </pic:cNvPicPr>
                        </pic:nvPicPr>
                        <pic:blipFill>
                          <a:blip r:embed="rId19"/>
                          <a:stretch>
                            <a:fillRect/>
                          </a:stretch>
                        </pic:blipFill>
                        <pic:spPr bwMode="auto">
                          <a:xfrm>
                            <a:off x="0" y="0"/>
                            <a:ext cx="2363470" cy="2159000"/>
                          </a:xfrm>
                          <a:prstGeom prst="rect">
                            <a:avLst/>
                          </a:prstGeom>
                        </pic:spPr>
                      </pic:pic>
                    </a:graphicData>
                  </a:graphic>
                </wp:inline>
              </w:drawing>
            </w:r>
          </w:p>
        </w:tc>
      </w:tr>
    </w:tbl>
    <w:p>
      <w:pPr>
        <w:pStyle w:val="Normal"/>
        <w:spacing w:before="0" w:after="120"/>
        <w:rPr>
          <w:rFonts w:ascii="Times New Roman" w:hAnsi="Times New Roman" w:cs="Times New Roman"/>
          <w:sz w:val="24"/>
          <w:szCs w:val="24"/>
        </w:rPr>
      </w:pPr>
      <w:commentRangeStart w:id="13"/>
      <w:r>
        <w:rPr>
          <w:rFonts w:cs="Times New Roman" w:ascii="Times New Roman" w:hAnsi="Times New Roman"/>
          <w:b/>
          <w:bCs/>
          <w:sz w:val="24"/>
          <w:szCs w:val="24"/>
        </w:rPr>
        <w:t xml:space="preserve">Core inflation is driven by </w:t>
      </w:r>
      <w:r>
        <w:rPr>
          <w:rFonts w:cs="Times New Roman" w:ascii="Times New Roman" w:hAnsi="Times New Roman"/>
          <w:sz w:val="24"/>
          <w:szCs w:val="24"/>
        </w:rPr>
        <w:t>a lag, expectations, direct import price effect, output gap and indirect import price effect (REER). However, it has large “unexplained” shocks, especially during Covid (negative shocks reflecting the lockdown) and the recent Ukraine-war induced inflation (positive shocks) (</w:t>
      </w:r>
      <w:r>
        <w:rPr>
          <w:rFonts w:cs="Times New Roman" w:ascii="Times New Roman" w:hAnsi="Times New Roman"/>
          <w:b/>
          <w:bCs/>
          <w:color w:val="0070C0"/>
          <w:sz w:val="24"/>
          <w:szCs w:val="24"/>
        </w:rPr>
        <w:t>Figure 4.5-6</w:t>
      </w:r>
      <w:r>
        <w:rPr>
          <w:rFonts w:cs="Times New Roman" w:ascii="Times New Roman" w:hAnsi="Times New Roman"/>
          <w:sz w:val="24"/>
          <w:szCs w:val="24"/>
        </w:rPr>
        <w:t xml:space="preserve">). Thus, a large chunk of the recent core inflation is not due to the standard factors, including the output gap. This implies that the core Phillips curve in Rwanda has only a weak relationship with the output gap and this weakens the last step of the transmission of monetary policy, to real interest rates, to output gap, and to inflation. </w:t>
      </w:r>
      <w:commentRangeEnd w:id="13"/>
      <w:r>
        <w:commentReference w:id="13"/>
      </w:r>
      <w:r>
        <w:rPr>
          <w:rFonts w:cs="Times New Roman" w:ascii="Times New Roman" w:hAnsi="Times New Roman"/>
          <w:sz w:val="24"/>
          <w:szCs w:val="24"/>
        </w:rPr>
      </w:r>
    </w:p>
    <w:tbl>
      <w:tblPr>
        <w:tblStyle w:val="TableGrid"/>
        <w:tblW w:w="9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024"/>
        <w:gridCol w:w="4770"/>
      </w:tblGrid>
      <w:tr>
        <w:trPr/>
        <w:tc>
          <w:tcPr>
            <w:tcW w:w="502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4.5  Drivers of CPI core</w:t>
            </w:r>
            <w:r>
              <w:rPr>
                <w:rFonts w:eastAsia="Calibri" w:cs="Times New Roman" w:ascii="Times New Roman" w:hAnsi="Times New Roman"/>
                <w:b/>
                <w:bCs/>
                <w:color w:val="0070C0"/>
                <w:kern w:val="0"/>
                <w:sz w:val="20"/>
                <w:szCs w:val="20"/>
                <w:lang w:val="en-US" w:eastAsia="en-US" w:bidi="ar-SA"/>
              </w:rPr>
              <w:t xml:space="preserve"> </w:t>
            </w:r>
            <w:r>
              <w:rPr>
                <w:rFonts w:eastAsia="Calibri" w:cs="Times New Roman" w:ascii="Times New Roman" w:hAnsi="Times New Roman"/>
                <w:b/>
                <w:bCs/>
                <w:color w:val="0070C0"/>
                <w:kern w:val="0"/>
                <w:sz w:val="18"/>
                <w:szCs w:val="18"/>
                <w:lang w:val="en-US" w:eastAsia="en-US" w:bidi="ar-SA"/>
              </w:rPr>
              <w:t>inflation</w:t>
            </w:r>
          </w:p>
          <w:p>
            <w:pPr>
              <w:pStyle w:val="Normal"/>
              <w:widowControl w:val="false"/>
              <w:suppressAutoHyphens w:val="true"/>
              <w:spacing w:lineRule="auto" w:line="240" w:before="0" w:after="240"/>
              <w:jc w:val="center"/>
              <w:rPr>
                <w:rFonts w:ascii="Times New Roman" w:hAnsi="Times New Roman" w:cs="Times New Roman"/>
                <w:sz w:val="24"/>
                <w:szCs w:val="24"/>
              </w:rPr>
            </w:pPr>
            <w:r>
              <w:rPr/>
              <w:drawing>
                <wp:inline distT="0" distB="0" distL="0" distR="0">
                  <wp:extent cx="3051810" cy="2487930"/>
                  <wp:effectExtent l="0" t="0" r="0" b="0"/>
                  <wp:docPr id="19"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descr=""/>
                          <pic:cNvPicPr>
                            <a:picLocks noChangeAspect="1" noChangeArrowheads="1"/>
                          </pic:cNvPicPr>
                        </pic:nvPicPr>
                        <pic:blipFill>
                          <a:blip r:embed="rId20"/>
                          <a:stretch>
                            <a:fillRect/>
                          </a:stretch>
                        </pic:blipFill>
                        <pic:spPr bwMode="auto">
                          <a:xfrm>
                            <a:off x="0" y="0"/>
                            <a:ext cx="3051810" cy="2487930"/>
                          </a:xfrm>
                          <a:prstGeom prst="rect">
                            <a:avLst/>
                          </a:prstGeom>
                        </pic:spPr>
                      </pic:pic>
                    </a:graphicData>
                  </a:graphic>
                </wp:inline>
              </w:drawing>
            </w:r>
          </w:p>
        </w:tc>
        <w:tc>
          <w:tcPr>
            <w:tcW w:w="477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rPr>
            </w:pPr>
            <w:r>
              <w:rPr>
                <w:rFonts w:eastAsia="Calibri" w:cs="Times New Roman" w:ascii="Times New Roman" w:hAnsi="Times New Roman"/>
                <w:b/>
                <w:bCs/>
                <w:color w:val="0070C0"/>
                <w:kern w:val="0"/>
                <w:sz w:val="18"/>
                <w:szCs w:val="18"/>
                <w:lang w:val="en-US" w:eastAsia="en-US" w:bidi="ar-SA"/>
              </w:rPr>
              <w:t>Fig. 4.6  Direct effect foreign prices on  CPI core</w:t>
            </w:r>
          </w:p>
          <w:p>
            <w:pPr>
              <w:pStyle w:val="Normal"/>
              <w:widowControl w:val="false"/>
              <w:suppressAutoHyphens w:val="true"/>
              <w:spacing w:lineRule="auto" w:line="240" w:before="0" w:after="120"/>
              <w:jc w:val="center"/>
              <w:rPr>
                <w:rFonts w:ascii="Times New Roman" w:hAnsi="Times New Roman" w:cs="Times New Roman"/>
                <w:sz w:val="24"/>
                <w:szCs w:val="24"/>
              </w:rPr>
            </w:pPr>
            <w:r>
              <w:rPr/>
              <w:drawing>
                <wp:inline distT="0" distB="0" distL="0" distR="0">
                  <wp:extent cx="2946400" cy="2637790"/>
                  <wp:effectExtent l="0" t="0" r="0" b="0"/>
                  <wp:docPr id="2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descr=""/>
                          <pic:cNvPicPr>
                            <a:picLocks noChangeAspect="1" noChangeArrowheads="1"/>
                          </pic:cNvPicPr>
                        </pic:nvPicPr>
                        <pic:blipFill>
                          <a:blip r:embed="rId21"/>
                          <a:stretch>
                            <a:fillRect/>
                          </a:stretch>
                        </pic:blipFill>
                        <pic:spPr bwMode="auto">
                          <a:xfrm>
                            <a:off x="0" y="0"/>
                            <a:ext cx="2946400" cy="2637790"/>
                          </a:xfrm>
                          <a:prstGeom prst="rect">
                            <a:avLst/>
                          </a:prstGeom>
                        </pic:spPr>
                      </pic:pic>
                    </a:graphicData>
                  </a:graphic>
                </wp:inline>
              </w:drawing>
            </w:r>
          </w:p>
        </w:tc>
      </w:tr>
    </w:tbl>
    <w:p>
      <w:pPr>
        <w:pStyle w:val="Normal"/>
        <w:spacing w:before="120" w:after="120"/>
        <w:rPr>
          <w:rFonts w:ascii="Times New Roman" w:hAnsi="Times New Roman" w:cs="Times New Roman"/>
          <w:sz w:val="24"/>
          <w:szCs w:val="24"/>
        </w:rPr>
      </w:pPr>
      <w:commentRangeStart w:id="14"/>
      <w:r>
        <w:rPr>
          <w:rFonts w:cs="Times New Roman" w:ascii="Times New Roman" w:hAnsi="Times New Roman"/>
          <w:sz w:val="24"/>
          <w:szCs w:val="24"/>
        </w:rPr>
        <w:t>The drivers of food and energy are similar but with no impact of the output gap, with much larger shocks than for core CPI, smaller impacts of REER, and larger direct impacts of foreign prices. The CPI food is affected by the agricultural output gap (with negative sign) as good harvests mean lower agricultural food prices (</w:t>
      </w:r>
      <w:r>
        <w:rPr>
          <w:rFonts w:cs="Times New Roman" w:ascii="Times New Roman" w:hAnsi="Times New Roman"/>
          <w:b/>
          <w:bCs/>
          <w:color w:val="0070C0"/>
          <w:sz w:val="24"/>
          <w:szCs w:val="24"/>
        </w:rPr>
        <w:t>Figures 4.7-8</w:t>
      </w:r>
      <w:r>
        <w:rPr>
          <w:rFonts w:cs="Times New Roman" w:ascii="Times New Roman" w:hAnsi="Times New Roman"/>
          <w:sz w:val="24"/>
          <w:szCs w:val="24"/>
        </w:rPr>
        <w:t>). The shocks for food and energy are downward in 2023Q1-2.</w:t>
      </w:r>
      <w:commentRangeEnd w:id="14"/>
      <w:r>
        <w:commentReference w:id="14"/>
      </w:r>
      <w:r>
        <w:rPr>
          <w:rFonts w:cs="Times New Roman" w:ascii="Times New Roman" w:hAnsi="Times New Roman"/>
          <w:sz w:val="24"/>
          <w:szCs w:val="24"/>
        </w:rPr>
      </w:r>
    </w:p>
    <w:tbl>
      <w:tblPr>
        <w:tblStyle w:val="TableGrid"/>
        <w:tblW w:w="9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024"/>
        <w:gridCol w:w="4770"/>
      </w:tblGrid>
      <w:tr>
        <w:trPr/>
        <w:tc>
          <w:tcPr>
            <w:tcW w:w="502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4.7  Drivers of CPI food</w:t>
            </w:r>
            <w:r>
              <w:rPr>
                <w:rFonts w:eastAsia="Calibri" w:cs="Times New Roman" w:ascii="Times New Roman" w:hAnsi="Times New Roman"/>
                <w:b/>
                <w:bCs/>
                <w:color w:val="0070C0"/>
                <w:kern w:val="0"/>
                <w:sz w:val="20"/>
                <w:szCs w:val="20"/>
                <w:lang w:val="en-US" w:eastAsia="en-US" w:bidi="ar-SA"/>
              </w:rPr>
              <w:t xml:space="preserve"> </w:t>
            </w:r>
            <w:r>
              <w:rPr>
                <w:rFonts w:eastAsia="Calibri" w:cs="Times New Roman" w:ascii="Times New Roman" w:hAnsi="Times New Roman"/>
                <w:b/>
                <w:bCs/>
                <w:color w:val="0070C0"/>
                <w:kern w:val="0"/>
                <w:sz w:val="18"/>
                <w:szCs w:val="18"/>
                <w:lang w:val="en-US" w:eastAsia="en-US" w:bidi="ar-SA"/>
              </w:rPr>
              <w:t>inflation</w:t>
            </w:r>
          </w:p>
          <w:p>
            <w:pPr>
              <w:pStyle w:val="Normal"/>
              <w:widowControl w:val="false"/>
              <w:suppressAutoHyphens w:val="true"/>
              <w:spacing w:lineRule="auto" w:line="240" w:before="0" w:after="0"/>
              <w:jc w:val="both"/>
              <w:rPr>
                <w:rFonts w:ascii="Times New Roman" w:hAnsi="Times New Roman" w:cs="Times New Roman"/>
                <w:sz w:val="24"/>
                <w:szCs w:val="24"/>
              </w:rPr>
            </w:pPr>
            <w:r>
              <w:rPr/>
              <w:drawing>
                <wp:inline distT="0" distB="0" distL="0" distR="0">
                  <wp:extent cx="3094990" cy="2637155"/>
                  <wp:effectExtent l="0" t="0" r="0" b="0"/>
                  <wp:docPr id="2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
                          <pic:cNvPicPr>
                            <a:picLocks noChangeAspect="1" noChangeArrowheads="1"/>
                          </pic:cNvPicPr>
                        </pic:nvPicPr>
                        <pic:blipFill>
                          <a:blip r:embed="rId22"/>
                          <a:stretch>
                            <a:fillRect/>
                          </a:stretch>
                        </pic:blipFill>
                        <pic:spPr bwMode="auto">
                          <a:xfrm>
                            <a:off x="0" y="0"/>
                            <a:ext cx="3094990" cy="2637155"/>
                          </a:xfrm>
                          <a:prstGeom prst="rect">
                            <a:avLst/>
                          </a:prstGeom>
                        </pic:spPr>
                      </pic:pic>
                    </a:graphicData>
                  </a:graphic>
                </wp:inline>
              </w:drawing>
            </w:r>
          </w:p>
        </w:tc>
        <w:tc>
          <w:tcPr>
            <w:tcW w:w="477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4.8  Drivers of CPI energy</w:t>
            </w:r>
            <w:r>
              <w:rPr>
                <w:rFonts w:eastAsia="Calibri" w:cs="Times New Roman" w:ascii="Times New Roman" w:hAnsi="Times New Roman"/>
                <w:b/>
                <w:bCs/>
                <w:color w:val="0070C0"/>
                <w:kern w:val="0"/>
                <w:sz w:val="20"/>
                <w:szCs w:val="20"/>
                <w:lang w:val="en-US" w:eastAsia="en-US" w:bidi="ar-SA"/>
              </w:rPr>
              <w:t xml:space="preserve"> </w:t>
            </w:r>
            <w:r>
              <w:rPr>
                <w:rFonts w:eastAsia="Calibri" w:cs="Times New Roman" w:ascii="Times New Roman" w:hAnsi="Times New Roman"/>
                <w:b/>
                <w:bCs/>
                <w:color w:val="0070C0"/>
                <w:kern w:val="0"/>
                <w:sz w:val="18"/>
                <w:szCs w:val="18"/>
                <w:lang w:val="en-US" w:eastAsia="en-US" w:bidi="ar-SA"/>
              </w:rPr>
              <w:t>inflation</w:t>
            </w:r>
          </w:p>
          <w:p>
            <w:pPr>
              <w:pStyle w:val="Normal"/>
              <w:widowControl w:val="false"/>
              <w:suppressAutoHyphens w:val="true"/>
              <w:spacing w:lineRule="auto" w:line="240" w:before="0" w:after="0"/>
              <w:jc w:val="left"/>
              <w:rPr>
                <w:rFonts w:ascii="Times New Roman" w:hAnsi="Times New Roman" w:cs="Times New Roman"/>
                <w:sz w:val="24"/>
                <w:szCs w:val="24"/>
              </w:rPr>
            </w:pPr>
            <w:r>
              <w:rPr/>
              <w:drawing>
                <wp:inline distT="0" distB="0" distL="0" distR="0">
                  <wp:extent cx="2919095" cy="2651125"/>
                  <wp:effectExtent l="0" t="0" r="0" b="0"/>
                  <wp:docPr id="22" name="Image1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A graph of different colored lines&#10;&#10;Description automatically generated with medium confidence"/>
                          <pic:cNvPicPr>
                            <a:picLocks noChangeAspect="1" noChangeArrowheads="1"/>
                          </pic:cNvPicPr>
                        </pic:nvPicPr>
                        <pic:blipFill>
                          <a:blip r:embed="rId23"/>
                          <a:stretch>
                            <a:fillRect/>
                          </a:stretch>
                        </pic:blipFill>
                        <pic:spPr bwMode="auto">
                          <a:xfrm>
                            <a:off x="0" y="0"/>
                            <a:ext cx="2919095" cy="2651125"/>
                          </a:xfrm>
                          <a:prstGeom prst="rect">
                            <a:avLst/>
                          </a:prstGeom>
                        </pic:spPr>
                      </pic:pic>
                    </a:graphicData>
                  </a:graphic>
                </wp:inline>
              </w:drawing>
            </w:r>
          </w:p>
        </w:tc>
      </w:tr>
    </w:tbl>
    <w:p>
      <w:pPr>
        <w:pStyle w:val="Heading2"/>
        <w:numPr>
          <w:ilvl w:val="1"/>
          <w:numId w:val="2"/>
        </w:numPr>
        <w:spacing w:before="120" w:after="120"/>
        <w:ind w:left="504" w:hanging="72"/>
        <w:rPr>
          <w:rFonts w:ascii="Times New Roman" w:hAnsi="Times New Roman" w:cs="Times New Roman"/>
          <w:b/>
          <w:b/>
          <w:bCs/>
          <w:lang w:val="en-GB"/>
        </w:rPr>
      </w:pPr>
      <w:bookmarkStart w:id="7" w:name="_Toc156831418"/>
      <w:r>
        <w:rPr>
          <w:rFonts w:cs="Times New Roman" w:ascii="Times New Roman" w:hAnsi="Times New Roman"/>
          <w:b/>
          <w:bCs/>
          <w:lang w:val="en-GB"/>
        </w:rPr>
        <w:t>Nominal/real interest and exchange rates</w:t>
      </w:r>
      <w:bookmarkEnd w:id="7"/>
    </w:p>
    <w:p>
      <w:pPr>
        <w:pStyle w:val="ListParagraph"/>
        <w:spacing w:before="0" w:after="120"/>
        <w:ind w:left="0" w:hanging="0"/>
        <w:contextualSpacing/>
        <w:jc w:val="both"/>
        <w:rPr>
          <w:rFonts w:ascii="Times New Roman" w:hAnsi="Times New Roman" w:cs="Times New Roman"/>
          <w:sz w:val="24"/>
          <w:szCs w:val="24"/>
          <w:lang w:val="en-GB"/>
        </w:rPr>
      </w:pPr>
      <w:bookmarkStart w:id="8" w:name="_Hlk156213511"/>
      <w:r>
        <w:rPr>
          <w:rFonts w:cs="Times New Roman" w:ascii="Times New Roman" w:hAnsi="Times New Roman"/>
          <w:sz w:val="24"/>
          <w:szCs w:val="24"/>
          <w:lang w:val="en-GB"/>
        </w:rPr>
        <w:t>The</w:t>
      </w:r>
      <w:r>
        <w:rPr>
          <w:rFonts w:cs="Times New Roman" w:ascii="Times New Roman" w:hAnsi="Times New Roman"/>
          <w:color w:val="00B050"/>
          <w:sz w:val="24"/>
          <w:szCs w:val="24"/>
          <w:lang w:val="en-GB"/>
        </w:rPr>
        <w:t xml:space="preserve"> </w:t>
      </w:r>
      <w:r>
        <w:rPr>
          <w:rFonts w:cs="Times New Roman" w:ascii="Times New Roman" w:hAnsi="Times New Roman"/>
          <w:b/>
          <w:bCs/>
          <w:color w:val="0070C0"/>
          <w:sz w:val="24"/>
          <w:szCs w:val="24"/>
          <w:lang w:val="en-GB"/>
        </w:rPr>
        <w:t>interbank interest rate (IB)</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is the rate the NBR seeks to influence through its Central Bank Rate (CBR</w:t>
      </w:r>
      <w:r>
        <w:rPr>
          <w:rStyle w:val="FootnoteAnchor"/>
          <w:rFonts w:cs="Times New Roman" w:ascii="Times New Roman" w:hAnsi="Times New Roman"/>
          <w:sz w:val="24"/>
          <w:szCs w:val="24"/>
          <w:lang w:val="en-GB"/>
        </w:rPr>
        <w:footnoteReference w:id="9"/>
      </w:r>
      <w:r>
        <w:rPr>
          <w:rFonts w:cs="Times New Roman" w:ascii="Times New Roman" w:hAnsi="Times New Roman"/>
          <w:sz w:val="24"/>
          <w:szCs w:val="24"/>
          <w:lang w:val="en-GB"/>
        </w:rPr>
        <w:t>) and is the indicator of monetary conditions</w:t>
      </w:r>
      <w:bookmarkEnd w:id="8"/>
      <w:r>
        <w:rPr>
          <w:rFonts w:cs="Times New Roman" w:ascii="Times New Roman" w:hAnsi="Times New Roman"/>
          <w:sz w:val="24"/>
          <w:szCs w:val="24"/>
          <w:lang w:val="en-GB"/>
        </w:rPr>
        <w:t>, affecting the RIR and private demand.</w:t>
      </w:r>
      <w:r>
        <w:rPr>
          <w:rStyle w:val="FootnoteAnchor"/>
          <w:rFonts w:cs="Times New Roman" w:ascii="Times New Roman" w:hAnsi="Times New Roman"/>
          <w:sz w:val="24"/>
          <w:szCs w:val="24"/>
          <w:lang w:val="en-GB"/>
        </w:rPr>
        <w:footnoteReference w:id="10"/>
      </w:r>
      <w:r>
        <w:rPr>
          <w:rFonts w:cs="Times New Roman" w:ascii="Times New Roman" w:hAnsi="Times New Roman"/>
          <w:sz w:val="24"/>
          <w:szCs w:val="24"/>
          <w:lang w:val="en-GB"/>
        </w:rPr>
        <w:t xml:space="preserve"> Therefore, the IB is the “policy rate” in the model. Since 2017 and especially through Covid years 2020-21, the IB was on a downward path and below its trend level of some 6.5-7%. Since 2020, IB and CBR rates have moved more closely, with IB some 0.5% points above the CBR. During 2020-21, despite low inflation and </w:t>
      </w:r>
      <w:commentRangeStart w:id="15"/>
      <w:r>
        <w:rPr>
          <w:rFonts w:cs="Times New Roman" w:ascii="Times New Roman" w:hAnsi="Times New Roman"/>
          <w:sz w:val="24"/>
          <w:szCs w:val="24"/>
          <w:lang w:val="en-GB"/>
        </w:rPr>
        <w:t>negative output gaps</w:t>
      </w:r>
      <w:r>
        <w:rPr>
          <w:rFonts w:cs="Times New Roman" w:ascii="Times New Roman" w:hAnsi="Times New Roman"/>
          <w:sz w:val="24"/>
          <w:szCs w:val="24"/>
          <w:lang w:val="en-GB"/>
        </w:rPr>
      </w:r>
      <w:commentRangeEnd w:id="15"/>
      <w:r>
        <w:commentReference w:id="15"/>
      </w:r>
      <w:r>
        <w:rPr>
          <w:rFonts w:cs="Times New Roman" w:ascii="Times New Roman" w:hAnsi="Times New Roman"/>
          <w:sz w:val="24"/>
          <w:szCs w:val="24"/>
          <w:lang w:val="en-GB"/>
        </w:rPr>
        <w:t xml:space="preserve">, interest rates were reduced little and were higher than the rates following from the </w:t>
      </w:r>
      <w:commentRangeStart w:id="16"/>
      <w:r>
        <w:rPr>
          <w:rFonts w:cs="Times New Roman" w:ascii="Times New Roman" w:hAnsi="Times New Roman"/>
          <w:sz w:val="24"/>
          <w:szCs w:val="24"/>
          <w:lang w:val="en-GB"/>
        </w:rPr>
        <w:t>Taylor rule</w:t>
      </w:r>
      <w:r>
        <w:rPr>
          <w:rFonts w:cs="Times New Roman" w:ascii="Times New Roman" w:hAnsi="Times New Roman"/>
          <w:sz w:val="24"/>
          <w:szCs w:val="24"/>
          <w:lang w:val="en-GB"/>
        </w:rPr>
      </w:r>
      <w:commentRangeEnd w:id="16"/>
      <w:r>
        <w:commentReference w:id="16"/>
      </w:r>
      <w:r>
        <w:rPr>
          <w:rFonts w:cs="Times New Roman" w:ascii="Times New Roman" w:hAnsi="Times New Roman"/>
          <w:sz w:val="24"/>
          <w:szCs w:val="24"/>
          <w:lang w:val="en-GB"/>
        </w:rPr>
        <w:t xml:space="preserve"> which the NBR seemed to follow (</w:t>
      </w:r>
      <w:r>
        <w:rPr>
          <w:rFonts w:cs="Times New Roman" w:ascii="Times New Roman" w:hAnsi="Times New Roman"/>
          <w:b/>
          <w:bCs/>
          <w:color w:val="0070C0"/>
          <w:sz w:val="24"/>
          <w:szCs w:val="24"/>
          <w:lang w:val="en-GB"/>
        </w:rPr>
        <w:t>Figure 5.3</w:t>
      </w:r>
      <w:r>
        <w:rPr>
          <w:rFonts w:cs="Times New Roman" w:ascii="Times New Roman" w:hAnsi="Times New Roman"/>
          <w:sz w:val="24"/>
          <w:szCs w:val="24"/>
          <w:lang w:val="en-GB"/>
        </w:rPr>
        <w:t xml:space="preserve">, positive shocks). In early 2022, in response to the surge in inflation, while the Covid-related negative output gap declined and was perceived to be small, </w:t>
      </w:r>
      <w:bookmarkStart w:id="9" w:name="_Hlk156213425"/>
      <w:r>
        <w:rPr>
          <w:rFonts w:cs="Times New Roman" w:ascii="Times New Roman" w:hAnsi="Times New Roman"/>
          <w:sz w:val="24"/>
          <w:szCs w:val="24"/>
          <w:lang w:val="en-GB"/>
        </w:rPr>
        <w:t>the NBR raised its CBR in five steps, starting in Febr 2022 from 4.5% to 5% and lastly in August 2023 from 7% to 7.5</w:t>
      </w:r>
      <w:bookmarkEnd w:id="9"/>
      <w:r>
        <w:rPr>
          <w:rFonts w:cs="Times New Roman" w:ascii="Times New Roman" w:hAnsi="Times New Roman"/>
          <w:sz w:val="24"/>
          <w:szCs w:val="24"/>
          <w:lang w:val="en-GB"/>
        </w:rPr>
        <w:t>%, and the IB rates have followed closely (</w:t>
      </w:r>
      <w:r>
        <w:rPr>
          <w:rFonts w:cs="Times New Roman" w:ascii="Times New Roman" w:hAnsi="Times New Roman"/>
          <w:b/>
          <w:bCs/>
          <w:color w:val="0070C0"/>
          <w:sz w:val="24"/>
          <w:szCs w:val="24"/>
          <w:lang w:val="en-GB"/>
        </w:rPr>
        <w:t>Figure 5.1</w:t>
      </w:r>
      <w:r>
        <w:rPr>
          <w:rFonts w:cs="Times New Roman" w:ascii="Times New Roman" w:hAnsi="Times New Roman"/>
          <w:sz w:val="24"/>
          <w:szCs w:val="24"/>
          <w:lang w:val="en-GB"/>
        </w:rPr>
        <w:t>).</w:t>
      </w:r>
    </w:p>
    <w:p>
      <w:pPr>
        <w:pStyle w:val="Normal"/>
        <w:spacing w:before="0" w:after="240"/>
        <w:jc w:val="both"/>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0070C0"/>
          <w:sz w:val="24"/>
          <w:szCs w:val="24"/>
          <w:lang w:val="en-GB"/>
        </w:rPr>
        <w:t>policy RIR</w:t>
      </w:r>
      <w:r>
        <w:rPr>
          <w:rFonts w:cs="Times New Roman" w:ascii="Times New Roman" w:hAnsi="Times New Roman"/>
          <w:sz w:val="24"/>
          <w:szCs w:val="24"/>
          <w:lang w:val="en-GB"/>
        </w:rPr>
        <w:t xml:space="preserve"> (real interest rate, IB minus core CPI expected for next quarter) was below its trend and even negative in 2019 and early 2020. The RIR rose sharply during Covid 2020-21, when inflation was subdued and the IB was lowered only once, by 0.5% to 4.5% in April 2020, in response to the Covid downturn. However, since late 2021, as inflation surged (</w:t>
      </w:r>
      <w:r>
        <w:rPr>
          <w:rFonts w:cs="Times New Roman" w:ascii="Times New Roman" w:hAnsi="Times New Roman"/>
          <w:b/>
          <w:bCs/>
          <w:color w:val="0070C0"/>
          <w:sz w:val="24"/>
          <w:szCs w:val="24"/>
        </w:rPr>
        <w:t>y-on-y</w:t>
      </w:r>
      <w:r>
        <w:rPr>
          <w:rFonts w:cs="Times New Roman" w:ascii="Times New Roman" w:hAnsi="Times New Roman"/>
          <w:sz w:val="24"/>
          <w:szCs w:val="24"/>
          <w:lang w:val="en-GB"/>
        </w:rPr>
        <w:t xml:space="preserve"> from 1.7% in Dec 2021 to 17% in Dec 2022), the policy RIR and ensuing </w:t>
      </w:r>
      <w:r>
        <w:rPr>
          <w:rFonts w:cs="Times New Roman" w:ascii="Times New Roman" w:hAnsi="Times New Roman"/>
          <w:b/>
          <w:bCs/>
          <w:color w:val="0070C0"/>
          <w:sz w:val="24"/>
          <w:szCs w:val="24"/>
          <w:lang w:val="en-GB"/>
        </w:rPr>
        <w:t>real lending rate</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have been falling sharply (</w:t>
      </w:r>
      <w:r>
        <w:rPr>
          <w:rFonts w:cs="Times New Roman" w:ascii="Times New Roman" w:hAnsi="Times New Roman"/>
          <w:b/>
          <w:bCs/>
          <w:color w:val="0070C0"/>
          <w:sz w:val="24"/>
          <w:szCs w:val="24"/>
          <w:lang w:val="en-GB"/>
        </w:rPr>
        <w:t>Figures 5.2, 5.4</w:t>
      </w:r>
      <w:r>
        <w:rPr>
          <w:rFonts w:cs="Times New Roman" w:ascii="Times New Roman" w:hAnsi="Times New Roman"/>
          <w:sz w:val="24"/>
          <w:szCs w:val="24"/>
          <w:lang w:val="en-GB"/>
        </w:rPr>
        <w:t>).</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205"/>
        <w:gridCol w:w="4664"/>
      </w:tblGrid>
      <w:tr>
        <w:trPr/>
        <w:tc>
          <w:tcPr>
            <w:tcW w:w="986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sz w:val="20"/>
                <w:szCs w:val="20"/>
                <w:lang w:val="en-GB"/>
              </w:rPr>
            </w:pPr>
            <w:r>
              <w:rPr>
                <w:rFonts w:eastAsia="Calibri" w:cs="Times New Roman" w:ascii="Times New Roman" w:hAnsi="Times New Roman"/>
                <w:b/>
                <w:bCs/>
                <w:color w:val="0070C0"/>
                <w:kern w:val="0"/>
                <w:sz w:val="20"/>
                <w:szCs w:val="20"/>
                <w:lang w:val="en-US" w:eastAsia="en-US" w:bidi="ar-SA"/>
              </w:rPr>
              <w:t>Figure 5.  Interest rates,  RIR (IB and lending), and IB historic policy ‘rule’, in %</w:t>
            </w:r>
          </w:p>
        </w:tc>
      </w:tr>
      <w:tr>
        <w:trPr>
          <w:trHeight w:val="3984" w:hRule="atLeast"/>
        </w:trPr>
        <w:tc>
          <w:tcPr>
            <w:tcW w:w="520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lang w:val="en-GB"/>
              </w:rPr>
            </w:pPr>
            <w:r>
              <w:rPr>
                <w:rFonts w:eastAsia="Calibri" w:cs="Times New Roman" w:ascii="Times New Roman" w:hAnsi="Times New Roman"/>
                <w:b/>
                <w:bCs/>
                <w:color w:val="0070C0"/>
                <w:kern w:val="0"/>
                <w:sz w:val="18"/>
                <w:szCs w:val="18"/>
                <w:lang w:val="en-US" w:eastAsia="en-US" w:bidi="ar-SA"/>
              </w:rPr>
              <w:t>Fig. 5.1  Interbank and NBR interest rates</w:t>
            </w:r>
            <w:r>
              <w:rPr>
                <w:rFonts w:eastAsia="Calibri" w:cs=""/>
                <w:kern w:val="0"/>
                <w:sz w:val="22"/>
                <w:szCs w:val="22"/>
                <w:lang w:val="en-GB" w:eastAsia="en-US" w:bidi="ar-SA"/>
              </w:rPr>
              <w:t xml:space="preserve"> </w:t>
            </w:r>
          </w:p>
          <w:p>
            <w:pPr>
              <w:pStyle w:val="Normal"/>
              <w:widowControl w:val="false"/>
              <w:suppressAutoHyphens w:val="true"/>
              <w:spacing w:lineRule="auto" w:line="240" w:before="0" w:after="0"/>
              <w:jc w:val="center"/>
              <w:rPr>
                <w:lang w:val="en-GB"/>
              </w:rPr>
            </w:pPr>
            <w:r>
              <w:rPr>
                <w:lang w:val="en-GB"/>
              </w:rPr>
            </w:r>
          </w:p>
          <w:p>
            <w:pPr>
              <w:pStyle w:val="Normal"/>
              <w:widowControl w:val="false"/>
              <w:suppressAutoHyphens w:val="true"/>
              <w:spacing w:lineRule="auto" w:line="240" w:before="0" w:after="0"/>
              <w:jc w:val="center"/>
              <w:rPr>
                <w:lang w:val="en-GB"/>
              </w:rPr>
            </w:pPr>
            <w:r>
              <w:rPr/>
              <w:drawing>
                <wp:inline distT="0" distB="0" distL="0" distR="0">
                  <wp:extent cx="3166110" cy="2552700"/>
                  <wp:effectExtent l="0" t="0" r="0" b="0"/>
                  <wp:docPr id="2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descr=""/>
                          <pic:cNvPicPr>
                            <a:picLocks noChangeAspect="1" noChangeArrowheads="1"/>
                          </pic:cNvPicPr>
                        </pic:nvPicPr>
                        <pic:blipFill>
                          <a:blip r:embed="rId24"/>
                          <a:stretch>
                            <a:fillRect/>
                          </a:stretch>
                        </pic:blipFill>
                        <pic:spPr bwMode="auto">
                          <a:xfrm>
                            <a:off x="0" y="0"/>
                            <a:ext cx="3166110" cy="2552700"/>
                          </a:xfrm>
                          <a:prstGeom prst="rect">
                            <a:avLst/>
                          </a:prstGeom>
                        </pic:spPr>
                      </pic:pic>
                    </a:graphicData>
                  </a:graphic>
                </wp:inline>
              </w:drawing>
            </w:r>
          </w:p>
        </w:tc>
        <w:tc>
          <w:tcPr>
            <w:tcW w:w="466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Figure 5.2  Interbank rate, Real Interest Rate (RIR) and core inflation</w:t>
            </w:r>
          </w:p>
          <w:p>
            <w:pPr>
              <w:pStyle w:val="Normal"/>
              <w:widowControl w:val="false"/>
              <w:suppressAutoHyphens w:val="true"/>
              <w:spacing w:lineRule="auto" w:line="240" w:before="0" w:after="0"/>
              <w:jc w:val="left"/>
              <w:rPr>
                <w:lang w:val="en-GB"/>
              </w:rPr>
            </w:pPr>
            <w:r>
              <w:rPr>
                <w:rFonts w:eastAsia="Calibri" w:cs=""/>
                <w:kern w:val="0"/>
                <w:sz w:val="18"/>
                <w:szCs w:val="18"/>
                <w:lang w:val="en-US" w:eastAsia="en-US" w:bidi="ar-SA"/>
              </w:rPr>
              <w:t xml:space="preserve"> </w:t>
            </w:r>
            <w:r>
              <w:rPr>
                <w:rFonts w:eastAsia="Calibri" w:cs=""/>
                <w:kern w:val="0"/>
                <w:sz w:val="22"/>
                <w:szCs w:val="22"/>
                <w:lang w:val="en-GB" w:eastAsia="en-US" w:bidi="ar-SA"/>
              </w:rPr>
              <w:t xml:space="preserve"> </w:t>
            </w:r>
            <w:r>
              <w:rPr/>
              <w:drawing>
                <wp:inline distT="0" distB="0" distL="0" distR="0">
                  <wp:extent cx="2825115" cy="2322830"/>
                  <wp:effectExtent l="0" t="0" r="0" b="0"/>
                  <wp:docPr id="24"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descr=""/>
                          <pic:cNvPicPr>
                            <a:picLocks noChangeAspect="1" noChangeArrowheads="1"/>
                          </pic:cNvPicPr>
                        </pic:nvPicPr>
                        <pic:blipFill>
                          <a:blip r:embed="rId25"/>
                          <a:stretch>
                            <a:fillRect/>
                          </a:stretch>
                        </pic:blipFill>
                        <pic:spPr bwMode="auto">
                          <a:xfrm>
                            <a:off x="0" y="0"/>
                            <a:ext cx="2825115" cy="2322830"/>
                          </a:xfrm>
                          <a:prstGeom prst="rect">
                            <a:avLst/>
                          </a:prstGeom>
                        </pic:spPr>
                      </pic:pic>
                    </a:graphicData>
                  </a:graphic>
                </wp:inline>
              </w:drawing>
            </w:r>
          </w:p>
        </w:tc>
      </w:tr>
    </w:tbl>
    <w:p>
      <w:pPr>
        <w:pStyle w:val="Normal"/>
        <w:spacing w:before="0" w:after="0"/>
        <w:rPr/>
      </w:pPr>
      <w:r>
        <w:rPr/>
      </w:r>
    </w:p>
    <w:p>
      <w:pPr>
        <w:pStyle w:val="Normal"/>
        <w:spacing w:before="0" w:after="240"/>
        <w:rPr>
          <w:rFonts w:ascii="Times New Roman" w:hAnsi="Times New Roman" w:cs="Times New Roman"/>
          <w:sz w:val="24"/>
          <w:szCs w:val="24"/>
          <w:lang w:val="en-GB"/>
        </w:rPr>
      </w:pPr>
      <w:r>
        <w:rPr>
          <w:rFonts w:cs="Times New Roman" w:ascii="Times New Roman" w:hAnsi="Times New Roman"/>
          <w:sz w:val="24"/>
          <w:szCs w:val="24"/>
          <w:lang w:val="en-GB"/>
        </w:rPr>
        <w:t>The Taylor interest rate rule followed by the NBR has a relatively small positive (negative) response to output being above (below) potential and a high response to inflation being above (below) target inflation, currently 5% for CPI headline. As NBR moves interest rates gradually, the rule has a heavy weight for the lagged interest rate while trending back to the neutral rate (</w:t>
      </w:r>
      <w:r>
        <w:rPr>
          <w:rFonts w:cs="Times New Roman" w:ascii="Times New Roman" w:hAnsi="Times New Roman"/>
          <w:b/>
          <w:bCs/>
          <w:color w:val="0070C0"/>
          <w:sz w:val="24"/>
          <w:szCs w:val="24"/>
          <w:lang w:val="en-GB"/>
        </w:rPr>
        <w:t>Figure 5.3</w:t>
      </w:r>
      <w:r>
        <w:rPr>
          <w:rFonts w:cs="Times New Roman" w:ascii="Times New Roman" w:hAnsi="Times New Roman"/>
          <w:sz w:val="24"/>
          <w:szCs w:val="24"/>
          <w:lang w:val="en-GB"/>
        </w:rPr>
        <w:t>).</w:t>
      </w:r>
      <w:r>
        <w:rPr>
          <w:rStyle w:val="FootnoteAnchor"/>
          <w:rFonts w:cs="Times New Roman" w:ascii="Times New Roman" w:hAnsi="Times New Roman"/>
          <w:sz w:val="24"/>
          <w:szCs w:val="24"/>
          <w:lang w:val="en-GB"/>
        </w:rPr>
        <w:footnoteReference w:id="11"/>
      </w:r>
      <w:r>
        <w:rPr>
          <w:rFonts w:cs="Times New Roman" w:ascii="Times New Roman" w:hAnsi="Times New Roman"/>
          <w:sz w:val="24"/>
          <w:szCs w:val="24"/>
          <w:lang w:val="en-GB"/>
        </w:rPr>
        <w:t xml:space="preserve"> </w:t>
      </w:r>
      <w:commentRangeStart w:id="17"/>
      <w:r>
        <w:rPr>
          <w:rFonts w:cs="Times New Roman" w:ascii="Times New Roman" w:hAnsi="Times New Roman"/>
          <w:sz w:val="24"/>
          <w:szCs w:val="24"/>
          <w:lang w:val="en-GB"/>
        </w:rPr>
        <w:t xml:space="preserve">The lending rate has followed the interbank rate, but with a lag and a fairly constant spread of some 9%. </w:t>
      </w:r>
      <w:commentRangeEnd w:id="17"/>
      <w:r>
        <w:commentReference w:id="17"/>
      </w:r>
      <w:r>
        <w:rPr>
          <w:rFonts w:cs="Times New Roman" w:ascii="Times New Roman" w:hAnsi="Times New Roman"/>
          <w:sz w:val="24"/>
          <w:szCs w:val="24"/>
          <w:lang w:val="en-GB"/>
        </w:rPr>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514"/>
        <w:gridCol w:w="4355"/>
      </w:tblGrid>
      <w:tr>
        <w:trPr>
          <w:trHeight w:val="5280" w:hRule="atLeast"/>
        </w:trPr>
        <w:tc>
          <w:tcPr>
            <w:tcW w:w="551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sz w:val="20"/>
                <w:szCs w:val="20"/>
              </w:rPr>
            </w:pPr>
            <w:r>
              <w:rPr>
                <w:rFonts w:eastAsia="Calibri" w:cs="Times New Roman" w:ascii="Times New Roman" w:hAnsi="Times New Roman"/>
                <w:b/>
                <w:bCs/>
                <w:color w:val="0070C0"/>
                <w:kern w:val="0"/>
                <w:sz w:val="20"/>
                <w:szCs w:val="20"/>
                <w:lang w:val="en-US" w:eastAsia="en-US" w:bidi="ar-SA"/>
              </w:rPr>
              <w:t>Fig. 5.3  Interest rate (IB) policy rule, components</w:t>
            </w:r>
          </w:p>
          <w:p>
            <w:pPr>
              <w:pStyle w:val="Normal"/>
              <w:widowControl w:val="false"/>
              <w:suppressAutoHyphens w:val="true"/>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 xml:space="preserve"> </w:t>
            </w:r>
            <w:r>
              <w:rPr/>
              <w:drawing>
                <wp:inline distT="0" distB="0" distL="0" distR="0">
                  <wp:extent cx="3333750" cy="3051810"/>
                  <wp:effectExtent l="0" t="0" r="0" b="0"/>
                  <wp:docPr id="2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descr=""/>
                          <pic:cNvPicPr>
                            <a:picLocks noChangeAspect="1" noChangeArrowheads="1"/>
                          </pic:cNvPicPr>
                        </pic:nvPicPr>
                        <pic:blipFill>
                          <a:blip r:embed="rId26"/>
                          <a:stretch>
                            <a:fillRect/>
                          </a:stretch>
                        </pic:blipFill>
                        <pic:spPr bwMode="auto">
                          <a:xfrm>
                            <a:off x="0" y="0"/>
                            <a:ext cx="3333750" cy="3051810"/>
                          </a:xfrm>
                          <a:prstGeom prst="rect">
                            <a:avLst/>
                          </a:prstGeom>
                        </pic:spPr>
                      </pic:pic>
                    </a:graphicData>
                  </a:graphic>
                </wp:inline>
              </w:drawing>
            </w:r>
          </w:p>
        </w:tc>
        <w:tc>
          <w:tcPr>
            <w:tcW w:w="435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5.4  Real interest rate lending and IB, versus trends</w:t>
            </w:r>
          </w:p>
          <w:p>
            <w:pPr>
              <w:pStyle w:val="Normal"/>
              <w:widowControl w:val="false"/>
              <w:suppressAutoHyphens w:val="true"/>
              <w:spacing w:lineRule="auto" w:line="240" w:before="0" w:after="120"/>
              <w:jc w:val="center"/>
              <w:rPr>
                <w:rFonts w:ascii="Times New Roman" w:hAnsi="Times New Roman" w:cs="Times New Roman"/>
                <w:b/>
                <w:b/>
                <w:bCs/>
                <w:color w:val="0070C0"/>
                <w:sz w:val="20"/>
                <w:szCs w:val="20"/>
              </w:rPr>
            </w:pPr>
            <w:r>
              <w:rPr>
                <w:rFonts w:cs="Times New Roman" w:ascii="Times New Roman" w:hAnsi="Times New Roman"/>
                <w:b/>
                <w:bCs/>
                <w:color w:val="0070C0"/>
                <w:sz w:val="20"/>
                <w:szCs w:val="20"/>
              </w:rPr>
            </w:r>
          </w:p>
          <w:p>
            <w:pPr>
              <w:pStyle w:val="Normal"/>
              <w:widowControl w:val="false"/>
              <w:suppressAutoHyphens w:val="true"/>
              <w:spacing w:lineRule="auto" w:line="240" w:before="0" w:after="120"/>
              <w:jc w:val="center"/>
              <w:rPr>
                <w:sz w:val="18"/>
                <w:szCs w:val="18"/>
              </w:rPr>
            </w:pPr>
            <w:r>
              <w:rPr/>
              <w:drawing>
                <wp:inline distT="0" distB="0" distL="0" distR="0">
                  <wp:extent cx="2642235" cy="2756535"/>
                  <wp:effectExtent l="0" t="0" r="0" b="0"/>
                  <wp:docPr id="26"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4" descr=""/>
                          <pic:cNvPicPr>
                            <a:picLocks noChangeAspect="1" noChangeArrowheads="1"/>
                          </pic:cNvPicPr>
                        </pic:nvPicPr>
                        <pic:blipFill>
                          <a:blip r:embed="rId27"/>
                          <a:stretch>
                            <a:fillRect/>
                          </a:stretch>
                        </pic:blipFill>
                        <pic:spPr bwMode="auto">
                          <a:xfrm>
                            <a:off x="0" y="0"/>
                            <a:ext cx="2642235" cy="2756535"/>
                          </a:xfrm>
                          <a:prstGeom prst="rect">
                            <a:avLst/>
                          </a:prstGeom>
                        </pic:spPr>
                      </pic:pic>
                    </a:graphicData>
                  </a:graphic>
                </wp:inline>
              </w:drawing>
            </w:r>
          </w:p>
          <w:p>
            <w:pPr>
              <w:pStyle w:val="Normal"/>
              <w:widowControl w:val="false"/>
              <w:suppressAutoHyphens w:val="true"/>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ListParagraph"/>
        <w:spacing w:before="240" w:after="120"/>
        <w:ind w:left="0" w:hanging="0"/>
        <w:contextualSpacing/>
        <w:jc w:val="both"/>
        <w:rPr>
          <w:rFonts w:ascii="Times New Roman" w:hAnsi="Times New Roman" w:cs="Times New Roman"/>
          <w:sz w:val="24"/>
          <w:szCs w:val="24"/>
        </w:rPr>
      </w:pPr>
      <w:r>
        <w:rPr>
          <w:rFonts w:cs="Times New Roman" w:ascii="Times New Roman" w:hAnsi="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pPr>
        <w:pStyle w:val="ListParagraph"/>
        <w:spacing w:before="240" w:after="120"/>
        <w:ind w:left="0" w:hanging="0"/>
        <w:contextualSpacing/>
        <w:jc w:val="both"/>
        <w:rPr>
          <w:rFonts w:ascii="Times New Roman" w:hAnsi="Times New Roman" w:cs="Times New Roman"/>
          <w:sz w:val="24"/>
          <w:szCs w:val="24"/>
        </w:rPr>
      </w:pPr>
      <w:r>
        <w:rPr>
          <w:rFonts w:cs="Times New Roman" w:ascii="Times New Roman" w:hAnsi="Times New Roman"/>
          <w:sz w:val="24"/>
          <w:szCs w:val="24"/>
        </w:rPr>
      </w:r>
    </w:p>
    <w:p>
      <w:pPr>
        <w:pStyle w:val="ListParagraph"/>
        <w:spacing w:before="240" w:after="360"/>
        <w:ind w:left="0" w:hanging="0"/>
        <w:contextualSpacing/>
        <w:jc w:val="both"/>
        <w:rPr>
          <w:rFonts w:ascii="Times New Roman" w:hAnsi="Times New Roman" w:cs="Times New Roman"/>
          <w:sz w:val="24"/>
          <w:szCs w:val="24"/>
        </w:rPr>
      </w:pPr>
      <w:r>
        <w:rPr>
          <w:rFonts w:cs="Times New Roman" w:ascii="Times New Roman" w:hAnsi="Times New Roman"/>
          <w:sz w:val="24"/>
          <w:szCs w:val="24"/>
        </w:rPr>
        <w:t xml:space="preserve">The NBR maintains a flexible </w:t>
      </w:r>
      <w:r>
        <w:rPr>
          <w:rFonts w:cs="Times New Roman" w:ascii="Times New Roman" w:hAnsi="Times New Roman"/>
          <w:b/>
          <w:bCs/>
          <w:color w:val="0070C0"/>
          <w:sz w:val="24"/>
          <w:szCs w:val="24"/>
        </w:rPr>
        <w:t>nominal exchange policy</w:t>
      </w:r>
      <w:r>
        <w:rPr>
          <w:rFonts w:cs="Times New Roman" w:ascii="Times New Roman" w:hAnsi="Times New Roman"/>
          <w:color w:val="0070C0"/>
          <w:sz w:val="24"/>
          <w:szCs w:val="24"/>
        </w:rPr>
        <w:t xml:space="preserve"> </w:t>
      </w:r>
      <w:r>
        <w:rPr>
          <w:rFonts w:cs="Times New Roman" w:ascii="Times New Roman" w:hAnsi="Times New Roman"/>
          <w:sz w:val="24"/>
          <w:szCs w:val="24"/>
        </w:rPr>
        <w:t>with intervention to smoothen fluctuations. In practice, NBR’s ER policy can be described by a hybrid rule where the NER is steered such that the RER converges to an implicit target (driven by an exogenous steady-state RER depreciation path, while adjusting for domestic-foreign inflation differentials) and letting it somewhat respond to domestic-foreign interest rate differentials, adjusted for the country risk premium (</w:t>
      </w:r>
      <w:r>
        <w:rPr>
          <w:rFonts w:cs="Times New Roman" w:ascii="Times New Roman" w:hAnsi="Times New Roman"/>
          <w:b/>
          <w:bCs/>
          <w:color w:val="0070C0"/>
          <w:sz w:val="24"/>
          <w:szCs w:val="24"/>
        </w:rPr>
        <w:t>Figures 6.1-2</w:t>
      </w:r>
      <w:r>
        <w:rPr>
          <w:rFonts w:cs="Times New Roman" w:ascii="Times New Roman" w:hAnsi="Times New Roman"/>
          <w:sz w:val="24"/>
          <w:szCs w:val="24"/>
        </w:rPr>
        <w:t>). Since late 2022, the NER depreciation rate has moved up sharply in line with the target NER depreciation rate—in turn adjusting for the high inflation in Rwanda relative to its trading partners. From early 2023, the speed of depreciation accelerated further, reaching an annualized rate of 16% by mid-year.</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tbl>
      <w:tblPr>
        <w:tblStyle w:val="TableGrid"/>
        <w:tblW w:w="989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400"/>
        <w:gridCol w:w="5494"/>
      </w:tblGrid>
      <w:tr>
        <w:trPr/>
        <w:tc>
          <w:tcPr>
            <w:tcW w:w="9894" w:type="dxa"/>
            <w:gridSpan w:val="2"/>
            <w:tcBorders>
              <w:top w:val="single" w:sz="12" w:space="0" w:color="FFD966"/>
              <w:left w:val="single" w:sz="12" w:space="0" w:color="FFD966"/>
              <w:bottom w:val="single" w:sz="12" w:space="0" w:color="FFD966"/>
              <w:right w:val="single" w:sz="12" w:space="0" w:color="FFD966"/>
            </w:tcBorders>
          </w:tcPr>
          <w:p>
            <w:pPr>
              <w:pStyle w:val="Normal"/>
              <w:pageBreakBefore/>
              <w:widowControl w:val="false"/>
              <w:suppressAutoHyphens w:val="true"/>
              <w:spacing w:lineRule="auto" w:line="240" w:before="0" w:after="120"/>
              <w:jc w:val="center"/>
              <w:rPr>
                <w:rFonts w:ascii="Times New Roman" w:hAnsi="Times New Roman" w:cs="Times New Roman"/>
                <w:b/>
                <w:b/>
                <w:bCs/>
                <w:sz w:val="20"/>
                <w:szCs w:val="20"/>
                <w:lang w:val="en-GB"/>
              </w:rPr>
            </w:pPr>
            <w:r>
              <w:rPr>
                <w:rFonts w:eastAsia="Calibri" w:cs="Times New Roman" w:ascii="Times New Roman" w:hAnsi="Times New Roman"/>
                <w:b/>
                <w:bCs/>
                <w:color w:val="0070C0"/>
                <w:kern w:val="0"/>
                <w:sz w:val="20"/>
                <w:szCs w:val="20"/>
                <w:lang w:val="en-US" w:eastAsia="en-US" w:bidi="ar-SA"/>
              </w:rPr>
              <w:t>Figure 6.  Exchange rate, RER, target exchange rate ( “policy rule”)</w:t>
            </w:r>
          </w:p>
        </w:tc>
      </w:tr>
      <w:tr>
        <w:trPr>
          <w:trHeight w:val="4632" w:hRule="atLeast"/>
        </w:trPr>
        <w:tc>
          <w:tcPr>
            <w:tcW w:w="440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6.1 Exchange rate and target,  Q-on-Q % change</w:t>
            </w:r>
          </w:p>
          <w:p>
            <w:pPr>
              <w:pStyle w:val="Normal"/>
              <w:widowControl w:val="false"/>
              <w:suppressAutoHyphens w:val="true"/>
              <w:spacing w:lineRule="auto" w:line="240" w:before="0" w:after="0"/>
              <w:jc w:val="left"/>
              <w:rPr>
                <w:rFonts w:ascii="Times New Roman" w:hAnsi="Times New Roman" w:cs="Times New Roman"/>
                <w:b/>
                <w:b/>
                <w:bCs/>
                <w:color w:val="0070C0"/>
                <w:sz w:val="18"/>
                <w:szCs w:val="18"/>
              </w:rPr>
            </w:pPr>
            <w:r>
              <w:rPr>
                <w:rFonts w:cs="Times New Roman" w:ascii="Times New Roman" w:hAnsi="Times New Roman"/>
                <w:b/>
                <w:bCs/>
                <w:color w:val="0070C0"/>
                <w:sz w:val="18"/>
                <w:szCs w:val="18"/>
              </w:rPr>
            </w:r>
          </w:p>
          <w:p>
            <w:pPr>
              <w:pStyle w:val="Normal"/>
              <w:widowControl w:val="false"/>
              <w:suppressAutoHyphens w:val="true"/>
              <w:spacing w:lineRule="auto" w:line="240" w:before="0" w:after="0"/>
              <w:jc w:val="left"/>
              <w:rPr>
                <w:lang w:val="en-GB"/>
              </w:rPr>
            </w:pPr>
            <w:r>
              <w:rPr/>
              <w:drawing>
                <wp:inline distT="0" distB="0" distL="0" distR="0">
                  <wp:extent cx="2651760" cy="2537460"/>
                  <wp:effectExtent l="0" t="0" r="0" b="0"/>
                  <wp:docPr id="27"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descr=""/>
                          <pic:cNvPicPr>
                            <a:picLocks noChangeAspect="1" noChangeArrowheads="1"/>
                          </pic:cNvPicPr>
                        </pic:nvPicPr>
                        <pic:blipFill>
                          <a:blip r:embed="rId28"/>
                          <a:stretch>
                            <a:fillRect/>
                          </a:stretch>
                        </pic:blipFill>
                        <pic:spPr bwMode="auto">
                          <a:xfrm>
                            <a:off x="0" y="0"/>
                            <a:ext cx="2651760" cy="2537460"/>
                          </a:xfrm>
                          <a:prstGeom prst="rect">
                            <a:avLst/>
                          </a:prstGeom>
                        </pic:spPr>
                      </pic:pic>
                    </a:graphicData>
                  </a:graphic>
                </wp:inline>
              </w:drawing>
            </w:r>
          </w:p>
        </w:tc>
        <w:tc>
          <w:tcPr>
            <w:tcW w:w="549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6.2  Exchange rate, Q-on-Q % change</w:t>
            </w:r>
          </w:p>
          <w:p>
            <w:pPr>
              <w:pStyle w:val="Normal"/>
              <w:widowControl w:val="false"/>
              <w:suppressAutoHyphens w:val="true"/>
              <w:spacing w:lineRule="auto" w:line="240" w:before="0" w:after="0"/>
              <w:jc w:val="left"/>
              <w:rPr>
                <w:lang w:val="en-GB"/>
              </w:rPr>
            </w:pPr>
            <w:r>
              <w:rPr>
                <w:rFonts w:eastAsia="Calibri" w:cs=""/>
                <w:kern w:val="0"/>
                <w:sz w:val="22"/>
                <w:szCs w:val="22"/>
                <w:lang w:val="en-GB" w:eastAsia="en-US" w:bidi="ar-SA"/>
              </w:rPr>
              <w:t xml:space="preserve">  </w:t>
            </w:r>
            <w:r>
              <w:rPr/>
              <w:drawing>
                <wp:inline distT="0" distB="0" distL="0" distR="0">
                  <wp:extent cx="3348990" cy="2572385"/>
                  <wp:effectExtent l="0" t="0" r="0" b="0"/>
                  <wp:docPr id="2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descr=""/>
                          <pic:cNvPicPr>
                            <a:picLocks noChangeAspect="1" noChangeArrowheads="1"/>
                          </pic:cNvPicPr>
                        </pic:nvPicPr>
                        <pic:blipFill>
                          <a:blip r:embed="rId29"/>
                          <a:stretch>
                            <a:fillRect/>
                          </a:stretch>
                        </pic:blipFill>
                        <pic:spPr bwMode="auto">
                          <a:xfrm>
                            <a:off x="0" y="0"/>
                            <a:ext cx="3348990" cy="2572385"/>
                          </a:xfrm>
                          <a:prstGeom prst="rect">
                            <a:avLst/>
                          </a:prstGeom>
                        </pic:spPr>
                      </pic:pic>
                    </a:graphicData>
                  </a:graphic>
                </wp:inline>
              </w:drawing>
            </w:r>
          </w:p>
        </w:tc>
      </w:tr>
      <w:tr>
        <w:trPr>
          <w:trHeight w:val="240" w:hRule="atLeast"/>
        </w:trPr>
        <w:tc>
          <w:tcPr>
            <w:tcW w:w="9894"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12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6.3  Exchange rate, target Q-on-Q % change</w:t>
            </w:r>
          </w:p>
        </w:tc>
      </w:tr>
      <w:tr>
        <w:trPr>
          <w:trHeight w:val="4542" w:hRule="atLeast"/>
        </w:trPr>
        <w:tc>
          <w:tcPr>
            <w:tcW w:w="9894"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0"/>
              <w:jc w:val="center"/>
              <w:rPr>
                <w:rFonts w:ascii="Times New Roman" w:hAnsi="Times New Roman" w:cs="Times New Roman"/>
                <w:b/>
                <w:b/>
                <w:bCs/>
                <w:color w:val="0070C0"/>
                <w:sz w:val="20"/>
                <w:szCs w:val="20"/>
              </w:rPr>
            </w:pPr>
            <w:r>
              <w:rPr/>
              <w:drawing>
                <wp:inline distT="0" distB="0" distL="0" distR="0">
                  <wp:extent cx="4842510" cy="2735580"/>
                  <wp:effectExtent l="0" t="0" r="0" b="0"/>
                  <wp:docPr id="2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descr=""/>
                          <pic:cNvPicPr>
                            <a:picLocks noChangeAspect="1" noChangeArrowheads="1"/>
                          </pic:cNvPicPr>
                        </pic:nvPicPr>
                        <pic:blipFill>
                          <a:blip r:embed="rId30"/>
                          <a:stretch>
                            <a:fillRect/>
                          </a:stretch>
                        </pic:blipFill>
                        <pic:spPr bwMode="auto">
                          <a:xfrm>
                            <a:off x="0" y="0"/>
                            <a:ext cx="4842510" cy="2735580"/>
                          </a:xfrm>
                          <a:prstGeom prst="rect">
                            <a:avLst/>
                          </a:prstGeom>
                        </pic:spPr>
                      </pic:pic>
                    </a:graphicData>
                  </a:graphic>
                </wp:inline>
              </w:drawing>
            </w:r>
          </w:p>
        </w:tc>
      </w:tr>
    </w:tbl>
    <w:p>
      <w:pPr>
        <w:pStyle w:val="Normal"/>
        <w:spacing w:before="120" w:after="0"/>
        <w:jc w:val="both"/>
        <w:rPr>
          <w:rFonts w:ascii="Times New Roman" w:hAnsi="Times New Roman" w:cs="Times New Roman"/>
          <w:sz w:val="24"/>
          <w:szCs w:val="24"/>
        </w:rPr>
      </w:pPr>
      <w:r>
        <w:rPr>
          <w:rFonts w:cs="Times New Roman" w:ascii="Times New Roman" w:hAnsi="Times New Roman"/>
          <w:sz w:val="24"/>
          <w:szCs w:val="24"/>
        </w:rPr>
        <w:t>The RER has fluctuated strongly in recent years, around a slight upward path (of less than 1% per year). In 2019 and early 2020, the RER appreciated (-) as nominal depreciation (+) was insufficient to offset core inflation. In the first half of 2020, nominal depreciation was slowed down as imports fell sharply and aid increased in response to the Covid crisis. From mid-2020, the faster nominal depreciation and subdued inflation more than reversed the earlier RER appreciation. However, from late 2021 till end-late 2022, modest depreciation (around 4% annualized) and the surge in core inflation lowered the RER, to well below trend more than offsetting the earlier increase. The acceleration of NER deprecation since  late 2022 resulted in a sharp increase in the rate of RER depreciation (</w:t>
      </w:r>
      <w:r>
        <w:rPr>
          <w:rFonts w:cs="Times New Roman" w:ascii="Times New Roman" w:hAnsi="Times New Roman"/>
          <w:b/>
          <w:bCs/>
          <w:color w:val="0070C0"/>
          <w:sz w:val="24"/>
          <w:szCs w:val="24"/>
        </w:rPr>
        <w:t>Figures 6.4-5</w:t>
      </w:r>
      <w:r>
        <w:rPr>
          <w:rFonts w:cs="Times New Roman" w:ascii="Times New Roman" w:hAnsi="Times New Roman"/>
          <w:sz w:val="24"/>
          <w:szCs w:val="24"/>
        </w:rPr>
        <w:t xml:space="preserve">).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89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500"/>
        <w:gridCol w:w="5394"/>
      </w:tblGrid>
      <w:tr>
        <w:trPr>
          <w:trHeight w:val="4040" w:hRule="atLeast"/>
        </w:trPr>
        <w:tc>
          <w:tcPr>
            <w:tcW w:w="450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sz w:val="18"/>
                <w:szCs w:val="18"/>
                <w:lang w:val="fr-FR"/>
              </w:rPr>
            </w:pPr>
            <w:r>
              <w:rPr>
                <w:rFonts w:eastAsia="Calibri" w:cs="Times New Roman" w:ascii="Times New Roman" w:hAnsi="Times New Roman"/>
                <w:b/>
                <w:bCs/>
                <w:color w:val="0070C0"/>
                <w:kern w:val="0"/>
                <w:sz w:val="18"/>
                <w:szCs w:val="18"/>
                <w:lang w:val="fr-FR" w:eastAsia="en-US" w:bidi="ar-SA"/>
              </w:rPr>
              <w:t>Fig. 6.4 RER versus trend RER,  q-on-q % change</w:t>
            </w:r>
            <w:r>
              <w:rPr>
                <w:rFonts w:eastAsia="Calibri" w:cs=""/>
                <w:kern w:val="0"/>
                <w:sz w:val="18"/>
                <w:szCs w:val="18"/>
                <w:lang w:val="fr-FR" w:eastAsia="en-US" w:bidi="ar-SA"/>
              </w:rPr>
              <w:t xml:space="preserve"> </w:t>
            </w:r>
          </w:p>
          <w:p>
            <w:pPr>
              <w:pStyle w:val="Normal"/>
              <w:widowControl w:val="false"/>
              <w:suppressAutoHyphens w:val="true"/>
              <w:spacing w:lineRule="auto" w:line="240" w:before="0" w:after="120"/>
              <w:jc w:val="left"/>
              <w:rPr>
                <w:sz w:val="18"/>
                <w:szCs w:val="18"/>
                <w:lang w:val="fr-FR"/>
              </w:rPr>
            </w:pPr>
            <w:r>
              <w:rPr>
                <w:sz w:val="18"/>
                <w:szCs w:val="18"/>
                <w:lang w:val="fr-FR"/>
              </w:rPr>
            </w:r>
          </w:p>
          <w:p>
            <w:pPr>
              <w:pStyle w:val="Normal"/>
              <w:widowControl w:val="false"/>
              <w:suppressAutoHyphens w:val="true"/>
              <w:spacing w:lineRule="auto" w:line="240" w:before="0" w:after="0"/>
              <w:jc w:val="left"/>
              <w:rPr>
                <w:lang w:val="fr-FR"/>
              </w:rPr>
            </w:pPr>
            <w:r>
              <w:rPr/>
              <w:drawing>
                <wp:inline distT="0" distB="0" distL="0" distR="0">
                  <wp:extent cx="2720340" cy="2148840"/>
                  <wp:effectExtent l="0" t="0" r="0" b="0"/>
                  <wp:docPr id="30"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descr=""/>
                          <pic:cNvPicPr>
                            <a:picLocks noChangeAspect="1" noChangeArrowheads="1"/>
                          </pic:cNvPicPr>
                        </pic:nvPicPr>
                        <pic:blipFill>
                          <a:blip r:embed="rId31"/>
                          <a:stretch>
                            <a:fillRect/>
                          </a:stretch>
                        </pic:blipFill>
                        <pic:spPr bwMode="auto">
                          <a:xfrm>
                            <a:off x="0" y="0"/>
                            <a:ext cx="2720340" cy="2148840"/>
                          </a:xfrm>
                          <a:prstGeom prst="rect">
                            <a:avLst/>
                          </a:prstGeom>
                        </pic:spPr>
                      </pic:pic>
                    </a:graphicData>
                  </a:graphic>
                </wp:inline>
              </w:drawing>
            </w:r>
          </w:p>
          <w:p>
            <w:pPr>
              <w:pStyle w:val="Normal"/>
              <w:widowControl w:val="false"/>
              <w:suppressAutoHyphens w:val="true"/>
              <w:spacing w:lineRule="auto" w:line="240" w:before="0" w:after="0"/>
              <w:jc w:val="left"/>
              <w:rPr>
                <w:lang w:val="fr-FR"/>
              </w:rPr>
            </w:pPr>
            <w:r>
              <w:rPr>
                <w:lang w:val="fr-FR"/>
              </w:rPr>
            </w:r>
          </w:p>
        </w:tc>
        <w:tc>
          <w:tcPr>
            <w:tcW w:w="539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sz w:val="18"/>
                <w:szCs w:val="18"/>
                <w:lang w:val="en-GB"/>
              </w:rPr>
            </w:pPr>
            <w:r>
              <w:rPr>
                <w:rFonts w:eastAsia="Calibri" w:cs=""/>
                <w:kern w:val="0"/>
                <w:sz w:val="22"/>
                <w:szCs w:val="22"/>
                <w:lang w:val="en-US" w:eastAsia="en-US" w:bidi="ar-SA"/>
              </w:rPr>
              <w:t xml:space="preserve">  </w:t>
            </w:r>
            <w:r>
              <w:rPr>
                <w:rFonts w:eastAsia="Calibri" w:cs="Times New Roman" w:ascii="Times New Roman" w:hAnsi="Times New Roman"/>
                <w:b/>
                <w:bCs/>
                <w:color w:val="0070C0"/>
                <w:kern w:val="0"/>
                <w:sz w:val="18"/>
                <w:szCs w:val="18"/>
                <w:lang w:val="en-US" w:eastAsia="en-US" w:bidi="ar-SA"/>
              </w:rPr>
              <w:t>Fig. 6.5  RER and its components, q-on-q % change</w:t>
            </w:r>
            <w:r>
              <w:rPr>
                <w:rFonts w:eastAsia="Calibri" w:cs=""/>
                <w:kern w:val="0"/>
                <w:sz w:val="18"/>
                <w:szCs w:val="18"/>
                <w:lang w:val="en-GB" w:eastAsia="en-US" w:bidi="ar-SA"/>
              </w:rPr>
              <w:t xml:space="preserve">  </w:t>
            </w:r>
          </w:p>
          <w:p>
            <w:pPr>
              <w:pStyle w:val="Normal"/>
              <w:widowControl w:val="false"/>
              <w:suppressAutoHyphens w:val="true"/>
              <w:spacing w:lineRule="auto" w:line="240" w:before="0" w:after="0"/>
              <w:jc w:val="left"/>
              <w:rPr>
                <w:sz w:val="18"/>
                <w:szCs w:val="18"/>
                <w:lang w:val="en-GB"/>
              </w:rPr>
            </w:pPr>
            <w:r>
              <w:rPr>
                <w:sz w:val="18"/>
                <w:szCs w:val="18"/>
                <w:lang w:val="en-GB"/>
              </w:rPr>
            </w:r>
          </w:p>
          <w:p>
            <w:pPr>
              <w:pStyle w:val="Normal"/>
              <w:widowControl w:val="false"/>
              <w:suppressAutoHyphens w:val="true"/>
              <w:spacing w:lineRule="auto" w:line="240" w:before="0" w:after="0"/>
              <w:jc w:val="left"/>
              <w:rPr>
                <w:lang w:val="en-GB"/>
              </w:rPr>
            </w:pPr>
            <w:r>
              <w:rPr/>
              <w:drawing>
                <wp:inline distT="0" distB="0" distL="0" distR="0">
                  <wp:extent cx="3288030" cy="2647950"/>
                  <wp:effectExtent l="0" t="0" r="0" b="0"/>
                  <wp:docPr id="3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descr=""/>
                          <pic:cNvPicPr>
                            <a:picLocks noChangeAspect="1" noChangeArrowheads="1"/>
                          </pic:cNvPicPr>
                        </pic:nvPicPr>
                        <pic:blipFill>
                          <a:blip r:embed="rId32"/>
                          <a:stretch>
                            <a:fillRect/>
                          </a:stretch>
                        </pic:blipFill>
                        <pic:spPr bwMode="auto">
                          <a:xfrm>
                            <a:off x="0" y="0"/>
                            <a:ext cx="3288030" cy="2647950"/>
                          </a:xfrm>
                          <a:prstGeom prst="rect">
                            <a:avLst/>
                          </a:prstGeom>
                        </pic:spPr>
                      </pic:pic>
                    </a:graphicData>
                  </a:graphic>
                </wp:inline>
              </w:drawing>
            </w:r>
          </w:p>
        </w:tc>
      </w:tr>
    </w:tbl>
    <w:p>
      <w:pPr>
        <w:pStyle w:val="Normal"/>
        <w:rPr>
          <w:rFonts w:ascii="Times New Roman" w:hAnsi="Times New Roman" w:eastAsia="" w:cs="Times New Roman" w:eastAsiaTheme="majorEastAsia"/>
          <w:b/>
          <w:b/>
          <w:bCs/>
          <w:color w:val="2F5496" w:themeColor="accent1" w:themeShade="bf"/>
          <w:sz w:val="32"/>
          <w:szCs w:val="32"/>
          <w:lang w:val="en-GB"/>
        </w:rPr>
      </w:pPr>
      <w:r>
        <w:rPr>
          <w:rFonts w:eastAsia="" w:cs="Times New Roman" w:eastAsiaTheme="majorEastAsia" w:ascii="Times New Roman" w:hAnsi="Times New Roman"/>
          <w:b/>
          <w:bCs/>
          <w:color w:val="2F5496" w:themeColor="accent1" w:themeShade="bf"/>
          <w:sz w:val="32"/>
          <w:szCs w:val="32"/>
          <w:lang w:val="en-GB"/>
        </w:rPr>
      </w:r>
      <w:r>
        <w:br w:type="page"/>
      </w:r>
    </w:p>
    <w:p>
      <w:pPr>
        <w:pStyle w:val="Heading1"/>
        <w:spacing w:before="120" w:after="240"/>
        <w:ind w:left="0" w:hanging="0"/>
        <w:rPr>
          <w:rFonts w:ascii="Times New Roman" w:hAnsi="Times New Roman" w:cs="Times New Roman"/>
          <w:b/>
          <w:b/>
          <w:bCs/>
          <w:lang w:val="en-GB"/>
        </w:rPr>
      </w:pPr>
      <w:bookmarkStart w:id="10" w:name="_Toc156831419"/>
      <w:r>
        <w:rPr>
          <w:rFonts w:cs="Times New Roman" w:ascii="Times New Roman" w:hAnsi="Times New Roman"/>
          <w:b/>
          <w:bCs/>
          <w:lang w:val="en-GB"/>
        </w:rPr>
        <w:t>Current macro policy stance and initial condition</w:t>
      </w:r>
      <w:bookmarkEnd w:id="10"/>
    </w:p>
    <w:p>
      <w:pPr>
        <w:pStyle w:val="Normal"/>
        <w:spacing w:before="0" w:after="120"/>
        <w:ind w:left="432" w:hanging="0"/>
        <w:jc w:val="both"/>
        <w:rPr>
          <w:rFonts w:ascii="Times New Roman" w:hAnsi="Times New Roman" w:cs="Times New Roman"/>
          <w:sz w:val="24"/>
          <w:szCs w:val="24"/>
          <w:lang w:val="en-GB"/>
        </w:rPr>
      </w:pPr>
      <w:r>
        <w:rPr>
          <w:rFonts w:cs="Times New Roman" w:ascii="Times New Roman" w:hAnsi="Times New Roman"/>
          <w:sz w:val="24"/>
          <w:szCs w:val="24"/>
          <w:lang w:val="en-GB"/>
        </w:rPr>
        <w:t>Following the review of recent macro developments and policies in Section I, this section recapitulates the current macroeconomic policy stance as of 2023Q4 and the initial conditions for the forecast period 2023Q3—2027Q4.</w:t>
      </w:r>
    </w:p>
    <w:p>
      <w:pPr>
        <w:pStyle w:val="Heading2"/>
        <w:numPr>
          <w:ilvl w:val="1"/>
          <w:numId w:val="11"/>
        </w:numPr>
        <w:spacing w:before="120" w:after="120"/>
        <w:rPr>
          <w:rFonts w:ascii="Times New Roman" w:hAnsi="Times New Roman" w:cs="Times New Roman"/>
          <w:b/>
          <w:b/>
          <w:bCs/>
          <w:sz w:val="24"/>
          <w:szCs w:val="24"/>
          <w:lang w:val="en-GB"/>
        </w:rPr>
      </w:pPr>
      <w:bookmarkStart w:id="11" w:name="_Toc156831420"/>
      <w:r>
        <w:rPr>
          <w:rFonts w:cs="Times New Roman" w:ascii="Times New Roman" w:hAnsi="Times New Roman"/>
          <w:b/>
          <w:bCs/>
          <w:sz w:val="24"/>
          <w:szCs w:val="24"/>
          <w:lang w:val="en-GB"/>
        </w:rPr>
        <w:t>Current cyclical position</w:t>
      </w:r>
      <w:bookmarkEnd w:id="11"/>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After the Covid downturn, real GDP has only partially recovered</w:t>
      </w:r>
      <w:r>
        <w:rPr>
          <w:rFonts w:cs="Times New Roman" w:ascii="Times New Roman" w:hAnsi="Times New Roman"/>
          <w:b/>
          <w:bCs/>
          <w:color w:val="000000" w:themeColor="text1"/>
          <w:sz w:val="24"/>
          <w:szCs w:val="24"/>
          <w:lang w:val="en-GB"/>
        </w:rPr>
        <w:t xml:space="preserve">. </w:t>
      </w:r>
      <w:r>
        <w:rPr>
          <w:rFonts w:cs="Times New Roman" w:ascii="Times New Roman" w:hAnsi="Times New Roman"/>
          <w:color w:val="000000" w:themeColor="text1"/>
          <w:sz w:val="24"/>
          <w:szCs w:val="24"/>
          <w:lang w:val="en-GB"/>
        </w:rPr>
        <w:t>GDP (output) is estimated to have been below its potential or trend level in mid-2023.</w:t>
      </w:r>
      <w:r>
        <w:rPr>
          <w:rFonts w:cs="Times New Roman" w:ascii="Times New Roman" w:hAnsi="Times New Roman"/>
          <w:b/>
          <w:bCs/>
          <w:color w:val="000000" w:themeColor="text1"/>
          <w:sz w:val="24"/>
          <w:szCs w:val="24"/>
          <w:lang w:val="en-GB"/>
        </w:rPr>
        <w:t xml:space="preserve"> </w:t>
      </w:r>
      <w:r>
        <w:rPr>
          <w:rFonts w:cs="Times New Roman" w:ascii="Times New Roman" w:hAnsi="Times New Roman"/>
          <w:color w:val="000000" w:themeColor="text1"/>
          <w:sz w:val="24"/>
          <w:szCs w:val="24"/>
          <w:lang w:val="en-GB"/>
        </w:rPr>
        <w:t>A</w:t>
      </w:r>
      <w:r>
        <w:rPr>
          <w:rFonts w:cs="Times New Roman" w:ascii="Times New Roman" w:hAnsi="Times New Roman"/>
          <w:sz w:val="24"/>
          <w:szCs w:val="24"/>
          <w:lang w:val="en-GB"/>
        </w:rPr>
        <w:t xml:space="preserve">fter picking up to 11% in 2021, growth slowed to 8% in 2022 and to an estimated 6% in 2023, thwarted by the 2022-23 global shocks related to the war in Ukraine, the associated inflation surge, and the weak agricultural performance, exacerbated by floods in early 2023. </w:t>
      </w:r>
    </w:p>
    <w:p>
      <w:pPr>
        <w:pStyle w:val="ListParagraph"/>
        <w:spacing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4472C4" w:themeColor="accent1"/>
          <w:sz w:val="24"/>
          <w:szCs w:val="24"/>
          <w:lang w:val="en-GB"/>
        </w:rPr>
        <w:t xml:space="preserve">Output is estimated to have remained below potential since Covid, with a gap of 6% in mid-2023. </w:t>
      </w:r>
      <w:r>
        <w:rPr>
          <w:rFonts w:cs="Times New Roman" w:ascii="Times New Roman" w:hAnsi="Times New Roman"/>
          <w:sz w:val="24"/>
          <w:szCs w:val="24"/>
          <w:lang w:val="en-GB"/>
        </w:rPr>
        <w:t>The Covid lockdowns have not led to loss in capacity or major bankruptcies or permanent effects on human capital or productivity, and potential growth is estimated to remain strong at 7.5% p.y. There is nevertheless uncertainty on the path of potential output post-Covid.</w:t>
      </w:r>
    </w:p>
    <w:p>
      <w:pPr>
        <w:pStyle w:val="ListParagraph"/>
        <w:spacing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4472C4" w:themeColor="accent1"/>
          <w:sz w:val="24"/>
          <w:szCs w:val="24"/>
          <w:lang w:val="en-GB"/>
        </w:rPr>
        <w:t>Private consumption</w:t>
      </w:r>
      <w:r>
        <w:rPr>
          <w:rFonts w:cs="Times New Roman" w:ascii="Times New Roman" w:hAnsi="Times New Roman"/>
          <w:sz w:val="24"/>
          <w:szCs w:val="24"/>
          <w:lang w:val="en-GB"/>
        </w:rPr>
        <w:t xml:space="preserve"> (three-quarters of GDP) </w:t>
      </w:r>
      <w:r>
        <w:rPr>
          <w:rFonts w:cs="Times New Roman" w:ascii="Times New Roman" w:hAnsi="Times New Roman"/>
          <w:b/>
          <w:bCs/>
          <w:color w:val="4472C4" w:themeColor="accent1"/>
          <w:sz w:val="24"/>
          <w:szCs w:val="24"/>
          <w:lang w:val="en-GB"/>
        </w:rPr>
        <w:t>has remained below its trend</w:t>
      </w:r>
      <w:r>
        <w:rPr>
          <w:rFonts w:cs="Times New Roman" w:ascii="Times New Roman" w:hAnsi="Times New Roman"/>
          <w:color w:val="4472C4" w:themeColor="accent1"/>
          <w:sz w:val="24"/>
          <w:szCs w:val="24"/>
          <w:lang w:val="en-GB"/>
        </w:rPr>
        <w:t xml:space="preserve"> </w:t>
      </w:r>
      <w:r>
        <w:rPr>
          <w:rFonts w:cs="Times New Roman" w:ascii="Times New Roman" w:hAnsi="Times New Roman"/>
          <w:sz w:val="24"/>
          <w:szCs w:val="24"/>
          <w:lang w:val="en-GB"/>
        </w:rPr>
        <w:t xml:space="preserve">since Covid and dipped further in early 2023 as inflation eroded purchasing power. </w:t>
      </w:r>
    </w:p>
    <w:p>
      <w:pPr>
        <w:pStyle w:val="ListParagraph"/>
        <w:spacing w:before="0" w:after="12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 xml:space="preserve">Consumer price inflation (headline q-on-q) was just above 10% in 2023—driven mostly by food and energy prices—on a downward path from its peak of 25.6% in 2022Q2. </w:t>
      </w:r>
      <w:r>
        <w:rPr>
          <w:rFonts w:cs="Times New Roman" w:ascii="Times New Roman" w:hAnsi="Times New Roman"/>
          <w:sz w:val="24"/>
          <w:szCs w:val="24"/>
          <w:lang w:val="en-GB"/>
        </w:rPr>
        <w:t>Core inflation dropped to some 8% so far in 2023, down from a peak of 20.6% in 2022Q2. Food inflation fell steeply to 17%, down from a peak of 56% in 2022Q4. Energy prices fell slightly in 2023Q1-2—after a peak rise by 29% in 2022Q2 but rose in Q3-4 as pump prices were raised.</w:t>
      </w:r>
    </w:p>
    <w:p>
      <w:pPr>
        <w:pStyle w:val="ListParagrap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rPr>
          <w:rFonts w:ascii="Times New Roman" w:hAnsi="Times New Roman" w:cs="Times New Roman"/>
          <w:sz w:val="24"/>
          <w:szCs w:val="24"/>
          <w:lang w:val="en-GB"/>
        </w:rPr>
      </w:pPr>
      <w:r>
        <w:rPr>
          <w:rFonts w:cs="Times New Roman" w:ascii="Times New Roman" w:hAnsi="Times New Roman"/>
          <w:b/>
          <w:bCs/>
          <w:color w:val="4472C4" w:themeColor="accent1"/>
          <w:sz w:val="24"/>
          <w:szCs w:val="24"/>
          <w:lang w:val="en-GB"/>
        </w:rPr>
        <w:t xml:space="preserve">With this picture, headline inflation </w:t>
      </w:r>
      <w:commentRangeStart w:id="18"/>
      <w:r>
        <w:rPr>
          <w:rFonts w:cs="Times New Roman" w:ascii="Times New Roman" w:hAnsi="Times New Roman"/>
          <w:b/>
          <w:bCs/>
          <w:color w:val="4472C4" w:themeColor="accent1"/>
          <w:sz w:val="24"/>
          <w:szCs w:val="24"/>
          <w:lang w:val="en-GB"/>
        </w:rPr>
        <w:t xml:space="preserve">is expected to end at </w:t>
      </w:r>
      <w:r>
        <w:rPr>
          <w:rFonts w:cs="Times New Roman" w:ascii="Times New Roman" w:hAnsi="Times New Roman"/>
          <w:b/>
          <w:bCs/>
          <w:color w:val="7030A0"/>
          <w:sz w:val="24"/>
          <w:szCs w:val="24"/>
          <w:lang w:val="en-GB"/>
        </w:rPr>
        <w:t>just above 10% in 2023</w:t>
      </w:r>
      <w:r>
        <w:rPr>
          <w:rFonts w:cs="Times New Roman" w:ascii="Times New Roman" w:hAnsi="Times New Roman"/>
          <w:b/>
          <w:bCs/>
          <w:color w:val="7030A0"/>
          <w:sz w:val="24"/>
          <w:szCs w:val="24"/>
          <w:lang w:val="en-GB"/>
        </w:rPr>
      </w:r>
      <w:commentRangeEnd w:id="18"/>
      <w:r>
        <w:commentReference w:id="18"/>
      </w:r>
      <w:r>
        <w:rPr>
          <w:rFonts w:cs="Times New Roman" w:ascii="Times New Roman" w:hAnsi="Times New Roman"/>
          <w:sz w:val="24"/>
          <w:szCs w:val="24"/>
          <w:lang w:val="en-GB"/>
        </w:rPr>
        <w:t xml:space="preserve">, a significant drop from end-2022, under the combined effect of fading food and core-price shocks and tighter macroeconomic policies. </w:t>
      </w:r>
    </w:p>
    <w:p>
      <w:pPr>
        <w:pStyle w:val="ListParagrap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240"/>
        <w:contextualSpacing/>
        <w:jc w:val="both"/>
        <w:rPr>
          <w:rFonts w:ascii="Times New Roman" w:hAnsi="Times New Roman" w:cs="Times New Roman"/>
          <w:sz w:val="24"/>
          <w:szCs w:val="24"/>
          <w:lang w:val="en-GB"/>
        </w:rPr>
      </w:pPr>
      <w:r>
        <w:rPr>
          <w:rFonts w:cs="Times New Roman" w:ascii="Times New Roman" w:hAnsi="Times New Roman"/>
          <w:b/>
          <w:bCs/>
          <w:color w:val="4472C4" w:themeColor="accent1"/>
          <w:sz w:val="24"/>
          <w:szCs w:val="24"/>
          <w:lang w:val="en-GB"/>
        </w:rPr>
        <w:t xml:space="preserve">Above 10-20% inflation coinciding with GDP below potential in 2022-23 </w:t>
      </w:r>
      <w:r>
        <w:rPr>
          <w:rFonts w:cs="Times New Roman" w:ascii="Times New Roman" w:hAnsi="Times New Roman"/>
          <w:b/>
          <w:bCs/>
          <w:color w:val="0070C0"/>
          <w:sz w:val="24"/>
          <w:szCs w:val="24"/>
          <w:lang w:val="en-GB"/>
        </w:rPr>
        <w:t>suggests a weak inflation-output gap relationship.</w:t>
      </w:r>
      <w:r>
        <w:rPr>
          <w:rFonts w:cs="Times New Roman" w:ascii="Times New Roman" w:hAnsi="Times New Roman"/>
          <w:sz w:val="24"/>
          <w:szCs w:val="24"/>
          <w:lang w:val="en-GB"/>
        </w:rPr>
        <w:t xml:space="preserve"> Recent inflation is only partly explained by standard factors (output gap (-), import prices (+), weak agriculture (+), and likely reflect other supply-side shocks, such as from varying trade and transport margins and use of monopolistic positions</w:t>
      </w:r>
      <w:r>
        <w:rPr>
          <w:rFonts w:cs="Times New Roman" w:ascii="Times New Roman" w:hAnsi="Times New Roman"/>
          <w:color w:val="7030A0"/>
          <w:sz w:val="24"/>
          <w:szCs w:val="24"/>
          <w:lang w:val="en-GB"/>
        </w:rPr>
        <w:t>.</w:t>
      </w:r>
    </w:p>
    <w:p>
      <w:pPr>
        <w:pStyle w:val="Heading2"/>
        <w:numPr>
          <w:ilvl w:val="1"/>
          <w:numId w:val="11"/>
        </w:numPr>
        <w:spacing w:before="120" w:after="120"/>
        <w:rPr>
          <w:rFonts w:ascii="Times New Roman" w:hAnsi="Times New Roman" w:cs="Times New Roman"/>
          <w:b/>
          <w:b/>
          <w:bCs/>
          <w:sz w:val="24"/>
          <w:szCs w:val="24"/>
          <w:lang w:val="en-GB"/>
        </w:rPr>
      </w:pPr>
      <w:bookmarkStart w:id="12" w:name="_Toc156831421"/>
      <w:r>
        <w:rPr>
          <w:rFonts w:cs="Times New Roman" w:ascii="Times New Roman" w:hAnsi="Times New Roman"/>
          <w:b/>
          <w:bCs/>
          <w:sz w:val="24"/>
          <w:szCs w:val="24"/>
          <w:lang w:val="en-GB"/>
        </w:rPr>
        <w:t>Fiscal policy stance</w:t>
      </w:r>
      <w:bookmarkEnd w:id="12"/>
    </w:p>
    <w:p>
      <w:pPr>
        <w:pStyle w:val="ListParagraph"/>
        <w:numPr>
          <w:ilvl w:val="0"/>
          <w:numId w:val="14"/>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Fiscal policies are turning from expansionary to contractionary</w:t>
      </w:r>
      <w:r>
        <w:rPr>
          <w:rFonts w:cs="Times New Roman" w:ascii="Times New Roman" w:hAnsi="Times New Roman"/>
          <w:sz w:val="24"/>
          <w:szCs w:val="24"/>
          <w:lang w:val="en-GB"/>
        </w:rPr>
        <w:t>. The policy stance that had been expansionary during and immediately after Covid—with 2% higher deficits (before grants) and especially higher spending on G&amp;S, pulling up output—became less expansionary in FY2022/23, with a deficit reduction from 14.5% to 12% of GDP).</w:t>
      </w:r>
    </w:p>
    <w:p>
      <w:pPr>
        <w:pStyle w:val="ListParagraph"/>
        <w:spacing w:before="0" w:after="12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14"/>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The current and next budgets have further fiscal consolidation</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 xml:space="preserve">the brunt borne by spending on G&amp;S, with deficit reductions by about 1% of GDP in both FY2023/24 and FY2024/25. </w:t>
      </w:r>
    </w:p>
    <w:p>
      <w:pPr>
        <w:pStyle w:val="ListParagrap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14"/>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Thus, current policies switch the expansionary fiscal stance in 2020-22 to a contractionary one in 2023-25.</w:t>
      </w:r>
      <w:r>
        <w:rPr>
          <w:rFonts w:cs="Times New Roman" w:ascii="Times New Roman" w:hAnsi="Times New Roman"/>
          <w:color w:val="7030A0"/>
          <w:sz w:val="24"/>
          <w:szCs w:val="24"/>
          <w:lang w:val="en-GB"/>
        </w:rPr>
        <w:t xml:space="preserve"> </w:t>
      </w:r>
      <w:r>
        <w:rPr>
          <w:rFonts w:cs="Times New Roman" w:ascii="Times New Roman" w:hAnsi="Times New Roman"/>
          <w:sz w:val="24"/>
          <w:szCs w:val="24"/>
          <w:lang w:val="en-GB"/>
        </w:rPr>
        <w:t xml:space="preserve">On average, the fiscal stance switches from the equivalent of +2 % to -2% of GDP </w:t>
      </w:r>
      <w:r>
        <w:rPr>
          <w:rFonts w:cs="Times New Roman" w:ascii="Times New Roman" w:hAnsi="Times New Roman"/>
          <w:color w:val="7030A0"/>
          <w:sz w:val="24"/>
          <w:szCs w:val="24"/>
          <w:lang w:val="en-GB"/>
        </w:rPr>
        <w:t xml:space="preserve">with a total effect on output of +/-1.7% of GDP. </w:t>
      </w:r>
      <w:r>
        <w:rPr>
          <w:rFonts w:cs="Times New Roman" w:ascii="Times New Roman" w:hAnsi="Times New Roman"/>
          <w:sz w:val="24"/>
          <w:szCs w:val="24"/>
          <w:lang w:val="en-GB"/>
        </w:rPr>
        <w:t>The effect results from government demand for G&amp;S</w:t>
      </w:r>
      <w:r>
        <w:rPr>
          <w:rFonts w:cs="Times New Roman" w:ascii="Times New Roman" w:hAnsi="Times New Roman"/>
          <w:i/>
          <w:sz w:val="24"/>
          <w:szCs w:val="24"/>
          <w:lang w:val="en-GB"/>
        </w:rPr>
        <w:t xml:space="preserve"> </w:t>
      </w:r>
      <w:r>
        <w:rPr>
          <w:rFonts w:cs="Times New Roman" w:ascii="Times New Roman" w:hAnsi="Times New Roman"/>
          <w:iCs/>
          <w:sz w:val="24"/>
          <w:szCs w:val="24"/>
          <w:lang w:val="en-GB"/>
        </w:rPr>
        <w:t>(</w:t>
      </w:r>
      <w:r>
        <w:rPr>
          <w:rFonts w:cs="Times New Roman" w:ascii="Times New Roman" w:hAnsi="Times New Roman"/>
          <w:i/>
          <w:sz w:val="24"/>
          <w:szCs w:val="24"/>
          <w:lang w:val="en-GB"/>
        </w:rPr>
        <w:t xml:space="preserve">direct effect) </w:t>
      </w:r>
      <w:r>
        <w:rPr>
          <w:rFonts w:cs="Times New Roman" w:ascii="Times New Roman" w:hAnsi="Times New Roman"/>
          <w:sz w:val="24"/>
          <w:szCs w:val="24"/>
          <w:lang w:val="en-GB"/>
        </w:rPr>
        <w:t>and the fiscal impulse on private demand (</w:t>
      </w:r>
      <w:r>
        <w:rPr>
          <w:rFonts w:cs="Times New Roman" w:ascii="Times New Roman" w:hAnsi="Times New Roman"/>
          <w:i/>
          <w:iCs/>
          <w:sz w:val="24"/>
          <w:szCs w:val="24"/>
          <w:lang w:val="en-GB"/>
        </w:rPr>
        <w:t>indirect effect</w:t>
      </w:r>
      <w:r>
        <w:rPr>
          <w:rFonts w:cs="Times New Roman" w:ascii="Times New Roman" w:hAnsi="Times New Roman"/>
          <w:sz w:val="24"/>
          <w:szCs w:val="24"/>
          <w:lang w:val="en-GB"/>
        </w:rPr>
        <w:t xml:space="preserve">). </w:t>
      </w:r>
    </w:p>
    <w:p>
      <w:pPr>
        <w:pStyle w:val="Heading2"/>
        <w:numPr>
          <w:ilvl w:val="1"/>
          <w:numId w:val="11"/>
        </w:numPr>
        <w:spacing w:before="120" w:after="120"/>
        <w:rPr>
          <w:rFonts w:ascii="Times New Roman" w:hAnsi="Times New Roman" w:cs="Times New Roman"/>
          <w:b/>
          <w:b/>
          <w:bCs/>
          <w:sz w:val="24"/>
          <w:szCs w:val="24"/>
          <w:lang w:val="en-GB"/>
        </w:rPr>
      </w:pPr>
      <w:bookmarkStart w:id="13" w:name="_Toc156831422"/>
      <w:r>
        <w:rPr>
          <w:rFonts w:cs="Times New Roman" w:ascii="Times New Roman" w:hAnsi="Times New Roman"/>
          <w:b/>
          <w:bCs/>
          <w:sz w:val="24"/>
          <w:szCs w:val="24"/>
          <w:lang w:val="en-GB"/>
        </w:rPr>
        <w:t>Monetary and exchange rate policy</w:t>
      </w:r>
      <w:bookmarkEnd w:id="13"/>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Current monetary policy is modestly tight</w:t>
      </w:r>
      <w:r>
        <w:rPr>
          <w:rFonts w:cs="Times New Roman" w:ascii="Times New Roman" w:hAnsi="Times New Roman"/>
          <w:sz w:val="24"/>
          <w:szCs w:val="24"/>
          <w:lang w:val="en-GB"/>
        </w:rPr>
        <w:t>. The interbank rate at 8% in 2023Q3—resulting from a four-step increase in the CBR by 3% points since 2022Q1—is back up almost to the neutral interest rate.</w:t>
      </w:r>
      <w:r>
        <w:rPr>
          <w:rStyle w:val="FootnoteAnchor"/>
          <w:rFonts w:cs="Times New Roman" w:ascii="Times New Roman" w:hAnsi="Times New Roman"/>
          <w:sz w:val="24"/>
          <w:szCs w:val="24"/>
          <w:lang w:val="en-GB"/>
        </w:rPr>
        <w:footnoteReference w:id="12"/>
      </w:r>
      <w:r>
        <w:rPr>
          <w:rFonts w:cs="Times New Roman" w:ascii="Times New Roman" w:hAnsi="Times New Roman"/>
          <w:sz w:val="24"/>
          <w:szCs w:val="24"/>
          <w:lang w:val="en-GB"/>
        </w:rPr>
        <w:t xml:space="preserve"> With q-on-q inflation in the 15-25% range during 2022–early 2023, NBR’s interest rate response has been mitigated, as it was perhaps mindful of the incomplete recovery from Covid and increased unemployment since then, and of uncertainty about potential GDP.</w:t>
      </w:r>
    </w:p>
    <w:p>
      <w:pPr>
        <w:pStyle w:val="ListParagraph"/>
        <w:spacing w:before="0" w:after="12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The current real interest rate (RIR-IB) is almost positive.</w:t>
      </w:r>
      <w:r>
        <w:rPr>
          <w:rFonts w:cs="Times New Roman" w:ascii="Times New Roman" w:hAnsi="Times New Roman"/>
          <w:sz w:val="24"/>
          <w:szCs w:val="24"/>
          <w:lang w:val="en-GB"/>
        </w:rPr>
        <w:t xml:space="preserve"> Reflecting increases in policy rate and declines in inflation, the RIR steadily increased from negative since late 2021 (average ─4% in 2022) to almost positive by mid-2023, still below its trend of 3%. In parallel, the real lending rate (with lending premium of 8-9% above IB) is moving up toward its trend level (of 11-12%). </w:t>
      </w:r>
    </w:p>
    <w:p>
      <w:pPr>
        <w:pStyle w:val="ListParagraph"/>
        <w:ind w:left="5040" w:hanging="0"/>
        <w:rPr>
          <w:rFonts w:ascii="Times New Roman" w:hAnsi="Times New Roman" w:cs="Times New Roman"/>
          <w:sz w:val="24"/>
          <w:szCs w:val="24"/>
          <w:lang w:val="en-GB"/>
        </w:rPr>
      </w:pPr>
      <w:r>
        <w:rPr>
          <w:rFonts w:cs="Times New Roman" w:ascii="Times New Roman" w:hAnsi="Times New Roman"/>
          <w:sz w:val="24"/>
          <w:szCs w:val="24"/>
          <w:lang w:val="en-GB"/>
        </w:rPr>
        <w:t xml:space="preserve">    </w:t>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The increase in RIR has helped stem private demand in 2023</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even if consumption and investment have responded little to changes in interest rates. Thus, the relatively weak link from interest rates to demand, combined with a weak link from demand to inflation, make for a weak transmission from monetary policy to inflation.</w:t>
      </w:r>
    </w:p>
    <w:p>
      <w:pPr>
        <w:pStyle w:val="ListParagraph"/>
        <w:spacing w:before="0" w:after="12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Acceleration in nominal exchange rate (ER) depreciation during 2023</w:t>
      </w:r>
      <w:r>
        <w:rPr>
          <w:rFonts w:cs="Times New Roman" w:ascii="Times New Roman" w:hAnsi="Times New Roman"/>
          <w:sz w:val="24"/>
          <w:szCs w:val="24"/>
          <w:lang w:val="en-GB"/>
        </w:rPr>
        <w:t>—from an annualized path of 3-4% in most of 2021-22 to a path of 17% in 2023—</w:t>
      </w:r>
      <w:r>
        <w:rPr>
          <w:rFonts w:cs="Times New Roman" w:ascii="Times New Roman" w:hAnsi="Times New Roman"/>
          <w:color w:val="7030A0"/>
          <w:sz w:val="24"/>
          <w:szCs w:val="24"/>
          <w:lang w:val="en-GB"/>
        </w:rPr>
        <w:t>has largely offset Rwanda’s recent high inflation relative to trading partners and reversed the overvaluation since late 2021.</w:t>
      </w:r>
    </w:p>
    <w:p>
      <w:pPr>
        <w:pStyle w:val="ListParagrap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120"/>
        <w:contextualSpacing/>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 xml:space="preserve">The exchange rate policy has raised the real exchange rate (RER), back to its trend by 2023Q3. </w:t>
      </w:r>
      <w:r>
        <w:rPr>
          <w:rFonts w:cs="Times New Roman" w:ascii="Times New Roman" w:hAnsi="Times New Roman"/>
          <w:sz w:val="24"/>
          <w:szCs w:val="24"/>
          <w:lang w:val="en-GB"/>
        </w:rPr>
        <w:t>This helped reverse the adverse impact on demand for net exports (exports minus imports) in 2021-22, and net exports are favorably affected by the RER from 2023Q3 onward.</w:t>
      </w:r>
    </w:p>
    <w:p>
      <w:pPr>
        <w:pStyle w:val="ListParagraph"/>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numPr>
          <w:ilvl w:val="0"/>
          <w:numId w:val="5"/>
        </w:numPr>
        <w:spacing w:before="0" w:after="24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t>While the post-Covid RER overvaluation has been reversed</w:t>
      </w:r>
      <w:r>
        <w:rPr>
          <w:rFonts w:cs="Times New Roman" w:ascii="Times New Roman" w:hAnsi="Times New Roman"/>
          <w:b/>
          <w:bCs/>
          <w:color w:val="4472C4" w:themeColor="accent1"/>
          <w:sz w:val="24"/>
          <w:szCs w:val="24"/>
          <w:lang w:val="en-GB"/>
        </w:rPr>
        <w:t>, the need for further RER depreciation depends on the assessment of the degree overvaluation that existed pre-Covid</w:t>
      </w:r>
      <w:r>
        <w:rPr>
          <w:rFonts w:cs="Times New Roman" w:ascii="Times New Roman" w:hAnsi="Times New Roman"/>
          <w:color w:val="4472C4" w:themeColor="accent1"/>
          <w:sz w:val="24"/>
          <w:szCs w:val="24"/>
          <w:lang w:val="en-GB"/>
        </w:rPr>
        <w:t xml:space="preserve"> </w:t>
      </w:r>
      <w:r>
        <w:rPr>
          <w:rFonts w:cs="Times New Roman" w:ascii="Times New Roman" w:hAnsi="Times New Roman"/>
          <w:sz w:val="24"/>
          <w:szCs w:val="24"/>
          <w:lang w:val="en-GB"/>
        </w:rPr>
        <w:t>or emerged from changes in fundamentals since then (such as a structural decline in grants).</w:t>
      </w:r>
    </w:p>
    <w:p>
      <w:pPr>
        <w:pStyle w:val="Normal"/>
        <w:spacing w:before="0" w:after="0"/>
        <w:ind w:left="432" w:hanging="0"/>
        <w:jc w:val="both"/>
        <w:rPr>
          <w:rFonts w:ascii="Times New Roman" w:hAnsi="Times New Roman" w:cs="Times New Roman"/>
          <w:sz w:val="24"/>
          <w:szCs w:val="24"/>
          <w:lang w:val="en-GB"/>
        </w:rPr>
      </w:pPr>
      <w:r>
        <w:rPr>
          <w:rFonts w:cs="Times New Roman" w:ascii="Times New Roman" w:hAnsi="Times New Roman"/>
          <w:b/>
          <w:bCs/>
          <w:color w:val="0070C0"/>
          <w:sz w:val="24"/>
          <w:szCs w:val="24"/>
          <w:lang w:val="en-GB"/>
        </w:rPr>
        <w:t>Overall macro policy stance</w:t>
      </w:r>
    </w:p>
    <w:p>
      <w:pPr>
        <w:pStyle w:val="Normal"/>
        <w:spacing w:before="0" w:after="0"/>
        <w:ind w:left="432" w:hanging="0"/>
        <w:jc w:val="both"/>
        <w:rPr>
          <w:rFonts w:ascii="Times New Roman" w:hAnsi="Times New Roman" w:cs="Times New Roman"/>
          <w:sz w:val="24"/>
          <w:szCs w:val="24"/>
          <w:lang w:val="en-GB"/>
        </w:rPr>
      </w:pPr>
      <w:r>
        <w:rPr>
          <w:rFonts w:cs="Times New Roman" w:ascii="Times New Roman" w:hAnsi="Times New Roman"/>
          <w:sz w:val="24"/>
          <w:szCs w:val="24"/>
          <w:lang w:val="en-GB"/>
        </w:rPr>
        <w:t>Modestly tight monetary policy, fiscal consolidation in 2022/23 reinforced with the FY2023/24 Budget, and exchange rate policy entailing initially some overvaluation have helped contain domestic demand and bring inflation down in 2023, and should continue doing so in the near future. As and when inflation (shocks) abates, there would be room for policies that raise GDP growth back to its potential level, stabilize the fiscal deficit at its sustainable level, and stabilize the RER.</w:t>
      </w:r>
    </w:p>
    <w:p>
      <w:pPr>
        <w:pStyle w:val="Heading1"/>
        <w:spacing w:before="120" w:after="120"/>
        <w:ind w:left="0" w:hanging="0"/>
        <w:rPr>
          <w:rFonts w:ascii="Times New Roman" w:hAnsi="Times New Roman" w:eastAsia="Times New Roman" w:cs="Times New Roman"/>
          <w:b/>
          <w:b/>
          <w:bCs/>
          <w:sz w:val="28"/>
          <w:szCs w:val="28"/>
        </w:rPr>
      </w:pPr>
      <w:bookmarkStart w:id="14" w:name="_Toc156831423"/>
      <w:r>
        <w:rPr>
          <w:rFonts w:eastAsia="Times New Roman" w:cs="Times New Roman" w:ascii="Times New Roman" w:hAnsi="Times New Roman"/>
          <w:b/>
          <w:bCs/>
          <w:sz w:val="28"/>
          <w:szCs w:val="28"/>
        </w:rPr>
        <w:t>Macroeconomic outlook, end-2023─end-2027</w:t>
      </w:r>
      <w:bookmarkEnd w:id="14"/>
    </w:p>
    <w:p>
      <w:pPr>
        <w:pStyle w:val="Normal"/>
        <w:rPr>
          <w:rFonts w:ascii="Times New Roman" w:hAnsi="Times New Roman" w:cs="Times New Roman"/>
          <w:sz w:val="24"/>
          <w:szCs w:val="24"/>
        </w:rPr>
      </w:pPr>
      <w:r>
        <w:rPr>
          <w:rFonts w:cs="Times New Roman" w:ascii="Times New Roman" w:hAnsi="Times New Roman"/>
          <w:sz w:val="24"/>
          <w:szCs w:val="24"/>
          <w:lang w:val="en-GB"/>
        </w:rPr>
        <w:t>This section presents the 16 quarter ahead forecast, using model and initial conditions, as updated with full data for 2006Q1 through 2023Q2 and with</w:t>
      </w:r>
      <w:commentRangeStart w:id="19"/>
      <w:r>
        <w:rPr>
          <w:rFonts w:cs="Times New Roman" w:ascii="Times New Roman" w:hAnsi="Times New Roman"/>
          <w:sz w:val="24"/>
          <w:szCs w:val="24"/>
          <w:lang w:val="en-GB"/>
        </w:rPr>
        <w:t xml:space="preserve"> parameters recalibrated </w:t>
      </w:r>
      <w:ins w:id="0" w:author="Unknown Author" w:date="2024-02-06T20:41:32Z">
        <w:r>
          <w:rPr>
            <w:rFonts w:cs="Times New Roman" w:ascii="Times New Roman" w:hAnsi="Times New Roman"/>
            <w:sz w:val="24"/>
            <w:szCs w:val="24"/>
            <w:lang w:val="en-GB"/>
          </w:rPr>
        </w:r>
      </w:ins>
      <w:commentRangeEnd w:id="19"/>
      <w:r>
        <w:commentReference w:id="19"/>
      </w:r>
      <w:r>
        <w:rPr>
          <w:rFonts w:cs="Times New Roman" w:ascii="Times New Roman" w:hAnsi="Times New Roman"/>
          <w:sz w:val="24"/>
          <w:szCs w:val="24"/>
          <w:lang w:val="en-GB"/>
        </w:rPr>
        <w:t xml:space="preserve">(Sections I-II). It first highlights the underlying external and domestic environment assumptions, then sums up the macroeconomic outlook, and lastly provides a narrative for key macro forecast variables. Alternative scenarios are discussed in Section IV. </w:t>
      </w:r>
    </w:p>
    <w:p>
      <w:pPr>
        <w:pStyle w:val="Heading2"/>
        <w:numPr>
          <w:ilvl w:val="1"/>
          <w:numId w:val="3"/>
        </w:numPr>
        <w:spacing w:before="0" w:after="120"/>
        <w:rPr>
          <w:rFonts w:ascii="Times New Roman" w:hAnsi="Times New Roman" w:eastAsia="Times New Roman" w:cs="Times New Roman"/>
          <w:b/>
          <w:b/>
          <w:bCs/>
          <w:color w:val="0070C0"/>
          <w:sz w:val="22"/>
          <w:szCs w:val="22"/>
        </w:rPr>
      </w:pPr>
      <w:bookmarkStart w:id="15" w:name="_Toc156831424"/>
      <w:r>
        <w:rPr>
          <w:rFonts w:cs="Times New Roman" w:ascii="Times New Roman" w:hAnsi="Times New Roman"/>
          <w:b/>
          <w:bCs/>
        </w:rPr>
        <w:t>Forecast assumptions</w:t>
      </w:r>
      <w:bookmarkEnd w:id="15"/>
      <w:r>
        <w:rPr>
          <w:rFonts w:cs="Times New Roman" w:ascii="Times New Roman" w:hAnsi="Times New Roman"/>
          <w:b/>
          <w:bCs/>
        </w:rPr>
        <w:t xml:space="preserve"> </w:t>
      </w:r>
    </w:p>
    <w:p>
      <w:pPr>
        <w:pStyle w:val="Heading3"/>
        <w:spacing w:before="40" w:after="120"/>
        <w:rPr>
          <w:rFonts w:ascii="Times New Roman" w:hAnsi="Times New Roman" w:cs="Times New Roman"/>
          <w:color w:val="2E74B5" w:themeColor="accent5" w:themeShade="bf"/>
          <w:lang w:val="en-GB"/>
        </w:rPr>
      </w:pPr>
      <w:bookmarkStart w:id="16" w:name="_Toc156831425"/>
      <w:r>
        <w:rPr>
          <w:rFonts w:cs="Times New Roman" w:ascii="Times New Roman" w:hAnsi="Times New Roman"/>
          <w:b/>
          <w:bCs/>
          <w:color w:val="2E74B5" w:themeColor="accent5" w:themeShade="bf"/>
        </w:rPr>
        <w:t>External environment assumptions (WEO and other sources)</w:t>
      </w:r>
      <w:bookmarkEnd w:id="16"/>
    </w:p>
    <w:p>
      <w:pPr>
        <w:pStyle w:val="Normal"/>
        <w:spacing w:before="0" w:after="0"/>
        <w:ind w:left="1440" w:hanging="1440"/>
        <w:jc w:val="both"/>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sz w:val="24"/>
          <w:szCs w:val="24"/>
          <w:lang w:val="en-GB"/>
        </w:rPr>
        <w:t>overall outlook is improving</w:t>
      </w:r>
      <w:r>
        <w:rPr>
          <w:rFonts w:cs="Times New Roman" w:ascii="Times New Roman" w:hAnsi="Times New Roman"/>
          <w:sz w:val="24"/>
          <w:szCs w:val="24"/>
          <w:lang w:val="en-GB"/>
        </w:rPr>
        <w:t xml:space="preserve"> after the Covid-Ukraine crises, but with downside risks (</w:t>
      </w:r>
      <w:r>
        <w:rPr>
          <w:rFonts w:cs="Times New Roman" w:ascii="Times New Roman" w:hAnsi="Times New Roman"/>
          <w:b/>
          <w:bCs/>
          <w:color w:val="0070C0"/>
          <w:sz w:val="24"/>
          <w:szCs w:val="24"/>
          <w:lang w:val="en-GB"/>
        </w:rPr>
        <w:t>Figure 7</w:t>
      </w:r>
      <w:r>
        <w:rPr>
          <w:rFonts w:cs="Times New Roman" w:ascii="Times New Roman" w:hAnsi="Times New Roman"/>
          <w:sz w:val="24"/>
          <w:szCs w:val="24"/>
          <w:lang w:val="en-GB"/>
        </w:rPr>
        <w:t>).</w:t>
      </w:r>
    </w:p>
    <w:p>
      <w:pPr>
        <w:pStyle w:val="Normal"/>
        <w:spacing w:lineRule="auto" w:line="276" w:before="0" w:after="0"/>
        <w:rPr>
          <w:rFonts w:ascii="Times New Roman" w:hAnsi="Times New Roman" w:cs="Times New Roman"/>
          <w:sz w:val="24"/>
          <w:szCs w:val="24"/>
          <w:lang w:val="en-GB"/>
        </w:rPr>
      </w:pPr>
      <w:r>
        <w:rPr>
          <w:rFonts w:cs="Times New Roman" w:ascii="Times New Roman" w:hAnsi="Times New Roman"/>
          <w:sz w:val="24"/>
          <w:szCs w:val="24"/>
          <w:lang w:val="en-GB"/>
        </w:rPr>
        <w:t xml:space="preserve">The world economy is slowing down due to world interest rate increases in response to inflation, </w:t>
      </w:r>
    </w:p>
    <w:p>
      <w:pPr>
        <w:pStyle w:val="Normal"/>
        <w:spacing w:lineRule="auto" w:line="276" w:before="0" w:after="120"/>
        <w:rPr>
          <w:rFonts w:ascii="Times New Roman" w:hAnsi="Times New Roman" w:cs="Times New Roman"/>
          <w:sz w:val="24"/>
          <w:szCs w:val="24"/>
          <w:lang w:val="en-GB"/>
        </w:rPr>
      </w:pPr>
      <w:r>
        <w:rPr>
          <w:rFonts w:cs="Times New Roman" w:ascii="Times New Roman" w:hAnsi="Times New Roman"/>
          <w:sz w:val="24"/>
          <w:szCs w:val="24"/>
          <w:lang w:val="en-GB"/>
        </w:rPr>
        <w:t xml:space="preserve">but Rwanda still enjoys a recovery in </w:t>
      </w:r>
      <w:r>
        <w:rPr>
          <w:rFonts w:cs="Times New Roman" w:ascii="Times New Roman" w:hAnsi="Times New Roman"/>
          <w:b/>
          <w:bCs/>
          <w:sz w:val="24"/>
          <w:szCs w:val="24"/>
          <w:lang w:val="en-GB"/>
        </w:rPr>
        <w:t>foreign demand</w:t>
      </w:r>
      <w:r>
        <w:rPr>
          <w:rFonts w:cs="Times New Roman" w:ascii="Times New Roman" w:hAnsi="Times New Roman"/>
          <w:sz w:val="24"/>
          <w:szCs w:val="24"/>
          <w:lang w:val="en-GB"/>
        </w:rPr>
        <w:t xml:space="preserve"> relative to Covid-years 2020-21—with trading partner demand growth at over 4% per year. World </w:t>
      </w:r>
      <w:r>
        <w:rPr>
          <w:rFonts w:cs="Times New Roman" w:ascii="Times New Roman" w:hAnsi="Times New Roman"/>
          <w:b/>
          <w:bCs/>
          <w:sz w:val="24"/>
          <w:szCs w:val="24"/>
          <w:lang w:val="en-GB"/>
        </w:rPr>
        <w:t>food and oil prices</w:t>
      </w:r>
      <w:r>
        <w:rPr>
          <w:rFonts w:cs="Times New Roman" w:ascii="Times New Roman" w:hAnsi="Times New Roman"/>
          <w:sz w:val="24"/>
          <w:szCs w:val="24"/>
          <w:lang w:val="en-GB"/>
        </w:rPr>
        <w:t xml:space="preserve"> likely peaked in the second half of 2022 and are projected to gradually return to their trend levels, though food prices are projected to stay high for several years (</w:t>
      </w:r>
      <w:r>
        <w:rPr>
          <w:rFonts w:cs="Times New Roman" w:ascii="Times New Roman" w:hAnsi="Times New Roman"/>
          <w:b/>
          <w:bCs/>
          <w:color w:val="0070C0"/>
          <w:sz w:val="24"/>
          <w:szCs w:val="24"/>
          <w:lang w:val="en-GB"/>
        </w:rPr>
        <w:t>Figures 7.1-3</w:t>
      </w:r>
      <w:r>
        <w:rPr>
          <w:rFonts w:cs="Times New Roman" w:ascii="Times New Roman" w:hAnsi="Times New Roman"/>
          <w:sz w:val="24"/>
          <w:szCs w:val="24"/>
          <w:lang w:val="en-GB"/>
        </w:rPr>
        <w:t>).</w:t>
      </w:r>
    </w:p>
    <w:tbl>
      <w:tblPr>
        <w:tblStyle w:val="TableGrid"/>
        <w:tblW w:w="9867" w:type="dxa"/>
        <w:jc w:val="left"/>
        <w:tblInd w:w="18" w:type="dxa"/>
        <w:tblLayout w:type="fixed"/>
        <w:tblCellMar>
          <w:top w:w="0" w:type="dxa"/>
          <w:left w:w="108" w:type="dxa"/>
          <w:bottom w:w="0" w:type="dxa"/>
          <w:right w:w="108" w:type="dxa"/>
        </w:tblCellMar>
        <w:tblLook w:firstRow="1" w:noVBand="1" w:lastRow="0" w:firstColumn="1" w:lastColumn="0" w:noHBand="0" w:val="04a0"/>
      </w:tblPr>
      <w:tblGrid>
        <w:gridCol w:w="3289"/>
        <w:gridCol w:w="3245"/>
        <w:gridCol w:w="3333"/>
      </w:tblGrid>
      <w:tr>
        <w:trPr>
          <w:trHeight w:val="260" w:hRule="atLeast"/>
        </w:trPr>
        <w:tc>
          <w:tcPr>
            <w:tcW w:w="9867" w:type="dxa"/>
            <w:gridSpan w:val="3"/>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jc w:val="left"/>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 xml:space="preserve">Figures 7.1-3 External environment </w:t>
            </w:r>
            <w:r>
              <w:rPr>
                <w:rFonts w:eastAsia="Calibri" w:cs="Times New Roman" w:ascii="Times New Roman" w:hAnsi="Times New Roman"/>
                <w:color w:val="2F5496" w:themeColor="accent1" w:themeShade="bf"/>
                <w:kern w:val="0"/>
                <w:sz w:val="20"/>
                <w:szCs w:val="20"/>
                <w:lang w:val="en-GB" w:eastAsia="en-US" w:bidi="ar-SA"/>
              </w:rPr>
              <w:t>(</w:t>
            </w:r>
            <w:r>
              <w:rPr>
                <w:rFonts w:eastAsia="Calibri" w:cs="Times New Roman" w:ascii="Times New Roman" w:hAnsi="Times New Roman"/>
                <w:b/>
                <w:bCs/>
                <w:color w:val="0070C0"/>
                <w:kern w:val="0"/>
                <w:sz w:val="20"/>
                <w:szCs w:val="20"/>
                <w:lang w:val="en-GB" w:eastAsia="en-US" w:bidi="ar-SA"/>
              </w:rPr>
              <w:t>WEO-GAS/ GEE)</w:t>
            </w:r>
          </w:p>
        </w:tc>
      </w:tr>
      <w:tr>
        <w:trPr/>
        <w:tc>
          <w:tcPr>
            <w:tcW w:w="328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jc w:val="left"/>
              <w:rPr>
                <w:rFonts w:ascii="Times New Roman" w:hAnsi="Times New Roman" w:cs="Times New Roman"/>
                <w:sz w:val="24"/>
                <w:szCs w:val="24"/>
                <w:lang w:val="en-GB"/>
              </w:rPr>
            </w:pPr>
            <w:r>
              <w:rPr/>
              <w:drawing>
                <wp:inline distT="0" distB="0" distL="0" distR="0">
                  <wp:extent cx="1951355" cy="1724660"/>
                  <wp:effectExtent l="0" t="0" r="0" b="0"/>
                  <wp:docPr id="3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 descr=""/>
                          <pic:cNvPicPr>
                            <a:picLocks noChangeAspect="1" noChangeArrowheads="1"/>
                          </pic:cNvPicPr>
                        </pic:nvPicPr>
                        <pic:blipFill>
                          <a:blip r:embed="rId33"/>
                          <a:stretch>
                            <a:fillRect/>
                          </a:stretch>
                        </pic:blipFill>
                        <pic:spPr bwMode="auto">
                          <a:xfrm>
                            <a:off x="0" y="0"/>
                            <a:ext cx="1951355" cy="1724660"/>
                          </a:xfrm>
                          <a:prstGeom prst="rect">
                            <a:avLst/>
                          </a:prstGeom>
                        </pic:spPr>
                      </pic:pic>
                    </a:graphicData>
                  </a:graphic>
                </wp:inline>
              </w:drawing>
            </w:r>
          </w:p>
        </w:tc>
        <w:tc>
          <w:tcPr>
            <w:tcW w:w="324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jc w:val="left"/>
              <w:rPr>
                <w:rFonts w:ascii="Times New Roman" w:hAnsi="Times New Roman" w:cs="Times New Roman"/>
                <w:sz w:val="24"/>
                <w:szCs w:val="24"/>
                <w:lang w:val="en-GB"/>
              </w:rPr>
            </w:pPr>
            <w:r>
              <w:rPr/>
              <w:drawing>
                <wp:inline distT="0" distB="0" distL="0" distR="0">
                  <wp:extent cx="1925320" cy="1724660"/>
                  <wp:effectExtent l="0" t="0" r="0" b="0"/>
                  <wp:docPr id="3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3" descr=""/>
                          <pic:cNvPicPr>
                            <a:picLocks noChangeAspect="1" noChangeArrowheads="1"/>
                          </pic:cNvPicPr>
                        </pic:nvPicPr>
                        <pic:blipFill>
                          <a:blip r:embed="rId34"/>
                          <a:stretch>
                            <a:fillRect/>
                          </a:stretch>
                        </pic:blipFill>
                        <pic:spPr bwMode="auto">
                          <a:xfrm>
                            <a:off x="0" y="0"/>
                            <a:ext cx="1925320" cy="1724660"/>
                          </a:xfrm>
                          <a:prstGeom prst="rect">
                            <a:avLst/>
                          </a:prstGeom>
                        </pic:spPr>
                      </pic:pic>
                    </a:graphicData>
                  </a:graphic>
                </wp:inline>
              </w:drawing>
            </w:r>
          </w:p>
        </w:tc>
        <w:tc>
          <w:tcPr>
            <w:tcW w:w="333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jc w:val="left"/>
              <w:rPr>
                <w:rFonts w:ascii="Times New Roman" w:hAnsi="Times New Roman" w:cs="Times New Roman"/>
                <w:sz w:val="24"/>
                <w:szCs w:val="24"/>
                <w:lang w:val="en-GB"/>
              </w:rPr>
            </w:pPr>
            <w:r>
              <w:rPr/>
              <w:drawing>
                <wp:inline distT="0" distB="0" distL="0" distR="0">
                  <wp:extent cx="1977390" cy="1724660"/>
                  <wp:effectExtent l="0" t="0" r="0" b="0"/>
                  <wp:docPr id="3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descr=""/>
                          <pic:cNvPicPr>
                            <a:picLocks noChangeAspect="1" noChangeArrowheads="1"/>
                          </pic:cNvPicPr>
                        </pic:nvPicPr>
                        <pic:blipFill>
                          <a:blip r:embed="rId35"/>
                          <a:stretch>
                            <a:fillRect/>
                          </a:stretch>
                        </pic:blipFill>
                        <pic:spPr bwMode="auto">
                          <a:xfrm>
                            <a:off x="0" y="0"/>
                            <a:ext cx="1977390" cy="1724660"/>
                          </a:xfrm>
                          <a:prstGeom prst="rect">
                            <a:avLst/>
                          </a:prstGeom>
                        </pic:spPr>
                      </pic:pic>
                    </a:graphicData>
                  </a:graphic>
                </wp:inline>
              </w:drawing>
            </w:r>
          </w:p>
        </w:tc>
      </w:tr>
    </w:tbl>
    <w:p>
      <w:pPr>
        <w:pStyle w:val="Normal"/>
        <w:spacing w:lineRule="auto" w:line="276" w:before="120" w:after="0"/>
        <w:rPr>
          <w:rFonts w:ascii="Times New Roman" w:hAnsi="Times New Roman" w:cs="Times New Roman"/>
          <w:sz w:val="24"/>
          <w:szCs w:val="24"/>
          <w:lang w:val="en-GB"/>
        </w:rPr>
      </w:pPr>
      <w:r>
        <w:rPr>
          <w:rFonts w:cs="Times New Roman" w:ascii="Times New Roman" w:hAnsi="Times New Roman"/>
          <w:b/>
          <w:bCs/>
          <w:sz w:val="24"/>
          <w:szCs w:val="24"/>
          <w:lang w:val="en-GB"/>
        </w:rPr>
        <w:t>World</w:t>
      </w:r>
      <w:r>
        <w:rPr>
          <w:rFonts w:cs="Times New Roman" w:ascii="Times New Roman" w:hAnsi="Times New Roman"/>
          <w:sz w:val="24"/>
          <w:szCs w:val="24"/>
          <w:lang w:val="en-GB"/>
        </w:rPr>
        <w:t xml:space="preserve"> </w:t>
      </w:r>
      <w:r>
        <w:rPr>
          <w:rFonts w:cs="Times New Roman" w:ascii="Times New Roman" w:hAnsi="Times New Roman"/>
          <w:b/>
          <w:bCs/>
          <w:sz w:val="24"/>
          <w:szCs w:val="24"/>
          <w:lang w:val="en-GB"/>
        </w:rPr>
        <w:t>real interest rates</w:t>
      </w:r>
      <w:r>
        <w:rPr>
          <w:rFonts w:cs="Times New Roman" w:ascii="Times New Roman" w:hAnsi="Times New Roman"/>
          <w:sz w:val="24"/>
          <w:szCs w:val="24"/>
          <w:lang w:val="en-GB"/>
        </w:rPr>
        <w:t xml:space="preserve"> are expected to rise from negative around -1% in the past decade to +1% by 2027, with the increase likely transmitting one-for-one to Rwanda’s sovereign borrowing rates.</w:t>
      </w:r>
    </w:p>
    <w:p>
      <w:pPr>
        <w:pStyle w:val="Normal"/>
        <w:spacing w:lineRule="auto" w:line="276" w:before="0" w:after="0"/>
        <w:rPr>
          <w:rFonts w:ascii="Times New Roman" w:hAnsi="Times New Roman" w:cs="Times New Roman"/>
          <w:sz w:val="24"/>
          <w:szCs w:val="24"/>
          <w:lang w:val="en-GB"/>
        </w:rPr>
      </w:pPr>
      <w:r>
        <w:rPr>
          <w:rFonts w:cs="Times New Roman" w:ascii="Times New Roman" w:hAnsi="Times New Roman"/>
          <w:b/>
          <w:bCs/>
          <w:sz w:val="24"/>
          <w:szCs w:val="24"/>
          <w:lang w:val="en-GB"/>
        </w:rPr>
        <w:t xml:space="preserve">Trading partners’ CPI inflation </w:t>
      </w:r>
      <w:r>
        <w:rPr>
          <w:rFonts w:cs="Times New Roman" w:ascii="Times New Roman" w:hAnsi="Times New Roman"/>
          <w:sz w:val="24"/>
          <w:szCs w:val="24"/>
          <w:lang w:val="en-GB"/>
        </w:rPr>
        <w:t>(in US$)—subdued at 1.4% p.y. during 2016-22 before flaring up in 2023—is projected to return to its trend level of 2% in the coming years (</w:t>
      </w:r>
      <w:r>
        <w:rPr>
          <w:rFonts w:cs="Times New Roman" w:ascii="Times New Roman" w:hAnsi="Times New Roman"/>
          <w:b/>
          <w:bCs/>
          <w:color w:val="0070C0"/>
          <w:sz w:val="24"/>
          <w:szCs w:val="24"/>
          <w:lang w:val="en-GB"/>
        </w:rPr>
        <w:t>Figures 7.4-5</w:t>
      </w:r>
      <w:r>
        <w:rPr>
          <w:rFonts w:cs="Times New Roman" w:ascii="Times New Roman" w:hAnsi="Times New Roman"/>
          <w:sz w:val="24"/>
          <w:szCs w:val="24"/>
          <w:lang w:val="en-GB"/>
        </w:rPr>
        <w:t>).</w:t>
      </w:r>
    </w:p>
    <w:p>
      <w:pPr>
        <w:pStyle w:val="Normal"/>
        <w:spacing w:lineRule="auto" w:line="276" w:before="0" w:after="0"/>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spacing w:before="0" w:after="0"/>
        <w:rPr>
          <w:b/>
          <w:b/>
          <w:bCs/>
          <w:color w:val="0070C0"/>
        </w:rPr>
      </w:pPr>
      <w:r>
        <w:rPr>
          <w:rFonts w:cs="Times New Roman" w:ascii="Times New Roman" w:hAnsi="Times New Roman"/>
          <w:b/>
          <w:bCs/>
          <w:color w:val="0070C0"/>
          <w:sz w:val="20"/>
          <w:szCs w:val="20"/>
        </w:rPr>
        <w:t>Table 2</w:t>
      </w:r>
      <w:r>
        <w:rPr>
          <w:rFonts w:cs="Times New Roman" w:ascii="Times New Roman" w:hAnsi="Times New Roman"/>
          <w:b/>
          <w:bCs/>
          <w:color w:val="0070C0"/>
        </w:rPr>
        <w:t>.</w:t>
      </w:r>
      <w:r>
        <w:rPr>
          <w:b/>
          <w:bCs/>
          <w:color w:val="0070C0"/>
        </w:rPr>
        <w:t xml:space="preserve"> </w:t>
      </w:r>
      <w:r>
        <w:rPr>
          <w:rFonts w:cs="Times New Roman" w:ascii="Times New Roman" w:hAnsi="Times New Roman"/>
          <w:b/>
          <w:bCs/>
          <w:color w:val="0070C0"/>
          <w:sz w:val="20"/>
          <w:szCs w:val="20"/>
          <w:lang w:val="en-GB"/>
        </w:rPr>
        <w:t>Rwanda’s external environment in recent years, y-on-y % growth</w:t>
      </w:r>
      <w:r>
        <w:rPr>
          <w:b/>
          <w:bCs/>
          <w:color w:val="0070C0"/>
        </w:rPr>
        <w:t xml:space="preserve"> </w:t>
      </w:r>
      <w:r>
        <w:rPr>
          <w:color w:val="0070C0"/>
          <w:sz w:val="20"/>
          <w:szCs w:val="20"/>
        </w:rPr>
        <w:t>(unless indicated otherwise)</w:t>
      </w:r>
    </w:p>
    <w:p>
      <w:pPr>
        <w:pStyle w:val="Normal"/>
        <w:spacing w:before="0" w:after="0"/>
        <w:rPr>
          <w:rFonts w:ascii="Times New Roman" w:hAnsi="Times New Roman" w:cs="Times New Roman"/>
          <w:sz w:val="24"/>
          <w:szCs w:val="24"/>
          <w:lang w:val="en-GB"/>
        </w:rPr>
      </w:pPr>
      <w:r>
        <w:rPr/>
        <mc:AlternateContent>
          <mc:Choice Requires="wps">
            <w:drawing>
              <wp:inline distT="0" distB="0" distL="0" distR="0" wp14:anchorId="66E20F8F">
                <wp:extent cx="6286500" cy="1329055"/>
                <wp:effectExtent l="57150" t="57150" r="57150" b="61595"/>
                <wp:docPr id="35" name="Picture 2"/>
                <a:graphic xmlns:a="http://schemas.openxmlformats.org/drawingml/2006/main">
                  <a:graphicData uri="http://schemas.openxmlformats.org/drawingml/2006/picture">
                    <pic:pic xmlns:pic="http://schemas.openxmlformats.org/drawingml/2006/picture">
                      <pic:nvPicPr>
                        <pic:cNvPr id="0" name="Picture 2" descr=""/>
                        <pic:cNvPicPr/>
                      </pic:nvPicPr>
                      <pic:blipFill>
                        <a:blip r:embed="rId36">
                          <a:extLst>
                            <a:ext uri="{BEBA8EAE-BF5A-486C-A8C5-ECC9F3942E4B}">
                              <a14:imgProps xmlns:a14="http://schemas.microsoft.com/office/drawing/2010/main">
                                <a14:imgLayer r:embed="rId37">
                                  <a14:imgEffect>
                                    <a14:brightnessContrast amount="35000" bright="-6000" contrast="7000"/>
                                  </a14:imgEffect>
                                </a14:imgLayer>
                              </a14:imgProps>
                            </a:ext>
                          </a:extLst>
                        </a:blip>
                        <a:stretch/>
                      </pic:blipFill>
                      <pic:spPr>
                        <a:xfrm>
                          <a:off x="0" y="0"/>
                          <a:ext cx="6286680" cy="1329120"/>
                        </a:xfrm>
                        <a:prstGeom prst="rect">
                          <a:avLst/>
                        </a:prstGeom>
                        <a:ln w="0">
                          <a:noFill/>
                        </a:ln>
                        <a:effectLst>
                          <a:glow rad="50760">
                            <a:srgbClr val="ffd966"/>
                          </a:glo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0pt;margin-top:-114.05pt;width:494.95pt;height:104.6pt;mso-wrap-style:none;v-text-anchor:middle;mso-position-vertical:top" wp14:anchorId="66E20F8F" type="_x0000_t75">
                <v:imagedata r:id="rId38" o:detectmouseclick="t"/>
                <v:stroke color="#3465a4" joinstyle="round" endcap="flat"/>
                <w10:wrap type="square"/>
              </v:shape>
            </w:pict>
          </mc:Fallback>
        </mc:AlternateContent>
      </w:r>
      <w:r>
        <w:br w:type="page"/>
      </w:r>
    </w:p>
    <w:tbl>
      <w:tblPr>
        <w:tblStyle w:val="TableGrid"/>
        <w:tblW w:w="9636" w:type="dxa"/>
        <w:jc w:val="left"/>
        <w:tblInd w:w="288" w:type="dxa"/>
        <w:tblLayout w:type="fixed"/>
        <w:tblCellMar>
          <w:top w:w="0" w:type="dxa"/>
          <w:left w:w="108" w:type="dxa"/>
          <w:bottom w:w="0" w:type="dxa"/>
          <w:right w:w="108" w:type="dxa"/>
        </w:tblCellMar>
        <w:tblLook w:firstRow="1" w:noVBand="1" w:lastRow="0" w:firstColumn="1" w:lastColumn="0" w:noHBand="0" w:val="04a0"/>
      </w:tblPr>
      <w:tblGrid>
        <w:gridCol w:w="3837"/>
        <w:gridCol w:w="3867"/>
        <w:gridCol w:w="1932"/>
      </w:tblGrid>
      <w:tr>
        <w:trPr>
          <w:trHeight w:val="340" w:hRule="atLeast"/>
        </w:trPr>
        <w:tc>
          <w:tcPr>
            <w:tcW w:w="9636" w:type="dxa"/>
            <w:gridSpan w:val="3"/>
            <w:tcBorders>
              <w:top w:val="single" w:sz="12" w:space="0" w:color="FFD966"/>
              <w:left w:val="single" w:sz="12" w:space="0" w:color="FFD966"/>
              <w:bottom w:val="single" w:sz="12" w:space="0" w:color="FFD966"/>
              <w:right w:val="single" w:sz="12" w:space="0" w:color="FFD966"/>
            </w:tcBorders>
          </w:tcPr>
          <w:p>
            <w:pPr>
              <w:pStyle w:val="Normal"/>
              <w:pageBreakBefore/>
              <w:widowControl w:val="false"/>
              <w:suppressAutoHyphens w:val="true"/>
              <w:spacing w:lineRule="auto" w:line="276" w:before="0" w:after="0"/>
              <w:jc w:val="left"/>
              <w:rPr>
                <w:rFonts w:ascii="Times New Roman" w:hAnsi="Times New Roman" w:cs="Times New Roman"/>
                <w:b/>
                <w:b/>
                <w:bCs/>
                <w:color w:val="0070C0"/>
                <w:sz w:val="20"/>
                <w:szCs w:val="20"/>
                <w:lang w:val="en-GB"/>
              </w:rPr>
            </w:pPr>
            <w:r>
              <w:rPr>
                <w:rFonts w:eastAsia="Calibri" w:cs="Times New Roman" w:ascii="Times New Roman" w:hAnsi="Times New Roman"/>
                <w:b/>
                <w:bCs/>
                <w:color w:val="0070C0"/>
                <w:kern w:val="0"/>
                <w:sz w:val="20"/>
                <w:szCs w:val="20"/>
                <w:lang w:val="en-GB" w:eastAsia="en-US" w:bidi="ar-SA"/>
              </w:rPr>
              <w:t xml:space="preserve">Figures 7.4-5  External environment </w:t>
            </w:r>
            <w:r>
              <w:rPr>
                <w:rFonts w:eastAsia="Calibri" w:cs="Times New Roman" w:ascii="Times New Roman" w:hAnsi="Times New Roman"/>
                <w:color w:val="2F5496" w:themeColor="accent1" w:themeShade="bf"/>
                <w:kern w:val="0"/>
                <w:sz w:val="20"/>
                <w:szCs w:val="20"/>
                <w:lang w:val="en-GB" w:eastAsia="en-US" w:bidi="ar-SA"/>
              </w:rPr>
              <w:t>(</w:t>
            </w:r>
            <w:r>
              <w:rPr>
                <w:rFonts w:eastAsia="Calibri" w:cs="Times New Roman" w:ascii="Times New Roman" w:hAnsi="Times New Roman"/>
                <w:b/>
                <w:bCs/>
                <w:color w:val="0070C0"/>
                <w:kern w:val="0"/>
                <w:sz w:val="20"/>
                <w:szCs w:val="20"/>
                <w:lang w:val="en-GB" w:eastAsia="en-US" w:bidi="ar-SA"/>
              </w:rPr>
              <w:t>WEO-GAS/ GEE)</w:t>
            </w:r>
          </w:p>
        </w:tc>
      </w:tr>
      <w:tr>
        <w:trPr>
          <w:trHeight w:val="3192" w:hRule="atLeast"/>
        </w:trPr>
        <w:tc>
          <w:tcPr>
            <w:tcW w:w="3837" w:type="dxa"/>
            <w:tcBorders>
              <w:top w:val="single" w:sz="12" w:space="0" w:color="FFD966"/>
              <w:left w:val="single" w:sz="12" w:space="0" w:color="FFE599"/>
              <w:bottom w:val="single" w:sz="12" w:space="0" w:color="FFE599"/>
              <w:right w:val="single" w:sz="12" w:space="0" w:color="FFE599"/>
            </w:tcBorders>
          </w:tcPr>
          <w:p>
            <w:pPr>
              <w:pStyle w:val="Normal"/>
              <w:widowControl w:val="false"/>
              <w:suppressAutoHyphens w:val="true"/>
              <w:spacing w:lineRule="auto" w:line="276" w:before="120" w:after="0"/>
              <w:jc w:val="left"/>
              <w:rPr>
                <w:rFonts w:ascii="Times New Roman" w:hAnsi="Times New Roman" w:cs="Times New Roman"/>
                <w:sz w:val="24"/>
                <w:szCs w:val="24"/>
                <w:lang w:val="en-GB"/>
              </w:rPr>
            </w:pPr>
            <w:r>
              <w:rPr/>
              <w:drawing>
                <wp:inline distT="0" distB="0" distL="0" distR="0">
                  <wp:extent cx="2277110" cy="1783080"/>
                  <wp:effectExtent l="0" t="0" r="0" b="0"/>
                  <wp:docPr id="3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descr=""/>
                          <pic:cNvPicPr>
                            <a:picLocks noChangeAspect="1" noChangeArrowheads="1"/>
                          </pic:cNvPicPr>
                        </pic:nvPicPr>
                        <pic:blipFill>
                          <a:blip r:embed="rId39"/>
                          <a:stretch>
                            <a:fillRect/>
                          </a:stretch>
                        </pic:blipFill>
                        <pic:spPr bwMode="auto">
                          <a:xfrm>
                            <a:off x="0" y="0"/>
                            <a:ext cx="2277110" cy="1783080"/>
                          </a:xfrm>
                          <a:prstGeom prst="rect">
                            <a:avLst/>
                          </a:prstGeom>
                        </pic:spPr>
                      </pic:pic>
                    </a:graphicData>
                  </a:graphic>
                </wp:inline>
              </w:drawing>
            </w:r>
          </w:p>
        </w:tc>
        <w:tc>
          <w:tcPr>
            <w:tcW w:w="3867" w:type="dxa"/>
            <w:tcBorders>
              <w:top w:val="single" w:sz="12" w:space="0" w:color="FFD966"/>
              <w:left w:val="single" w:sz="12" w:space="0" w:color="FFE599"/>
              <w:bottom w:val="single" w:sz="12" w:space="0" w:color="FFE599"/>
              <w:right w:val="single" w:sz="12" w:space="0" w:color="FFE599"/>
            </w:tcBorders>
          </w:tcPr>
          <w:p>
            <w:pPr>
              <w:pStyle w:val="Normal"/>
              <w:widowControl w:val="false"/>
              <w:suppressAutoHyphens w:val="true"/>
              <w:spacing w:lineRule="auto" w:line="276" w:before="120" w:after="0"/>
              <w:jc w:val="left"/>
              <w:rPr>
                <w:rFonts w:ascii="Times New Roman" w:hAnsi="Times New Roman" w:cs="Times New Roman"/>
                <w:sz w:val="24"/>
                <w:szCs w:val="24"/>
                <w:lang w:val="en-GB"/>
              </w:rPr>
            </w:pPr>
            <w:r>
              <w:rPr/>
              <w:drawing>
                <wp:inline distT="0" distB="0" distL="0" distR="0">
                  <wp:extent cx="2277110" cy="1764665"/>
                  <wp:effectExtent l="0" t="0" r="0" b="0"/>
                  <wp:docPr id="3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descr=""/>
                          <pic:cNvPicPr>
                            <a:picLocks noChangeAspect="1" noChangeArrowheads="1"/>
                          </pic:cNvPicPr>
                        </pic:nvPicPr>
                        <pic:blipFill>
                          <a:blip r:embed="rId40"/>
                          <a:stretch>
                            <a:fillRect/>
                          </a:stretch>
                        </pic:blipFill>
                        <pic:spPr bwMode="auto">
                          <a:xfrm>
                            <a:off x="0" y="0"/>
                            <a:ext cx="2277110" cy="1764665"/>
                          </a:xfrm>
                          <a:prstGeom prst="rect">
                            <a:avLst/>
                          </a:prstGeom>
                        </pic:spPr>
                      </pic:pic>
                    </a:graphicData>
                  </a:graphic>
                </wp:inline>
              </w:drawing>
            </w:r>
          </w:p>
        </w:tc>
        <w:tc>
          <w:tcPr>
            <w:tcW w:w="1932" w:type="dxa"/>
            <w:tcBorders>
              <w:top w:val="single" w:sz="12" w:space="0" w:color="FFD966"/>
              <w:left w:val="single" w:sz="12" w:space="0" w:color="FFE599"/>
              <w:bottom w:val="single" w:sz="12" w:space="0" w:color="FFE599"/>
              <w:right w:val="single" w:sz="12" w:space="0" w:color="FFE599"/>
            </w:tcBorders>
          </w:tcPr>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rPr>
            </w:pPr>
            <w:r>
              <w:rPr>
                <w:rFonts w:cs="Times New Roman" w:ascii="Times New Roman" w:hAnsi="Times New Roman"/>
                <w:color w:val="2F5496" w:themeColor="accent1" w:themeShade="bf"/>
                <w:sz w:val="20"/>
                <w:szCs w:val="20"/>
              </w:rPr>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rPr>
            </w:pPr>
            <w:r>
              <w:rPr>
                <w:rFonts w:cs="Times New Roman" w:ascii="Times New Roman" w:hAnsi="Times New Roman"/>
                <w:color w:val="2F5496" w:themeColor="accent1" w:themeShade="bf"/>
                <w:sz w:val="20"/>
                <w:szCs w:val="20"/>
              </w:rPr>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18"/>
                <w:szCs w:val="18"/>
                <w:u w:val="single"/>
                <w:lang w:val="en-GB"/>
              </w:rPr>
            </w:pPr>
            <w:r>
              <w:rPr>
                <w:rFonts w:eastAsia="Calibri" w:cs="Times New Roman" w:ascii="Times New Roman" w:hAnsi="Times New Roman"/>
                <w:color w:val="2F5496" w:themeColor="accent1" w:themeShade="bf"/>
                <w:kern w:val="0"/>
                <w:sz w:val="18"/>
                <w:szCs w:val="18"/>
                <w:u w:val="single"/>
                <w:lang w:val="en-GB" w:eastAsia="en-US" w:bidi="ar-SA"/>
              </w:rPr>
              <w:t xml:space="preserve">Trading partner CPI: </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18"/>
                <w:szCs w:val="18"/>
                <w:lang w:val="en-GB"/>
              </w:rPr>
            </w:pPr>
            <w:r>
              <w:rPr>
                <w:rFonts w:eastAsia="Calibri" w:cs="Times New Roman" w:ascii="Times New Roman" w:hAnsi="Times New Roman"/>
                <w:color w:val="2F5496" w:themeColor="accent1" w:themeShade="bf"/>
                <w:kern w:val="0"/>
                <w:sz w:val="18"/>
                <w:szCs w:val="18"/>
                <w:lang w:val="en-GB" w:eastAsia="en-US" w:bidi="ar-SA"/>
              </w:rPr>
              <w:t>advanced economy partner CPI in US$;</w:t>
            </w:r>
          </w:p>
          <w:p>
            <w:pPr>
              <w:pStyle w:val="Normal"/>
              <w:widowControl w:val="false"/>
              <w:suppressAutoHyphens w:val="true"/>
              <w:spacing w:lineRule="auto" w:line="276" w:before="0" w:after="0"/>
              <w:jc w:val="left"/>
              <w:rPr>
                <w:rFonts w:ascii="Times New Roman" w:hAnsi="Times New Roman" w:cs="Times New Roman"/>
                <w:sz w:val="18"/>
                <w:szCs w:val="18"/>
              </w:rPr>
            </w:pPr>
            <w:r>
              <w:rPr>
                <w:rFonts w:eastAsia="Calibri" w:cs="Times New Roman" w:ascii="Times New Roman" w:hAnsi="Times New Roman"/>
                <w:color w:val="2F5496" w:themeColor="accent1" w:themeShade="bf"/>
                <w:kern w:val="0"/>
                <w:sz w:val="18"/>
                <w:szCs w:val="18"/>
                <w:lang w:val="en-GB" w:eastAsia="en-US" w:bidi="ar-SA"/>
              </w:rPr>
              <w:t>fluctuations also reflect currency movements in vis-à-vis US$</w:t>
            </w:r>
            <w:r>
              <w:rPr>
                <w:rFonts w:eastAsia="Calibri" w:cs="Times New Roman" w:ascii="Times New Roman" w:hAnsi="Times New Roman"/>
                <w:color w:val="2F5496" w:themeColor="accent1" w:themeShade="bf"/>
                <w:kern w:val="0"/>
                <w:sz w:val="20"/>
                <w:szCs w:val="20"/>
                <w:lang w:val="en-GB" w:eastAsia="en-US" w:bidi="ar-SA"/>
              </w:rPr>
              <w:t xml:space="preserve"> </w:t>
            </w:r>
          </w:p>
        </w:tc>
      </w:tr>
    </w:tbl>
    <w:p>
      <w:pPr>
        <w:pStyle w:val="Heading3"/>
        <w:spacing w:before="120" w:after="120"/>
        <w:rPr>
          <w:rFonts w:ascii="Times New Roman" w:hAnsi="Times New Roman" w:cs="Times New Roman"/>
          <w:b/>
          <w:b/>
          <w:bCs/>
          <w:color w:val="2E74B5" w:themeColor="accent5" w:themeShade="bf"/>
          <w:lang w:val="en-GB"/>
        </w:rPr>
      </w:pPr>
      <w:bookmarkStart w:id="17" w:name="_Toc156831426"/>
      <w:r>
        <w:rPr>
          <w:rFonts w:cs="Times New Roman" w:ascii="Times New Roman" w:hAnsi="Times New Roman"/>
          <w:b/>
          <w:bCs/>
          <w:color w:val="2E74B5" w:themeColor="accent5" w:themeShade="bf"/>
          <w:lang w:val="en-GB"/>
        </w:rPr>
        <w:t>Domestic environment assumptions</w:t>
      </w:r>
      <w:bookmarkEnd w:id="17"/>
    </w:p>
    <w:p>
      <w:pPr>
        <w:pStyle w:val="Normal"/>
        <w:spacing w:lineRule="auto" w:line="276" w:before="0" w:after="120"/>
        <w:rPr>
          <w:rFonts w:ascii="Times New Roman" w:hAnsi="Times New Roman" w:cs="Times New Roman"/>
          <w:b/>
          <w:b/>
          <w:bCs/>
          <w:sz w:val="24"/>
          <w:szCs w:val="24"/>
          <w:lang w:val="en-GB"/>
        </w:rPr>
      </w:pPr>
      <w:r>
        <w:rPr>
          <w:rFonts w:cs="Times New Roman" w:ascii="Times New Roman" w:hAnsi="Times New Roman"/>
          <w:sz w:val="24"/>
          <w:szCs w:val="24"/>
        </w:rPr>
        <w:t xml:space="preserve">For the key macro variables, </w:t>
      </w:r>
      <w:r>
        <w:rPr>
          <w:rFonts w:cs="Times New Roman" w:ascii="Times New Roman" w:hAnsi="Times New Roman"/>
          <w:b/>
          <w:bCs/>
          <w:sz w:val="24"/>
          <w:szCs w:val="24"/>
        </w:rPr>
        <w:t>medium-term trends</w:t>
      </w:r>
      <w:r>
        <w:rPr>
          <w:rFonts w:cs="Times New Roman" w:ascii="Times New Roman" w:hAnsi="Times New Roman"/>
          <w:sz w:val="24"/>
          <w:szCs w:val="24"/>
        </w:rPr>
        <w:t xml:space="preserve"> are derived from historic data and judgment about steady states. These trends underpin the forecast for pot</w:t>
      </w:r>
      <w:r>
        <w:rPr>
          <w:rFonts w:cs="Times New Roman" w:ascii="Times New Roman" w:hAnsi="Times New Roman"/>
          <w:sz w:val="24"/>
          <w:szCs w:val="24"/>
          <w:lang w:val="en-GB"/>
        </w:rPr>
        <w:t>ential GDP and final demand components; structural deficit and constituent parts (revenue, demand for G&amp;S and other spending; all in percent of GDP); the trend (neutral) nominal interest rate and trend RIR; and trend RER depreciation rate.</w:t>
      </w:r>
      <w:r>
        <w:rPr>
          <w:rFonts w:cs="Times New Roman" w:ascii="Times New Roman" w:hAnsi="Times New Roman"/>
          <w:b/>
          <w:bCs/>
          <w:sz w:val="24"/>
          <w:szCs w:val="24"/>
          <w:lang w:val="en-GB"/>
        </w:rPr>
        <w:t xml:space="preserve"> </w:t>
      </w:r>
    </w:p>
    <w:p>
      <w:pPr>
        <w:pStyle w:val="Normal"/>
        <w:spacing w:lineRule="auto" w:line="276" w:before="0" w:after="120"/>
        <w:rPr>
          <w:rFonts w:ascii="Times New Roman" w:hAnsi="Times New Roman" w:cs="Times New Roman"/>
          <w:sz w:val="24"/>
          <w:szCs w:val="24"/>
          <w:lang w:val="en-GB"/>
        </w:rPr>
      </w:pPr>
      <w:r>
        <w:rPr>
          <w:rFonts w:cs="Times New Roman" w:ascii="Times New Roman" w:hAnsi="Times New Roman"/>
          <w:sz w:val="24"/>
          <w:szCs w:val="24"/>
          <w:lang w:val="en-GB"/>
        </w:rPr>
        <w:t>For some macro variables, the forecasts for nearby quarters are ‘</w:t>
      </w:r>
      <w:r>
        <w:rPr>
          <w:rFonts w:cs="Times New Roman" w:ascii="Times New Roman" w:hAnsi="Times New Roman"/>
          <w:b/>
          <w:bCs/>
          <w:sz w:val="24"/>
          <w:szCs w:val="24"/>
          <w:lang w:val="en-GB"/>
        </w:rPr>
        <w:t>tuned,’ i.e., set using near-term forecasts</w:t>
      </w:r>
      <w:r>
        <w:rPr>
          <w:rFonts w:cs="Times New Roman" w:ascii="Times New Roman" w:hAnsi="Times New Roman"/>
          <w:sz w:val="24"/>
          <w:szCs w:val="24"/>
          <w:lang w:val="en-GB"/>
        </w:rPr>
        <w:t xml:space="preserve"> available from other tools, expert judgment, and provisional estimates. E.g., GDP in current and next quarter is set using the now/forecasting tool, the current-quarter CPI and its components are estimated based on latest months’ provisional data. Another assumption on the domestic environment is that </w:t>
      </w:r>
      <w:r>
        <w:rPr>
          <w:rFonts w:cs="Times New Roman" w:ascii="Times New Roman" w:hAnsi="Times New Roman"/>
          <w:b/>
          <w:bCs/>
          <w:sz w:val="24"/>
          <w:szCs w:val="24"/>
          <w:lang w:val="en-GB"/>
        </w:rPr>
        <w:t>recently observed shocks disappear</w:t>
      </w:r>
      <w:r>
        <w:rPr>
          <w:rFonts w:cs="Times New Roman" w:ascii="Times New Roman" w:hAnsi="Times New Roman"/>
          <w:sz w:val="24"/>
          <w:szCs w:val="24"/>
          <w:lang w:val="en-GB"/>
        </w:rPr>
        <w:t>, e.g., agriculture normalizes and food and core price shocks are abating.</w:t>
      </w:r>
    </w:p>
    <w:p>
      <w:pPr>
        <w:pStyle w:val="Normal"/>
        <w:spacing w:lineRule="auto" w:line="276" w:before="0" w:after="120"/>
        <w:rPr>
          <w:rFonts w:ascii="Times New Roman" w:hAnsi="Times New Roman" w:cs="Times New Roman"/>
          <w:sz w:val="24"/>
          <w:szCs w:val="24"/>
          <w:lang w:val="en-GB"/>
        </w:rPr>
      </w:pPr>
      <w:r>
        <w:rPr>
          <w:rFonts w:cs="Times New Roman" w:ascii="Times New Roman" w:hAnsi="Times New Roman"/>
          <w:sz w:val="24"/>
          <w:szCs w:val="24"/>
          <w:lang w:val="en-GB"/>
        </w:rPr>
        <w:t>Other variables are</w:t>
      </w:r>
      <w:r>
        <w:rPr>
          <w:rFonts w:cs="Times New Roman" w:ascii="Times New Roman" w:hAnsi="Times New Roman"/>
          <w:b/>
          <w:bCs/>
          <w:sz w:val="24"/>
          <w:szCs w:val="24"/>
          <w:lang w:val="en-GB"/>
        </w:rPr>
        <w:t xml:space="preserve"> tuned using known or expected policies and judgment</w:t>
      </w:r>
      <w:r>
        <w:rPr>
          <w:rFonts w:cs="Times New Roman" w:ascii="Times New Roman" w:hAnsi="Times New Roman"/>
          <w:sz w:val="24"/>
          <w:szCs w:val="24"/>
          <w:lang w:val="en-GB"/>
        </w:rPr>
        <w:t xml:space="preserve">. E.g., the NBR’s interest rate or the next-quarter monetary policy committee meeting is guessed (no change) and the exchange rate for the one or two quarters is set based on statements and the program with the IMF. </w:t>
      </w:r>
    </w:p>
    <w:p>
      <w:pPr>
        <w:pStyle w:val="Heading3"/>
        <w:spacing w:before="40" w:after="120"/>
        <w:rPr>
          <w:rFonts w:ascii="Times New Roman" w:hAnsi="Times New Roman" w:cs="Times New Roman"/>
          <w:b/>
          <w:b/>
          <w:bCs/>
          <w:color w:val="2E74B5" w:themeColor="accent5" w:themeShade="bf"/>
          <w:lang w:val="en-GB"/>
        </w:rPr>
      </w:pPr>
      <w:bookmarkStart w:id="18" w:name="_Toc156831427"/>
      <w:r>
        <w:rPr>
          <w:rFonts w:cs="Times New Roman" w:ascii="Times New Roman" w:hAnsi="Times New Roman"/>
          <w:b/>
          <w:bCs/>
          <w:color w:val="2E74B5" w:themeColor="accent5" w:themeShade="bf"/>
          <w:lang w:val="en-GB"/>
        </w:rPr>
        <w:t>Fiscal policy assumptions</w:t>
      </w:r>
      <w:bookmarkEnd w:id="18"/>
      <w:r>
        <w:rPr>
          <w:rFonts w:cs="Times New Roman" w:ascii="Times New Roman" w:hAnsi="Times New Roman"/>
          <w:b/>
          <w:bCs/>
          <w:color w:val="2E74B5" w:themeColor="accent5" w:themeShade="bf"/>
          <w:lang w:val="en-GB"/>
        </w:rPr>
        <w:t xml:space="preserve"> </w:t>
      </w:r>
    </w:p>
    <w:p>
      <w:pPr>
        <w:pStyle w:val="Normal"/>
        <w:spacing w:lineRule="auto" w:line="276" w:before="0" w:after="120"/>
        <w:rPr>
          <w:rFonts w:ascii="Times New Roman" w:hAnsi="Times New Roman" w:cs="Times New Roman"/>
          <w:color w:val="0070C0"/>
          <w:sz w:val="20"/>
          <w:szCs w:val="20"/>
        </w:rPr>
      </w:pPr>
      <w:r>
        <w:rPr>
          <w:rFonts w:cs="Times New Roman" w:ascii="Times New Roman" w:hAnsi="Times New Roman"/>
          <w:sz w:val="24"/>
          <w:szCs w:val="24"/>
          <w:lang w:val="en-GB"/>
        </w:rPr>
        <w:t xml:space="preserve">Fiscal policies are part of the domestic environment but as they are known (Budget Law) or expected (MTBF, program with IMF) and are crucial for the forecast, the forward fiscal policy stance is elaborated here. The post-Covid consolidation and winding down of crisis-related spending since 2021/22 continues with the 2023/24 Budget, with a further reduction in the deficit before grants to </w:t>
      </w:r>
      <w:commentRangeStart w:id="20"/>
      <w:r>
        <w:rPr>
          <w:rFonts w:cs="Times New Roman" w:ascii="Times New Roman" w:hAnsi="Times New Roman"/>
          <w:sz w:val="24"/>
          <w:szCs w:val="24"/>
          <w:lang w:val="en-GB"/>
        </w:rPr>
        <w:t xml:space="preserve">10.8% of GDP in 2023/24, and 9.7% </w:t>
      </w:r>
      <w:r>
        <w:rPr>
          <w:rFonts w:cs="Times New Roman" w:ascii="Times New Roman" w:hAnsi="Times New Roman"/>
          <w:sz w:val="24"/>
          <w:szCs w:val="24"/>
          <w:lang w:val="en-GB"/>
        </w:rPr>
      </w:r>
      <w:commentRangeEnd w:id="20"/>
      <w:r>
        <w:commentReference w:id="20"/>
      </w:r>
      <w:r>
        <w:rPr>
          <w:rFonts w:cs="Times New Roman" w:ascii="Times New Roman" w:hAnsi="Times New Roman"/>
          <w:sz w:val="24"/>
          <w:szCs w:val="24"/>
          <w:lang w:val="en-GB"/>
        </w:rPr>
        <w:t>in 2024/25 (</w:t>
      </w:r>
      <w:r>
        <w:rPr>
          <w:rFonts w:cs="Times New Roman" w:ascii="Times New Roman" w:hAnsi="Times New Roman"/>
          <w:b/>
          <w:bCs/>
          <w:color w:val="0070C0"/>
          <w:sz w:val="24"/>
          <w:szCs w:val="24"/>
        </w:rPr>
        <w:t>Table 3</w:t>
      </w:r>
      <w:r>
        <w:rPr>
          <w:rFonts w:cs="Times New Roman" w:ascii="Times New Roman" w:hAnsi="Times New Roman"/>
          <w:color w:val="000000" w:themeColor="text1"/>
          <w:sz w:val="24"/>
          <w:szCs w:val="24"/>
        </w:rPr>
        <w:t>). After the PCI-program years, fiscal deficits move back to the sustainable path (of 8% of GDP), based on target debt/GDP ratios (see Section C.3).</w:t>
      </w:r>
    </w:p>
    <w:tbl>
      <w:tblPr>
        <w:tblStyle w:val="TableGrid"/>
        <w:tblW w:w="10987" w:type="dxa"/>
        <w:jc w:val="left"/>
        <w:tblInd w:w="-105" w:type="dxa"/>
        <w:tblLayout w:type="fixed"/>
        <w:tblCellMar>
          <w:top w:w="0" w:type="dxa"/>
          <w:left w:w="108" w:type="dxa"/>
          <w:bottom w:w="0" w:type="dxa"/>
          <w:right w:w="108" w:type="dxa"/>
        </w:tblCellMar>
        <w:tblLook w:firstRow="1" w:noVBand="1" w:lastRow="0" w:firstColumn="1" w:lastColumn="0" w:noHBand="0" w:val="04a0"/>
      </w:tblPr>
      <w:tblGrid>
        <w:gridCol w:w="3022"/>
        <w:gridCol w:w="801"/>
        <w:gridCol w:w="802"/>
        <w:gridCol w:w="801"/>
        <w:gridCol w:w="803"/>
        <w:gridCol w:w="801"/>
        <w:gridCol w:w="801"/>
        <w:gridCol w:w="801"/>
        <w:gridCol w:w="801"/>
        <w:gridCol w:w="802"/>
        <w:gridCol w:w="750"/>
      </w:tblGrid>
      <w:tr>
        <w:trPr>
          <w:trHeight w:val="447" w:hRule="atLeast"/>
        </w:trPr>
        <w:tc>
          <w:tcPr>
            <w:tcW w:w="302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left"/>
              <w:rPr>
                <w:rFonts w:ascii="Times New Roman" w:hAnsi="Times New Roman" w:cs="Times New Roman"/>
                <w:b/>
                <w:b/>
                <w:bCs/>
                <w:sz w:val="18"/>
                <w:szCs w:val="18"/>
                <w:lang w:val="en-GB"/>
              </w:rPr>
            </w:pPr>
            <w:r>
              <w:rPr>
                <w:rFonts w:eastAsia="Calibri" w:cs="Times New Roman" w:ascii="Times New Roman" w:hAnsi="Times New Roman"/>
                <w:b/>
                <w:bCs/>
                <w:color w:val="0070C0"/>
                <w:kern w:val="0"/>
                <w:sz w:val="18"/>
                <w:szCs w:val="18"/>
                <w:lang w:val="en-GB" w:eastAsia="en-US" w:bidi="ar-SA"/>
              </w:rPr>
              <w:t>Table 3. Fiscal policy 2023/-2024/25 under PCI (% of GDP)</w:t>
            </w:r>
          </w:p>
        </w:tc>
        <w:tc>
          <w:tcPr>
            <w:tcW w:w="801"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ind w:left="-51" w:firstLine="51"/>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2018/19</w:t>
            </w:r>
          </w:p>
          <w:p>
            <w:pPr>
              <w:pStyle w:val="Normal"/>
              <w:widowControl w:val="false"/>
              <w:suppressAutoHyphens w:val="true"/>
              <w:spacing w:lineRule="auto" w:line="276" w:before="0" w:after="0"/>
              <w:ind w:left="-51" w:firstLine="51"/>
              <w:jc w:val="left"/>
              <w:rPr>
                <w:rFonts w:ascii="Times New Roman" w:hAnsi="Times New Roman" w:cs="Times New Roman"/>
                <w:b/>
                <w:b/>
                <w:bCs/>
                <w:sz w:val="16"/>
                <w:szCs w:val="16"/>
                <w:lang w:val="en-GB"/>
              </w:rPr>
            </w:pPr>
            <w:r>
              <w:rPr>
                <w:rFonts w:cs="Times New Roman" w:ascii="Times New Roman" w:hAnsi="Times New Roman"/>
                <w:b/>
                <w:bCs/>
                <w:sz w:val="16"/>
                <w:szCs w:val="16"/>
                <w:lang w:val="en-GB"/>
              </w:rPr>
            </w:r>
          </w:p>
        </w:tc>
        <w:tc>
          <w:tcPr>
            <w:tcW w:w="80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2019/20</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cs="Times New Roman" w:ascii="Times New Roman" w:hAnsi="Times New Roman"/>
                <w:b/>
                <w:bCs/>
                <w:sz w:val="16"/>
                <w:szCs w:val="16"/>
                <w:lang w:val="en-GB"/>
              </w:rPr>
            </w:r>
          </w:p>
        </w:tc>
        <w:tc>
          <w:tcPr>
            <w:tcW w:w="801"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2020/21</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cs="Times New Roman" w:ascii="Times New Roman" w:hAnsi="Times New Roman"/>
                <w:b/>
                <w:bCs/>
                <w:sz w:val="16"/>
                <w:szCs w:val="16"/>
                <w:lang w:val="en-GB"/>
              </w:rPr>
            </w:r>
          </w:p>
        </w:tc>
        <w:tc>
          <w:tcPr>
            <w:tcW w:w="803"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2021/22</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cs="Times New Roman" w:ascii="Times New Roman" w:hAnsi="Times New Roman"/>
                <w:b/>
                <w:bCs/>
                <w:sz w:val="16"/>
                <w:szCs w:val="16"/>
                <w:lang w:val="en-GB"/>
              </w:rPr>
            </w:r>
          </w:p>
        </w:tc>
        <w:tc>
          <w:tcPr>
            <w:tcW w:w="801"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2022/23</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est.</w:t>
            </w:r>
          </w:p>
        </w:tc>
        <w:tc>
          <w:tcPr>
            <w:tcW w:w="801"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2023/24</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PCI</w:t>
            </w:r>
          </w:p>
        </w:tc>
        <w:tc>
          <w:tcPr>
            <w:tcW w:w="801"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2024/25</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PCI</w:t>
            </w:r>
          </w:p>
        </w:tc>
        <w:tc>
          <w:tcPr>
            <w:tcW w:w="801"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2025/</w:t>
            </w:r>
            <w:commentRangeStart w:id="21"/>
            <w:r>
              <w:rPr>
                <w:rFonts w:eastAsia="Calibri" w:cs="Times New Roman" w:ascii="Times New Roman" w:hAnsi="Times New Roman"/>
                <w:b/>
                <w:bCs/>
                <w:kern w:val="0"/>
                <w:sz w:val="16"/>
                <w:szCs w:val="16"/>
                <w:lang w:val="en-GB" w:eastAsia="en-US" w:bidi="ar-SA"/>
              </w:rPr>
              <w:t>26</w:t>
            </w:r>
            <w:commentRangeEnd w:id="21"/>
            <w:r>
              <w:commentReference w:id="21"/>
            </w:r>
            <w:r>
              <w:rPr>
                <w:rFonts w:eastAsia="Calibri" w:cs="Times New Roman" w:ascii="Times New Roman" w:hAnsi="Times New Roman"/>
                <w:b/>
                <w:bCs/>
                <w:kern w:val="0"/>
                <w:sz w:val="16"/>
                <w:szCs w:val="16"/>
                <w:lang w:val="en-GB" w:eastAsia="en-US" w:bidi="ar-SA"/>
              </w:rPr>
            </w:r>
          </w:p>
          <w:p>
            <w:pPr>
              <w:pStyle w:val="Normal"/>
              <w:widowControl w:val="false"/>
              <w:suppressAutoHyphens w:val="true"/>
              <w:spacing w:lineRule="auto" w:line="276" w:before="0" w:after="0"/>
              <w:jc w:val="left"/>
              <w:rPr>
                <w:rFonts w:ascii="Times New Roman" w:hAnsi="Times New Roman" w:cs="Times New Roman"/>
                <w:i/>
                <w:i/>
                <w:iCs/>
                <w:sz w:val="16"/>
                <w:szCs w:val="16"/>
                <w:lang w:val="en-GB"/>
              </w:rPr>
            </w:pPr>
            <w:r>
              <w:rPr>
                <w:rFonts w:eastAsia="Calibri" w:cs="Times New Roman" w:ascii="Times New Roman" w:hAnsi="Times New Roman"/>
                <w:i/>
                <w:iCs/>
                <w:kern w:val="0"/>
                <w:sz w:val="16"/>
                <w:szCs w:val="16"/>
                <w:lang w:val="en-GB" w:eastAsia="en-US" w:bidi="ar-SA"/>
              </w:rPr>
              <w:t>post-</w:t>
            </w:r>
          </w:p>
        </w:tc>
        <w:tc>
          <w:tcPr>
            <w:tcW w:w="80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b/>
                <w:bCs/>
                <w:kern w:val="0"/>
                <w:sz w:val="16"/>
                <w:szCs w:val="16"/>
                <w:lang w:val="en-GB" w:eastAsia="en-US" w:bidi="ar-SA"/>
              </w:rPr>
              <w:t>2026/2</w:t>
            </w:r>
          </w:p>
          <w:p>
            <w:pPr>
              <w:pStyle w:val="Normal"/>
              <w:widowControl w:val="false"/>
              <w:suppressAutoHyphens w:val="true"/>
              <w:spacing w:lineRule="auto" w:line="276" w:before="0" w:after="0"/>
              <w:jc w:val="center"/>
              <w:rPr>
                <w:rFonts w:ascii="Times New Roman" w:hAnsi="Times New Roman" w:cs="Times New Roman"/>
                <w:b/>
                <w:b/>
                <w:bCs/>
                <w:sz w:val="16"/>
                <w:szCs w:val="16"/>
                <w:lang w:val="en-GB"/>
              </w:rPr>
            </w:pPr>
            <w:r>
              <w:rPr>
                <w:rFonts w:eastAsia="Calibri" w:cs="Times New Roman" w:ascii="Times New Roman" w:hAnsi="Times New Roman"/>
                <w:i/>
                <w:iCs/>
                <w:kern w:val="0"/>
                <w:sz w:val="16"/>
                <w:szCs w:val="16"/>
                <w:lang w:val="en-GB" w:eastAsia="en-US" w:bidi="ar-SA"/>
              </w:rPr>
              <w:t>PCI pro-</w:t>
            </w:r>
          </w:p>
        </w:tc>
        <w:tc>
          <w:tcPr>
            <w:tcW w:w="750"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276" w:before="0" w:after="0"/>
              <w:jc w:val="left"/>
              <w:rPr>
                <w:rFonts w:ascii="Times New Roman" w:hAnsi="Times New Roman" w:cs="Times New Roman"/>
                <w:i/>
                <w:i/>
                <w:iCs/>
                <w:sz w:val="16"/>
                <w:szCs w:val="16"/>
                <w:lang w:val="en-GB"/>
              </w:rPr>
            </w:pPr>
            <w:r>
              <w:rPr>
                <w:rFonts w:eastAsia="Calibri" w:cs="Times New Roman" w:ascii="Times New Roman" w:hAnsi="Times New Roman"/>
                <w:b/>
                <w:bCs/>
                <w:kern w:val="0"/>
                <w:sz w:val="16"/>
                <w:szCs w:val="16"/>
                <w:lang w:val="en-GB" w:eastAsia="en-US" w:bidi="ar-SA"/>
              </w:rPr>
              <w:t xml:space="preserve">2027/28 </w:t>
            </w:r>
          </w:p>
          <w:p>
            <w:pPr>
              <w:pStyle w:val="Normal"/>
              <w:widowControl w:val="false"/>
              <w:suppressAutoHyphens w:val="true"/>
              <w:spacing w:lineRule="auto" w:line="276" w:before="0" w:after="0"/>
              <w:jc w:val="left"/>
              <w:rPr>
                <w:rFonts w:ascii="Times New Roman" w:hAnsi="Times New Roman" w:cs="Times New Roman"/>
                <w:b/>
                <w:b/>
                <w:bCs/>
                <w:sz w:val="16"/>
                <w:szCs w:val="16"/>
                <w:lang w:val="en-GB"/>
              </w:rPr>
            </w:pPr>
            <w:r>
              <w:rPr>
                <w:rFonts w:eastAsia="Calibri" w:cs="Times New Roman" w:ascii="Times New Roman" w:hAnsi="Times New Roman"/>
                <w:i/>
                <w:iCs/>
                <w:kern w:val="0"/>
                <w:sz w:val="16"/>
                <w:szCs w:val="16"/>
                <w:lang w:val="en-GB" w:eastAsia="en-US" w:bidi="ar-SA"/>
              </w:rPr>
              <w:t>jection</w:t>
            </w:r>
          </w:p>
        </w:tc>
      </w:tr>
      <w:tr>
        <w:trPr>
          <w:trHeight w:val="226" w:hRule="atLeast"/>
        </w:trPr>
        <w:tc>
          <w:tcPr>
            <w:tcW w:w="302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Deficit (before grants, GFS-1986 def.)</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-10.8%</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US" w:eastAsia="en-US" w:bidi="ar-SA"/>
              </w:rPr>
              <w:t>-13.6%</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US" w:eastAsia="en-US" w:bidi="ar-SA"/>
              </w:rPr>
              <w:t>-14.1%</w:t>
            </w:r>
          </w:p>
        </w:tc>
        <w:tc>
          <w:tcPr>
            <w:tcW w:w="803"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-14.5%</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US" w:eastAsia="en-US" w:bidi="ar-SA"/>
              </w:rPr>
              <w:t>-12.0%</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-10.8%</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-9.7%</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-7.9%</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-6.7%</w:t>
            </w:r>
          </w:p>
        </w:tc>
        <w:tc>
          <w:tcPr>
            <w:tcW w:w="750"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-5.2%</w:t>
            </w:r>
          </w:p>
        </w:tc>
      </w:tr>
      <w:tr>
        <w:trPr>
          <w:trHeight w:val="41" w:hRule="atLeast"/>
        </w:trPr>
        <w:tc>
          <w:tcPr>
            <w:tcW w:w="302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fr-FR"/>
              </w:rPr>
            </w:pPr>
            <w:r>
              <w:rPr>
                <w:rFonts w:eastAsia="Calibri" w:cs="Times New Roman" w:ascii="Times New Roman" w:hAnsi="Times New Roman"/>
                <w:kern w:val="0"/>
                <w:sz w:val="18"/>
                <w:szCs w:val="18"/>
                <w:lang w:val="fr-FR" w:eastAsia="en-US" w:bidi="ar-SA"/>
              </w:rPr>
              <w:t>Revenue (tax &amp; non-tax, excl. grants)</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Calibri" w:cs="Times New Roman" w:ascii="Times New Roman" w:hAnsi="Times New Roman"/>
                <w:kern w:val="0"/>
                <w:sz w:val="18"/>
                <w:szCs w:val="18"/>
                <w:lang w:val="en-US" w:eastAsia="en-US" w:bidi="ar-SA"/>
              </w:rPr>
              <w:t>19.2%</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18.8%</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19.5%</w:t>
            </w:r>
          </w:p>
        </w:tc>
        <w:tc>
          <w:tcPr>
            <w:tcW w:w="803"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19.0%</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17.6%</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17.8%</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18.3%</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19.3%</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20.2%</w:t>
            </w:r>
          </w:p>
        </w:tc>
        <w:tc>
          <w:tcPr>
            <w:tcW w:w="750"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22.4%</w:t>
            </w:r>
          </w:p>
        </w:tc>
      </w:tr>
      <w:tr>
        <w:trPr>
          <w:trHeight w:val="299" w:hRule="atLeast"/>
        </w:trPr>
        <w:tc>
          <w:tcPr>
            <w:tcW w:w="302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Expenditure G&amp;S (cons &amp; invest)</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26.2%</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US" w:eastAsia="en-US" w:bidi="ar-SA"/>
              </w:rPr>
              <w:t>26.1%</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US" w:eastAsia="en-US" w:bidi="ar-SA"/>
              </w:rPr>
              <w:t>27.5%</w:t>
            </w:r>
          </w:p>
        </w:tc>
        <w:tc>
          <w:tcPr>
            <w:tcW w:w="803"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26.7%</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US" w:eastAsia="en-US" w:bidi="ar-SA"/>
              </w:rPr>
              <w:t>24.4%</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23.4%</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22.8%</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22.4%</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22.4%</w:t>
            </w:r>
          </w:p>
        </w:tc>
        <w:tc>
          <w:tcPr>
            <w:tcW w:w="750"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23.0%</w:t>
            </w:r>
          </w:p>
        </w:tc>
      </w:tr>
      <w:tr>
        <w:trPr>
          <w:trHeight w:val="41" w:hRule="atLeast"/>
        </w:trPr>
        <w:tc>
          <w:tcPr>
            <w:tcW w:w="3022" w:type="dxa"/>
            <w:tcBorders>
              <w:top w:val="single" w:sz="6" w:space="0" w:color="BF8F00"/>
              <w:left w:val="single" w:sz="6" w:space="0" w:color="BF8F00"/>
              <w:bottom w:val="single" w:sz="6" w:space="0" w:color="BF8F00"/>
              <w:right w:val="single" w:sz="6" w:space="0" w:color="BF8F00"/>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Other spending (subs.-transf.-net lend)</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3.8%</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5.5%</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5.8%</w:t>
            </w:r>
          </w:p>
        </w:tc>
        <w:tc>
          <w:tcPr>
            <w:tcW w:w="803"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6.8%</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5.2%</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ind w:left="-444" w:firstLine="444"/>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5.2%</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US" w:eastAsia="en-US" w:bidi="ar-SA"/>
              </w:rPr>
              <w:t>5.2%</w:t>
            </w:r>
          </w:p>
        </w:tc>
        <w:tc>
          <w:tcPr>
            <w:tcW w:w="801"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4.7%</w:t>
            </w:r>
          </w:p>
        </w:tc>
        <w:tc>
          <w:tcPr>
            <w:tcW w:w="802"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eastAsia="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4.5%</w:t>
            </w:r>
          </w:p>
        </w:tc>
        <w:tc>
          <w:tcPr>
            <w:tcW w:w="750" w:type="dxa"/>
            <w:tcBorders>
              <w:top w:val="single" w:sz="6" w:space="0" w:color="BF8F00"/>
              <w:left w:val="single" w:sz="6" w:space="0" w:color="BF8F00"/>
              <w:bottom w:val="single" w:sz="6" w:space="0" w:color="BF8F00"/>
              <w:right w:val="single" w:sz="6" w:space="0" w:color="BF8F00"/>
            </w:tcBorders>
            <w:shd w:color="auto" w:fill="FFF8E5" w:val="clear"/>
            <w:vAlign w:val="bottom"/>
          </w:tcPr>
          <w:p>
            <w:pPr>
              <w:pStyle w:val="Normal"/>
              <w:widowControl w:val="false"/>
              <w:suppressAutoHyphens w:val="true"/>
              <w:spacing w:lineRule="auto" w:line="360" w:before="0" w:after="0"/>
              <w:jc w:val="center"/>
              <w:rPr>
                <w:rFonts w:ascii="Times New Roman" w:hAnsi="Times New Roman" w:cs="Times New Roman"/>
                <w:i/>
                <w:i/>
                <w:iCs/>
                <w:color w:val="FF0000"/>
                <w:sz w:val="16"/>
                <w:szCs w:val="16"/>
              </w:rPr>
            </w:pPr>
            <w:r>
              <w:rPr>
                <w:rFonts w:eastAsia="Calibri" w:cs="Times New Roman" w:ascii="Times New Roman" w:hAnsi="Times New Roman"/>
                <w:i/>
                <w:iCs/>
                <w:color w:val="FF0000"/>
                <w:kern w:val="0"/>
                <w:sz w:val="16"/>
                <w:szCs w:val="16"/>
                <w:lang w:val="en-US" w:eastAsia="en-US" w:bidi="ar-SA"/>
              </w:rPr>
              <w:t>4.6%</w:t>
            </w:r>
          </w:p>
        </w:tc>
      </w:tr>
    </w:tbl>
    <w:p>
      <w:pPr>
        <w:pStyle w:val="Heading2"/>
        <w:numPr>
          <w:ilvl w:val="1"/>
          <w:numId w:val="3"/>
        </w:numPr>
        <w:spacing w:before="120" w:after="120"/>
        <w:rPr>
          <w:rFonts w:ascii="Times New Roman" w:hAnsi="Times New Roman" w:cs="Times New Roman"/>
          <w:b/>
          <w:b/>
          <w:bCs/>
          <w:lang w:val="en-GB"/>
        </w:rPr>
      </w:pPr>
      <w:bookmarkStart w:id="19" w:name="_Toc156831428"/>
      <w:r>
        <w:rPr>
          <w:rFonts w:cs="Times New Roman" w:ascii="Times New Roman" w:hAnsi="Times New Roman"/>
          <w:b/>
          <w:bCs/>
          <w:lang w:val="en-GB"/>
        </w:rPr>
        <w:t>Summary of macroeconomic forecast</w:t>
      </w:r>
      <w:bookmarkEnd w:id="19"/>
    </w:p>
    <w:p>
      <w:pPr>
        <w:pStyle w:val="Normal"/>
        <w:spacing w:lineRule="auto" w:line="276" w:before="0" w:after="120"/>
        <w:rPr>
          <w:rFonts w:ascii="Times New Roman" w:hAnsi="Times New Roman" w:cs="Times New Roman"/>
          <w:sz w:val="24"/>
          <w:szCs w:val="24"/>
        </w:rPr>
      </w:pPr>
      <w:r>
        <w:rPr>
          <w:rFonts w:cs="Times New Roman" w:ascii="Times New Roman" w:hAnsi="Times New Roman"/>
          <w:sz w:val="24"/>
          <w:szCs w:val="24"/>
          <w:lang w:val="en-GB"/>
        </w:rPr>
        <w:t>As noted above, forecasts are tuned for nearby 1-2 quarters for output, inflation and components, interest and exchange rate, and fiscal deficit variables. For inflation, forecasts are from model equations, but with shocks added in the belief that recent inflation shocks not explained by demand pressure (proxied by output gap) continue for another quarter, e.g. core inflation (</w:t>
      </w:r>
      <w:r>
        <w:rPr>
          <w:rFonts w:cs="Times New Roman" w:ascii="Times New Roman" w:hAnsi="Times New Roman"/>
          <w:b/>
          <w:bCs/>
          <w:color w:val="0070C0"/>
          <w:sz w:val="24"/>
          <w:szCs w:val="24"/>
        </w:rPr>
        <w:t>Table 4</w:t>
      </w:r>
      <w:r>
        <w:rPr>
          <w:rFonts w:cs="Times New Roman" w:ascii="Times New Roman" w:hAnsi="Times New Roman"/>
          <w:color w:val="000000" w:themeColor="text1"/>
          <w:sz w:val="24"/>
          <w:szCs w:val="24"/>
        </w:rPr>
        <w:t>).</w:t>
      </w:r>
      <w:r>
        <w:rPr>
          <w:rFonts w:cs="Times New Roman" w:ascii="Times New Roman" w:hAnsi="Times New Roman"/>
          <w:sz w:val="24"/>
          <w:szCs w:val="24"/>
        </w:rPr>
        <w:t xml:space="preserve"> </w:t>
      </w:r>
      <w:r>
        <w:rPr>
          <w:rFonts w:cs="Times New Roman" w:ascii="Times New Roman" w:hAnsi="Times New Roman"/>
          <w:sz w:val="24"/>
          <w:szCs w:val="24"/>
          <w:lang w:val="en-GB"/>
        </w:rPr>
        <w:t>All other forecasts, except external environment variables, are endogenously determined by model relationships.</w:t>
      </w:r>
      <w:r>
        <w:rPr>
          <w:rFonts w:cs="Times New Roman" w:ascii="Times New Roman" w:hAnsi="Times New Roman"/>
          <w:sz w:val="24"/>
          <w:szCs w:val="24"/>
        </w:rPr>
        <w:t xml:space="preserve">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9715" w:type="dxa"/>
        <w:jc w:val="left"/>
        <w:tblInd w:w="80" w:type="dxa"/>
        <w:tblLayout w:type="fixed"/>
        <w:tblCellMar>
          <w:top w:w="0" w:type="dxa"/>
          <w:left w:w="108" w:type="dxa"/>
          <w:bottom w:w="0" w:type="dxa"/>
          <w:right w:w="108" w:type="dxa"/>
        </w:tblCellMar>
        <w:tblLook w:firstRow="1" w:noVBand="1" w:lastRow="0" w:firstColumn="1" w:lastColumn="0" w:noHBand="0" w:val="04a0"/>
      </w:tblPr>
      <w:tblGrid>
        <w:gridCol w:w="3235"/>
        <w:gridCol w:w="1889"/>
        <w:gridCol w:w="990"/>
        <w:gridCol w:w="1080"/>
        <w:gridCol w:w="900"/>
        <w:gridCol w:w="810"/>
        <w:gridCol w:w="810"/>
      </w:tblGrid>
      <w:tr>
        <w:trPr>
          <w:trHeight w:val="250" w:hRule="atLeast"/>
        </w:trPr>
        <w:tc>
          <w:tcPr>
            <w:tcW w:w="3235" w:type="dxa"/>
            <w:tcBorders>
              <w:top w:val="single" w:sz="12"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276" w:before="0" w:after="0"/>
              <w:jc w:val="left"/>
              <w:rPr>
                <w:rFonts w:ascii="Times New Roman" w:hAnsi="Times New Roman" w:cs="Times New Roman"/>
                <w:b/>
                <w:b/>
                <w:bCs/>
                <w:sz w:val="20"/>
                <w:szCs w:val="20"/>
                <w:lang w:val="en-GB"/>
              </w:rPr>
            </w:pPr>
            <w:r>
              <w:rPr>
                <w:rFonts w:eastAsia="Calibri" w:cs="Times New Roman" w:ascii="Times New Roman" w:hAnsi="Times New Roman"/>
                <w:b/>
                <w:bCs/>
                <w:color w:val="0070C0"/>
                <w:kern w:val="0"/>
                <w:sz w:val="20"/>
                <w:szCs w:val="20"/>
                <w:lang w:val="en-GB" w:eastAsia="en-US" w:bidi="ar-SA"/>
              </w:rPr>
              <w:t>Table 4. Tuned variables</w:t>
            </w:r>
          </w:p>
        </w:tc>
        <w:tc>
          <w:tcPr>
            <w:tcW w:w="1889" w:type="dxa"/>
            <w:tcBorders>
              <w:top w:val="single" w:sz="12"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276" w:before="0" w:after="0"/>
              <w:ind w:left="-51" w:firstLine="51"/>
              <w:jc w:val="center"/>
              <w:rPr>
                <w:rFonts w:ascii="Times New Roman" w:hAnsi="Times New Roman" w:cs="Times New Roman"/>
                <w:b/>
                <w:b/>
                <w:bCs/>
                <w:sz w:val="18"/>
                <w:szCs w:val="18"/>
                <w:lang w:val="en-GB"/>
              </w:rPr>
            </w:pPr>
            <w:r>
              <w:rPr>
                <w:rFonts w:cs="Times New Roman" w:ascii="Times New Roman" w:hAnsi="Times New Roman"/>
                <w:b/>
                <w:bCs/>
                <w:sz w:val="18"/>
                <w:szCs w:val="18"/>
                <w:lang w:val="en-GB"/>
              </w:rPr>
            </w:r>
          </w:p>
        </w:tc>
        <w:tc>
          <w:tcPr>
            <w:tcW w:w="990" w:type="dxa"/>
            <w:tcBorders>
              <w:top w:val="single" w:sz="12"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276" w:before="0" w:after="0"/>
              <w:ind w:left="-51" w:firstLine="51"/>
              <w:jc w:val="center"/>
              <w:rPr>
                <w:rFonts w:ascii="Times New Roman" w:hAnsi="Times New Roman" w:cs="Times New Roman"/>
                <w:b/>
                <w:b/>
                <w:bCs/>
                <w:sz w:val="18"/>
                <w:szCs w:val="18"/>
                <w:lang w:val="en-GB"/>
              </w:rPr>
            </w:pPr>
            <w:r>
              <w:rPr>
                <w:rFonts w:eastAsia="Calibri" w:cs="Times New Roman" w:ascii="Times New Roman" w:hAnsi="Times New Roman"/>
                <w:b/>
                <w:bCs/>
                <w:kern w:val="0"/>
                <w:sz w:val="18"/>
                <w:szCs w:val="18"/>
                <w:lang w:val="en-GB" w:eastAsia="en-US" w:bidi="ar-SA"/>
              </w:rPr>
              <w:t>2023Q3</w:t>
            </w:r>
          </w:p>
        </w:tc>
        <w:tc>
          <w:tcPr>
            <w:tcW w:w="1080" w:type="dxa"/>
            <w:tcBorders>
              <w:top w:val="single" w:sz="12"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8"/>
                <w:szCs w:val="18"/>
                <w:lang w:val="en-GB"/>
              </w:rPr>
            </w:pPr>
            <w:r>
              <w:rPr>
                <w:rFonts w:eastAsia="Calibri" w:cs="Times New Roman" w:ascii="Times New Roman" w:hAnsi="Times New Roman"/>
                <w:b/>
                <w:bCs/>
                <w:kern w:val="0"/>
                <w:sz w:val="18"/>
                <w:szCs w:val="18"/>
                <w:lang w:val="en-GB" w:eastAsia="en-US" w:bidi="ar-SA"/>
              </w:rPr>
              <w:t>2023Q4</w:t>
            </w:r>
          </w:p>
        </w:tc>
        <w:tc>
          <w:tcPr>
            <w:tcW w:w="900" w:type="dxa"/>
            <w:tcBorders>
              <w:top w:val="single" w:sz="12"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8"/>
                <w:szCs w:val="18"/>
                <w:lang w:val="en-GB"/>
              </w:rPr>
            </w:pPr>
            <w:r>
              <w:rPr>
                <w:rFonts w:eastAsia="Calibri" w:cs="Times New Roman" w:ascii="Times New Roman" w:hAnsi="Times New Roman"/>
                <w:b/>
                <w:bCs/>
                <w:kern w:val="0"/>
                <w:sz w:val="18"/>
                <w:szCs w:val="18"/>
                <w:lang w:val="en-GB" w:eastAsia="en-US" w:bidi="ar-SA"/>
              </w:rPr>
              <w:t>2024Q1</w:t>
            </w:r>
          </w:p>
        </w:tc>
        <w:tc>
          <w:tcPr>
            <w:tcW w:w="810" w:type="dxa"/>
            <w:tcBorders>
              <w:top w:val="single" w:sz="12"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8"/>
                <w:szCs w:val="18"/>
                <w:lang w:val="en-GB"/>
              </w:rPr>
            </w:pPr>
            <w:r>
              <w:rPr>
                <w:rFonts w:eastAsia="Calibri" w:cs="Times New Roman" w:ascii="Times New Roman" w:hAnsi="Times New Roman"/>
                <w:b/>
                <w:bCs/>
                <w:kern w:val="0"/>
                <w:sz w:val="18"/>
                <w:szCs w:val="18"/>
                <w:lang w:val="en-GB" w:eastAsia="en-US" w:bidi="ar-SA"/>
              </w:rPr>
              <w:t>2024Q2</w:t>
            </w:r>
          </w:p>
        </w:tc>
        <w:tc>
          <w:tcPr>
            <w:tcW w:w="810" w:type="dxa"/>
            <w:tcBorders>
              <w:top w:val="single" w:sz="12"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276" w:before="0" w:after="0"/>
              <w:jc w:val="center"/>
              <w:rPr>
                <w:rFonts w:ascii="Times New Roman" w:hAnsi="Times New Roman" w:cs="Times New Roman"/>
                <w:b/>
                <w:b/>
                <w:bCs/>
                <w:sz w:val="18"/>
                <w:szCs w:val="18"/>
                <w:lang w:val="en-GB"/>
              </w:rPr>
            </w:pPr>
            <w:r>
              <w:rPr>
                <w:rFonts w:eastAsia="Calibri" w:cs="Times New Roman" w:ascii="Times New Roman" w:hAnsi="Times New Roman"/>
                <w:b/>
                <w:bCs/>
                <w:kern w:val="0"/>
                <w:sz w:val="18"/>
                <w:szCs w:val="18"/>
                <w:lang w:val="en-GB" w:eastAsia="en-US" w:bidi="ar-SA"/>
              </w:rPr>
              <w:t>2024/25</w:t>
            </w:r>
          </w:p>
        </w:tc>
      </w:tr>
      <w:tr>
        <w:trPr>
          <w:trHeight w:val="226"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GDP now/forecast for leading indicators</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y-on-y growth</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5.2%</w:t>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Times New Roman" w:cs="Times New Roman" w:ascii="Times New Roman" w:hAnsi="Times New Roman"/>
                <w:kern w:val="0"/>
                <w:sz w:val="18"/>
                <w:szCs w:val="18"/>
                <w:lang w:val="en-US" w:eastAsia="en-US" w:bidi="ar-SA"/>
              </w:rPr>
              <w:t>5.0%</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w:t>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w:t>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w:t>
            </w:r>
          </w:p>
        </w:tc>
      </w:tr>
      <w:tr>
        <w:trPr>
          <w:trHeight w:val="41"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fr-FR"/>
              </w:rPr>
            </w:pPr>
            <w:r>
              <w:rPr>
                <w:rFonts w:eastAsia="Calibri" w:cs="Times New Roman" w:ascii="Times New Roman" w:hAnsi="Times New Roman"/>
                <w:kern w:val="0"/>
                <w:sz w:val="18"/>
                <w:szCs w:val="18"/>
                <w:lang w:val="fr-FR" w:eastAsia="en-US" w:bidi="ar-SA"/>
              </w:rPr>
              <w:t>CPI headline</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kern w:val="0"/>
                <w:sz w:val="18"/>
                <w:szCs w:val="18"/>
                <w:lang w:val="en-US" w:eastAsia="en-US" w:bidi="ar-SA"/>
              </w:rPr>
              <w:t>y-on-y growth</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sz w:val="18"/>
                <w:szCs w:val="18"/>
                <w:lang w:val="fr-FR"/>
              </w:rPr>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9%</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GB" w:eastAsia="en-US" w:bidi="ar-SA"/>
              </w:rPr>
              <w:t>--</w:t>
            </w:r>
          </w:p>
        </w:tc>
      </w:tr>
      <w:tr>
        <w:trPr>
          <w:trHeight w:val="41"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fr-FR"/>
              </w:rPr>
            </w:pPr>
            <w:r>
              <w:rPr>
                <w:rFonts w:eastAsia="Calibri" w:cs="Times New Roman" w:ascii="Times New Roman" w:hAnsi="Times New Roman"/>
                <w:kern w:val="0"/>
                <w:sz w:val="18"/>
                <w:szCs w:val="18"/>
                <w:lang w:val="fr-FR" w:eastAsia="en-US" w:bidi="ar-SA"/>
              </w:rPr>
              <w:t>CPI_core shock</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kern w:val="0"/>
                <w:sz w:val="18"/>
                <w:szCs w:val="18"/>
                <w:lang w:val="fr-FR" w:eastAsia="en-US" w:bidi="ar-SA"/>
              </w:rPr>
              <w:t>q-on-q % ann. change</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sz w:val="18"/>
                <w:szCs w:val="18"/>
                <w:lang w:val="fr-FR"/>
              </w:rPr>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6%</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1%</w:t>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GB" w:eastAsia="en-US" w:bidi="ar-SA"/>
              </w:rPr>
              <w:t>1%</w:t>
            </w:r>
          </w:p>
        </w:tc>
      </w:tr>
      <w:tr>
        <w:trPr>
          <w:trHeight w:val="41"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fr-FR"/>
              </w:rPr>
            </w:pPr>
            <w:r>
              <w:rPr>
                <w:rFonts w:eastAsia="Calibri" w:cs="Times New Roman" w:ascii="Times New Roman" w:hAnsi="Times New Roman"/>
                <w:kern w:val="0"/>
                <w:sz w:val="18"/>
                <w:szCs w:val="18"/>
                <w:lang w:val="fr-FR" w:eastAsia="en-US" w:bidi="ar-SA"/>
              </w:rPr>
              <w:t>CPI_food shock</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kern w:val="0"/>
                <w:sz w:val="18"/>
                <w:szCs w:val="18"/>
                <w:lang w:val="fr-FR" w:eastAsia="en-US" w:bidi="ar-SA"/>
              </w:rPr>
              <w:t>,,</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sz w:val="18"/>
                <w:szCs w:val="18"/>
                <w:lang w:val="fr-FR"/>
              </w:rPr>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GB" w:eastAsia="en-US" w:bidi="ar-SA"/>
              </w:rPr>
              <w:t>--</w:t>
            </w:r>
          </w:p>
        </w:tc>
      </w:tr>
      <w:tr>
        <w:trPr>
          <w:trHeight w:val="41"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rPr>
            </w:pPr>
            <w:r>
              <w:rPr>
                <w:rFonts w:eastAsia="Calibri" w:cs="Times New Roman" w:ascii="Times New Roman" w:hAnsi="Times New Roman"/>
                <w:kern w:val="0"/>
                <w:sz w:val="18"/>
                <w:szCs w:val="18"/>
                <w:lang w:val="en-US" w:eastAsia="en-US" w:bidi="ar-SA"/>
              </w:rPr>
              <w:t>CPI_ener shock (restore excise 2023Q3)</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kern w:val="0"/>
                <w:sz w:val="18"/>
                <w:szCs w:val="18"/>
                <w:lang w:val="fr-FR" w:eastAsia="en-US" w:bidi="ar-SA"/>
              </w:rPr>
              <w:t>,,</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lang w:val="fr-FR"/>
              </w:rPr>
            </w:pPr>
            <w:r>
              <w:rPr>
                <w:rFonts w:eastAsia="Times New Roman" w:cs="Times New Roman" w:ascii="Times New Roman" w:hAnsi="Times New Roman"/>
                <w:sz w:val="18"/>
                <w:szCs w:val="18"/>
                <w:lang w:val="fr-FR"/>
              </w:rPr>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1.5%</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GB" w:eastAsia="en-US" w:bidi="ar-SA"/>
              </w:rPr>
              <w:t>--</w:t>
            </w:r>
          </w:p>
        </w:tc>
      </w:tr>
      <w:tr>
        <w:trPr>
          <w:trHeight w:val="187"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fr-FR"/>
              </w:rPr>
            </w:pPr>
            <w:r>
              <w:rPr>
                <w:rFonts w:eastAsia="Calibri" w:cs="Times New Roman" w:ascii="Times New Roman" w:hAnsi="Times New Roman"/>
                <w:kern w:val="0"/>
                <w:sz w:val="18"/>
                <w:szCs w:val="18"/>
                <w:lang w:val="fr-FR" w:eastAsia="en-US" w:bidi="ar-SA"/>
              </w:rPr>
              <w:t>Policy rate (interbank rate)</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(½ % above CBR)</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8.0%</w:t>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8.0%</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w:t>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Calibri" w:cs="Times New Roman" w:ascii="Times New Roman" w:hAnsi="Times New Roman"/>
                <w:kern w:val="0"/>
                <w:sz w:val="18"/>
                <w:szCs w:val="18"/>
                <w:lang w:val="en-GB" w:eastAsia="en-US" w:bidi="ar-SA"/>
              </w:rPr>
              <w:t>--</w:t>
            </w:r>
          </w:p>
        </w:tc>
      </w:tr>
      <w:tr>
        <w:trPr>
          <w:trHeight w:val="223" w:hRule="atLeast"/>
        </w:trPr>
        <w:tc>
          <w:tcPr>
            <w:tcW w:w="3235" w:type="dxa"/>
            <w:tcBorders>
              <w:top w:val="single" w:sz="6" w:space="0" w:color="FFD966"/>
              <w:left w:val="single" w:sz="12"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Exchange rate</w:t>
            </w:r>
          </w:p>
        </w:tc>
        <w:tc>
          <w:tcPr>
            <w:tcW w:w="1889"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RWF/US$</w:t>
            </w:r>
          </w:p>
        </w:tc>
        <w:tc>
          <w:tcPr>
            <w:tcW w:w="99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1195.5</w:t>
            </w:r>
          </w:p>
        </w:tc>
        <w:tc>
          <w:tcPr>
            <w:tcW w:w="108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Times New Roman" w:cs="Times New Roman" w:ascii="Times New Roman" w:hAnsi="Times New Roman"/>
                <w:kern w:val="0"/>
                <w:sz w:val="18"/>
                <w:szCs w:val="18"/>
                <w:lang w:val="en-US" w:eastAsia="en-US" w:bidi="ar-SA"/>
              </w:rPr>
              <w:t>2.7% depr.</w:t>
            </w:r>
          </w:p>
        </w:tc>
        <w:tc>
          <w:tcPr>
            <w:tcW w:w="90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w:t>
            </w:r>
          </w:p>
        </w:tc>
        <w:tc>
          <w:tcPr>
            <w:tcW w:w="810" w:type="dxa"/>
            <w:tcBorders>
              <w:top w:val="single" w:sz="6" w:space="0" w:color="FFD966"/>
              <w:left w:val="single" w:sz="6" w:space="0" w:color="FFD966"/>
              <w:bottom w:val="single" w:sz="6"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w:t>
            </w:r>
          </w:p>
        </w:tc>
        <w:tc>
          <w:tcPr>
            <w:tcW w:w="810" w:type="dxa"/>
            <w:tcBorders>
              <w:top w:val="single" w:sz="6" w:space="0" w:color="FFD966"/>
              <w:left w:val="single" w:sz="6" w:space="0" w:color="FFD966"/>
              <w:bottom w:val="single" w:sz="6"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w:t>
            </w:r>
          </w:p>
        </w:tc>
      </w:tr>
      <w:tr>
        <w:trPr>
          <w:trHeight w:val="299" w:hRule="atLeast"/>
        </w:trPr>
        <w:tc>
          <w:tcPr>
            <w:tcW w:w="3235" w:type="dxa"/>
            <w:tcBorders>
              <w:top w:val="single" w:sz="6" w:space="0" w:color="FFD966"/>
              <w:left w:val="single" w:sz="12" w:space="0" w:color="FFD966"/>
              <w:bottom w:val="single" w:sz="12" w:space="0" w:color="FFD966"/>
              <w:right w:val="single" w:sz="6" w:space="0" w:color="FFD966"/>
            </w:tcBorders>
            <w:shd w:color="auto" w:fill="FFF8E5" w:val="clear"/>
          </w:tcPr>
          <w:p>
            <w:pPr>
              <w:pStyle w:val="Normal"/>
              <w:widowControl w:val="false"/>
              <w:suppressAutoHyphens w:val="true"/>
              <w:spacing w:lineRule="auto" w:line="36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Fiscal deficit (before grants, GFS1986)</w:t>
            </w:r>
          </w:p>
        </w:tc>
        <w:tc>
          <w:tcPr>
            <w:tcW w:w="1889" w:type="dxa"/>
            <w:tcBorders>
              <w:top w:val="single" w:sz="6" w:space="0" w:color="FFD966"/>
              <w:left w:val="single" w:sz="6" w:space="0" w:color="FFD966"/>
              <w:bottom w:val="single" w:sz="12"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kern w:val="0"/>
                <w:sz w:val="18"/>
                <w:szCs w:val="18"/>
                <w:lang w:val="en-US" w:eastAsia="en-US" w:bidi="ar-SA"/>
              </w:rPr>
              <w:t>% of GDP</w:t>
            </w:r>
          </w:p>
        </w:tc>
        <w:tc>
          <w:tcPr>
            <w:tcW w:w="990" w:type="dxa"/>
            <w:tcBorders>
              <w:top w:val="single" w:sz="6" w:space="0" w:color="FFD966"/>
              <w:left w:val="single" w:sz="6" w:space="0" w:color="FFD966"/>
              <w:bottom w:val="single" w:sz="12"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color w:val="FF0000"/>
                <w:sz w:val="18"/>
                <w:szCs w:val="18"/>
              </w:rPr>
            </w:pPr>
            <w:r>
              <w:rPr>
                <w:rFonts w:eastAsia="Times New Roman" w:cs="Times New Roman" w:ascii="Times New Roman" w:hAnsi="Times New Roman"/>
                <w:color w:val="FF0000"/>
                <w:kern w:val="0"/>
                <w:sz w:val="18"/>
                <w:szCs w:val="18"/>
                <w:lang w:val="en-US" w:eastAsia="en-US" w:bidi="ar-SA"/>
              </w:rPr>
              <w:t>9.8%</w:t>
            </w:r>
          </w:p>
        </w:tc>
        <w:tc>
          <w:tcPr>
            <w:tcW w:w="1080" w:type="dxa"/>
            <w:tcBorders>
              <w:top w:val="single" w:sz="6" w:space="0" w:color="FFD966"/>
              <w:left w:val="single" w:sz="6" w:space="0" w:color="FFD966"/>
              <w:bottom w:val="single" w:sz="12"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color w:val="FF0000"/>
                <w:sz w:val="18"/>
                <w:szCs w:val="18"/>
              </w:rPr>
            </w:pPr>
            <w:r>
              <w:rPr>
                <w:rFonts w:eastAsia="Times New Roman" w:cs="Times New Roman" w:ascii="Times New Roman" w:hAnsi="Times New Roman"/>
                <w:color w:val="FF0000"/>
                <w:kern w:val="0"/>
                <w:sz w:val="18"/>
                <w:szCs w:val="18"/>
                <w:lang w:val="en-US" w:eastAsia="en-US" w:bidi="ar-SA"/>
              </w:rPr>
              <w:t>9.8%</w:t>
            </w:r>
          </w:p>
        </w:tc>
        <w:tc>
          <w:tcPr>
            <w:tcW w:w="900" w:type="dxa"/>
            <w:tcBorders>
              <w:top w:val="single" w:sz="6" w:space="0" w:color="FFD966"/>
              <w:left w:val="single" w:sz="6" w:space="0" w:color="FFD966"/>
              <w:bottom w:val="single" w:sz="12"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cs="Times New Roman"/>
                <w:color w:val="FF0000"/>
                <w:sz w:val="18"/>
                <w:szCs w:val="18"/>
                <w:lang w:val="en-GB"/>
              </w:rPr>
            </w:pPr>
            <w:r>
              <w:rPr>
                <w:rFonts w:eastAsia="Times New Roman" w:cs="Times New Roman" w:ascii="Times New Roman" w:hAnsi="Times New Roman"/>
                <w:color w:val="FF0000"/>
                <w:kern w:val="0"/>
                <w:sz w:val="18"/>
                <w:szCs w:val="18"/>
                <w:lang w:val="en-US" w:eastAsia="en-US" w:bidi="ar-SA"/>
              </w:rPr>
              <w:t>11.8%</w:t>
            </w:r>
          </w:p>
        </w:tc>
        <w:tc>
          <w:tcPr>
            <w:tcW w:w="810" w:type="dxa"/>
            <w:tcBorders>
              <w:top w:val="single" w:sz="6" w:space="0" w:color="FFD966"/>
              <w:left w:val="single" w:sz="6" w:space="0" w:color="FFD966"/>
              <w:bottom w:val="single" w:sz="12" w:space="0" w:color="FFD966"/>
              <w:right w:val="single" w:sz="6"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color w:val="FF0000"/>
                <w:sz w:val="18"/>
                <w:szCs w:val="18"/>
              </w:rPr>
            </w:pPr>
            <w:r>
              <w:rPr>
                <w:rFonts w:eastAsia="Times New Roman" w:cs="Times New Roman" w:ascii="Times New Roman" w:hAnsi="Times New Roman"/>
                <w:color w:val="FF0000"/>
                <w:kern w:val="0"/>
                <w:sz w:val="18"/>
                <w:szCs w:val="18"/>
                <w:lang w:val="en-US" w:eastAsia="en-US" w:bidi="ar-SA"/>
              </w:rPr>
              <w:t>11.8%</w:t>
            </w:r>
          </w:p>
        </w:tc>
        <w:tc>
          <w:tcPr>
            <w:tcW w:w="810" w:type="dxa"/>
            <w:tcBorders>
              <w:top w:val="single" w:sz="6" w:space="0" w:color="FFD966"/>
              <w:left w:val="single" w:sz="6" w:space="0" w:color="FFD966"/>
              <w:bottom w:val="single" w:sz="12" w:space="0" w:color="FFD966"/>
              <w:right w:val="single" w:sz="12" w:space="0" w:color="FFD966"/>
            </w:tcBorders>
            <w:shd w:color="auto" w:fill="FFF8E5" w:val="clear"/>
          </w:tcPr>
          <w:p>
            <w:pPr>
              <w:pStyle w:val="Normal"/>
              <w:widowControl w:val="false"/>
              <w:suppressAutoHyphens w:val="true"/>
              <w:spacing w:lineRule="auto" w:line="360" w:before="0" w:after="0"/>
              <w:jc w:val="center"/>
              <w:rPr>
                <w:rFonts w:ascii="Times New Roman" w:hAnsi="Times New Roman" w:eastAsia="Times New Roman" w:cs="Times New Roman"/>
                <w:color w:val="FF0000"/>
                <w:sz w:val="18"/>
                <w:szCs w:val="18"/>
              </w:rPr>
            </w:pPr>
            <w:r>
              <w:rPr>
                <w:rFonts w:eastAsia="Times New Roman" w:cs="Times New Roman" w:ascii="Times New Roman" w:hAnsi="Times New Roman"/>
                <w:color w:val="FF0000"/>
                <w:kern w:val="0"/>
                <w:sz w:val="18"/>
                <w:szCs w:val="18"/>
                <w:lang w:val="en-US" w:eastAsia="en-US" w:bidi="ar-SA"/>
              </w:rPr>
              <w:t>9.7%</w:t>
            </w:r>
          </w:p>
        </w:tc>
      </w:tr>
    </w:tbl>
    <w:p>
      <w:pPr>
        <w:pStyle w:val="Normal"/>
        <w:spacing w:lineRule="auto" w:line="276" w:before="240" w:after="120"/>
        <w:rPr>
          <w:rFonts w:ascii="Times New Roman" w:hAnsi="Times New Roman" w:cs="Times New Roman"/>
          <w:sz w:val="24"/>
          <w:szCs w:val="24"/>
        </w:rPr>
      </w:pPr>
      <w:r>
        <w:rPr>
          <w:rFonts w:cs="Times New Roman" w:ascii="Times New Roman" w:hAnsi="Times New Roman"/>
          <w:sz w:val="24"/>
          <w:szCs w:val="24"/>
        </w:rPr>
        <w:t xml:space="preserve">The main forecast results are summarized in </w:t>
      </w:r>
      <w:r>
        <w:rPr>
          <w:rFonts w:cs="Times New Roman" w:ascii="Times New Roman" w:hAnsi="Times New Roman"/>
          <w:b/>
          <w:bCs/>
          <w:color w:val="0070C0"/>
          <w:sz w:val="24"/>
          <w:szCs w:val="24"/>
          <w:lang w:val="en-GB"/>
        </w:rPr>
        <w:t>Table 5.</w:t>
      </w:r>
    </w:p>
    <w:tbl>
      <w:tblPr>
        <w:tblStyle w:val="TableGrid"/>
        <w:tblW w:w="10003"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10003"/>
      </w:tblGrid>
      <w:tr>
        <w:trPr/>
        <w:tc>
          <w:tcPr>
            <w:tcW w:w="10003" w:type="dxa"/>
            <w:tcBorders>
              <w:top w:val="single" w:sz="12" w:space="0" w:color="FFF2CC"/>
              <w:left w:val="single" w:sz="12" w:space="0" w:color="FFF2CC"/>
              <w:bottom w:val="single" w:sz="12" w:space="0" w:color="FFF2CC"/>
              <w:right w:val="single" w:sz="12" w:space="0" w:color="FFF2CC"/>
            </w:tcBorders>
          </w:tcPr>
          <w:tbl>
            <w:tblPr>
              <w:tblStyle w:val="TableGrid"/>
              <w:tblW w:w="1001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13"/>
            </w:tblGrid>
            <w:tr>
              <w:trPr>
                <w:trHeight w:val="289" w:hRule="atLeast"/>
              </w:trPr>
              <w:tc>
                <w:tcPr>
                  <w:tcW w:w="1001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ind w:left="-354" w:firstLine="354"/>
                    <w:jc w:val="left"/>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US" w:eastAsia="en-US" w:bidi="ar-SA"/>
                    </w:rPr>
                    <w:t xml:space="preserve">Table 5. Forecast summary: main indicators </w:t>
                  </w:r>
                </w:p>
              </w:tc>
            </w:tr>
            <w:tr>
              <w:trPr>
                <w:trHeight w:val="346" w:hRule="atLeast"/>
              </w:trPr>
              <w:tc>
                <w:tcPr>
                  <w:tcW w:w="1001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jc w:val="left"/>
                    <w:rPr>
                      <w:rFonts w:ascii="Times New Roman" w:hAnsi="Times New Roman" w:cs="Times New Roman"/>
                      <w:sz w:val="24"/>
                      <w:szCs w:val="24"/>
                      <w:lang w:val="en-GB"/>
                    </w:rPr>
                  </w:pPr>
                  <w:r>
                    <w:rPr/>
                    <mc:AlternateContent>
                      <mc:Choice Requires="wps">
                        <w:drawing>
                          <wp:inline distT="0" distB="0" distL="0" distR="0" wp14:anchorId="1A3302EA">
                            <wp:extent cx="6290945" cy="1810385"/>
                            <wp:effectExtent l="0" t="0" r="0" b="0"/>
                            <wp:docPr id="38" name="Picture 13" descr="A table with numbers and text&#10;&#10;Description automatically generated"/>
                            <a:graphic xmlns:a="http://schemas.openxmlformats.org/drawingml/2006/main">
                              <a:graphicData uri="http://schemas.openxmlformats.org/drawingml/2006/picture">
                                <pic:pic xmlns:pic="http://schemas.openxmlformats.org/drawingml/2006/picture">
                                  <pic:nvPicPr>
                                    <pic:cNvPr id="1" name="Picture 13" descr="A table with numbers and text&#10;&#10;Description automatically generated"/>
                                    <pic:cNvPicPr/>
                                  </pic:nvPicPr>
                                  <pic:blipFill>
                                    <a:blip r:embed="rId41">
                                      <a:extLst>
                                        <a:ext uri="{BEBA8EAE-BF5A-486C-A8C5-ECC9F3942E4B}">
                                          <a14:imgProps xmlns:a14="http://schemas.microsoft.com/office/drawing/2010/main">
                                            <a14:imgLayer r:embed="rId42">
                                              <a14:imgEffect>
                                                <a14:brightnessContrast amount="65000" contrast="35000"/>
                                              </a14:imgEffect>
                                            </a14:imgLayer>
                                          </a14:imgProps>
                                        </a:ext>
                                      </a:extLst>
                                    </a:blip>
                                    <a:stretch/>
                                  </pic:blipFill>
                                  <pic:spPr>
                                    <a:xfrm>
                                      <a:off x="0" y="0"/>
                                      <a:ext cx="6291000" cy="1810440"/>
                                    </a:xfrm>
                                    <a:prstGeom prst="rect">
                                      <a:avLst/>
                                    </a:prstGeom>
                                    <a:ln w="0">
                                      <a:noFill/>
                                    </a:ln>
                                  </pic:spPr>
                                </pic:pic>
                              </a:graphicData>
                            </a:graphic>
                          </wp:inline>
                        </w:drawing>
                      </mc:Choice>
                      <mc:Fallback>
                        <w:pict>
                          <v:shape id="shape_0" ID="Picture 13" stroked="f" o:allowincell="f" style="position:absolute;margin-left:0pt;margin-top:-142.6pt;width:495.3pt;height:142.5pt;mso-wrap-style:none;v-text-anchor:middle;mso-position-vertical:top" wp14:anchorId="1A3302EA" type="_x0000_t75">
                            <v:imagedata r:id="rId43" o:detectmouseclick="t"/>
                            <v:stroke color="#3465a4" joinstyle="round" endcap="flat"/>
                            <w10:wrap type="square"/>
                          </v:shape>
                        </w:pict>
                      </mc:Fallback>
                    </mc:AlternateContent>
                  </w:r>
                </w:p>
              </w:tc>
            </w:tr>
          </w:tbl>
          <w:p>
            <w:pPr>
              <w:pStyle w:val="Normal"/>
              <w:widowControl w:val="false"/>
              <w:spacing w:before="0" w:after="160"/>
              <w:rPr>
                <w:rFonts w:ascii="Times New Roman" w:hAnsi="Times New Roman" w:cs="Times New Roman"/>
                <w:sz w:val="24"/>
                <w:szCs w:val="24"/>
                <w:lang w:val="en-GB"/>
              </w:rPr>
            </w:pPr>
            <w:r>
              <w:rPr>
                <w:rFonts w:cs="Times New Roman" w:ascii="Times New Roman" w:hAnsi="Times New Roman"/>
                <w:sz w:val="24"/>
                <w:szCs w:val="24"/>
                <w:lang w:val="en-GB"/>
              </w:rPr>
            </w:r>
          </w:p>
        </w:tc>
      </w:tr>
    </w:tbl>
    <w:p>
      <w:pPr>
        <w:pStyle w:val="Normal"/>
        <w:spacing w:lineRule="auto" w:line="276" w:before="120" w:after="120"/>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lang w:val="en-GB"/>
        </w:rPr>
        <w:t>Inflation</w:t>
      </w:r>
      <w:r>
        <w:rPr>
          <w:rFonts w:cs="Times New Roman" w:ascii="Times New Roman" w:hAnsi="Times New Roman"/>
          <w:sz w:val="24"/>
          <w:szCs w:val="24"/>
          <w:lang w:val="en-GB"/>
        </w:rPr>
        <w:t>—</w:t>
      </w:r>
      <w:r>
        <w:rPr>
          <w:rFonts w:cs="Times New Roman" w:ascii="Times New Roman" w:hAnsi="Times New Roman"/>
          <w:sz w:val="24"/>
          <w:szCs w:val="24"/>
        </w:rPr>
        <w:t>after its peak</w:t>
      </w:r>
      <w:r>
        <w:rPr>
          <w:rFonts w:cs="Times New Roman" w:ascii="Times New Roman" w:hAnsi="Times New Roman"/>
          <w:sz w:val="24"/>
          <w:szCs w:val="24"/>
          <w:lang w:val="en-GB"/>
        </w:rPr>
        <w:t xml:space="preserve"> in 2022Q4, is forecast to continue declining in 2023 and drop below 5% in 2024Q4 as food price inflation abates (prices drop in late 2024) and core inflation returns to its trend. </w:t>
      </w:r>
    </w:p>
    <w:p>
      <w:pPr>
        <w:pStyle w:val="Normal"/>
        <w:spacing w:lineRule="auto" w:line="276" w:before="0" w:after="0"/>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lang w:val="en-GB"/>
        </w:rPr>
        <w:t>GDP</w:t>
      </w:r>
      <w:r>
        <w:rPr>
          <w:rFonts w:cs="Times New Roman" w:ascii="Times New Roman" w:hAnsi="Times New Roman"/>
          <w:sz w:val="24"/>
          <w:szCs w:val="24"/>
          <w:lang w:val="en-GB"/>
        </w:rPr>
        <w:t xml:space="preserve">—the slowdown induced by recent inflation and restrictive policy response in 2023-24 is expected to continue until 2024Q1. Henceforth, output growth should pick up to above 10% until early 2026, helped by temporarily </w:t>
      </w:r>
      <w:r>
        <w:rPr>
          <w:rFonts w:cs="Times New Roman" w:ascii="Times New Roman" w:hAnsi="Times New Roman"/>
          <w:i/>
          <w:iCs/>
          <w:sz w:val="24"/>
          <w:szCs w:val="24"/>
          <w:lang w:val="en-GB"/>
        </w:rPr>
        <w:t>somewhat</w:t>
      </w:r>
      <w:r>
        <w:rPr>
          <w:rFonts w:cs="Times New Roman" w:ascii="Times New Roman" w:hAnsi="Times New Roman"/>
          <w:sz w:val="24"/>
          <w:szCs w:val="24"/>
          <w:lang w:val="en-GB"/>
        </w:rPr>
        <w:t xml:space="preserve"> </w:t>
      </w:r>
      <w:r>
        <w:rPr>
          <w:rFonts w:cs="Times New Roman" w:ascii="Times New Roman" w:hAnsi="Times New Roman"/>
          <w:i/>
          <w:iCs/>
          <w:sz w:val="24"/>
          <w:szCs w:val="24"/>
          <w:lang w:val="en-GB"/>
        </w:rPr>
        <w:t xml:space="preserve">less restrictive </w:t>
      </w:r>
      <w:r>
        <w:rPr>
          <w:rFonts w:cs="Times New Roman" w:ascii="Times New Roman" w:hAnsi="Times New Roman"/>
          <w:sz w:val="24"/>
          <w:szCs w:val="24"/>
          <w:lang w:val="en-GB"/>
        </w:rPr>
        <w:t>monetary and fiscal policies (</w:t>
      </w:r>
      <w:r>
        <w:rPr>
          <w:rFonts w:cs="Times New Roman" w:ascii="Times New Roman" w:hAnsi="Times New Roman"/>
          <w:b/>
          <w:bCs/>
          <w:color w:val="0070C0"/>
          <w:sz w:val="24"/>
          <w:szCs w:val="24"/>
          <w:lang w:val="en-GB"/>
        </w:rPr>
        <w:t>Figures 8-9</w:t>
      </w:r>
      <w:r>
        <w:rPr>
          <w:rFonts w:cs="Times New Roman" w:ascii="Times New Roman" w:hAnsi="Times New Roman"/>
          <w:sz w:val="24"/>
          <w:szCs w:val="24"/>
          <w:lang w:val="en-GB"/>
        </w:rPr>
        <w:t>).</w:t>
      </w:r>
      <w:r>
        <w:br w:type="page"/>
      </w:r>
    </w:p>
    <w:tbl>
      <w:tblPr>
        <w:tblStyle w:val="TableGrid"/>
        <w:tblW w:w="10440" w:type="dxa"/>
        <w:jc w:val="left"/>
        <w:tblInd w:w="-100" w:type="dxa"/>
        <w:tblLayout w:type="fixed"/>
        <w:tblCellMar>
          <w:top w:w="0" w:type="dxa"/>
          <w:left w:w="108" w:type="dxa"/>
          <w:bottom w:w="0" w:type="dxa"/>
          <w:right w:w="108" w:type="dxa"/>
        </w:tblCellMar>
        <w:tblLook w:firstRow="1" w:noVBand="1" w:lastRow="0" w:firstColumn="1" w:lastColumn="0" w:noHBand="0" w:val="04a0"/>
      </w:tblPr>
      <w:tblGrid>
        <w:gridCol w:w="2789"/>
        <w:gridCol w:w="2701"/>
        <w:gridCol w:w="269"/>
        <w:gridCol w:w="2250"/>
        <w:gridCol w:w="2430"/>
      </w:tblGrid>
      <w:tr>
        <w:trPr/>
        <w:tc>
          <w:tcPr>
            <w:tcW w:w="10439" w:type="dxa"/>
            <w:gridSpan w:val="5"/>
            <w:tcBorders>
              <w:top w:val="single" w:sz="8" w:space="0" w:color="FFD966"/>
              <w:left w:val="single" w:sz="8" w:space="0" w:color="FFD966"/>
              <w:bottom w:val="single" w:sz="8" w:space="0" w:color="FFD966"/>
              <w:right w:val="single" w:sz="8" w:space="0" w:color="FFD966"/>
            </w:tcBorders>
          </w:tcPr>
          <w:p>
            <w:pPr>
              <w:pStyle w:val="Normal"/>
              <w:pageBreakBefore/>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US" w:eastAsia="en-US" w:bidi="ar-SA"/>
              </w:rPr>
              <w:t>Figure 8. Summary forecast: output, inflation, RIR and RER</w:t>
            </w:r>
          </w:p>
        </w:tc>
      </w:tr>
      <w:tr>
        <w:trPr/>
        <w:tc>
          <w:tcPr>
            <w:tcW w:w="2789"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 xml:space="preserve">Fig. 8.1 Output growth </w:t>
            </w:r>
          </w:p>
        </w:tc>
        <w:tc>
          <w:tcPr>
            <w:tcW w:w="2970" w:type="dxa"/>
            <w:gridSpan w:val="2"/>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8.2 Inflation headline</w:t>
            </w:r>
          </w:p>
        </w:tc>
        <w:tc>
          <w:tcPr>
            <w:tcW w:w="2250"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8.3 Real interest rate</w:t>
            </w:r>
          </w:p>
        </w:tc>
        <w:tc>
          <w:tcPr>
            <w:tcW w:w="2430"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rPr>
            </w:pPr>
            <w:r>
              <w:rPr>
                <w:rFonts w:eastAsia="Calibri" w:cs="Times New Roman" w:ascii="Times New Roman" w:hAnsi="Times New Roman"/>
                <w:b/>
                <w:bCs/>
                <w:color w:val="0070C0"/>
                <w:kern w:val="0"/>
                <w:sz w:val="18"/>
                <w:szCs w:val="18"/>
                <w:lang w:val="en-US" w:eastAsia="en-US" w:bidi="ar-SA"/>
              </w:rPr>
              <w:t>Fig. 8.4 Real exchange rate</w:t>
            </w:r>
          </w:p>
        </w:tc>
      </w:tr>
      <w:tr>
        <w:trPr/>
        <w:tc>
          <w:tcPr>
            <w:tcW w:w="2789"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r>
              <w:rPr/>
              <mc:AlternateContent>
                <mc:Choice Requires="wps">
                  <w:drawing>
                    <wp:inline distT="0" distB="0" distL="0" distR="0" wp14:anchorId="097316A5">
                      <wp:extent cx="1634490" cy="1485900"/>
                      <wp:effectExtent l="0" t="0" r="3810" b="0"/>
                      <wp:docPr id="39" name="Picture 6" descr="A graph with orange line&#10;&#10;Description automatically generated"/>
                      <a:graphic xmlns:a="http://schemas.openxmlformats.org/drawingml/2006/main">
                        <a:graphicData uri="http://schemas.openxmlformats.org/drawingml/2006/picture">
                          <pic:pic xmlns:pic="http://schemas.openxmlformats.org/drawingml/2006/picture">
                            <pic:nvPicPr>
                              <pic:cNvPr id="2" name="Picture 6" descr="A graph with orange line&#10;&#10;Description automatically generated"/>
                              <pic:cNvPicPr/>
                            </pic:nvPicPr>
                            <pic:blipFill>
                              <a:blip r:embed="rId44">
                                <a:extLst>
                                  <a:ext uri="{BEBA8EAE-BF5A-486C-A8C5-ECC9F3942E4B}">
                                    <a14:imgProps xmlns:a14="http://schemas.microsoft.com/office/drawing/2010/main">
                                      <a14:imgLayer r:embed="rId45">
                                        <a14:imgEffect>
                                          <a14:brightnessContrast amount="42000" contrast="15000"/>
                                        </a14:imgEffect>
                                      </a14:imgLayer>
                                    </a14:imgProps>
                                  </a:ext>
                                </a:extLst>
                              </a:blip>
                              <a:stretch/>
                            </pic:blipFill>
                            <pic:spPr>
                              <a:xfrm>
                                <a:off x="0" y="0"/>
                                <a:ext cx="1634400" cy="1486080"/>
                              </a:xfrm>
                              <a:prstGeom prst="rect">
                                <a:avLst/>
                              </a:prstGeom>
                              <a:ln w="0">
                                <a:noFill/>
                              </a:ln>
                            </pic:spPr>
                          </pic:pic>
                        </a:graphicData>
                      </a:graphic>
                    </wp:inline>
                  </w:drawing>
                </mc:Choice>
                <mc:Fallback>
                  <w:pict>
                    <v:shape id="shape_0" ID="Picture 6" stroked="f" o:allowincell="f" style="position:absolute;margin-left:0pt;margin-top:-117.05pt;width:128.65pt;height:116.95pt;mso-wrap-style:none;v-text-anchor:middle;mso-position-vertical:top" wp14:anchorId="097316A5" type="_x0000_t75">
                      <v:imagedata r:id="rId46" o:detectmouseclick="t"/>
                      <v:stroke color="#3465a4" joinstyle="round" endcap="flat"/>
                      <w10:wrap type="square"/>
                    </v:shape>
                  </w:pict>
                </mc:Fallback>
              </mc:AlternateContent>
            </w:r>
          </w:p>
        </w:tc>
        <w:tc>
          <w:tcPr>
            <w:tcW w:w="2701"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1576070" cy="1514475"/>
                  <wp:effectExtent l="0" t="0" r="0" b="0"/>
                  <wp:docPr id="40" name="Image14"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 descr="A graph with a line graph&#10;&#10;Description automatically generated"/>
                          <pic:cNvPicPr>
                            <a:picLocks noChangeAspect="1" noChangeArrowheads="1"/>
                          </pic:cNvPicPr>
                        </pic:nvPicPr>
                        <pic:blipFill>
                          <a:blip r:embed="rId47"/>
                          <a:stretch>
                            <a:fillRect/>
                          </a:stretch>
                        </pic:blipFill>
                        <pic:spPr bwMode="auto">
                          <a:xfrm>
                            <a:off x="0" y="0"/>
                            <a:ext cx="1576070" cy="1514475"/>
                          </a:xfrm>
                          <a:prstGeom prst="rect">
                            <a:avLst/>
                          </a:prstGeom>
                        </pic:spPr>
                      </pic:pic>
                    </a:graphicData>
                  </a:graphic>
                </wp:inline>
              </w:drawing>
            </w:r>
          </w:p>
        </w:tc>
        <w:tc>
          <w:tcPr>
            <w:tcW w:w="2519" w:type="dxa"/>
            <w:gridSpan w:val="2"/>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b/>
                <w:b/>
                <w:bCs/>
                <w:sz w:val="24"/>
                <w:szCs w:val="24"/>
                <w:lang w:val="en-GB"/>
              </w:rPr>
            </w:pPr>
            <w:r>
              <w:rPr>
                <w:rFonts w:eastAsia="Calibri" w:cs="Times New Roman" w:ascii="Times New Roman" w:hAnsi="Times New Roman"/>
                <w:b/>
                <w:bCs/>
                <w:kern w:val="0"/>
                <w:sz w:val="24"/>
                <w:szCs w:val="24"/>
                <w:lang w:val="en-GB" w:eastAsia="en-US" w:bidi="ar-SA"/>
              </w:rPr>
              <w:t xml:space="preserve">   </w:t>
            </w:r>
            <w:r>
              <w:rPr/>
              <w:drawing>
                <wp:inline distT="0" distB="0" distL="0" distR="0">
                  <wp:extent cx="1463040" cy="1564005"/>
                  <wp:effectExtent l="0" t="0" r="0" b="0"/>
                  <wp:docPr id="41" name="Image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5" descr="A graph with orange line&#10;&#10;Description automatically generated"/>
                          <pic:cNvPicPr>
                            <a:picLocks noChangeAspect="1" noChangeArrowheads="1"/>
                          </pic:cNvPicPr>
                        </pic:nvPicPr>
                        <pic:blipFill>
                          <a:blip r:embed="rId48"/>
                          <a:stretch>
                            <a:fillRect/>
                          </a:stretch>
                        </pic:blipFill>
                        <pic:spPr bwMode="auto">
                          <a:xfrm>
                            <a:off x="0" y="0"/>
                            <a:ext cx="1463040" cy="1564005"/>
                          </a:xfrm>
                          <a:prstGeom prst="rect">
                            <a:avLst/>
                          </a:prstGeom>
                        </pic:spPr>
                      </pic:pic>
                    </a:graphicData>
                  </a:graphic>
                </wp:inline>
              </w:drawing>
            </w:r>
          </w:p>
        </w:tc>
        <w:tc>
          <w:tcPr>
            <w:tcW w:w="2430"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drawing>
                <wp:inline distT="0" distB="0" distL="0" distR="0">
                  <wp:extent cx="1427480" cy="1570355"/>
                  <wp:effectExtent l="0" t="0" r="0" b="0"/>
                  <wp:docPr id="42" name="Image1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6" descr="A graph with orange line&#10;&#10;Description automatically generated"/>
                          <pic:cNvPicPr>
                            <a:picLocks noChangeAspect="1" noChangeArrowheads="1"/>
                          </pic:cNvPicPr>
                        </pic:nvPicPr>
                        <pic:blipFill>
                          <a:blip r:embed="rId49"/>
                          <a:stretch>
                            <a:fillRect/>
                          </a:stretch>
                        </pic:blipFill>
                        <pic:spPr bwMode="auto">
                          <a:xfrm>
                            <a:off x="0" y="0"/>
                            <a:ext cx="1427480" cy="1570355"/>
                          </a:xfrm>
                          <a:prstGeom prst="rect">
                            <a:avLst/>
                          </a:prstGeom>
                        </pic:spPr>
                      </pic:pic>
                    </a:graphicData>
                  </a:graphic>
                </wp:inline>
              </w:drawing>
            </w:r>
          </w:p>
        </w:tc>
      </w:tr>
    </w:tbl>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t>The temporary above-trend growth for two years from mid-2024 is mostly driven by private consumption and return to normal of government demand.</w:t>
      </w:r>
    </w:p>
    <w:tbl>
      <w:tblPr>
        <w:tblStyle w:val="TableGrid"/>
        <w:tblW w:w="10440" w:type="dxa"/>
        <w:jc w:val="left"/>
        <w:tblInd w:w="-100" w:type="dxa"/>
        <w:tblLayout w:type="fixed"/>
        <w:tblCellMar>
          <w:top w:w="0" w:type="dxa"/>
          <w:left w:w="108" w:type="dxa"/>
          <w:bottom w:w="0" w:type="dxa"/>
          <w:right w:w="108" w:type="dxa"/>
        </w:tblCellMar>
        <w:tblLook w:firstRow="1" w:noVBand="1" w:lastRow="0" w:firstColumn="1" w:lastColumn="0" w:noHBand="0" w:val="04a0"/>
      </w:tblPr>
      <w:tblGrid>
        <w:gridCol w:w="2698"/>
        <w:gridCol w:w="2611"/>
        <w:gridCol w:w="2610"/>
        <w:gridCol w:w="2520"/>
      </w:tblGrid>
      <w:tr>
        <w:trPr/>
        <w:tc>
          <w:tcPr>
            <w:tcW w:w="10439" w:type="dxa"/>
            <w:gridSpan w:val="4"/>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US" w:eastAsia="en-US" w:bidi="ar-SA"/>
              </w:rPr>
              <w:t>Figure 9. Summary forecast: main drivers of growth (Y-on-Y % and % of GDP)</w:t>
            </w:r>
          </w:p>
        </w:tc>
      </w:tr>
      <w:tr>
        <w:trPr/>
        <w:tc>
          <w:tcPr>
            <w:tcW w:w="2698"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18"/>
                <w:szCs w:val="18"/>
                <w:lang w:val="en-US" w:eastAsia="en-US" w:bidi="ar-SA"/>
              </w:rPr>
              <w:t>Fig. 9.1 Private consumption</w:t>
            </w:r>
          </w:p>
        </w:tc>
        <w:tc>
          <w:tcPr>
            <w:tcW w:w="2611"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b/>
                <w:bCs/>
                <w:color w:val="0070C0"/>
                <w:kern w:val="0"/>
                <w:sz w:val="18"/>
                <w:szCs w:val="18"/>
                <w:lang w:val="en-US" w:eastAsia="en-US" w:bidi="ar-SA"/>
              </w:rPr>
              <w:t>Fig. 9.2 Gov demand for G&amp;S</w:t>
            </w:r>
          </w:p>
        </w:tc>
        <w:tc>
          <w:tcPr>
            <w:tcW w:w="2610"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b/>
                <w:bCs/>
                <w:color w:val="0070C0"/>
                <w:kern w:val="0"/>
                <w:sz w:val="18"/>
                <w:szCs w:val="18"/>
                <w:lang w:val="en-US" w:eastAsia="en-US" w:bidi="ar-SA"/>
              </w:rPr>
              <w:t>Fig. 9.3 Budget deficit excl. grants</w:t>
            </w:r>
          </w:p>
        </w:tc>
        <w:tc>
          <w:tcPr>
            <w:tcW w:w="2520" w:type="dxa"/>
            <w:tcBorders>
              <w:top w:val="single" w:sz="8" w:space="0" w:color="FFD966"/>
              <w:left w:val="single" w:sz="8" w:space="0" w:color="FFD966"/>
              <w:bottom w:val="single" w:sz="12" w:space="0" w:color="FFD966"/>
              <w:right w:val="single" w:sz="8" w:space="0" w:color="FFD966"/>
            </w:tcBorders>
          </w:tcPr>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eastAsia="Calibri" w:cs="Times New Roman" w:ascii="Times New Roman" w:hAnsi="Times New Roman"/>
                <w:b/>
                <w:bCs/>
                <w:color w:val="0070C0"/>
                <w:kern w:val="0"/>
                <w:sz w:val="18"/>
                <w:szCs w:val="18"/>
                <w:lang w:val="en-US" w:eastAsia="en-US" w:bidi="ar-SA"/>
              </w:rPr>
              <w:t>Fig. 9.3 Exports</w:t>
            </w:r>
          </w:p>
        </w:tc>
      </w:tr>
      <w:tr>
        <w:trPr>
          <w:trHeight w:val="2392" w:hRule="atLeast"/>
        </w:trPr>
        <w:tc>
          <w:tcPr>
            <w:tcW w:w="2698"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b/>
                <w:b/>
                <w:bCs/>
                <w:color w:val="0070C0"/>
                <w:sz w:val="18"/>
                <w:szCs w:val="18"/>
              </w:rPr>
            </w:pPr>
            <w:r>
              <w:rPr/>
              <mc:AlternateContent>
                <mc:Choice Requires="wps">
                  <w:drawing>
                    <wp:inline distT="0" distB="0" distL="0" distR="0" wp14:anchorId="6ED414D3">
                      <wp:extent cx="1577340" cy="1483360"/>
                      <wp:effectExtent l="0" t="0" r="4445" b="3175"/>
                      <wp:docPr id="43" name="Picture 11" descr="A graph with orange line&#10;&#10;Description automatically generated"/>
                      <a:graphic xmlns:a="http://schemas.openxmlformats.org/drawingml/2006/main">
                        <a:graphicData uri="http://schemas.openxmlformats.org/drawingml/2006/picture">
                          <pic:pic xmlns:pic="http://schemas.openxmlformats.org/drawingml/2006/picture">
                            <pic:nvPicPr>
                              <pic:cNvPr id="3" name="Picture 11" descr="A graph with orange line&#10;&#10;Description automatically generated"/>
                              <pic:cNvPicPr/>
                            </pic:nvPicPr>
                            <pic:blipFill>
                              <a:blip r:embed="rId50">
                                <a:extLst>
                                  <a:ext uri="{BEBA8EAE-BF5A-486C-A8C5-ECC9F3942E4B}">
                                    <a14:imgProps xmlns:a14="http://schemas.microsoft.com/office/drawing/2010/main">
                                      <a14:imgLayer r:embed="rId51">
                                        <a14:imgEffect>
                                          <a14:brightnessContrast amount="53000" contrast="21000"/>
                                        </a14:imgEffect>
                                      </a14:imgLayer>
                                    </a14:imgProps>
                                  </a:ext>
                                </a:extLst>
                              </a:blip>
                              <a:stretch/>
                            </pic:blipFill>
                            <pic:spPr>
                              <a:xfrm>
                                <a:off x="0" y="0"/>
                                <a:ext cx="1577520" cy="1483200"/>
                              </a:xfrm>
                              <a:prstGeom prst="rect">
                                <a:avLst/>
                              </a:prstGeom>
                              <a:ln w="0">
                                <a:noFill/>
                              </a:ln>
                            </pic:spPr>
                          </pic:pic>
                        </a:graphicData>
                      </a:graphic>
                    </wp:inline>
                  </w:drawing>
                </mc:Choice>
                <mc:Fallback>
                  <w:pict>
                    <v:shape id="shape_0" ID="Picture 11" stroked="f" o:allowincell="f" style="position:absolute;margin-left:0pt;margin-top:-117.1pt;width:124.15pt;height:116.75pt;mso-wrap-style:none;v-text-anchor:middle;mso-position-vertical:top" wp14:anchorId="6ED414D3" type="_x0000_t75">
                      <v:imagedata r:id="rId52" o:detectmouseclick="t"/>
                      <v:stroke color="#3465a4" joinstyle="round" endcap="flat"/>
                      <w10:wrap type="square"/>
                    </v:shape>
                  </w:pict>
                </mc:Fallback>
              </mc:AlternateContent>
            </w:r>
          </w:p>
        </w:tc>
        <w:tc>
          <w:tcPr>
            <w:tcW w:w="2611" w:type="dxa"/>
            <w:tcBorders>
              <w:top w:val="single" w:sz="8" w:space="0" w:color="FFD966"/>
              <w:left w:val="single" w:sz="8" w:space="0" w:color="FFD966"/>
              <w:bottom w:val="single" w:sz="8" w:space="0" w:color="FFD966"/>
              <w:right w:val="single" w:sz="8"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18"/>
                <w:szCs w:val="18"/>
              </w:rPr>
            </w:pPr>
            <w:r>
              <w:rPr>
                <w:rFonts w:eastAsia="Calibri" w:cs="Times New Roman" w:ascii="Times New Roman" w:hAnsi="Times New Roman"/>
                <w:kern w:val="0"/>
                <w:sz w:val="24"/>
                <w:szCs w:val="24"/>
                <w:lang w:val="en-GB" w:eastAsia="en-US" w:bidi="ar-SA"/>
              </w:rPr>
              <w:t xml:space="preserve">   </w:t>
            </w:r>
            <w:r>
              <w:rPr/>
              <mc:AlternateContent>
                <mc:Choice Requires="wps">
                  <w:drawing>
                    <wp:inline distT="0" distB="0" distL="0" distR="0" wp14:anchorId="2642BFF6">
                      <wp:extent cx="1555115" cy="1389380"/>
                      <wp:effectExtent l="0" t="0" r="6985" b="1270"/>
                      <wp:docPr id="44" name="Picture 1644766216"/>
                      <a:graphic xmlns:a="http://schemas.openxmlformats.org/drawingml/2006/main">
                        <a:graphicData uri="http://schemas.openxmlformats.org/drawingml/2006/picture">
                          <pic:pic xmlns:pic="http://schemas.openxmlformats.org/drawingml/2006/picture">
                            <pic:nvPicPr>
                              <pic:cNvPr id="4" name="Picture 1644766216" descr=""/>
                              <pic:cNvPicPr/>
                            </pic:nvPicPr>
                            <pic:blipFill>
                              <a:blip r:embed="rId53">
                                <a:extLst>
                                  <a:ext uri="{BEBA8EAE-BF5A-486C-A8C5-ECC9F3942E4B}">
                                    <a14:imgProps xmlns:a14="http://schemas.microsoft.com/office/drawing/2010/main">
                                      <a14:imgLayer r:embed="rId54">
                                        <a14:imgEffect>
                                          <a14:brightnessContrast amount="50000" contrast="20000"/>
                                        </a14:imgEffect>
                                      </a14:imgLayer>
                                    </a14:imgProps>
                                  </a:ext>
                                </a:extLst>
                              </a:blip>
                              <a:stretch/>
                            </pic:blipFill>
                            <pic:spPr>
                              <a:xfrm>
                                <a:off x="0" y="0"/>
                                <a:ext cx="1555200" cy="1389240"/>
                              </a:xfrm>
                              <a:prstGeom prst="rect">
                                <a:avLst/>
                              </a:prstGeom>
                              <a:ln w="0">
                                <a:noFill/>
                              </a:ln>
                            </pic:spPr>
                          </pic:pic>
                        </a:graphicData>
                      </a:graphic>
                    </wp:inline>
                  </w:drawing>
                </mc:Choice>
                <mc:Fallback>
                  <w:pict>
                    <v:shape id="shape_0" ID="Picture 1644766216" stroked="f" o:allowincell="f" style="position:absolute;margin-left:0pt;margin-top:-109.55pt;width:122.4pt;height:109.35pt;mso-wrap-style:none;v-text-anchor:middle;mso-position-vertical:top" wp14:anchorId="2642BFF6" type="_x0000_t75">
                      <v:imagedata r:id="rId55" o:detectmouseclick="t"/>
                      <v:stroke color="#3465a4" joinstyle="round" endcap="flat"/>
                      <w10:wrap type="square"/>
                    </v:shape>
                  </w:pict>
                </mc:Fallback>
              </mc:AlternateContent>
            </w:r>
          </w:p>
        </w:tc>
        <w:tc>
          <w:tcPr>
            <w:tcW w:w="2610" w:type="dxa"/>
            <w:tcBorders>
              <w:top w:val="single" w:sz="8" w:space="0" w:color="FFD966"/>
              <w:left w:val="single" w:sz="8" w:space="0" w:color="FFD966"/>
              <w:bottom w:val="single" w:sz="8"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b/>
                <w:b/>
                <w:bCs/>
                <w:color w:val="0070C0"/>
                <w:sz w:val="18"/>
                <w:szCs w:val="18"/>
              </w:rPr>
            </w:pPr>
            <w:r>
              <w:rPr/>
              <mc:AlternateContent>
                <mc:Choice Requires="wps">
                  <w:drawing>
                    <wp:inline distT="0" distB="0" distL="0" distR="0" wp14:anchorId="17D5B2EE">
                      <wp:extent cx="1590675" cy="1419860"/>
                      <wp:effectExtent l="0" t="0" r="0" b="9525"/>
                      <wp:docPr id="45" name="Shape1"/>
                      <a:graphic xmlns:a="http://schemas.openxmlformats.org/drawingml/2006/main">
                        <a:graphicData uri="http://schemas.openxmlformats.org/drawingml/2006/picture">
                          <pic:pic xmlns:pic="http://schemas.openxmlformats.org/drawingml/2006/picture">
                            <pic:nvPicPr>
                              <pic:cNvPr id="5" name="Shape1" descr=""/>
                              <pic:cNvPicPr/>
                            </pic:nvPicPr>
                            <pic:blipFill>
                              <a:blip r:embed="rId56">
                                <a:extLst>
                                  <a:ext uri="{BEBA8EAE-BF5A-486C-A8C5-ECC9F3942E4B}">
                                    <a14:imgProps xmlns:a14="http://schemas.microsoft.com/office/drawing/2010/main">
                                      <a14:imgLayer r:embed="rId57">
                                        <a14:imgEffect>
                                          <a14:brightnessContrast amount="47000" contrast="22000"/>
                                        </a14:imgEffect>
                                      </a14:imgLayer>
                                    </a14:imgProps>
                                  </a:ext>
                                </a:extLst>
                              </a:blip>
                              <a:stretch/>
                            </pic:blipFill>
                            <pic:spPr>
                              <a:xfrm>
                                <a:off x="0" y="0"/>
                                <a:ext cx="1590840" cy="1419840"/>
                              </a:xfrm>
                              <a:prstGeom prst="rect">
                                <a:avLst/>
                              </a:prstGeom>
                              <a:ln w="0">
                                <a:noFill/>
                              </a:ln>
                            </pic:spPr>
                          </pic:pic>
                        </a:graphicData>
                      </a:graphic>
                    </wp:inline>
                  </w:drawing>
                </mc:Choice>
                <mc:Fallback>
                  <w:pict>
                    <v:shape id="shape_0" ID="Shape1" stroked="f" o:allowincell="f" style="position:absolute;margin-left:0pt;margin-top:-112.6pt;width:125.2pt;height:111.75pt;mso-wrap-style:none;v-text-anchor:middle;mso-position-vertical:top" wp14:anchorId="17D5B2EE" type="_x0000_t75">
                      <v:imagedata r:id="rId58" o:detectmouseclick="t"/>
                      <v:stroke color="#3465a4" joinstyle="round" endcap="flat"/>
                      <w10:wrap type="square"/>
                    </v:shape>
                  </w:pict>
                </mc:Fallback>
              </mc:AlternateContent>
            </w:r>
          </w:p>
        </w:tc>
        <w:tc>
          <w:tcPr>
            <w:tcW w:w="252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240" w:after="120"/>
              <w:jc w:val="left"/>
              <w:rPr>
                <w:rFonts w:ascii="Times New Roman" w:hAnsi="Times New Roman" w:cs="Times New Roman"/>
                <w:sz w:val="24"/>
                <w:szCs w:val="24"/>
                <w:lang w:val="en-GB"/>
              </w:rPr>
            </w:pPr>
            <w:r>
              <w:rPr/>
              <mc:AlternateContent>
                <mc:Choice Requires="wps">
                  <w:drawing>
                    <wp:inline distT="0" distB="0" distL="0" distR="0" wp14:anchorId="58C8F5B7">
                      <wp:extent cx="1493520" cy="1459230"/>
                      <wp:effectExtent l="0" t="0" r="0" b="8255"/>
                      <wp:docPr id="46" name="Picture 15" descr="A graph with orange line&#10;&#10;Description automatically generated"/>
                      <a:graphic xmlns:a="http://schemas.openxmlformats.org/drawingml/2006/main">
                        <a:graphicData uri="http://schemas.openxmlformats.org/drawingml/2006/picture">
                          <pic:pic xmlns:pic="http://schemas.openxmlformats.org/drawingml/2006/picture">
                            <pic:nvPicPr>
                              <pic:cNvPr id="6" name="Picture 15" descr="A graph with orange line&#10;&#10;Description automatically generated"/>
                              <pic:cNvPicPr/>
                            </pic:nvPicPr>
                            <pic:blipFill>
                              <a:blip r:embed="rId59">
                                <a:extLst>
                                  <a:ext uri="{BEBA8EAE-BF5A-486C-A8C5-ECC9F3942E4B}">
                                    <a14:imgProps xmlns:a14="http://schemas.microsoft.com/office/drawing/2010/main">
                                      <a14:imgLayer r:embed="rId60">
                                        <a14:imgEffect>
                                          <a14:brightnessContrast amount="56000" contrast="35000"/>
                                        </a14:imgEffect>
                                      </a14:imgLayer>
                                    </a14:imgProps>
                                  </a:ext>
                                </a:extLst>
                              </a:blip>
                              <a:stretch/>
                            </pic:blipFill>
                            <pic:spPr>
                              <a:xfrm>
                                <a:off x="0" y="0"/>
                                <a:ext cx="1493640" cy="1459080"/>
                              </a:xfrm>
                              <a:prstGeom prst="rect">
                                <a:avLst/>
                              </a:prstGeom>
                              <a:ln w="0">
                                <a:noFill/>
                              </a:ln>
                            </pic:spPr>
                          </pic:pic>
                        </a:graphicData>
                      </a:graphic>
                    </wp:inline>
                  </w:drawing>
                </mc:Choice>
                <mc:Fallback>
                  <w:pict>
                    <v:shape id="shape_0" ID="Picture 15" stroked="f" o:allowincell="f" style="position:absolute;margin-left:0pt;margin-top:-115.6pt;width:117.55pt;height:114.85pt;mso-wrap-style:none;v-text-anchor:middle;mso-position-vertical:top" wp14:anchorId="58C8F5B7" type="_x0000_t75">
                      <v:imagedata r:id="rId61" o:detectmouseclick="t"/>
                      <v:stroke color="#3465a4" joinstyle="round" endcap="flat"/>
                      <w10:wrap type="square"/>
                    </v:shape>
                  </w:pict>
                </mc:Fallback>
              </mc:AlternateContent>
            </w:r>
          </w:p>
        </w:tc>
      </w:tr>
    </w:tbl>
    <w:p>
      <w:pPr>
        <w:pStyle w:val="Heading2"/>
        <w:numPr>
          <w:ilvl w:val="1"/>
          <w:numId w:val="3"/>
        </w:numPr>
        <w:spacing w:before="360" w:after="120"/>
        <w:rPr>
          <w:lang w:val="en-GB"/>
        </w:rPr>
      </w:pPr>
      <w:bookmarkStart w:id="20" w:name="_Toc156831429"/>
      <w:r>
        <w:rPr>
          <w:rFonts w:cs="Times New Roman" w:ascii="Times New Roman" w:hAnsi="Times New Roman"/>
          <w:b/>
          <w:bCs/>
          <w:lang w:val="en-GB"/>
        </w:rPr>
        <w:t>Macroeconomic forecast narrative</w:t>
      </w:r>
      <w:bookmarkEnd w:id="20"/>
      <w:r>
        <w:rPr>
          <w:rFonts w:cs="Times New Roman" w:ascii="Times New Roman" w:hAnsi="Times New Roman"/>
          <w:b/>
          <w:bCs/>
          <w:lang w:val="en-GB"/>
        </w:rPr>
        <w:t xml:space="preserve"> </w:t>
      </w:r>
    </w:p>
    <w:p>
      <w:pPr>
        <w:pStyle w:val="Heading3"/>
        <w:numPr>
          <w:ilvl w:val="2"/>
          <w:numId w:val="17"/>
        </w:numPr>
        <w:spacing w:before="40" w:after="120"/>
        <w:rPr>
          <w:rFonts w:ascii="Times New Roman" w:hAnsi="Times New Roman" w:cs="Times New Roman"/>
          <w:b/>
          <w:b/>
          <w:bCs/>
          <w:color w:val="2F5496" w:themeColor="accent1" w:themeShade="bf"/>
          <w:lang w:val="en-GB"/>
        </w:rPr>
      </w:pPr>
      <w:bookmarkStart w:id="21" w:name="_Toc156831430"/>
      <w:r>
        <w:rPr>
          <w:rFonts w:cs="Times New Roman" w:ascii="Times New Roman" w:hAnsi="Times New Roman"/>
          <w:b/>
          <w:bCs/>
          <w:color w:val="2F5496" w:themeColor="accent1" w:themeShade="bf"/>
          <w:lang w:val="en-GB"/>
        </w:rPr>
        <w:t>Output (GDP) and cyclical position</w:t>
      </w:r>
      <w:bookmarkEnd w:id="21"/>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sz w:val="24"/>
          <w:szCs w:val="24"/>
        </w:rPr>
        <w:t>y-on-y</w:t>
      </w:r>
      <w:r>
        <w:rPr>
          <w:rFonts w:cs="Times New Roman" w:ascii="Times New Roman" w:hAnsi="Times New Roman"/>
          <w:sz w:val="24"/>
          <w:szCs w:val="24"/>
          <w:lang w:val="en-GB"/>
        </w:rPr>
        <w:t xml:space="preserve"> growth of output (GDP) is expected to remain sluggish at 5% in 2023Q3-4 given the restrictive fiscal and monetary policies. The reduction in budget deficit and government spending and the drop in real incomes as inflation soared has translated in a drastic drop in real demand.</w:t>
      </w:r>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lang w:val="en-GB"/>
        </w:rPr>
        <w:t>From 2024Q2, output growth should rise to above trend for 10 quarters (10% on average) helped by still low RIR interest rates and higher RER. Fiscal policy is forecast to remain unchanged after 2024/25, i.e., no further consolidation is forecast from 2025/26 and only a very gradual reduction in the deficit toward the level deemed sustainable of 8% of GDP.</w:t>
      </w:r>
      <w:r>
        <w:rPr>
          <w:rStyle w:val="FootnoteAnchor"/>
          <w:rFonts w:cs="Times New Roman" w:ascii="Times New Roman" w:hAnsi="Times New Roman"/>
          <w:sz w:val="24"/>
          <w:szCs w:val="24"/>
          <w:lang w:val="en-GB"/>
        </w:rPr>
        <w:footnoteReference w:id="13"/>
      </w:r>
      <w:r>
        <w:rPr>
          <w:rFonts w:cs="Times New Roman" w:ascii="Times New Roman" w:hAnsi="Times New Roman"/>
          <w:sz w:val="24"/>
          <w:szCs w:val="24"/>
          <w:lang w:val="en-GB"/>
        </w:rPr>
        <w:t xml:space="preserve"> From 2027 onward, output returns to its potential trend growth of 7.5% per year. </w:t>
      </w:r>
      <w:ins w:id="1" w:author="Unknown Author" w:date="2024-02-06T21:46:13Z">
        <w:r>
          <w:rPr>
            <w:rFonts w:cs="Times New Roman" w:ascii="Times New Roman" w:hAnsi="Times New Roman"/>
            <w:sz w:val="24"/>
            <w:szCs w:val="24"/>
            <w:lang w:val="en-GB"/>
          </w:rPr>
          <w:t>Tr</w:t>
        </w:r>
      </w:ins>
      <w:del w:id="2" w:author="Unknown Author" w:date="2024-02-06T21:46:12Z">
        <w:r>
          <w:rPr>
            <w:rFonts w:cs="Times New Roman" w:ascii="Times New Roman" w:hAnsi="Times New Roman"/>
            <w:sz w:val="24"/>
            <w:szCs w:val="24"/>
            <w:lang w:val="en-GB"/>
          </w:rPr>
          <w:delText>R</w:delText>
        </w:r>
      </w:del>
      <w:r>
        <w:rPr>
          <w:rFonts w:cs="Times New Roman" w:ascii="Times New Roman" w:hAnsi="Times New Roman"/>
          <w:sz w:val="24"/>
          <w:szCs w:val="24"/>
          <w:lang w:val="en-GB"/>
        </w:rPr>
        <w:t>end growth is assumed unchanged after the Covid crisis, since no production capacity, human capital or productivity have been permanently lost.</w:t>
      </w:r>
    </w:p>
    <w:tbl>
      <w:tblPr>
        <w:tblStyle w:val="TableGrid"/>
        <w:tblW w:w="10170" w:type="dxa"/>
        <w:jc w:val="left"/>
        <w:tblInd w:w="-195" w:type="dxa"/>
        <w:tblLayout w:type="fixed"/>
        <w:tblCellMar>
          <w:top w:w="0" w:type="dxa"/>
          <w:left w:w="108" w:type="dxa"/>
          <w:bottom w:w="0" w:type="dxa"/>
          <w:right w:w="108" w:type="dxa"/>
        </w:tblCellMar>
        <w:tblLook w:firstRow="1" w:noVBand="1" w:lastRow="0" w:firstColumn="1" w:lastColumn="0" w:noHBand="0" w:val="04a0"/>
      </w:tblPr>
      <w:tblGrid>
        <w:gridCol w:w="2830"/>
        <w:gridCol w:w="7339"/>
      </w:tblGrid>
      <w:tr>
        <w:trPr>
          <w:trHeight w:val="5280" w:hRule="atLeast"/>
        </w:trPr>
        <w:tc>
          <w:tcPr>
            <w:tcW w:w="283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2022-24 sluggish growth, driven by:</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--consumption recovery from Covid interrupted by Ukraine-war and inflation surge and restrictive policy response</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--post-Covid fiscal consolidation with negative fiscal impulse</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cs="Times New Roman" w:ascii="Times New Roman" w:hAnsi="Times New Roman"/>
                <w:color w:val="2F5496" w:themeColor="accent1" w:themeShade="bf"/>
                <w:sz w:val="20"/>
                <w:szCs w:val="20"/>
                <w:lang w:val="en-GB"/>
              </w:rPr>
            </w:r>
          </w:p>
          <w:p>
            <w:pPr>
              <w:pStyle w:val="Normal"/>
              <w:widowControl w:val="false"/>
              <w:suppressAutoHyphens w:val="true"/>
              <w:spacing w:lineRule="auto" w:line="240" w:before="0" w:after="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2024-26 growth above trend, driven by:</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--less restrictive fiscal policies as deficit gradually back to (higher) sustainable level and govt demand for G&amp;S back to normal</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--exports helped by high RER</w:t>
            </w:r>
          </w:p>
          <w:p>
            <w:pPr>
              <w:pStyle w:val="Normal"/>
              <w:widowControl w:val="false"/>
              <w:suppressAutoHyphens w:val="true"/>
              <w:spacing w:lineRule="auto" w:line="240" w:before="0" w:after="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From 2027, back to trend growth of 7.5%</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color w:val="2F5496" w:themeColor="accent1" w:themeShade="bf"/>
                <w:kern w:val="0"/>
                <w:sz w:val="20"/>
                <w:szCs w:val="20"/>
                <w:lang w:val="en-GB" w:eastAsia="en-US" w:bidi="ar-SA"/>
              </w:rPr>
              <w:t>--there is no indication that Covid has permanently reduced poterntial output and its growth</w:t>
            </w:r>
          </w:p>
        </w:tc>
        <w:tc>
          <w:tcPr>
            <w:tcW w:w="733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20"/>
                <w:szCs w:val="20"/>
                <w:lang w:val="en-GB"/>
              </w:rPr>
            </w:pPr>
            <w:r>
              <w:rPr>
                <w:rFonts w:eastAsia="Calibri" w:cs="Times New Roman" w:ascii="Times New Roman" w:hAnsi="Times New Roman"/>
                <w:b/>
                <w:bCs/>
                <w:color w:val="0070C0"/>
                <w:kern w:val="0"/>
                <w:sz w:val="20"/>
                <w:szCs w:val="20"/>
                <w:lang w:val="en-GB" w:eastAsia="en-US" w:bidi="ar-SA"/>
              </w:rPr>
              <w:t>Figure 9.1 GDP growth and its demand components</w:t>
            </w:r>
          </w:p>
          <w:p>
            <w:pPr>
              <w:pStyle w:val="Normal"/>
              <w:widowControl w:val="false"/>
              <w:suppressAutoHyphens w:val="true"/>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r>
          </w:p>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drawing>
                <wp:inline distT="0" distB="0" distL="0" distR="0">
                  <wp:extent cx="4450080" cy="3173730"/>
                  <wp:effectExtent l="0" t="0" r="0" b="0"/>
                  <wp:docPr id="47"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6" descr=""/>
                          <pic:cNvPicPr>
                            <a:picLocks noChangeAspect="1" noChangeArrowheads="1"/>
                          </pic:cNvPicPr>
                        </pic:nvPicPr>
                        <pic:blipFill>
                          <a:blip r:embed="rId62"/>
                          <a:stretch>
                            <a:fillRect/>
                          </a:stretch>
                        </pic:blipFill>
                        <pic:spPr bwMode="auto">
                          <a:xfrm>
                            <a:off x="0" y="0"/>
                            <a:ext cx="4450080" cy="3173730"/>
                          </a:xfrm>
                          <a:prstGeom prst="rect">
                            <a:avLst/>
                          </a:prstGeom>
                        </pic:spPr>
                      </pic:pic>
                    </a:graphicData>
                  </a:graphic>
                </wp:inline>
              </w:drawing>
            </w:r>
          </w:p>
        </w:tc>
      </w:tr>
      <w:tr>
        <w:trPr>
          <w:trHeight w:val="501" w:hRule="atLeast"/>
        </w:trPr>
        <w:tc>
          <w:tcPr>
            <w:tcW w:w="283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20"/>
                <w:szCs w:val="20"/>
                <w:lang w:val="en-GB"/>
              </w:rPr>
            </w:pPr>
            <w:r>
              <w:rPr>
                <w:rFonts w:cs="Times New Roman" w:ascii="Times New Roman" w:hAnsi="Times New Roman"/>
                <w:b/>
                <w:bCs/>
                <w:color w:val="0070C0"/>
                <w:sz w:val="20"/>
                <w:szCs w:val="20"/>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tc>
        <w:tc>
          <w:tcPr>
            <w:tcW w:w="733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Contributions of final demands to growth, weighted with shares in GDP;</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color w:val="2F5496" w:themeColor="accent1" w:themeShade="bf"/>
                <w:kern w:val="0"/>
                <w:sz w:val="20"/>
                <w:szCs w:val="20"/>
                <w:lang w:val="en-GB" w:eastAsia="en-US" w:bidi="ar-SA"/>
              </w:rPr>
              <w:t>consumption (78%) and govt demand (23%) have largest contributions</w:t>
            </w:r>
          </w:p>
        </w:tc>
      </w:tr>
    </w:tbl>
    <w:p>
      <w:pPr>
        <w:pStyle w:val="Normal"/>
        <w:spacing w:lineRule="auto" w:line="276" w:before="240" w:after="120"/>
        <w:rPr>
          <w:rFonts w:ascii="Times New Roman" w:hAnsi="Times New Roman" w:cs="Times New Roman"/>
          <w:sz w:val="24"/>
          <w:szCs w:val="24"/>
          <w:lang w:val="en-GB"/>
        </w:rPr>
      </w:pPr>
      <w:r>
        <w:rPr>
          <w:rFonts w:cs="Times New Roman" w:ascii="Times New Roman" w:hAnsi="Times New Roman"/>
          <w:sz w:val="24"/>
          <w:szCs w:val="24"/>
        </w:rPr>
        <w:t>GDP is estimated to be 7% below potential at end-2023, due to both incomplete recovery from Covid and sluggish growth in 2022-23. Output growth is expected to be a bit faster than trend in 2024-26 as the remaining output gap is reabsorbed by the full recovery of consumption and the gradually disap</w:t>
      </w:r>
      <w:r>
        <w:rPr>
          <w:rFonts w:cs="Times New Roman" w:ascii="Times New Roman" w:hAnsi="Times New Roman"/>
          <w:sz w:val="24"/>
          <w:szCs w:val="24"/>
          <w:lang w:val="en-GB"/>
        </w:rPr>
        <w:t xml:space="preserve">pearing down pull from the post-Covid below-trend government demand. </w:t>
      </w:r>
    </w:p>
    <w:tbl>
      <w:tblPr>
        <w:tblStyle w:val="TableGrid"/>
        <w:tblW w:w="9630" w:type="dxa"/>
        <w:jc w:val="left"/>
        <w:tblInd w:w="260" w:type="dxa"/>
        <w:tblLayout w:type="fixed"/>
        <w:tblCellMar>
          <w:top w:w="0" w:type="dxa"/>
          <w:left w:w="108" w:type="dxa"/>
          <w:bottom w:w="0" w:type="dxa"/>
          <w:right w:w="108" w:type="dxa"/>
        </w:tblCellMar>
        <w:tblLook w:firstRow="1" w:noVBand="1" w:lastRow="0" w:firstColumn="1" w:lastColumn="0" w:noHBand="0" w:val="04a0"/>
      </w:tblPr>
      <w:tblGrid>
        <w:gridCol w:w="6929"/>
        <w:gridCol w:w="2700"/>
      </w:tblGrid>
      <w:tr>
        <w:trPr>
          <w:trHeight w:val="71" w:hRule="atLeast"/>
        </w:trPr>
        <w:tc>
          <w:tcPr>
            <w:tcW w:w="9629" w:type="dxa"/>
            <w:gridSpan w:val="2"/>
            <w:tcBorders>
              <w:top w:val="single" w:sz="8" w:space="0" w:color="FFE599"/>
              <w:left w:val="single" w:sz="8" w:space="0" w:color="FFE599"/>
              <w:bottom w:val="single" w:sz="8" w:space="0" w:color="FFE599"/>
              <w:right w:val="single" w:sz="8" w:space="0" w:color="FFE599"/>
            </w:tcBorders>
          </w:tcPr>
          <w:p>
            <w:pPr>
              <w:pStyle w:val="Normal"/>
              <w:widowControl w:val="false"/>
              <w:suppressAutoHyphens w:val="true"/>
              <w:spacing w:lineRule="auto" w:line="240" w:before="0" w:after="120"/>
              <w:jc w:val="center"/>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0070C0"/>
                <w:kern w:val="0"/>
                <w:sz w:val="20"/>
                <w:szCs w:val="20"/>
                <w:lang w:val="en-GB" w:eastAsia="en-US" w:bidi="ar-SA"/>
              </w:rPr>
              <w:t>Figure 9.3  Output-below-potential (negative gap) and its components</w:t>
            </w:r>
          </w:p>
        </w:tc>
      </w:tr>
      <w:tr>
        <w:trPr>
          <w:trHeight w:val="4057" w:hRule="atLeast"/>
        </w:trPr>
        <w:tc>
          <w:tcPr>
            <w:tcW w:w="6929" w:type="dxa"/>
            <w:tcBorders>
              <w:top w:val="single" w:sz="8" w:space="0" w:color="FFE599"/>
              <w:left w:val="single" w:sz="8" w:space="0" w:color="FFE599"/>
              <w:bottom w:val="single" w:sz="8" w:space="0" w:color="FFE599"/>
              <w:right w:val="single" w:sz="8" w:space="0" w:color="FFE599"/>
            </w:tcBorders>
          </w:tcPr>
          <w:p>
            <w:pPr>
              <w:pStyle w:val="Normal"/>
              <w:widowControl w:val="false"/>
              <w:suppressAutoHyphens w:val="true"/>
              <w:spacing w:lineRule="auto" w:line="240" w:before="0" w:after="0"/>
              <w:jc w:val="left"/>
              <w:rPr>
                <w:rFonts w:ascii="Times New Roman" w:hAnsi="Times New Roman" w:cs="Times New Roman"/>
                <w:sz w:val="20"/>
                <w:szCs w:val="20"/>
                <w:lang w:val="en-GB"/>
              </w:rPr>
            </w:pPr>
            <w:r>
              <w:rPr/>
              <w:drawing>
                <wp:inline distT="0" distB="0" distL="0" distR="0">
                  <wp:extent cx="4141470" cy="2849880"/>
                  <wp:effectExtent l="0" t="0" r="0" b="0"/>
                  <wp:docPr id="48"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2" descr=""/>
                          <pic:cNvPicPr>
                            <a:picLocks noChangeAspect="1" noChangeArrowheads="1"/>
                          </pic:cNvPicPr>
                        </pic:nvPicPr>
                        <pic:blipFill>
                          <a:blip r:embed="rId63"/>
                          <a:stretch>
                            <a:fillRect/>
                          </a:stretch>
                        </pic:blipFill>
                        <pic:spPr bwMode="auto">
                          <a:xfrm>
                            <a:off x="0" y="0"/>
                            <a:ext cx="4141470" cy="2849880"/>
                          </a:xfrm>
                          <a:prstGeom prst="rect">
                            <a:avLst/>
                          </a:prstGeom>
                        </pic:spPr>
                      </pic:pic>
                    </a:graphicData>
                  </a:graphic>
                </wp:inline>
              </w:drawing>
            </w:r>
          </w:p>
        </w:tc>
        <w:tc>
          <w:tcPr>
            <w:tcW w:w="2700" w:type="dxa"/>
            <w:tcBorders>
              <w:top w:val="single" w:sz="8" w:space="0" w:color="FFE599"/>
              <w:left w:val="single" w:sz="8" w:space="0" w:color="FFE599"/>
              <w:bottom w:val="single" w:sz="8" w:space="0" w:color="FFE599"/>
              <w:right w:val="single" w:sz="8" w:space="0" w:color="FFE599"/>
            </w:tcBorders>
          </w:tcPr>
          <w:p>
            <w:pPr>
              <w:pStyle w:val="Normal"/>
              <w:widowControl w:val="false"/>
              <w:suppressAutoHyphens w:val="true"/>
              <w:spacing w:lineRule="auto" w:line="240" w:before="0" w:after="12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Negative output gap declines gradually:</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--lessening down pull from consumption which goes back to normal</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--large initial down pull from reduction in real government spending</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 xml:space="preserve">--but gradually disappearing from mid-2024 </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 xml:space="preserve">--exports helped by increasing REER </w:t>
            </w:r>
          </w:p>
          <w:p>
            <w:pPr>
              <w:pStyle w:val="Normal"/>
              <w:widowControl w:val="false"/>
              <w:suppressAutoHyphens w:val="true"/>
              <w:spacing w:lineRule="auto" w:line="240" w:before="0" w:after="240"/>
              <w:jc w:val="left"/>
              <w:rPr>
                <w:rFonts w:ascii="Times New Roman" w:hAnsi="Times New Roman" w:cs="Times New Roman"/>
                <w:sz w:val="20"/>
                <w:szCs w:val="20"/>
                <w:lang w:val="en-GB"/>
              </w:rPr>
            </w:pPr>
            <w:r>
              <w:rPr>
                <w:rFonts w:cs="Times New Roman" w:ascii="Times New Roman" w:hAnsi="Times New Roman"/>
                <w:sz w:val="20"/>
                <w:szCs w:val="20"/>
                <w:lang w:val="en-GB"/>
              </w:rPr>
            </w:r>
          </w:p>
        </w:tc>
      </w:tr>
    </w:tbl>
    <w:p>
      <w:pPr>
        <w:pStyle w:val="Normal"/>
        <w:rPr>
          <w:rFonts w:ascii="Times New Roman" w:hAnsi="Times New Roman" w:cs="Times New Roman"/>
          <w:sz w:val="24"/>
          <w:szCs w:val="24"/>
          <w:lang w:val="en-GB"/>
        </w:rPr>
      </w:pPr>
      <w:r>
        <w:br w:type="page"/>
      </w:r>
      <w:r>
        <w:rPr>
          <w:rFonts w:cs="Times New Roman" w:ascii="Times New Roman" w:hAnsi="Times New Roman"/>
          <w:sz w:val="24"/>
          <w:szCs w:val="24"/>
          <w:lang w:val="en-GB"/>
        </w:rPr>
        <w:t xml:space="preserve">The growth of the final demand components of GDP are shown in </w:t>
      </w:r>
      <w:r>
        <w:rPr>
          <w:rFonts w:cs="Times New Roman" w:ascii="Times New Roman" w:hAnsi="Times New Roman"/>
          <w:b/>
          <w:bCs/>
          <w:color w:val="0070C0"/>
          <w:sz w:val="24"/>
          <w:szCs w:val="24"/>
          <w:lang w:val="en-GB"/>
        </w:rPr>
        <w:t>Table 6</w:t>
      </w:r>
      <w:r>
        <w:rPr>
          <w:rFonts w:cs="Times New Roman" w:ascii="Times New Roman" w:hAnsi="Times New Roman"/>
          <w:sz w:val="24"/>
          <w:szCs w:val="24"/>
          <w:lang w:val="en-GB"/>
        </w:rPr>
        <w:t>, highlighting the relatively sharp fluctuations in the post-Covid period, especially in investment, by mid-2025 all final demands (except government) are converging to their steady state growth rates.</w:t>
      </w:r>
    </w:p>
    <w:tbl>
      <w:tblPr>
        <w:tblStyle w:val="TableGrid"/>
        <w:tblW w:w="1001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13"/>
      </w:tblGrid>
      <w:tr>
        <w:trPr>
          <w:trHeight w:val="289" w:hRule="atLeast"/>
        </w:trPr>
        <w:tc>
          <w:tcPr>
            <w:tcW w:w="1001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120"/>
              <w:ind w:left="-354" w:firstLine="354"/>
              <w:jc w:val="left"/>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US" w:eastAsia="en-US" w:bidi="ar-SA"/>
              </w:rPr>
              <w:t>Table 6. Final demand components of GDP, Y-on-Y growth rates, in %</w:t>
            </w:r>
          </w:p>
        </w:tc>
      </w:tr>
      <w:tr>
        <w:trPr>
          <w:trHeight w:val="346" w:hRule="atLeast"/>
        </w:trPr>
        <w:tc>
          <w:tcPr>
            <w:tcW w:w="1001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360" w:before="0" w:after="0"/>
              <w:jc w:val="left"/>
              <w:rPr>
                <w:rFonts w:ascii="Times New Roman" w:hAnsi="Times New Roman" w:cs="Times New Roman"/>
                <w:sz w:val="24"/>
                <w:szCs w:val="24"/>
                <w:lang w:val="en-GB"/>
              </w:rPr>
            </w:pPr>
            <w:r>
              <w:rPr/>
              <mc:AlternateContent>
                <mc:Choice Requires="wps">
                  <w:drawing>
                    <wp:inline distT="0" distB="0" distL="0" distR="0" wp14:anchorId="4F9F5DCD">
                      <wp:extent cx="6289675" cy="1412875"/>
                      <wp:effectExtent l="0" t="0" r="0" b="0"/>
                      <wp:docPr id="49" name="Picture 14" descr="A table with numbers and symbols&#10;&#10;Description automatically generated"/>
                      <a:graphic xmlns:a="http://schemas.openxmlformats.org/drawingml/2006/main">
                        <a:graphicData uri="http://schemas.openxmlformats.org/drawingml/2006/picture">
                          <pic:pic xmlns:pic="http://schemas.openxmlformats.org/drawingml/2006/picture">
                            <pic:nvPicPr>
                              <pic:cNvPr id="7" name="Picture 14" descr="A table with numbers and symbols&#10;&#10;Description automatically generated"/>
                              <pic:cNvPicPr/>
                            </pic:nvPicPr>
                            <pic:blipFill>
                              <a:blip r:embed="rId64">
                                <a:extLst>
                                  <a:ext uri="{BEBA8EAE-BF5A-486C-A8C5-ECC9F3942E4B}">
                                    <a14:imgProps xmlns:a14="http://schemas.microsoft.com/office/drawing/2010/main">
                                      <a14:imgLayer r:embed="rId65">
                                        <a14:imgEffect>
                                          <a14:brightnessContrast amount="63000" contrast="45000"/>
                                        </a14:imgEffect>
                                      </a14:imgLayer>
                                    </a14:imgProps>
                                  </a:ext>
                                </a:extLst>
                              </a:blip>
                              <a:stretch/>
                            </pic:blipFill>
                            <pic:spPr>
                              <a:xfrm>
                                <a:off x="0" y="0"/>
                                <a:ext cx="6289560" cy="1413000"/>
                              </a:xfrm>
                              <a:prstGeom prst="rect">
                                <a:avLst/>
                              </a:prstGeom>
                              <a:ln w="0">
                                <a:noFill/>
                              </a:ln>
                            </pic:spPr>
                          </pic:pic>
                        </a:graphicData>
                      </a:graphic>
                    </wp:inline>
                  </w:drawing>
                </mc:Choice>
                <mc:Fallback>
                  <w:pict>
                    <v:shape id="shape_0" ID="Picture 14" stroked="f" o:allowincell="f" style="position:absolute;margin-left:0pt;margin-top:-111.3pt;width:495.2pt;height:111.2pt;mso-wrap-style:none;v-text-anchor:middle;mso-position-vertical:top" wp14:anchorId="4F9F5DCD" type="_x0000_t75">
                      <v:imagedata r:id="rId66" o:detectmouseclick="t"/>
                      <v:stroke color="#3465a4" joinstyle="round" endcap="flat"/>
                      <w10:wrap type="square"/>
                    </v:shape>
                  </w:pict>
                </mc:Fallback>
              </mc:AlternateContent>
            </w:r>
          </w:p>
        </w:tc>
      </w:tr>
    </w:tbl>
    <w:p>
      <w:pPr>
        <w:pStyle w:val="Normal"/>
        <w:rPr>
          <w:lang w:val="en-GB"/>
        </w:rPr>
      </w:pPr>
      <w:r>
        <w:rPr>
          <w:lang w:val="en-GB"/>
        </w:rPr>
      </w:r>
    </w:p>
    <w:p>
      <w:pPr>
        <w:pStyle w:val="Heading3"/>
        <w:numPr>
          <w:ilvl w:val="2"/>
          <w:numId w:val="18"/>
        </w:numPr>
        <w:spacing w:before="40" w:after="120"/>
        <w:rPr>
          <w:lang w:val="en-GB"/>
        </w:rPr>
      </w:pPr>
      <w:bookmarkStart w:id="22" w:name="_Toc156831431"/>
      <w:r>
        <w:rPr>
          <w:rFonts w:cs="Times New Roman" w:ascii="Times New Roman" w:hAnsi="Times New Roman"/>
          <w:b/>
          <w:bCs/>
          <w:color w:val="2F5496" w:themeColor="accent1" w:themeShade="bf"/>
          <w:lang w:val="en-GB"/>
        </w:rPr>
        <w:t>Private final demands and cyclical position</w:t>
      </w:r>
      <w:bookmarkEnd w:id="22"/>
    </w:p>
    <w:p>
      <w:pPr>
        <w:pStyle w:val="Normal"/>
        <w:spacing w:before="120" w:after="120"/>
        <w:rPr>
          <w:rFonts w:ascii="Times New Roman" w:hAnsi="Times New Roman" w:cs="Times New Roman"/>
          <w:b/>
          <w:b/>
          <w:bCs/>
          <w:color w:val="0070C0"/>
          <w:sz w:val="24"/>
          <w:szCs w:val="24"/>
          <w:lang w:val="en-GB"/>
        </w:rPr>
      </w:pPr>
      <w:r>
        <w:rPr>
          <w:rFonts w:cs="Times New Roman" w:ascii="Times New Roman" w:hAnsi="Times New Roman"/>
          <w:sz w:val="24"/>
          <w:szCs w:val="24"/>
          <w:lang w:val="en-GB"/>
        </w:rPr>
        <w:t xml:space="preserve">Private consumption is expected to recover from recent low levels but remains restrained in 2024 </w:t>
      </w:r>
      <w:commentRangeStart w:id="22"/>
      <w:r>
        <w:rPr>
          <w:rFonts w:cs="Times New Roman" w:ascii="Times New Roman" w:hAnsi="Times New Roman"/>
          <w:sz w:val="24"/>
          <w:szCs w:val="24"/>
          <w:lang w:val="en-GB"/>
        </w:rPr>
        <w:t>by low GDP growth</w:t>
      </w:r>
      <w:ins w:id="3" w:author="Unknown Author" w:date="2024-02-06T21:47:14Z">
        <w:r>
          <w:rPr>
            <w:rFonts w:cs="Times New Roman" w:ascii="Times New Roman" w:hAnsi="Times New Roman"/>
            <w:sz w:val="24"/>
            <w:szCs w:val="24"/>
            <w:lang w:val="en-GB"/>
          </w:rPr>
        </w:r>
      </w:ins>
      <w:commentRangeEnd w:id="22"/>
      <w:r>
        <w:commentReference w:id="22"/>
      </w:r>
      <w:r>
        <w:rPr>
          <w:rFonts w:cs="Times New Roman" w:ascii="Times New Roman" w:hAnsi="Times New Roman"/>
          <w:sz w:val="24"/>
          <w:szCs w:val="24"/>
          <w:lang w:val="en-GB"/>
        </w:rPr>
        <w:t xml:space="preserve"> and negative fiscal impulse in 2023-24. After that, as fiscal, and to a lesser extent monetary policy, becomes less restrictive and output growth picks to above-trend, it should return to trend growth in late 2026.</w:t>
      </w:r>
    </w:p>
    <w:tbl>
      <w:tblPr>
        <w:tblStyle w:val="TableGrid"/>
        <w:tblW w:w="9658" w:type="dxa"/>
        <w:jc w:val="left"/>
        <w:tblInd w:w="260" w:type="dxa"/>
        <w:tblLayout w:type="fixed"/>
        <w:tblCellMar>
          <w:top w:w="0" w:type="dxa"/>
          <w:left w:w="108" w:type="dxa"/>
          <w:bottom w:w="0" w:type="dxa"/>
          <w:right w:w="108" w:type="dxa"/>
        </w:tblCellMar>
        <w:tblLook w:firstRow="1" w:noVBand="1" w:lastRow="0" w:firstColumn="1" w:lastColumn="0" w:noHBand="0" w:val="04a0"/>
      </w:tblPr>
      <w:tblGrid>
        <w:gridCol w:w="3529"/>
        <w:gridCol w:w="6128"/>
      </w:tblGrid>
      <w:tr>
        <w:trPr/>
        <w:tc>
          <w:tcPr>
            <w:tcW w:w="9657" w:type="dxa"/>
            <w:gridSpan w:val="2"/>
            <w:tcBorders>
              <w:top w:val="single" w:sz="8" w:space="0" w:color="FFF2CC"/>
              <w:left w:val="single" w:sz="8" w:space="0" w:color="FFF2CC"/>
              <w:bottom w:val="single" w:sz="8" w:space="0" w:color="FFF2CC"/>
              <w:right w:val="single" w:sz="8" w:space="0" w:color="FFF2CC"/>
            </w:tcBorders>
          </w:tcPr>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10. Consumption growth and gap</w:t>
            </w:r>
          </w:p>
        </w:tc>
      </w:tr>
      <w:tr>
        <w:trPr/>
        <w:tc>
          <w:tcPr>
            <w:tcW w:w="3529" w:type="dxa"/>
            <w:tcBorders>
              <w:top w:val="single" w:sz="8" w:space="0" w:color="FFF2CC"/>
              <w:left w:val="single" w:sz="8" w:space="0" w:color="FFF2CC"/>
              <w:bottom w:val="single" w:sz="8" w:space="0" w:color="FFF2CC"/>
              <w:right w:val="single" w:sz="8" w:space="0" w:color="FFF2CC"/>
            </w:tcBorders>
          </w:tcPr>
          <w:p>
            <w:pPr>
              <w:pStyle w:val="Normal"/>
              <w:widowControl w:val="false"/>
              <w:suppressAutoHyphens w:val="true"/>
              <w:spacing w:lineRule="auto" w:line="240" w:before="0" w:after="0"/>
              <w:jc w:val="center"/>
              <w:rPr>
                <w:rFonts w:ascii="Times New Roman" w:hAnsi="Times New Roman" w:cs="Times New Roman"/>
                <w:b/>
                <w:b/>
                <w:bCs/>
                <w:color w:val="0070C0"/>
                <w:sz w:val="20"/>
                <w:szCs w:val="20"/>
                <w:lang w:val="en-GB"/>
              </w:rPr>
            </w:pPr>
            <w:r>
              <w:rPr>
                <w:rFonts w:eastAsia="Calibri" w:cs="Times New Roman" w:ascii="Times New Roman" w:hAnsi="Times New Roman"/>
                <w:b/>
                <w:bCs/>
                <w:color w:val="0070C0"/>
                <w:kern w:val="0"/>
                <w:sz w:val="18"/>
                <w:szCs w:val="18"/>
                <w:lang w:val="en-GB" w:eastAsia="en-US" w:bidi="ar-SA"/>
              </w:rPr>
              <w:t>Fig. 10.1 Consumption growth and trend</w:t>
            </w:r>
          </w:p>
        </w:tc>
        <w:tc>
          <w:tcPr>
            <w:tcW w:w="6128" w:type="dxa"/>
            <w:tcBorders>
              <w:top w:val="single" w:sz="8" w:space="0" w:color="FFF2CC"/>
              <w:left w:val="single" w:sz="8" w:space="0" w:color="FFF2CC"/>
              <w:bottom w:val="single" w:sz="8" w:space="0" w:color="FFF2CC"/>
              <w:right w:val="single" w:sz="8" w:space="0" w:color="FFF2CC"/>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 10.2 Consumption gap and its components</w:t>
            </w:r>
          </w:p>
        </w:tc>
      </w:tr>
      <w:tr>
        <w:trPr>
          <w:trHeight w:val="2869" w:hRule="atLeast"/>
        </w:trPr>
        <w:tc>
          <w:tcPr>
            <w:tcW w:w="3529" w:type="dxa"/>
            <w:tcBorders>
              <w:top w:val="single" w:sz="8" w:space="0" w:color="FFF2CC"/>
              <w:left w:val="single" w:sz="12" w:space="0" w:color="FFF2CC"/>
              <w:bottom w:val="single" w:sz="8" w:space="0" w:color="FFF2CC"/>
              <w:right w:val="single" w:sz="12" w:space="0" w:color="FFF2CC"/>
            </w:tcBorders>
          </w:tcPr>
          <w:p>
            <w:pPr>
              <w:pStyle w:val="Normal"/>
              <w:widowControl w:val="false"/>
              <w:suppressAutoHyphens w:val="true"/>
              <w:spacing w:lineRule="auto" w:line="240" w:before="12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r>
              <w:rPr/>
              <w:drawing>
                <wp:inline distT="0" distB="0" distL="0" distR="0">
                  <wp:extent cx="2105025" cy="1764665"/>
                  <wp:effectExtent l="0" t="0" r="0" b="0"/>
                  <wp:docPr id="50" name="Image17"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7" descr="A graph with blue lines and orange lines&#10;&#10;Description automatically generated"/>
                          <pic:cNvPicPr>
                            <a:picLocks noChangeAspect="1" noChangeArrowheads="1"/>
                          </pic:cNvPicPr>
                        </pic:nvPicPr>
                        <pic:blipFill>
                          <a:blip r:embed="rId67"/>
                          <a:stretch>
                            <a:fillRect/>
                          </a:stretch>
                        </pic:blipFill>
                        <pic:spPr bwMode="auto">
                          <a:xfrm>
                            <a:off x="0" y="0"/>
                            <a:ext cx="2105025" cy="1764665"/>
                          </a:xfrm>
                          <a:prstGeom prst="rect">
                            <a:avLst/>
                          </a:prstGeom>
                        </pic:spPr>
                      </pic:pic>
                    </a:graphicData>
                  </a:graphic>
                </wp:inline>
              </w:drawing>
            </w:r>
          </w:p>
        </w:tc>
        <w:tc>
          <w:tcPr>
            <w:tcW w:w="6128" w:type="dxa"/>
            <w:vMerge w:val="restart"/>
            <w:tcBorders>
              <w:top w:val="single" w:sz="8"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3745230" cy="2998470"/>
                  <wp:effectExtent l="0" t="0" r="0" b="0"/>
                  <wp:docPr id="5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
                          <pic:cNvPicPr>
                            <a:picLocks noChangeAspect="1" noChangeArrowheads="1"/>
                          </pic:cNvPicPr>
                        </pic:nvPicPr>
                        <pic:blipFill>
                          <a:blip r:embed="rId68"/>
                          <a:stretch>
                            <a:fillRect/>
                          </a:stretch>
                        </pic:blipFill>
                        <pic:spPr bwMode="auto">
                          <a:xfrm>
                            <a:off x="0" y="0"/>
                            <a:ext cx="3745230" cy="2998470"/>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cs="Times New Roman" w:ascii="Times New Roman" w:hAnsi="Times New Roman"/>
                <w:color w:val="2F5496" w:themeColor="accent1" w:themeShade="bf"/>
                <w:sz w:val="20"/>
                <w:szCs w:val="20"/>
                <w:lang w:val="en-GB"/>
              </w:rPr>
            </w:r>
          </w:p>
        </w:tc>
      </w:tr>
      <w:tr>
        <w:trPr>
          <w:trHeight w:val="1977" w:hRule="atLeast"/>
        </w:trPr>
        <w:tc>
          <w:tcPr>
            <w:tcW w:w="3529" w:type="dxa"/>
            <w:tcBorders>
              <w:top w:val="single" w:sz="8"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Consumption back to trend, drivers:</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--persistence, lagged effect</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--expectations</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--income, proxied by real GDP</w:t>
            </w:r>
          </w:p>
          <w:p>
            <w:pPr>
              <w:pStyle w:val="Normal"/>
              <w:widowControl w:val="false"/>
              <w:suppressAutoHyphens w:val="true"/>
              <w:spacing w:lineRule="auto" w:line="276" w:before="0" w:after="0"/>
              <w:jc w:val="left"/>
              <w:rPr>
                <w:rFonts w:ascii="Times New Roman" w:hAnsi="Times New Roman" w:cs="Times New Roman"/>
                <w:sz w:val="24"/>
                <w:szCs w:val="24"/>
                <w:lang w:val="en-GB"/>
              </w:rPr>
            </w:pPr>
            <w:r>
              <w:rPr>
                <w:rFonts w:eastAsia="Calibri" w:cs="Times New Roman" w:ascii="Times New Roman" w:hAnsi="Times New Roman"/>
                <w:color w:val="2F5496" w:themeColor="accent1" w:themeShade="bf"/>
                <w:kern w:val="0"/>
                <w:sz w:val="20"/>
                <w:szCs w:val="20"/>
                <w:lang w:val="en-US" w:eastAsia="en-US" w:bidi="ar-SA"/>
              </w:rPr>
              <w:t>--negative fiscal impulse</w:t>
            </w:r>
          </w:p>
        </w:tc>
        <w:tc>
          <w:tcPr>
            <w:tcW w:w="6128" w:type="dxa"/>
            <w:vMerge w:val="continue"/>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240"/>
              <w:jc w:val="left"/>
              <w:rPr>
                <w:rFonts w:ascii="Times New Roman" w:hAnsi="Times New Roman" w:cs="Times New Roman"/>
                <w:sz w:val="24"/>
                <w:szCs w:val="24"/>
                <w:lang w:val="en-GB"/>
              </w:rPr>
            </w:pPr>
            <w:r>
              <w:rPr>
                <w:rFonts w:cs="Times New Roman" w:ascii="Times New Roman" w:hAnsi="Times New Roman"/>
                <w:sz w:val="24"/>
                <w:szCs w:val="24"/>
                <w:lang w:val="en-GB"/>
              </w:rPr>
            </w:r>
          </w:p>
        </w:tc>
      </w:tr>
    </w:tbl>
    <w:p>
      <w:pPr>
        <w:pStyle w:val="Normal"/>
        <w:spacing w:before="120" w:after="120"/>
        <w:rPr>
          <w:rFonts w:ascii="Times New Roman" w:hAnsi="Times New Roman" w:cs="Times New Roman"/>
          <w:color w:val="000000" w:themeColor="text1"/>
          <w:sz w:val="24"/>
          <w:szCs w:val="24"/>
          <w:lang w:val="en-GB"/>
        </w:rPr>
      </w:pPr>
      <w:r>
        <w:rPr>
          <w:rFonts w:cs="Times New Roman" w:ascii="Times New Roman" w:hAnsi="Times New Roman"/>
          <w:color w:val="000000" w:themeColor="text1"/>
          <w:sz w:val="24"/>
          <w:szCs w:val="24"/>
          <w:lang w:val="en-GB"/>
        </w:rPr>
      </w:r>
    </w:p>
    <w:p>
      <w:pPr>
        <w:pStyle w:val="Normal"/>
        <w:rPr>
          <w:rFonts w:ascii="Times New Roman" w:hAnsi="Times New Roman" w:cs="Times New Roman"/>
          <w:color w:val="000000" w:themeColor="text1"/>
          <w:sz w:val="24"/>
          <w:szCs w:val="24"/>
          <w:lang w:val="en-GB"/>
        </w:rPr>
      </w:pPr>
      <w:r>
        <w:rPr>
          <w:rFonts w:cs="Times New Roman" w:ascii="Times New Roman" w:hAnsi="Times New Roman"/>
          <w:color w:val="000000" w:themeColor="text1"/>
          <w:sz w:val="24"/>
          <w:szCs w:val="24"/>
          <w:lang w:val="en-GB"/>
        </w:rPr>
      </w:r>
      <w:r>
        <w:br w:type="page"/>
      </w:r>
    </w:p>
    <w:p>
      <w:pPr>
        <w:pStyle w:val="Normal"/>
        <w:spacing w:before="120" w:after="120"/>
        <w:rPr>
          <w:rFonts w:ascii="Times New Roman" w:hAnsi="Times New Roman" w:cs="Times New Roman"/>
          <w:color w:val="2F5496" w:themeColor="accent1" w:themeShade="bf"/>
          <w:sz w:val="24"/>
          <w:szCs w:val="24"/>
          <w:lang w:val="en-GB"/>
        </w:rPr>
      </w:pPr>
      <w:r>
        <w:rPr>
          <w:rFonts w:cs="Times New Roman" w:ascii="Times New Roman" w:hAnsi="Times New Roman"/>
          <w:color w:val="000000" w:themeColor="text1"/>
          <w:sz w:val="24"/>
          <w:szCs w:val="24"/>
          <w:lang w:val="en-GB"/>
        </w:rPr>
        <w:t>The other final demand components—contributing much less to GDP—have their own drivers.</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185"/>
        <w:gridCol w:w="2684"/>
      </w:tblGrid>
      <w:tr>
        <w:trPr/>
        <w:tc>
          <w:tcPr>
            <w:tcW w:w="986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0070C0"/>
                <w:kern w:val="0"/>
                <w:sz w:val="20"/>
                <w:szCs w:val="20"/>
                <w:lang w:val="en-GB" w:eastAsia="en-US" w:bidi="ar-SA"/>
              </w:rPr>
              <w:t>Figure 11. Export gap and components</w:t>
            </w:r>
          </w:p>
        </w:tc>
      </w:tr>
      <w:tr>
        <w:trPr>
          <w:trHeight w:val="4839" w:hRule="atLeast"/>
        </w:trPr>
        <w:tc>
          <w:tcPr>
            <w:tcW w:w="718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lang w:val="en-GB"/>
              </w:rPr>
            </w:pPr>
            <w:r>
              <w:rPr/>
              <w:drawing>
                <wp:inline distT="0" distB="0" distL="0" distR="0">
                  <wp:extent cx="4123690" cy="3575050"/>
                  <wp:effectExtent l="0" t="0" r="0" b="0"/>
                  <wp:docPr id="52" name="Image19"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 descr="A graph with different colored lines&#10;&#10;Description automatically generated"/>
                          <pic:cNvPicPr>
                            <a:picLocks noChangeAspect="1" noChangeArrowheads="1"/>
                          </pic:cNvPicPr>
                        </pic:nvPicPr>
                        <pic:blipFill>
                          <a:blip r:embed="rId69"/>
                          <a:stretch>
                            <a:fillRect/>
                          </a:stretch>
                        </pic:blipFill>
                        <pic:spPr bwMode="auto">
                          <a:xfrm>
                            <a:off x="0" y="0"/>
                            <a:ext cx="4123690" cy="3575050"/>
                          </a:xfrm>
                          <a:prstGeom prst="rect">
                            <a:avLst/>
                          </a:prstGeom>
                        </pic:spPr>
                      </pic:pic>
                    </a:graphicData>
                  </a:graphic>
                </wp:inline>
              </w:drawing>
            </w:r>
          </w:p>
        </w:tc>
        <w:tc>
          <w:tcPr>
            <w:tcW w:w="268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Exports return to trend level and growth path:</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u w:val="single"/>
              </w:rPr>
            </w:pPr>
            <w:r>
              <w:rPr>
                <w:rFonts w:eastAsia="Calibri" w:cs="Times New Roman" w:ascii="Times New Roman" w:hAnsi="Times New Roman"/>
                <w:color w:val="2F5496" w:themeColor="accent1" w:themeShade="bf"/>
                <w:kern w:val="0"/>
                <w:sz w:val="20"/>
                <w:szCs w:val="20"/>
                <w:u w:val="single"/>
                <w:lang w:val="en-US" w:eastAsia="en-US" w:bidi="ar-SA"/>
              </w:rPr>
              <w:t>Main drivers:</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--persistence (lag)</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--expectations</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--foreign demand (mainly relevant for tourism, albeit with small coefficient)</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--down pull from RER overvaluation disappears</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rPr>
            </w:pPr>
            <w:r>
              <w:rPr>
                <w:rFonts w:cs="Times New Roman" w:ascii="Times New Roman" w:hAnsi="Times New Roman"/>
                <w:color w:val="2F5496" w:themeColor="accent1" w:themeShade="bf"/>
                <w:sz w:val="24"/>
                <w:szCs w:val="24"/>
              </w:rPr>
            </w:r>
          </w:p>
        </w:tc>
      </w:tr>
    </w:tbl>
    <w:p>
      <w:pPr>
        <w:pStyle w:val="Normal"/>
        <w:spacing w:before="0" w:after="0"/>
        <w:ind w:firstLine="720"/>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827"/>
        <w:gridCol w:w="154"/>
        <w:gridCol w:w="2888"/>
      </w:tblGrid>
      <w:tr>
        <w:trPr/>
        <w:tc>
          <w:tcPr>
            <w:tcW w:w="9869" w:type="dxa"/>
            <w:gridSpan w:val="3"/>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color w:val="2F5496" w:themeColor="accent1" w:themeShade="bf"/>
                <w:sz w:val="20"/>
                <w:szCs w:val="20"/>
              </w:rPr>
            </w:pPr>
            <w:r>
              <w:rPr>
                <w:rFonts w:eastAsia="Calibri" w:cs="Times New Roman" w:ascii="Times New Roman" w:hAnsi="Times New Roman"/>
                <w:b/>
                <w:bCs/>
                <w:color w:val="0070C0"/>
                <w:kern w:val="0"/>
                <w:sz w:val="20"/>
                <w:szCs w:val="20"/>
                <w:lang w:val="en-GB" w:eastAsia="en-US" w:bidi="ar-SA"/>
              </w:rPr>
              <w:t>Figure 12. Private investment gap and components</w:t>
            </w:r>
          </w:p>
        </w:tc>
      </w:tr>
      <w:tr>
        <w:trPr/>
        <w:tc>
          <w:tcPr>
            <w:tcW w:w="6981" w:type="dxa"/>
            <w:gridSpan w:val="2"/>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rPr>
            </w:pPr>
            <w:r>
              <w:rPr/>
              <w:drawing>
                <wp:inline distT="0" distB="0" distL="0" distR="0">
                  <wp:extent cx="4232910" cy="3425190"/>
                  <wp:effectExtent l="0" t="0" r="0" b="0"/>
                  <wp:docPr id="5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 descr=""/>
                          <pic:cNvPicPr>
                            <a:picLocks noChangeAspect="1" noChangeArrowheads="1"/>
                          </pic:cNvPicPr>
                        </pic:nvPicPr>
                        <pic:blipFill>
                          <a:blip r:embed="rId70"/>
                          <a:stretch>
                            <a:fillRect/>
                          </a:stretch>
                        </pic:blipFill>
                        <pic:spPr bwMode="auto">
                          <a:xfrm>
                            <a:off x="0" y="0"/>
                            <a:ext cx="4232910" cy="3425190"/>
                          </a:xfrm>
                          <a:prstGeom prst="rect">
                            <a:avLst/>
                          </a:prstGeom>
                        </pic:spPr>
                      </pic:pic>
                    </a:graphicData>
                  </a:graphic>
                </wp:inline>
              </w:drawing>
            </w:r>
          </w:p>
        </w:tc>
        <w:tc>
          <w:tcPr>
            <w:tcW w:w="288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Private investment returns to trend level and growth path</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u w:val="single"/>
                <w:lang w:val="en-US" w:eastAsia="en-US" w:bidi="ar-SA"/>
              </w:rPr>
              <w:t>Main drivers</w:t>
            </w:r>
            <w:r>
              <w:rPr>
                <w:rFonts w:eastAsia="Calibri" w:cs="Times New Roman" w:ascii="Times New Roman" w:hAnsi="Times New Roman"/>
                <w:color w:val="2F5496" w:themeColor="accent1" w:themeShade="bf"/>
                <w:kern w:val="0"/>
                <w:sz w:val="20"/>
                <w:szCs w:val="20"/>
                <w:lang w:val="en-US" w:eastAsia="en-US" w:bidi="ar-SA"/>
              </w:rPr>
              <w:t>:</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 persistence (lag)</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--expectations</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--real interest rate (RIR) effect is very small</w:t>
            </w:r>
          </w:p>
          <w:p>
            <w:pPr>
              <w:pStyle w:val="Normal"/>
              <w:widowControl w:val="false"/>
              <w:suppressAutoHyphens w:val="true"/>
              <w:spacing w:lineRule="auto" w:line="276" w:before="0" w:after="0"/>
              <w:jc w:val="left"/>
              <w:rPr>
                <w:rFonts w:ascii="Times New Roman" w:hAnsi="Times New Roman" w:cs="Times New Roman"/>
                <w:color w:val="7030A0"/>
                <w:sz w:val="20"/>
                <w:szCs w:val="20"/>
              </w:rPr>
            </w:pPr>
            <w:r>
              <w:rPr>
                <w:rFonts w:eastAsia="Calibri" w:cs="Times New Roman" w:ascii="Times New Roman" w:hAnsi="Times New Roman"/>
                <w:color w:val="7030A0"/>
                <w:kern w:val="0"/>
                <w:sz w:val="20"/>
                <w:szCs w:val="20"/>
                <w:lang w:val="en-US" w:eastAsia="en-US" w:bidi="ar-SA"/>
              </w:rPr>
              <w:t>--RER has no effect (zero wight in monetary conditions index)</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GB" w:eastAsia="en-US" w:bidi="ar-SA"/>
              </w:rPr>
              <w:t>--small income, effect (proxied by real GDP)</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GB" w:eastAsia="en-US" w:bidi="ar-SA"/>
              </w:rPr>
              <w:t>--fiscal impulse has very small effect</w:t>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0"/>
                <w:szCs w:val="20"/>
              </w:rPr>
            </w:pPr>
            <w:r>
              <w:rPr>
                <w:rFonts w:cs="Times New Roman" w:ascii="Times New Roman" w:hAnsi="Times New Roman"/>
                <w:color w:val="2F5496" w:themeColor="accent1" w:themeShade="bf"/>
                <w:sz w:val="20"/>
                <w:szCs w:val="20"/>
              </w:rPr>
            </w:r>
          </w:p>
        </w:tc>
      </w:tr>
      <w:tr>
        <w:trPr/>
        <w:tc>
          <w:tcPr>
            <w:tcW w:w="9869" w:type="dxa"/>
            <w:gridSpan w:val="3"/>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0070C0"/>
                <w:kern w:val="0"/>
                <w:sz w:val="20"/>
                <w:szCs w:val="20"/>
                <w:lang w:val="en-GB" w:eastAsia="en-US" w:bidi="ar-SA"/>
              </w:rPr>
              <w:t>Figure 13. Import demand gap and components</w:t>
            </w:r>
          </w:p>
        </w:tc>
      </w:tr>
      <w:tr>
        <w:trPr/>
        <w:tc>
          <w:tcPr>
            <w:tcW w:w="6827"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lang w:val="en-GB"/>
              </w:rPr>
            </w:pPr>
            <w:r>
              <w:rPr>
                <w:rFonts w:eastAsia="Calibri" w:cs="Times New Roman" w:ascii="Times New Roman" w:hAnsi="Times New Roman"/>
                <w:color w:val="2F5496" w:themeColor="accent1" w:themeShade="bf"/>
                <w:kern w:val="0"/>
                <w:sz w:val="24"/>
                <w:szCs w:val="24"/>
                <w:lang w:val="en-GB" w:eastAsia="en-US" w:bidi="ar-SA"/>
              </w:rPr>
              <w:t xml:space="preserve"> </w:t>
            </w:r>
            <w:r>
              <w:rPr/>
              <w:drawing>
                <wp:inline distT="0" distB="0" distL="0" distR="0">
                  <wp:extent cx="4156075" cy="3394710"/>
                  <wp:effectExtent l="0" t="0" r="0" b="0"/>
                  <wp:docPr id="5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0" descr=""/>
                          <pic:cNvPicPr>
                            <a:picLocks noChangeAspect="1" noChangeArrowheads="1"/>
                          </pic:cNvPicPr>
                        </pic:nvPicPr>
                        <pic:blipFill>
                          <a:blip r:embed="rId71"/>
                          <a:stretch>
                            <a:fillRect/>
                          </a:stretch>
                        </pic:blipFill>
                        <pic:spPr bwMode="auto">
                          <a:xfrm>
                            <a:off x="0" y="0"/>
                            <a:ext cx="4156075" cy="3394710"/>
                          </a:xfrm>
                          <a:prstGeom prst="rect">
                            <a:avLst/>
                          </a:prstGeom>
                        </pic:spPr>
                      </pic:pic>
                    </a:graphicData>
                  </a:graphic>
                </wp:inline>
              </w:drawing>
            </w:r>
          </w:p>
        </w:tc>
        <w:tc>
          <w:tcPr>
            <w:tcW w:w="3042"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2F5496" w:themeColor="accent1" w:themeShade="bf"/>
                <w:kern w:val="0"/>
                <w:sz w:val="20"/>
                <w:szCs w:val="20"/>
                <w:lang w:val="en-GB" w:eastAsia="en-US" w:bidi="ar-SA"/>
              </w:rPr>
              <w:t>Import demand (for goods and services) returns to trend level and growth path:</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u w:val="single"/>
                <w:lang w:val="en-US" w:eastAsia="en-US" w:bidi="ar-SA"/>
              </w:rPr>
              <w:t>Main drivers</w:t>
            </w:r>
            <w:r>
              <w:rPr>
                <w:rFonts w:eastAsia="Calibri" w:cs="Times New Roman" w:ascii="Times New Roman" w:hAnsi="Times New Roman"/>
                <w:color w:val="2F5496" w:themeColor="accent1" w:themeShade="bf"/>
                <w:kern w:val="0"/>
                <w:sz w:val="20"/>
                <w:szCs w:val="20"/>
                <w:lang w:val="en-US" w:eastAsia="en-US" w:bidi="ar-SA"/>
              </w:rPr>
              <w:t>:</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--final demand components, esp. consumption, govt demand, investment</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en-GB"/>
              </w:rPr>
            </w:pPr>
            <w:r>
              <w:rPr>
                <w:rFonts w:eastAsia="Calibri" w:cs="Times New Roman" w:ascii="Times New Roman" w:hAnsi="Times New Roman"/>
                <w:color w:val="2F5496" w:themeColor="accent1" w:themeShade="bf"/>
                <w:kern w:val="0"/>
                <w:sz w:val="20"/>
                <w:szCs w:val="20"/>
                <w:lang w:val="en-GB" w:eastAsia="en-US" w:bidi="ar-SA"/>
              </w:rPr>
              <w:t>--RER effect reverses to negative as real depreciation (lower overvaluation) reduces imports</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rPr>
            </w:pPr>
            <w:r>
              <w:rPr>
                <w:rFonts w:cs="Times New Roman" w:ascii="Times New Roman" w:hAnsi="Times New Roman"/>
                <w:color w:val="2F5496" w:themeColor="accent1" w:themeShade="bf"/>
                <w:sz w:val="24"/>
                <w:szCs w:val="24"/>
              </w:rPr>
            </w:r>
          </w:p>
        </w:tc>
      </w:tr>
    </w:tbl>
    <w:p>
      <w:pPr>
        <w:pStyle w:val="Normal"/>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p>
    <w:p>
      <w:pPr>
        <w:pStyle w:val="Normal"/>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r>
        <w:br w:type="page"/>
      </w:r>
    </w:p>
    <w:p>
      <w:pPr>
        <w:pStyle w:val="Heading3"/>
        <w:spacing w:before="40" w:after="120"/>
        <w:rPr>
          <w:rFonts w:ascii="Times New Roman" w:hAnsi="Times New Roman" w:cs="Times New Roman"/>
          <w:b/>
          <w:b/>
          <w:bCs/>
          <w:color w:val="2F5496" w:themeColor="accent1" w:themeShade="bf"/>
          <w:lang w:val="en-GB"/>
        </w:rPr>
      </w:pPr>
      <w:bookmarkStart w:id="23" w:name="_Toc156831432"/>
      <w:bookmarkStart w:id="24" w:name="_Government_demand_and"/>
      <w:bookmarkEnd w:id="24"/>
      <w:r>
        <w:rPr>
          <w:rFonts w:cs="Times New Roman" w:ascii="Times New Roman" w:hAnsi="Times New Roman"/>
          <w:b/>
          <w:bCs/>
          <w:color w:val="2F5496" w:themeColor="accent1" w:themeShade="bf"/>
          <w:lang w:val="en-GB"/>
        </w:rPr>
        <w:t>Fiscal policies and government demand</w:t>
      </w:r>
      <w:bookmarkEnd w:id="23"/>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t xml:space="preserve">Fiscal policies affect output mostly </w:t>
      </w:r>
      <w:r>
        <w:rPr>
          <w:rFonts w:cs="Times New Roman" w:ascii="Times New Roman" w:hAnsi="Times New Roman"/>
          <w:i/>
          <w:iCs/>
          <w:sz w:val="24"/>
          <w:szCs w:val="24"/>
          <w:lang w:val="en-GB"/>
        </w:rPr>
        <w:t>directly</w:t>
      </w:r>
      <w:r>
        <w:rPr>
          <w:rFonts w:cs="Times New Roman" w:ascii="Times New Roman" w:hAnsi="Times New Roman"/>
          <w:sz w:val="24"/>
          <w:szCs w:val="24"/>
          <w:lang w:val="en-GB"/>
        </w:rPr>
        <w:t xml:space="preserve"> as government spends on G&amp;S, and to a smaller extent </w:t>
      </w:r>
      <w:r>
        <w:rPr>
          <w:rFonts w:cs="Times New Roman" w:ascii="Times New Roman" w:hAnsi="Times New Roman"/>
          <w:i/>
          <w:iCs/>
          <w:sz w:val="24"/>
          <w:szCs w:val="24"/>
          <w:lang w:val="en-GB"/>
        </w:rPr>
        <w:t>indirectly</w:t>
      </w:r>
      <w:r>
        <w:rPr>
          <w:rFonts w:cs="Times New Roman" w:ascii="Times New Roman" w:hAnsi="Times New Roman"/>
          <w:sz w:val="24"/>
          <w:szCs w:val="24"/>
          <w:lang w:val="en-GB"/>
        </w:rPr>
        <w:t xml:space="preserve"> as fiscal deficits affect private demand. For 2023/24-2024/25, forecasts are tuned to be in line with the fiscal consolidation program with the IMF, and show a sharp reduction in deficit (before grants) and spending on G&amp;S, as discretionary spending is reversed from Covid-years (</w:t>
      </w:r>
      <w:r>
        <w:rPr>
          <w:rFonts w:cs="Times New Roman" w:ascii="Times New Roman" w:hAnsi="Times New Roman"/>
          <w:b/>
          <w:bCs/>
          <w:color w:val="0070C0"/>
          <w:sz w:val="24"/>
          <w:szCs w:val="24"/>
          <w:lang w:val="en-GB"/>
        </w:rPr>
        <w:t>Figures 14.1-2</w:t>
      </w:r>
      <w:r>
        <w:rPr>
          <w:rFonts w:cs="Times New Roman" w:ascii="Times New Roman" w:hAnsi="Times New Roman"/>
          <w:sz w:val="24"/>
          <w:szCs w:val="24"/>
          <w:lang w:val="en-GB"/>
        </w:rPr>
        <w:t>). The annual deficit is tuned at 10.8% of GDP in 2023/24 and 9.7% of GDP in 2025/26, down from 12% of GDP in 2022/23.</w:t>
      </w:r>
      <w:r>
        <w:rPr>
          <w:rStyle w:val="FootnoteAnchor"/>
          <w:rFonts w:cs="Times New Roman" w:ascii="Times New Roman" w:hAnsi="Times New Roman"/>
          <w:sz w:val="24"/>
          <w:szCs w:val="24"/>
          <w:lang w:val="en-GB"/>
        </w:rPr>
        <w:footnoteReference w:id="14"/>
      </w:r>
    </w:p>
    <w:p>
      <w:pPr>
        <w:pStyle w:val="Normal"/>
        <w:rPr>
          <w:color w:val="000000" w:themeColor="text1"/>
          <w:lang w:val="en-GB"/>
        </w:rPr>
      </w:pPr>
      <w:r>
        <w:rPr>
          <w:rFonts w:cs="Times New Roman" w:ascii="Times New Roman" w:hAnsi="Times New Roman"/>
          <w:sz w:val="24"/>
          <w:szCs w:val="24"/>
          <w:lang w:val="en-GB"/>
        </w:rPr>
        <w:t>Beyond the tuned PCI-program years, i.e., from 2025/26 onward, fiscal deficits and their constituent parts (revenue, spending,…) are forecast to gradually move to their structural levels, as determined by tax policies and sustainable debt-GDP ratios</w:t>
      </w:r>
      <w:r>
        <w:rPr>
          <w:rFonts w:cs="Times New Roman" w:ascii="Times New Roman" w:hAnsi="Times New Roman"/>
          <w:color w:val="000000" w:themeColor="text1"/>
          <w:sz w:val="24"/>
          <w:szCs w:val="24"/>
          <w:lang w:val="en-GB"/>
        </w:rPr>
        <w:t>, with a sustainable deficit (before grants) of 8% of GDP, i.e., sustainable debt-creating deficit of 5% and sustainable grants of 3% of GDP.</w:t>
      </w:r>
      <w:commentRangeStart w:id="23"/>
      <w:r>
        <w:rPr>
          <w:rStyle w:val="FootnoteAnchor"/>
          <w:rFonts w:cs="Times New Roman" w:ascii="Times New Roman" w:hAnsi="Times New Roman"/>
          <w:color w:val="000000" w:themeColor="text1"/>
          <w:sz w:val="24"/>
          <w:szCs w:val="24"/>
          <w:lang w:val="en-GB"/>
        </w:rPr>
        <w:footnoteReference w:id="15"/>
      </w:r>
      <w:r>
        <w:rPr>
          <w:rFonts w:cs="Times New Roman" w:ascii="Times New Roman" w:hAnsi="Times New Roman"/>
          <w:color w:val="000000" w:themeColor="text1"/>
          <w:sz w:val="24"/>
          <w:szCs w:val="24"/>
          <w:lang w:val="en-GB"/>
        </w:rPr>
        <w:t xml:space="preserve"> </w:t>
      </w:r>
      <w:r>
        <w:rPr>
          <w:rFonts w:cs="Times New Roman" w:ascii="Times New Roman" w:hAnsi="Times New Roman"/>
          <w:color w:val="000000" w:themeColor="text1"/>
          <w:sz w:val="24"/>
          <w:szCs w:val="24"/>
          <w:lang w:val="en-GB"/>
        </w:rPr>
      </w:r>
      <w:commentRangeEnd w:id="23"/>
      <w:r>
        <w:commentReference w:id="23"/>
      </w:r>
      <w:r>
        <w:rPr>
          <w:rFonts w:cs="Times New Roman" w:ascii="Times New Roman" w:hAnsi="Times New Roman"/>
          <w:color w:val="000000" w:themeColor="text1"/>
          <w:sz w:val="24"/>
          <w:szCs w:val="24"/>
          <w:lang w:val="en-GB"/>
        </w:rPr>
        <w:t>Thus the QMFM does not follow the post-PCI fiscal projection, which much overshoots Rwanda’s debt/GDP anchor, as stated in the PCI. Instead, the QMFM fiscal path is consistent with the PCI debt/GDP anchor.</w:t>
      </w:r>
      <w:r>
        <w:rPr>
          <w:rStyle w:val="FootnoteAnchor"/>
          <w:rFonts w:cs="Times New Roman" w:ascii="Times New Roman" w:hAnsi="Times New Roman"/>
          <w:color w:val="000000" w:themeColor="text1"/>
          <w:sz w:val="24"/>
          <w:szCs w:val="24"/>
          <w:lang w:val="en-GB"/>
        </w:rPr>
        <w:footnoteReference w:id="16"/>
      </w:r>
    </w:p>
    <w:tbl>
      <w:tblPr>
        <w:tblStyle w:val="TableGrid"/>
        <w:tblW w:w="1033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294"/>
        <w:gridCol w:w="5040"/>
      </w:tblGrid>
      <w:tr>
        <w:trPr/>
        <w:tc>
          <w:tcPr>
            <w:tcW w:w="10334"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2F5496" w:themeColor="accent1" w:themeShade="bf"/>
                <w:sz w:val="20"/>
                <w:szCs w:val="20"/>
                <w:lang w:val="en-GB"/>
              </w:rPr>
            </w:pPr>
            <w:r>
              <w:rPr>
                <w:rFonts w:eastAsia="Calibri" w:cs="Times New Roman" w:ascii="Times New Roman" w:hAnsi="Times New Roman"/>
                <w:b/>
                <w:bCs/>
                <w:color w:val="0070C0"/>
                <w:kern w:val="0"/>
                <w:sz w:val="20"/>
                <w:szCs w:val="20"/>
                <w:lang w:val="en-GB" w:eastAsia="en-US" w:bidi="ar-SA"/>
              </w:rPr>
              <w:t>Figure 14. Government deficit and constituent parts and components, % of GDP</w:t>
            </w:r>
          </w:p>
        </w:tc>
      </w:tr>
      <w:tr>
        <w:trPr/>
        <w:tc>
          <w:tcPr>
            <w:tcW w:w="529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Figure 14.1  D</w:t>
            </w:r>
            <w:r>
              <w:rPr>
                <w:rFonts w:eastAsia="Calibri" w:cs="Times New Roman" w:ascii="Times New Roman" w:hAnsi="Times New Roman"/>
                <w:b/>
                <w:bCs/>
                <w:color w:val="0070C0"/>
                <w:kern w:val="0"/>
                <w:sz w:val="18"/>
                <w:szCs w:val="18"/>
                <w:lang w:val="en-US" w:eastAsia="en-US" w:bidi="ar-SA"/>
              </w:rPr>
              <w:t>eficit: revenue (-), spending G&amp;S (+), and other spending (+)</w:t>
            </w:r>
          </w:p>
        </w:tc>
        <w:tc>
          <w:tcPr>
            <w:tcW w:w="504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Figure 14.2  S</w:t>
            </w:r>
            <w:r>
              <w:rPr>
                <w:rFonts w:eastAsia="Calibri" w:cs="Times New Roman" w:ascii="Times New Roman" w:hAnsi="Times New Roman"/>
                <w:b/>
                <w:bCs/>
                <w:color w:val="0070C0"/>
                <w:kern w:val="0"/>
                <w:sz w:val="18"/>
                <w:szCs w:val="18"/>
                <w:lang w:val="en-US" w:eastAsia="en-US" w:bidi="ar-SA"/>
              </w:rPr>
              <w:t>tructural, cyclical, and discretionary deficit, % of GDP</w:t>
            </w:r>
          </w:p>
        </w:tc>
      </w:tr>
      <w:tr>
        <w:trPr>
          <w:trHeight w:val="3363" w:hRule="atLeast"/>
        </w:trPr>
        <w:tc>
          <w:tcPr>
            <w:tcW w:w="529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4"/>
                <w:szCs w:val="24"/>
                <w:lang w:val="en-GB"/>
              </w:rPr>
            </w:pPr>
            <w:r>
              <w:rPr/>
              <w:drawing>
                <wp:inline distT="0" distB="0" distL="0" distR="0">
                  <wp:extent cx="3223260" cy="2636520"/>
                  <wp:effectExtent l="0" t="0" r="0" b="0"/>
                  <wp:docPr id="55"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1" descr=""/>
                          <pic:cNvPicPr>
                            <a:picLocks noChangeAspect="1" noChangeArrowheads="1"/>
                          </pic:cNvPicPr>
                        </pic:nvPicPr>
                        <pic:blipFill>
                          <a:blip r:embed="rId72"/>
                          <a:stretch>
                            <a:fillRect/>
                          </a:stretch>
                        </pic:blipFill>
                        <pic:spPr bwMode="auto">
                          <a:xfrm>
                            <a:off x="0" y="0"/>
                            <a:ext cx="3223260" cy="2636520"/>
                          </a:xfrm>
                          <a:prstGeom prst="rect">
                            <a:avLst/>
                          </a:prstGeom>
                        </pic:spPr>
                      </pic:pic>
                    </a:graphicData>
                  </a:graphic>
                </wp:inline>
              </w:drawing>
            </w:r>
          </w:p>
        </w:tc>
        <w:tc>
          <w:tcPr>
            <w:tcW w:w="504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p>
          <w:p>
            <w:pPr>
              <w:pStyle w:val="Normal"/>
              <w:widowControl w:val="false"/>
              <w:suppressAutoHyphens w:val="true"/>
              <w:spacing w:lineRule="auto" w:line="276" w:before="0" w:after="0"/>
              <w:jc w:val="left"/>
              <w:rPr>
                <w:rFonts w:ascii="Times New Roman" w:hAnsi="Times New Roman" w:cs="Times New Roman"/>
                <w:color w:val="2F5496" w:themeColor="accent1" w:themeShade="bf"/>
                <w:sz w:val="24"/>
                <w:szCs w:val="24"/>
              </w:rPr>
            </w:pPr>
            <w:r>
              <w:rPr/>
              <w:drawing>
                <wp:inline distT="0" distB="0" distL="0" distR="0">
                  <wp:extent cx="3059430" cy="2655570"/>
                  <wp:effectExtent l="0" t="0" r="0" b="0"/>
                  <wp:docPr id="5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2" descr=""/>
                          <pic:cNvPicPr>
                            <a:picLocks noChangeAspect="1" noChangeArrowheads="1"/>
                          </pic:cNvPicPr>
                        </pic:nvPicPr>
                        <pic:blipFill>
                          <a:blip r:embed="rId73"/>
                          <a:stretch>
                            <a:fillRect/>
                          </a:stretch>
                        </pic:blipFill>
                        <pic:spPr bwMode="auto">
                          <a:xfrm>
                            <a:off x="0" y="0"/>
                            <a:ext cx="3059430" cy="2655570"/>
                          </a:xfrm>
                          <a:prstGeom prst="rect">
                            <a:avLst/>
                          </a:prstGeom>
                        </pic:spPr>
                      </pic:pic>
                    </a:graphicData>
                  </a:graphic>
                </wp:inline>
              </w:drawing>
            </w:r>
          </w:p>
        </w:tc>
      </w:tr>
    </w:tbl>
    <w:p>
      <w:pPr>
        <w:pStyle w:val="Normal"/>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r>
        <w:br w:type="page"/>
      </w:r>
    </w:p>
    <w:p>
      <w:pPr>
        <w:pStyle w:val="Normal"/>
        <w:rPr>
          <w:rFonts w:ascii="Times New Roman" w:hAnsi="Times New Roman" w:cs="Times New Roman"/>
          <w:sz w:val="24"/>
          <w:szCs w:val="24"/>
          <w:lang w:val="en-GB"/>
        </w:rPr>
      </w:pPr>
      <w:r>
        <w:rPr>
          <w:rFonts w:cs="Times New Roman" w:ascii="Times New Roman" w:hAnsi="Times New Roman"/>
          <w:b/>
          <w:bCs/>
          <w:color w:val="0070C0"/>
          <w:sz w:val="24"/>
          <w:szCs w:val="24"/>
          <w:lang w:val="en-GB"/>
        </w:rPr>
        <w:t>Government demand.</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 xml:space="preserve">The current fiscal program envisages a reduction in the deficit to 10.8% of GDP in 2023/24 and to 9.7% in 2024/25, well below that in Covid and immediate post-Covid years (averaging 14% of GDP in 2019/20-2021/22). This is achieved mainly via the ending of discretionary, crisis-related spending and cuts in investment, which translate in a significant reduction in real government demand for G&amp;S, lowering aggregate demand and helping contain inflation. The expansion of discretionary government demand for G&amp;S to offset the drop in output in the Covid years is thus reversed from mid-2022 (despite a partial flare-up in 2023Q1-2), and the </w:t>
      </w:r>
      <w:r>
        <w:rPr>
          <w:rFonts w:cs="Times New Roman" w:ascii="Times New Roman" w:hAnsi="Times New Roman"/>
          <w:i/>
          <w:iCs/>
          <w:sz w:val="24"/>
          <w:szCs w:val="24"/>
          <w:lang w:val="en-GB"/>
        </w:rPr>
        <w:t>large negative effect</w:t>
      </w:r>
      <w:r>
        <w:rPr>
          <w:rFonts w:cs="Times New Roman" w:ascii="Times New Roman" w:hAnsi="Times New Roman"/>
          <w:sz w:val="24"/>
          <w:szCs w:val="24"/>
          <w:lang w:val="en-GB"/>
        </w:rPr>
        <w:t xml:space="preserve"> is forecast to last till early 2026 </w:t>
      </w:r>
      <w:r>
        <w:rPr>
          <w:rFonts w:cs="Times New Roman" w:ascii="Times New Roman" w:hAnsi="Times New Roman"/>
          <w:sz w:val="24"/>
          <w:szCs w:val="24"/>
        </w:rPr>
        <w:t>(</w:t>
      </w:r>
      <w:r>
        <w:rPr>
          <w:rFonts w:cs="Times New Roman" w:ascii="Times New Roman" w:hAnsi="Times New Roman"/>
          <w:b/>
          <w:bCs/>
          <w:color w:val="0070C0"/>
          <w:sz w:val="24"/>
          <w:szCs w:val="24"/>
        </w:rPr>
        <w:t>Figures 15.1-2</w:t>
      </w:r>
      <w:r>
        <w:rPr>
          <w:rFonts w:cs="Times New Roman" w:ascii="Times New Roman" w:hAnsi="Times New Roman"/>
          <w:sz w:val="24"/>
          <w:szCs w:val="24"/>
        </w:rPr>
        <w:t>).</w:t>
      </w:r>
    </w:p>
    <w:tbl>
      <w:tblPr>
        <w:tblStyle w:val="TableGrid"/>
        <w:tblW w:w="10540" w:type="dxa"/>
        <w:jc w:val="left"/>
        <w:tblInd w:w="-15" w:type="dxa"/>
        <w:tblLayout w:type="fixed"/>
        <w:tblCellMar>
          <w:top w:w="0" w:type="dxa"/>
          <w:left w:w="108" w:type="dxa"/>
          <w:bottom w:w="0" w:type="dxa"/>
          <w:right w:w="108" w:type="dxa"/>
        </w:tblCellMar>
        <w:tblLook w:firstRow="1" w:noVBand="1" w:lastRow="0" w:firstColumn="1" w:lastColumn="0" w:noHBand="0" w:val="04a0"/>
      </w:tblPr>
      <w:tblGrid>
        <w:gridCol w:w="4050"/>
        <w:gridCol w:w="6489"/>
      </w:tblGrid>
      <w:tr>
        <w:trPr>
          <w:trHeight w:val="36" w:hRule="atLeast"/>
        </w:trPr>
        <w:tc>
          <w:tcPr>
            <w:tcW w:w="1053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 xml:space="preserve">Figure 15. Government demand: as ratio of GDP and gap vis-à-vis trend </w:t>
            </w:r>
          </w:p>
        </w:tc>
      </w:tr>
      <w:tr>
        <w:trPr>
          <w:trHeight w:val="4968" w:hRule="atLeast"/>
        </w:trPr>
        <w:tc>
          <w:tcPr>
            <w:tcW w:w="405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GB" w:eastAsia="en-US" w:bidi="ar-SA"/>
              </w:rPr>
              <w:t xml:space="preserve">Fig. 15.1 </w:t>
            </w:r>
            <w:r>
              <w:rPr>
                <w:rFonts w:eastAsia="Calibri" w:cs="Times New Roman" w:ascii="Times New Roman" w:hAnsi="Times New Roman"/>
                <w:b/>
                <w:bCs/>
                <w:color w:val="0070C0"/>
                <w:kern w:val="0"/>
                <w:sz w:val="20"/>
                <w:szCs w:val="20"/>
                <w:lang w:val="en-US" w:eastAsia="en-US" w:bidi="ar-SA"/>
              </w:rPr>
              <w:t>Govt demand for G&amp;S and trend, % GDP</w:t>
            </w:r>
          </w:p>
          <w:p>
            <w:pPr>
              <w:pStyle w:val="Normal"/>
              <w:widowControl w:val="false"/>
              <w:suppressAutoHyphens w:val="true"/>
              <w:spacing w:lineRule="auto" w:line="240" w:before="0" w:after="0"/>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drawing>
                <wp:inline distT="0" distB="0" distL="0" distR="0">
                  <wp:extent cx="2434590" cy="1938020"/>
                  <wp:effectExtent l="0" t="0" r="0" b="0"/>
                  <wp:docPr id="57" name="Image23"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3" descr="A graph with blue lines and orange lines&#10;&#10;Description automatically generated"/>
                          <pic:cNvPicPr>
                            <a:picLocks noChangeAspect="1" noChangeArrowheads="1"/>
                          </pic:cNvPicPr>
                        </pic:nvPicPr>
                        <pic:blipFill>
                          <a:blip r:embed="rId74"/>
                          <a:stretch>
                            <a:fillRect/>
                          </a:stretch>
                        </pic:blipFill>
                        <pic:spPr bwMode="auto">
                          <a:xfrm>
                            <a:off x="0" y="0"/>
                            <a:ext cx="2434590" cy="1938020"/>
                          </a:xfrm>
                          <a:prstGeom prst="rect">
                            <a:avLst/>
                          </a:prstGeom>
                        </pic:spPr>
                      </pic:pic>
                    </a:graphicData>
                  </a:graphic>
                </wp:inline>
              </w:drawing>
            </w:r>
          </w:p>
        </w:tc>
        <w:tc>
          <w:tcPr>
            <w:tcW w:w="648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20"/>
                <w:szCs w:val="20"/>
                <w:lang w:val="fr-FR"/>
              </w:rPr>
            </w:pPr>
            <w:r>
              <w:rPr>
                <w:rFonts w:eastAsia="Calibri" w:cs="Times New Roman" w:ascii="Times New Roman" w:hAnsi="Times New Roman"/>
                <w:b/>
                <w:bCs/>
                <w:color w:val="0070C0"/>
                <w:kern w:val="0"/>
                <w:sz w:val="20"/>
                <w:szCs w:val="20"/>
                <w:lang w:val="en-GB" w:eastAsia="en-US" w:bidi="ar-SA"/>
              </w:rPr>
              <w:t xml:space="preserve">Fig. 15.2  </w:t>
            </w:r>
            <w:r>
              <w:rPr>
                <w:rFonts w:eastAsia="Calibri" w:cs="Times New Roman" w:ascii="Times New Roman" w:hAnsi="Times New Roman"/>
                <w:b/>
                <w:bCs/>
                <w:color w:val="0070C0"/>
                <w:kern w:val="0"/>
                <w:sz w:val="20"/>
                <w:szCs w:val="20"/>
                <w:lang w:val="fr-FR" w:eastAsia="en-US" w:bidi="ar-SA"/>
              </w:rPr>
              <w:t>Govt demand gap (vis-à-vis trend) and drivers, in %</w:t>
            </w:r>
          </w:p>
          <w:p>
            <w:pPr>
              <w:pStyle w:val="Normal"/>
              <w:widowControl w:val="false"/>
              <w:suppressAutoHyphens w:val="true"/>
              <w:spacing w:lineRule="auto" w:line="240" w:before="0" w:after="0"/>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drawing>
                <wp:inline distT="0" distB="0" distL="0" distR="0">
                  <wp:extent cx="3902710" cy="3157855"/>
                  <wp:effectExtent l="0" t="0" r="0" b="0"/>
                  <wp:docPr id="5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4" descr=""/>
                          <pic:cNvPicPr>
                            <a:picLocks noChangeAspect="1" noChangeArrowheads="1"/>
                          </pic:cNvPicPr>
                        </pic:nvPicPr>
                        <pic:blipFill>
                          <a:blip r:embed="rId75"/>
                          <a:stretch>
                            <a:fillRect/>
                          </a:stretch>
                        </pic:blipFill>
                        <pic:spPr bwMode="auto">
                          <a:xfrm>
                            <a:off x="0" y="0"/>
                            <a:ext cx="3902710" cy="3157855"/>
                          </a:xfrm>
                          <a:prstGeom prst="rect">
                            <a:avLst/>
                          </a:prstGeom>
                        </pic:spPr>
                      </pic:pic>
                    </a:graphicData>
                  </a:graphic>
                </wp:inline>
              </w:drawing>
            </w:r>
          </w:p>
        </w:tc>
      </w:tr>
    </w:tbl>
    <w:p>
      <w:pPr>
        <w:pStyle w:val="Normal"/>
        <w:spacing w:before="120" w:after="0"/>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r>
        <w:br w:type="page"/>
      </w:r>
    </w:p>
    <w:p>
      <w:pPr>
        <w:pStyle w:val="Normal"/>
        <w:spacing w:before="0" w:after="240"/>
        <w:rPr>
          <w:rFonts w:ascii="Times New Roman" w:hAnsi="Times New Roman" w:cs="Times New Roman"/>
          <w:b/>
          <w:b/>
          <w:bCs/>
          <w:color w:val="0070C0"/>
          <w:sz w:val="24"/>
          <w:szCs w:val="24"/>
          <w:lang w:val="en-GB"/>
        </w:rPr>
      </w:pPr>
      <w:r>
        <w:rPr>
          <w:rFonts w:cs="Times New Roman" w:ascii="Times New Roman" w:hAnsi="Times New Roman"/>
          <w:b/>
          <w:bCs/>
          <w:color w:val="0070C0"/>
          <w:sz w:val="24"/>
          <w:szCs w:val="24"/>
        </w:rPr>
        <w:t>Fiscal impulse onto private demand.</w:t>
      </w:r>
      <w:r>
        <w:rPr>
          <w:rFonts w:cs="Times New Roman" w:ascii="Times New Roman" w:hAnsi="Times New Roman"/>
          <w:sz w:val="24"/>
          <w:szCs w:val="24"/>
        </w:rPr>
        <w:t xml:space="preserve"> Th</w:t>
      </w:r>
      <w:r>
        <w:rPr>
          <w:rFonts w:cs="Times New Roman" w:ascii="Times New Roman" w:hAnsi="Times New Roman"/>
          <w:sz w:val="24"/>
          <w:szCs w:val="24"/>
          <w:lang w:val="en-GB"/>
        </w:rPr>
        <w:t xml:space="preserve">e “fiscal impulse” (deficit </w:t>
      </w:r>
      <w:r>
        <w:rPr>
          <w:rFonts w:cs="Times New Roman" w:ascii="Times New Roman" w:hAnsi="Times New Roman"/>
          <w:color w:val="000000" w:themeColor="text1"/>
          <w:sz w:val="24"/>
          <w:szCs w:val="24"/>
          <w:lang w:val="en-GB"/>
        </w:rPr>
        <w:t xml:space="preserve">affecting private demand and hence output </w:t>
      </w:r>
      <w:r>
        <w:rPr>
          <w:rFonts w:cs="Times New Roman" w:ascii="Times New Roman" w:hAnsi="Times New Roman"/>
          <w:i/>
          <w:iCs/>
          <w:color w:val="000000" w:themeColor="text1"/>
          <w:sz w:val="24"/>
          <w:szCs w:val="24"/>
          <w:lang w:val="en-GB"/>
        </w:rPr>
        <w:t>indirectly</w:t>
      </w:r>
      <w:r>
        <w:rPr>
          <w:rFonts w:cs="Times New Roman" w:ascii="Times New Roman" w:hAnsi="Times New Roman"/>
          <w:color w:val="000000" w:themeColor="text1"/>
          <w:sz w:val="24"/>
          <w:szCs w:val="24"/>
          <w:lang w:val="en-GB"/>
        </w:rPr>
        <w:t xml:space="preserve">), </w:t>
      </w:r>
      <w:r>
        <w:rPr>
          <w:rFonts w:cs="Times New Roman" w:ascii="Times New Roman" w:hAnsi="Times New Roman"/>
          <w:sz w:val="24"/>
          <w:szCs w:val="24"/>
          <w:lang w:val="en-GB"/>
        </w:rPr>
        <w:t>positive on average in 2020-22, turns negative from late 2022 onward and remains so for several years before fading out by 2027 (</w:t>
      </w:r>
      <w:r>
        <w:rPr>
          <w:rFonts w:cs="Times New Roman" w:ascii="Times New Roman" w:hAnsi="Times New Roman"/>
          <w:b/>
          <w:bCs/>
          <w:color w:val="0070C0"/>
          <w:sz w:val="24"/>
          <w:szCs w:val="24"/>
          <w:lang w:val="en-GB"/>
        </w:rPr>
        <w:t>Figure 15.3</w:t>
      </w:r>
      <w:r>
        <w:rPr>
          <w:rFonts w:cs="Times New Roman" w:ascii="Times New Roman" w:hAnsi="Times New Roman"/>
          <w:sz w:val="24"/>
          <w:szCs w:val="24"/>
          <w:lang w:val="en-GB"/>
        </w:rPr>
        <w:t>).</w:t>
      </w:r>
    </w:p>
    <w:p>
      <w:pPr>
        <w:pStyle w:val="Normal"/>
        <w:spacing w:before="0" w:after="240"/>
        <w:rPr>
          <w:rFonts w:ascii="Times New Roman" w:hAnsi="Times New Roman" w:cs="Times New Roman"/>
          <w:sz w:val="24"/>
          <w:szCs w:val="24"/>
          <w:lang w:val="en-GB"/>
        </w:rPr>
      </w:pPr>
      <w:r>
        <w:rPr>
          <w:rFonts w:cs="Times New Roman" w:ascii="Times New Roman" w:hAnsi="Times New Roman"/>
          <w:b/>
          <w:bCs/>
          <w:color w:val="0070C0"/>
          <w:sz w:val="24"/>
          <w:szCs w:val="24"/>
        </w:rPr>
        <w:t>Fiscal stance total effect on output.</w:t>
      </w:r>
      <w:r>
        <w:rPr>
          <w:rFonts w:cs="Times New Roman" w:ascii="Times New Roman" w:hAnsi="Times New Roman"/>
          <w:sz w:val="24"/>
          <w:szCs w:val="24"/>
          <w:lang w:val="en-GB"/>
        </w:rPr>
        <w:t xml:space="preserve"> The combination of lower government demand for G&amp;S and a negative fiscal impulse onto private demand are forecast to have an important negative effect on output during 2023/24-2025/26 (</w:t>
      </w:r>
      <w:r>
        <w:rPr>
          <w:rFonts w:cs="Times New Roman" w:ascii="Times New Roman" w:hAnsi="Times New Roman"/>
          <w:b/>
          <w:bCs/>
          <w:color w:val="0070C0"/>
          <w:sz w:val="24"/>
          <w:szCs w:val="24"/>
          <w:lang w:val="en-GB"/>
        </w:rPr>
        <w:t>Figure 15.4</w:t>
      </w:r>
      <w:r>
        <w:rPr>
          <w:rFonts w:cs="Times New Roman" w:ascii="Times New Roman" w:hAnsi="Times New Roman"/>
          <w:sz w:val="24"/>
          <w:szCs w:val="24"/>
          <w:lang w:val="en-GB"/>
        </w:rPr>
        <w:t>).</w:t>
      </w:r>
      <w:r>
        <w:rPr>
          <w:rFonts w:cs="Times New Roman" w:ascii="Times New Roman" w:hAnsi="Times New Roman"/>
          <w:b/>
          <w:bCs/>
          <w:color w:val="0070C0"/>
          <w:sz w:val="24"/>
          <w:szCs w:val="24"/>
          <w:lang w:val="en-GB"/>
        </w:rPr>
        <w:t xml:space="preserve"> </w:t>
      </w:r>
      <w:commentRangeStart w:id="24"/>
      <w:r>
        <w:rPr>
          <w:rFonts w:cs="Times New Roman" w:ascii="Times New Roman" w:hAnsi="Times New Roman"/>
          <w:sz w:val="24"/>
          <w:szCs w:val="24"/>
          <w:lang w:val="en-GB"/>
        </w:rPr>
        <w:t xml:space="preserve">An average negative discretionary deficit of 1½% of GDP is estimated </w:t>
      </w:r>
      <w:r>
        <w:rPr>
          <w:rFonts w:cs="Times New Roman" w:ascii="Times New Roman" w:hAnsi="Times New Roman"/>
          <w:i/>
          <w:iCs/>
          <w:sz w:val="24"/>
          <w:szCs w:val="24"/>
          <w:lang w:val="en-GB"/>
        </w:rPr>
        <w:t xml:space="preserve">per se </w:t>
      </w:r>
      <w:r>
        <w:rPr>
          <w:rFonts w:cs="Times New Roman" w:ascii="Times New Roman" w:hAnsi="Times New Roman"/>
          <w:sz w:val="24"/>
          <w:szCs w:val="24"/>
          <w:lang w:val="en-GB"/>
        </w:rPr>
        <w:t>to lower real GDP by some 1.2%, mainly from lower government for G&amp;S (two-thirds) and the remainder from lower private demand.</w:t>
      </w:r>
      <w:ins w:id="4" w:author="Unknown Author" w:date="2024-02-06T21:51:00Z">
        <w:commentRangeEnd w:id="24"/>
        <w:r>
          <w:commentReference w:id="24"/>
        </w:r>
        <w:r>
          <w:rPr>
            <w:rFonts w:cs="Times New Roman" w:ascii="Times New Roman" w:hAnsi="Times New Roman"/>
            <w:sz w:val="24"/>
            <w:szCs w:val="24"/>
            <w:lang w:val="en-GB"/>
          </w:rPr>
        </w:r>
      </w:ins>
    </w:p>
    <w:tbl>
      <w:tblPr>
        <w:tblStyle w:val="TableGrid"/>
        <w:tblW w:w="10350" w:type="dxa"/>
        <w:jc w:val="left"/>
        <w:tblInd w:w="-105" w:type="dxa"/>
        <w:tblLayout w:type="fixed"/>
        <w:tblCellMar>
          <w:top w:w="0" w:type="dxa"/>
          <w:left w:w="108" w:type="dxa"/>
          <w:bottom w:w="0" w:type="dxa"/>
          <w:right w:w="108" w:type="dxa"/>
        </w:tblCellMar>
        <w:tblLook w:firstRow="1" w:noVBand="1" w:lastRow="0" w:firstColumn="1" w:lastColumn="0" w:noHBand="0" w:val="04a0"/>
      </w:tblPr>
      <w:tblGrid>
        <w:gridCol w:w="103"/>
        <w:gridCol w:w="6109"/>
        <w:gridCol w:w="4092"/>
        <w:gridCol w:w="45"/>
      </w:tblGrid>
      <w:tr>
        <w:trPr/>
        <w:tc>
          <w:tcPr>
            <w:tcW w:w="10349" w:type="dxa"/>
            <w:gridSpan w:val="4"/>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center"/>
              <w:rPr>
                <w:rFonts w:ascii="Times New Roman" w:hAnsi="Times New Roman" w:cs="Times New Roman"/>
                <w:sz w:val="18"/>
                <w:szCs w:val="18"/>
                <w:lang w:val="en-GB"/>
              </w:rPr>
            </w:pPr>
            <w:r>
              <w:rPr>
                <w:rFonts w:cs="Times New Roman" w:ascii="Times New Roman" w:hAnsi="Times New Roman"/>
                <w:sz w:val="18"/>
                <w:szCs w:val="18"/>
                <w:lang w:val="en-GB"/>
              </w:rPr>
            </w:r>
          </w:p>
        </w:tc>
      </w:tr>
      <w:tr>
        <w:trPr>
          <w:trHeight w:val="5154" w:hRule="atLeast"/>
        </w:trPr>
        <w:tc>
          <w:tcPr>
            <w:tcW w:w="103" w:type="dxa"/>
            <w:tcBorders>
              <w:top w:val="nil"/>
              <w:left w:val="nil"/>
              <w:bottom w:val="nil"/>
              <w:right w:val="nil"/>
            </w:tcBorders>
          </w:tcPr>
          <w:p>
            <w:pPr>
              <w:pStyle w:val="Normal"/>
              <w:widowControl w:val="false"/>
              <w:suppressAutoHyphens w:val="true"/>
              <w:spacing w:lineRule="auto" w:line="240" w:before="0" w:after="240"/>
              <w:jc w:val="left"/>
              <w:rPr>
                <w:rFonts w:ascii="Times New Roman" w:hAnsi="Times New Roman" w:cs="Times New Roman"/>
                <w:b/>
                <w:b/>
                <w:bCs/>
                <w:color w:val="000000" w:themeColor="text1"/>
                <w:sz w:val="24"/>
                <w:szCs w:val="24"/>
                <w:lang w:val="en-GB"/>
              </w:rPr>
            </w:pPr>
            <w:r>
              <w:rPr>
                <w:rFonts w:cs="Times New Roman" w:ascii="Times New Roman" w:hAnsi="Times New Roman"/>
                <w:b/>
                <w:bCs/>
                <w:color w:val="000000" w:themeColor="text1"/>
                <w:sz w:val="24"/>
                <w:szCs w:val="24"/>
                <w:lang w:val="en-GB"/>
              </w:rPr>
            </w:r>
          </w:p>
        </w:tc>
        <w:tc>
          <w:tcPr>
            <w:tcW w:w="610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240"/>
              <w:jc w:val="left"/>
              <w:rPr>
                <w:rFonts w:ascii="Times New Roman" w:hAnsi="Times New Roman" w:cs="Times New Roman"/>
                <w:b/>
                <w:b/>
                <w:bCs/>
                <w:color w:val="000000" w:themeColor="text1"/>
                <w:sz w:val="24"/>
                <w:szCs w:val="24"/>
                <w:lang w:val="en-GB"/>
              </w:rPr>
            </w:pPr>
            <w:r>
              <w:rPr>
                <w:rFonts w:eastAsia="Calibri" w:cs="Times New Roman" w:ascii="Times New Roman" w:hAnsi="Times New Roman"/>
                <w:b/>
                <w:bCs/>
                <w:color w:val="0070C0"/>
                <w:kern w:val="0"/>
                <w:sz w:val="20"/>
                <w:szCs w:val="20"/>
                <w:lang w:val="en-US" w:eastAsia="en-US" w:bidi="ar-SA"/>
              </w:rPr>
              <w:t>Fig. 15.3 Components fiscal impulse, onto private demand, % GDP</w:t>
            </w:r>
            <w:r>
              <w:rPr>
                <w:rFonts w:eastAsia="Calibri" w:cs="Times New Roman" w:ascii="Times New Roman" w:hAnsi="Times New Roman"/>
                <w:b/>
                <w:bCs/>
                <w:color w:val="000000" w:themeColor="text1"/>
                <w:kern w:val="0"/>
                <w:sz w:val="24"/>
                <w:szCs w:val="24"/>
                <w:lang w:val="en-GB" w:eastAsia="en-US" w:bidi="ar-SA"/>
              </w:rPr>
              <w:t xml:space="preserve"> </w:t>
            </w:r>
          </w:p>
          <w:p>
            <w:pPr>
              <w:pStyle w:val="Normal"/>
              <w:widowControl w:val="false"/>
              <w:suppressAutoHyphens w:val="true"/>
              <w:spacing w:before="0" w:after="160"/>
              <w:rPr>
                <w:rFonts w:ascii="Times New Roman" w:hAnsi="Times New Roman" w:cs="Times New Roman"/>
                <w:b/>
                <w:b/>
                <w:bCs/>
                <w:color w:val="000000" w:themeColor="text1"/>
                <w:sz w:val="24"/>
                <w:szCs w:val="24"/>
                <w:lang w:val="en-GB"/>
              </w:rPr>
            </w:pPr>
            <w:r>
              <w:rPr/>
              <w:drawing>
                <wp:inline distT="0" distB="0" distL="0" distR="0">
                  <wp:extent cx="3739515" cy="3079115"/>
                  <wp:effectExtent l="0" t="0" r="0" b="0"/>
                  <wp:docPr id="5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5" descr=""/>
                          <pic:cNvPicPr>
                            <a:picLocks noChangeAspect="1" noChangeArrowheads="1"/>
                          </pic:cNvPicPr>
                        </pic:nvPicPr>
                        <pic:blipFill>
                          <a:blip r:embed="rId76"/>
                          <a:stretch>
                            <a:fillRect/>
                          </a:stretch>
                        </pic:blipFill>
                        <pic:spPr bwMode="auto">
                          <a:xfrm>
                            <a:off x="0" y="0"/>
                            <a:ext cx="3739515" cy="3079115"/>
                          </a:xfrm>
                          <a:prstGeom prst="rect">
                            <a:avLst/>
                          </a:prstGeom>
                        </pic:spPr>
                      </pic:pic>
                    </a:graphicData>
                  </a:graphic>
                </wp:inline>
              </w:drawing>
            </w:r>
          </w:p>
        </w:tc>
        <w:tc>
          <w:tcPr>
            <w:tcW w:w="4092"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15.4  Fiscal stance: effect on GDP via govt demand and private demand, % GDP</w:t>
            </w:r>
          </w:p>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rFonts w:cs="Times New Roman" w:ascii="Times New Roman" w:hAnsi="Times New Roman"/>
                <w:b/>
                <w:bCs/>
                <w:color w:val="0070C0"/>
                <w:sz w:val="20"/>
                <w:szCs w:val="20"/>
              </w:rPr>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en-GB"/>
              </w:rPr>
            </w:pPr>
            <w:r>
              <w:rPr/>
              <w:drawing>
                <wp:inline distT="0" distB="0" distL="0" distR="0">
                  <wp:extent cx="2527300" cy="2512695"/>
                  <wp:effectExtent l="0" t="0" r="0" b="0"/>
                  <wp:docPr id="6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6" descr=""/>
                          <pic:cNvPicPr>
                            <a:picLocks noChangeAspect="1" noChangeArrowheads="1"/>
                          </pic:cNvPicPr>
                        </pic:nvPicPr>
                        <pic:blipFill>
                          <a:blip r:embed="rId77"/>
                          <a:stretch>
                            <a:fillRect/>
                          </a:stretch>
                        </pic:blipFill>
                        <pic:spPr bwMode="auto">
                          <a:xfrm>
                            <a:off x="0" y="0"/>
                            <a:ext cx="2527300" cy="2512695"/>
                          </a:xfrm>
                          <a:prstGeom prst="rect">
                            <a:avLst/>
                          </a:prstGeom>
                        </pic:spPr>
                      </pic:pic>
                    </a:graphicData>
                  </a:graphic>
                </wp:inline>
              </w:drawing>
            </w:r>
          </w:p>
        </w:tc>
        <w:tc>
          <w:tcPr>
            <w:tcW w:w="45" w:type="dxa"/>
            <w:tcBorders>
              <w:top w:val="nil"/>
              <w:left w:val="nil"/>
              <w:bottom w:val="nil"/>
              <w:right w:val="nil"/>
            </w:tcBorders>
          </w:tcPr>
          <w:p>
            <w:pPr>
              <w:pStyle w:val="Normal"/>
              <w:widowControl w:val="false"/>
              <w:suppressAutoHyphens w:val="true"/>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r>
        <w:br w:type="page"/>
      </w:r>
    </w:p>
    <w:p>
      <w:pPr>
        <w:pStyle w:val="Normal"/>
        <w:rPr>
          <w:rFonts w:ascii="Times New Roman" w:hAnsi="Times New Roman" w:cs="Times New Roman"/>
          <w:color w:val="0070C0"/>
          <w:sz w:val="24"/>
          <w:szCs w:val="24"/>
          <w:lang w:val="en-GB"/>
        </w:rPr>
      </w:pPr>
      <w:r>
        <w:rPr>
          <w:rFonts w:cs="Times New Roman" w:ascii="Times New Roman" w:hAnsi="Times New Roman"/>
          <w:sz w:val="24"/>
          <w:szCs w:val="24"/>
          <w:lang w:val="en-GB"/>
        </w:rPr>
        <w:t>The discretionary deficit, on average positive, expansionary during 2020-22, turns negative, contractionary during 2023-26, mainly from government spending on G&amp;S (</w:t>
      </w:r>
      <w:r>
        <w:rPr>
          <w:rFonts w:cs="Times New Roman" w:ascii="Times New Roman" w:hAnsi="Times New Roman"/>
          <w:b/>
          <w:bCs/>
          <w:color w:val="0070C0"/>
          <w:sz w:val="24"/>
          <w:szCs w:val="24"/>
          <w:lang w:val="en-GB"/>
        </w:rPr>
        <w:t>Figure 16.1</w:t>
      </w:r>
      <w:r>
        <w:rPr>
          <w:rFonts w:cs="Times New Roman" w:ascii="Times New Roman" w:hAnsi="Times New Roman"/>
          <w:sz w:val="24"/>
          <w:szCs w:val="24"/>
          <w:lang w:val="en-GB"/>
        </w:rPr>
        <w:t>). The latter has been its main driver, and it is in this category that there is most room for discretionary policy, much more than for revenue and other spending (transfers and subsidies).</w:t>
      </w:r>
      <w:r>
        <w:rPr>
          <w:rStyle w:val="FootnoteAnchor"/>
          <w:rFonts w:cs="Times New Roman" w:ascii="Times New Roman" w:hAnsi="Times New Roman"/>
          <w:sz w:val="24"/>
          <w:szCs w:val="24"/>
          <w:lang w:val="en-GB"/>
        </w:rPr>
        <w:footnoteReference w:id="17"/>
      </w:r>
      <w:r>
        <w:rPr>
          <w:rFonts w:cs="Times New Roman" w:ascii="Times New Roman" w:hAnsi="Times New Roman"/>
          <w:sz w:val="24"/>
          <w:szCs w:val="24"/>
          <w:lang w:val="en-GB"/>
        </w:rPr>
        <w:t xml:space="preserve"> </w:t>
      </w:r>
    </w:p>
    <w:p>
      <w:pPr>
        <w:pStyle w:val="Normal"/>
        <w:rPr>
          <w:rFonts w:ascii="Times New Roman" w:hAnsi="Times New Roman" w:cs="Times New Roman"/>
          <w:color w:val="0070C0"/>
          <w:sz w:val="24"/>
          <w:szCs w:val="24"/>
          <w:lang w:val="en-GB"/>
        </w:rPr>
      </w:pPr>
      <w:r>
        <w:rPr>
          <w:rFonts w:cs="Times New Roman" w:ascii="Times New Roman" w:hAnsi="Times New Roman"/>
          <w:sz w:val="24"/>
          <w:szCs w:val="24"/>
          <w:lang w:val="en-GB"/>
        </w:rPr>
        <w:t>The cyclical deficit is slightly positive during 2023-26, mainly from revenue being below trend due to the lingering output gap and the lagged adjustment of taxes and fees to the recent surge in inflation (</w:t>
      </w:r>
      <w:r>
        <w:rPr>
          <w:rFonts w:cs="Times New Roman" w:ascii="Times New Roman" w:hAnsi="Times New Roman"/>
          <w:b/>
          <w:bCs/>
          <w:color w:val="0070C0"/>
          <w:sz w:val="24"/>
          <w:szCs w:val="24"/>
          <w:lang w:val="en-GB"/>
        </w:rPr>
        <w:t>Figure 16.1</w:t>
      </w:r>
      <w:r>
        <w:rPr>
          <w:rFonts w:cs="Times New Roman" w:ascii="Times New Roman" w:hAnsi="Times New Roman"/>
          <w:sz w:val="24"/>
          <w:szCs w:val="24"/>
          <w:lang w:val="en-GB"/>
        </w:rPr>
        <w:t>).</w:t>
      </w:r>
    </w:p>
    <w:tbl>
      <w:tblPr>
        <w:tblStyle w:val="TableGrid"/>
        <w:tblW w:w="1019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204"/>
        <w:gridCol w:w="4992"/>
      </w:tblGrid>
      <w:tr>
        <w:trPr>
          <w:trHeight w:val="420" w:hRule="atLeast"/>
        </w:trPr>
        <w:tc>
          <w:tcPr>
            <w:tcW w:w="10196"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Figure 16.  Discretionary and cyclical deficit 2023-27, % GDP</w:t>
            </w:r>
          </w:p>
        </w:tc>
      </w:tr>
      <w:tr>
        <w:trPr>
          <w:trHeight w:val="4831" w:hRule="atLeast"/>
        </w:trPr>
        <w:tc>
          <w:tcPr>
            <w:tcW w:w="520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16.1  Discretionary deficit, % of GDP</w:t>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en-GB"/>
              </w:rPr>
            </w:pPr>
            <w:r>
              <w:rPr>
                <w:rFonts w:eastAsia="Calibri" w:cs="Times New Roman" w:ascii="Times New Roman" w:hAnsi="Times New Roman"/>
                <w:b/>
                <w:bCs/>
                <w:color w:val="000000" w:themeColor="text1"/>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b/>
                <w:b/>
                <w:bCs/>
                <w:color w:val="000000" w:themeColor="text1"/>
                <w:sz w:val="24"/>
                <w:szCs w:val="24"/>
                <w:lang w:val="en-GB"/>
              </w:rPr>
            </w:pPr>
            <w:r>
              <w:rPr/>
              <w:drawing>
                <wp:inline distT="0" distB="0" distL="0" distR="0">
                  <wp:extent cx="3166110" cy="2590800"/>
                  <wp:effectExtent l="0" t="0" r="0" b="0"/>
                  <wp:docPr id="61"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7" descr=""/>
                          <pic:cNvPicPr>
                            <a:picLocks noChangeAspect="1" noChangeArrowheads="1"/>
                          </pic:cNvPicPr>
                        </pic:nvPicPr>
                        <pic:blipFill>
                          <a:blip r:embed="rId78"/>
                          <a:stretch>
                            <a:fillRect/>
                          </a:stretch>
                        </pic:blipFill>
                        <pic:spPr bwMode="auto">
                          <a:xfrm>
                            <a:off x="0" y="0"/>
                            <a:ext cx="3166110" cy="2590800"/>
                          </a:xfrm>
                          <a:prstGeom prst="rect">
                            <a:avLst/>
                          </a:prstGeom>
                        </pic:spPr>
                      </pic:pic>
                    </a:graphicData>
                  </a:graphic>
                </wp:inline>
              </w:drawing>
            </w:r>
          </w:p>
          <w:p>
            <w:pPr>
              <w:pStyle w:val="Normal"/>
              <w:widowControl w:val="false"/>
              <w:suppressAutoHyphens w:val="true"/>
              <w:spacing w:lineRule="auto" w:line="240" w:before="0" w:after="0"/>
              <w:jc w:val="center"/>
              <w:rPr>
                <w:rFonts w:ascii="Times New Roman" w:hAnsi="Times New Roman" w:cs="Times New Roman"/>
                <w:b/>
                <w:b/>
                <w:bCs/>
                <w:color w:val="000000" w:themeColor="text1"/>
                <w:sz w:val="24"/>
                <w:szCs w:val="24"/>
                <w:lang w:val="en-GB"/>
              </w:rPr>
            </w:pPr>
            <w:r>
              <w:rPr>
                <w:rFonts w:cs="Times New Roman" w:ascii="Times New Roman" w:hAnsi="Times New Roman"/>
                <w:b/>
                <w:bCs/>
                <w:color w:val="000000" w:themeColor="text1"/>
                <w:sz w:val="24"/>
                <w:szCs w:val="24"/>
                <w:lang w:val="en-GB"/>
              </w:rPr>
            </w:r>
          </w:p>
        </w:tc>
        <w:tc>
          <w:tcPr>
            <w:tcW w:w="4992"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0000" w:themeColor="text1"/>
                <w:sz w:val="24"/>
                <w:szCs w:val="24"/>
                <w:lang w:val="en-GB"/>
              </w:rPr>
            </w:pPr>
            <w:r>
              <w:rPr>
                <w:rFonts w:eastAsia="Calibri" w:cs="Times New Roman" w:ascii="Times New Roman" w:hAnsi="Times New Roman"/>
                <w:b/>
                <w:bCs/>
                <w:color w:val="0070C0"/>
                <w:kern w:val="0"/>
                <w:sz w:val="20"/>
                <w:szCs w:val="20"/>
                <w:lang w:val="en-US" w:eastAsia="en-US" w:bidi="ar-SA"/>
              </w:rPr>
              <w:t>Fig. 16.2  Cyclical deficit, % of GDP</w:t>
            </w:r>
            <w:r>
              <w:rPr>
                <w:rFonts w:eastAsia="Calibri" w:cs="Times New Roman" w:ascii="Times New Roman" w:hAnsi="Times New Roman"/>
                <w:b/>
                <w:bCs/>
                <w:color w:val="000000" w:themeColor="text1"/>
                <w:kern w:val="0"/>
                <w:sz w:val="24"/>
                <w:szCs w:val="24"/>
                <w:lang w:val="en-GB" w:eastAsia="en-US" w:bidi="ar-SA"/>
              </w:rPr>
              <w:t xml:space="preserve"> </w:t>
            </w:r>
          </w:p>
          <w:p>
            <w:pPr>
              <w:pStyle w:val="Normal"/>
              <w:widowControl w:val="false"/>
              <w:suppressAutoHyphens w:val="true"/>
              <w:spacing w:lineRule="auto" w:line="240" w:before="0" w:after="120"/>
              <w:jc w:val="center"/>
              <w:rPr>
                <w:rFonts w:ascii="Times New Roman" w:hAnsi="Times New Roman" w:cs="Times New Roman"/>
                <w:b/>
                <w:b/>
                <w:bCs/>
                <w:color w:val="000000" w:themeColor="text1"/>
                <w:sz w:val="24"/>
                <w:szCs w:val="24"/>
                <w:lang w:val="en-GB"/>
              </w:rPr>
            </w:pPr>
            <w:r>
              <w:rPr>
                <w:rFonts w:cs="Times New Roman" w:ascii="Times New Roman" w:hAnsi="Times New Roman"/>
                <w:b/>
                <w:bCs/>
                <w:color w:val="000000" w:themeColor="text1"/>
                <w:sz w:val="24"/>
                <w:szCs w:val="24"/>
                <w:lang w:val="en-GB"/>
              </w:rPr>
            </w:r>
          </w:p>
          <w:p>
            <w:pPr>
              <w:pStyle w:val="Normal"/>
              <w:widowControl w:val="false"/>
              <w:suppressAutoHyphens w:val="true"/>
              <w:spacing w:lineRule="auto" w:line="240" w:before="0" w:after="120"/>
              <w:jc w:val="center"/>
              <w:rPr>
                <w:rFonts w:ascii="Times New Roman" w:hAnsi="Times New Roman" w:cs="Times New Roman"/>
                <w:b/>
                <w:b/>
                <w:bCs/>
                <w:color w:val="000000" w:themeColor="text1"/>
                <w:sz w:val="24"/>
                <w:szCs w:val="24"/>
                <w:lang w:val="en-GB"/>
              </w:rPr>
            </w:pPr>
            <w:r>
              <w:rPr/>
              <w:drawing>
                <wp:inline distT="0" distB="0" distL="0" distR="0">
                  <wp:extent cx="3028950" cy="2578735"/>
                  <wp:effectExtent l="0" t="0" r="0" b="0"/>
                  <wp:docPr id="62"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8" descr=""/>
                          <pic:cNvPicPr>
                            <a:picLocks noChangeAspect="1" noChangeArrowheads="1"/>
                          </pic:cNvPicPr>
                        </pic:nvPicPr>
                        <pic:blipFill>
                          <a:blip r:embed="rId79"/>
                          <a:stretch>
                            <a:fillRect/>
                          </a:stretch>
                        </pic:blipFill>
                        <pic:spPr bwMode="auto">
                          <a:xfrm>
                            <a:off x="0" y="0"/>
                            <a:ext cx="3028950" cy="2578735"/>
                          </a:xfrm>
                          <a:prstGeom prst="rect">
                            <a:avLst/>
                          </a:prstGeom>
                        </pic:spPr>
                      </pic:pic>
                    </a:graphicData>
                  </a:graphic>
                </wp:inline>
              </w:drawing>
            </w:r>
          </w:p>
        </w:tc>
      </w:tr>
    </w:tbl>
    <w:p>
      <w:pPr>
        <w:pStyle w:val="Normal"/>
        <w:rPr>
          <w:rFonts w:ascii="Times New Roman" w:hAnsi="Times New Roman" w:cs="Times New Roman"/>
          <w:color w:val="2F5496" w:themeColor="accent1" w:themeShade="bf"/>
          <w:sz w:val="24"/>
          <w:szCs w:val="24"/>
          <w:lang w:val="en-GB"/>
        </w:rPr>
      </w:pPr>
      <w:r>
        <w:rPr>
          <w:rFonts w:cs="Times New Roman" w:ascii="Times New Roman" w:hAnsi="Times New Roman"/>
          <w:color w:val="2F5496" w:themeColor="accent1" w:themeShade="bf"/>
          <w:sz w:val="24"/>
          <w:szCs w:val="24"/>
          <w:lang w:val="en-GB"/>
        </w:rPr>
      </w:r>
      <w:r>
        <w:br w:type="page"/>
      </w:r>
    </w:p>
    <w:p>
      <w:pPr>
        <w:pStyle w:val="Heading3"/>
        <w:spacing w:before="40" w:after="120"/>
        <w:rPr>
          <w:rFonts w:ascii="Times New Roman" w:hAnsi="Times New Roman" w:cs="Times New Roman"/>
          <w:color w:val="2F5496" w:themeColor="accent1" w:themeShade="bf"/>
          <w:lang w:val="en-GB"/>
        </w:rPr>
      </w:pPr>
      <w:bookmarkStart w:id="25" w:name="_Toc156831433"/>
      <w:r>
        <w:rPr>
          <w:rFonts w:cs="Times New Roman" w:ascii="Times New Roman" w:hAnsi="Times New Roman"/>
          <w:b/>
          <w:bCs/>
          <w:color w:val="2F5496" w:themeColor="accent1" w:themeShade="bf"/>
          <w:lang w:val="en-GB"/>
        </w:rPr>
        <w:t>Inflation (CPI)</w:t>
      </w:r>
      <w:bookmarkEnd w:id="25"/>
      <w:r>
        <w:rPr>
          <w:rFonts w:cs="Times New Roman" w:ascii="Times New Roman" w:hAnsi="Times New Roman"/>
          <w:b/>
          <w:bCs/>
          <w:color w:val="2F5496" w:themeColor="accent1" w:themeShade="bf"/>
          <w:lang w:val="en-GB"/>
        </w:rPr>
        <w:t xml:space="preserve"> </w:t>
      </w:r>
    </w:p>
    <w:p>
      <w:pPr>
        <w:pStyle w:val="Normal"/>
        <w:spacing w:lineRule="auto" w:line="276" w:before="0" w:after="120"/>
        <w:rPr>
          <w:rFonts w:ascii="Times New Roman" w:hAnsi="Times New Roman" w:cs="Times New Roman"/>
          <w:sz w:val="24"/>
          <w:szCs w:val="24"/>
          <w:lang w:val="en-GB"/>
        </w:rPr>
      </w:pPr>
      <w:r>
        <w:rPr>
          <w:rFonts w:cs="Times New Roman" w:ascii="Times New Roman" w:hAnsi="Times New Roman"/>
          <w:sz w:val="24"/>
          <w:szCs w:val="24"/>
          <w:lang w:val="en-GB"/>
        </w:rPr>
        <w:t>Consumer price inflation (headline q-on-q) (having peaked in 2022Q2) is forecast to continue declining but with a modest flare-up in late 2023/early 2024. The flare-up results from food price shocks in Q4, the pump price increase in October, and the passthrough of the exchange depreciation in preceding quarters. From 2024Q2, inflation should decline below 5% reflecting a modest drop in world food and oil prices, improved domestic food supply, and fading of earlier shocks (</w:t>
      </w:r>
      <w:r>
        <w:rPr>
          <w:rFonts w:cs="Times New Roman" w:ascii="Times New Roman" w:hAnsi="Times New Roman"/>
          <w:b/>
          <w:bCs/>
          <w:color w:val="0070C0"/>
          <w:sz w:val="24"/>
          <w:szCs w:val="24"/>
          <w:lang w:val="en-GB"/>
        </w:rPr>
        <w:t>Table 7</w:t>
      </w:r>
      <w:r>
        <w:rPr>
          <w:rFonts w:cs="Times New Roman" w:ascii="Times New Roman" w:hAnsi="Times New Roman"/>
          <w:sz w:val="24"/>
          <w:szCs w:val="24"/>
          <w:lang w:val="en-GB"/>
        </w:rPr>
        <w:t>).</w:t>
      </w:r>
    </w:p>
    <w:tbl>
      <w:tblPr>
        <w:tblStyle w:val="TableGrid"/>
        <w:tblW w:w="9990" w:type="dxa"/>
        <w:jc w:val="left"/>
        <w:tblInd w:w="-15" w:type="dxa"/>
        <w:tblLayout w:type="fixed"/>
        <w:tblCellMar>
          <w:top w:w="0" w:type="dxa"/>
          <w:left w:w="108" w:type="dxa"/>
          <w:bottom w:w="0" w:type="dxa"/>
          <w:right w:w="108" w:type="dxa"/>
        </w:tblCellMar>
        <w:tblLook w:firstRow="1" w:noVBand="1" w:lastRow="0" w:firstColumn="1" w:lastColumn="0" w:noHBand="0" w:val="04a0"/>
      </w:tblPr>
      <w:tblGrid>
        <w:gridCol w:w="9990"/>
      </w:tblGrid>
      <w:tr>
        <w:trPr>
          <w:trHeight w:val="909" w:hRule="atLeast"/>
        </w:trPr>
        <w:tc>
          <w:tcPr>
            <w:tcW w:w="9990"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mc:AlternateContent>
                <mc:Choice Requires="wps">
                  <w:drawing>
                    <wp:inline distT="0" distB="0" distL="0" distR="0" wp14:anchorId="0AA93D0E">
                      <wp:extent cx="6208395" cy="1323340"/>
                      <wp:effectExtent l="0" t="0" r="2540" b="0"/>
                      <wp:docPr id="63" name="Picture 15" descr="A table with numbers and text&#10;&#10;Description automatically generated"/>
                      <a:graphic xmlns:a="http://schemas.openxmlformats.org/drawingml/2006/main">
                        <a:graphicData uri="http://schemas.openxmlformats.org/drawingml/2006/picture">
                          <pic:pic xmlns:pic="http://schemas.openxmlformats.org/drawingml/2006/picture">
                            <pic:nvPicPr>
                              <pic:cNvPr id="8" name="Picture 15" descr="A table with numbers and text&#10;&#10;Description automatically generated"/>
                              <pic:cNvPicPr/>
                            </pic:nvPicPr>
                            <pic:blipFill>
                              <a:blip r:embed="rId80">
                                <a:extLst>
                                  <a:ext uri="{BEBA8EAE-BF5A-486C-A8C5-ECC9F3942E4B}">
                                    <a14:imgProps xmlns:a14="http://schemas.microsoft.com/office/drawing/2010/main">
                                      <a14:imgLayer r:embed="rId81">
                                        <a14:imgEffect>
                                          <a14:brightnessContrast amount="52000" contrast="32000"/>
                                        </a14:imgEffect>
                                      </a14:imgLayer>
                                    </a14:imgProps>
                                  </a:ext>
                                </a:extLst>
                              </a:blip>
                              <a:stretch/>
                            </pic:blipFill>
                            <pic:spPr>
                              <a:xfrm>
                                <a:off x="0" y="0"/>
                                <a:ext cx="6208560" cy="1323360"/>
                              </a:xfrm>
                              <a:prstGeom prst="rect">
                                <a:avLst/>
                              </a:prstGeom>
                              <a:ln w="0">
                                <a:noFill/>
                              </a:ln>
                            </pic:spPr>
                          </pic:pic>
                        </a:graphicData>
                      </a:graphic>
                    </wp:inline>
                  </w:drawing>
                </mc:Choice>
                <mc:Fallback>
                  <w:pict>
                    <v:shape id="shape_0" ID="Picture 15" stroked="f" o:allowincell="f" style="position:absolute;margin-left:0pt;margin-top:-104.25pt;width:488.8pt;height:104.15pt;mso-wrap-style:none;v-text-anchor:middle;mso-position-vertical:top" wp14:anchorId="0AA93D0E" type="_x0000_t75">
                      <v:imagedata r:id="rId82" o:detectmouseclick="t"/>
                      <v:stroke color="#3465a4" joinstyle="round" endcap="flat"/>
                      <w10:wrap type="square"/>
                    </v:shape>
                  </w:pict>
                </mc:Fallback>
              </mc:AlternateContent>
            </w:r>
          </w:p>
        </w:tc>
      </w:tr>
    </w:tbl>
    <w:p>
      <w:pPr>
        <w:pStyle w:val="Normal"/>
        <w:spacing w:before="0" w:after="0"/>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lang w:val="en-GB"/>
        </w:rPr>
        <w:t>The sharp drop in q-on-q inflation translates into a more gradual drop in y-on-y inflation (which peaked in 2022Q4). The largest contribution comes from the moderation in food price increases, even with a short period of falling prices (</w:t>
      </w:r>
      <w:r>
        <w:rPr>
          <w:rFonts w:cs="Times New Roman" w:ascii="Times New Roman" w:hAnsi="Times New Roman"/>
          <w:b/>
          <w:bCs/>
          <w:color w:val="0070C0"/>
          <w:sz w:val="24"/>
          <w:szCs w:val="24"/>
          <w:lang w:val="en-GB"/>
        </w:rPr>
        <w:t>Figure 17.1-2</w:t>
      </w:r>
      <w:r>
        <w:rPr>
          <w:rFonts w:cs="Times New Roman" w:ascii="Times New Roman" w:hAnsi="Times New Roman"/>
          <w:sz w:val="24"/>
          <w:szCs w:val="24"/>
          <w:lang w:val="en-GB"/>
        </w:rPr>
        <w:t xml:space="preserve">). </w:t>
      </w:r>
    </w:p>
    <w:tbl>
      <w:tblPr>
        <w:tblStyle w:val="TableGrid"/>
        <w:tblW w:w="10167" w:type="dxa"/>
        <w:jc w:val="left"/>
        <w:tblInd w:w="-15" w:type="dxa"/>
        <w:tblLayout w:type="fixed"/>
        <w:tblCellMar>
          <w:top w:w="0" w:type="dxa"/>
          <w:left w:w="108" w:type="dxa"/>
          <w:bottom w:w="0" w:type="dxa"/>
          <w:right w:w="108" w:type="dxa"/>
        </w:tblCellMar>
        <w:tblLook w:firstRow="1" w:noVBand="1" w:lastRow="0" w:firstColumn="1" w:lastColumn="0" w:noHBand="0" w:val="04a0"/>
      </w:tblPr>
      <w:tblGrid>
        <w:gridCol w:w="3640"/>
        <w:gridCol w:w="6526"/>
      </w:tblGrid>
      <w:tr>
        <w:trPr>
          <w:trHeight w:val="325" w:hRule="atLeast"/>
        </w:trPr>
        <w:tc>
          <w:tcPr>
            <w:tcW w:w="10166" w:type="dxa"/>
            <w:gridSpan w:val="2"/>
            <w:tcBorders>
              <w:top w:val="single" w:sz="12" w:space="0" w:color="FFE599"/>
              <w:left w:val="single" w:sz="12" w:space="0" w:color="FFE599"/>
              <w:bottom w:val="single" w:sz="12" w:space="0" w:color="FFD966"/>
              <w:right w:val="single" w:sz="12" w:space="0" w:color="FFE599"/>
            </w:tcBorders>
          </w:tcPr>
          <w:p>
            <w:pPr>
              <w:pStyle w:val="Normal"/>
              <w:widowControl w:val="false"/>
              <w:suppressAutoHyphens w:val="true"/>
              <w:spacing w:lineRule="auto" w:line="240" w:before="0" w:after="120"/>
              <w:jc w:val="center"/>
              <w:rPr>
                <w:rFonts w:ascii="Times New Roman" w:hAnsi="Times New Roman" w:cs="Times New Roman"/>
                <w:sz w:val="24"/>
                <w:szCs w:val="24"/>
              </w:rPr>
            </w:pPr>
            <w:r>
              <w:rPr>
                <w:rFonts w:eastAsia="Calibri" w:cs="Times New Roman" w:ascii="Times New Roman" w:hAnsi="Times New Roman"/>
                <w:b/>
                <w:bCs/>
                <w:color w:val="0070C0"/>
                <w:kern w:val="0"/>
                <w:sz w:val="20"/>
                <w:szCs w:val="20"/>
                <w:lang w:val="en-GB" w:eastAsia="en-US" w:bidi="ar-SA"/>
              </w:rPr>
              <w:t>Figure 17.1  CPI headline (Q-on-Q) and its decomposition (Y-on-Y), %</w:t>
            </w:r>
          </w:p>
        </w:tc>
      </w:tr>
      <w:tr>
        <w:trPr>
          <w:trHeight w:val="3986" w:hRule="atLeast"/>
        </w:trPr>
        <w:tc>
          <w:tcPr>
            <w:tcW w:w="364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ind w:right="-66" w:hanging="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US" w:eastAsia="en-US" w:bidi="ar-SA"/>
              </w:rPr>
              <w:t xml:space="preserve">         </w:t>
            </w:r>
          </w:p>
          <w:p>
            <w:pPr>
              <w:pStyle w:val="Normal"/>
              <w:widowControl w:val="false"/>
              <w:suppressAutoHyphens w:val="true"/>
              <w:spacing w:lineRule="auto" w:line="240" w:before="0" w:after="0"/>
              <w:ind w:right="-66" w:hanging="0"/>
              <w:jc w:val="left"/>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ind w:right="-66" w:hanging="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 </w:t>
            </w:r>
            <w:r>
              <w:rPr/>
              <w:drawing>
                <wp:inline distT="0" distB="0" distL="0" distR="0">
                  <wp:extent cx="2362200" cy="2230120"/>
                  <wp:effectExtent l="0" t="0" r="0" b="0"/>
                  <wp:docPr id="64"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9" descr=""/>
                          <pic:cNvPicPr>
                            <a:picLocks noChangeAspect="1" noChangeArrowheads="1"/>
                          </pic:cNvPicPr>
                        </pic:nvPicPr>
                        <pic:blipFill>
                          <a:blip r:embed="rId83"/>
                          <a:stretch>
                            <a:fillRect/>
                          </a:stretch>
                        </pic:blipFill>
                        <pic:spPr bwMode="auto">
                          <a:xfrm>
                            <a:off x="0" y="0"/>
                            <a:ext cx="2362200" cy="2230120"/>
                          </a:xfrm>
                          <a:prstGeom prst="rect">
                            <a:avLst/>
                          </a:prstGeom>
                        </pic:spPr>
                      </pic:pic>
                    </a:graphicData>
                  </a:graphic>
                </wp:inline>
              </w:drawing>
            </w:r>
          </w:p>
        </w:tc>
        <w:tc>
          <w:tcPr>
            <w:tcW w:w="6526"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 </w:t>
            </w:r>
            <w:r>
              <w:rPr/>
              <w:drawing>
                <wp:inline distT="0" distB="0" distL="0" distR="0">
                  <wp:extent cx="4339590" cy="3531870"/>
                  <wp:effectExtent l="0" t="0" r="0" b="0"/>
                  <wp:docPr id="6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6" descr=""/>
                          <pic:cNvPicPr>
                            <a:picLocks noChangeAspect="1" noChangeArrowheads="1"/>
                          </pic:cNvPicPr>
                        </pic:nvPicPr>
                        <pic:blipFill>
                          <a:blip r:embed="rId84"/>
                          <a:stretch>
                            <a:fillRect/>
                          </a:stretch>
                        </pic:blipFill>
                        <pic:spPr bwMode="auto">
                          <a:xfrm>
                            <a:off x="0" y="0"/>
                            <a:ext cx="4339590" cy="3531870"/>
                          </a:xfrm>
                          <a:prstGeom prst="rect">
                            <a:avLst/>
                          </a:prstGeom>
                        </pic:spPr>
                      </pic:pic>
                    </a:graphicData>
                  </a:graphic>
                </wp:inline>
              </w:drawing>
            </w:r>
          </w:p>
        </w:tc>
      </w:tr>
    </w:tbl>
    <w:p>
      <w:pPr>
        <w:pStyle w:val="Normal"/>
        <w:spacing w:before="120" w:after="120"/>
        <w:rPr>
          <w:rFonts w:ascii="Times New Roman" w:hAnsi="Times New Roman" w:cs="Times New Roman"/>
          <w:sz w:val="24"/>
          <w:szCs w:val="24"/>
          <w:lang w:val="en-GB"/>
        </w:rPr>
      </w:pPr>
      <w:r>
        <w:rPr>
          <w:rFonts w:cs="Times New Roman" w:ascii="Times New Roman" w:hAnsi="Times New Roman"/>
          <w:sz w:val="24"/>
          <w:szCs w:val="24"/>
          <w:lang w:val="en-GB"/>
        </w:rPr>
      </w:r>
      <w:r>
        <w:br w:type="page"/>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tab/>
      </w:r>
    </w:p>
    <w:tbl>
      <w:tblPr>
        <w:tblStyle w:val="TableGrid"/>
        <w:tblW w:w="10690" w:type="dxa"/>
        <w:jc w:val="left"/>
        <w:tblInd w:w="60" w:type="dxa"/>
        <w:tblLayout w:type="fixed"/>
        <w:tblCellMar>
          <w:top w:w="0" w:type="dxa"/>
          <w:left w:w="108" w:type="dxa"/>
          <w:bottom w:w="0" w:type="dxa"/>
          <w:right w:w="108" w:type="dxa"/>
        </w:tblCellMar>
        <w:tblLook w:firstRow="1" w:noVBand="1" w:lastRow="0" w:firstColumn="1" w:lastColumn="0" w:noHBand="0" w:val="04a0"/>
      </w:tblPr>
      <w:tblGrid>
        <w:gridCol w:w="3467"/>
        <w:gridCol w:w="3393"/>
        <w:gridCol w:w="3830"/>
      </w:tblGrid>
      <w:tr>
        <w:trPr>
          <w:trHeight w:val="330" w:hRule="atLeast"/>
        </w:trPr>
        <w:tc>
          <w:tcPr>
            <w:tcW w:w="10690" w:type="dxa"/>
            <w:gridSpan w:val="3"/>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17.2  Inflation components: core, food, and energy, Q-on-Q annualized, %)</w:t>
            </w:r>
          </w:p>
        </w:tc>
      </w:tr>
      <w:tr>
        <w:trPr>
          <w:trHeight w:val="3081" w:hRule="atLeast"/>
        </w:trPr>
        <w:tc>
          <w:tcPr>
            <w:tcW w:w="3467"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1922780" cy="1581150"/>
                  <wp:effectExtent l="0" t="0" r="0" b="0"/>
                  <wp:docPr id="66"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0" descr=""/>
                          <pic:cNvPicPr>
                            <a:picLocks noChangeAspect="1" noChangeArrowheads="1"/>
                          </pic:cNvPicPr>
                        </pic:nvPicPr>
                        <pic:blipFill>
                          <a:blip r:embed="rId85"/>
                          <a:stretch>
                            <a:fillRect/>
                          </a:stretch>
                        </pic:blipFill>
                        <pic:spPr bwMode="auto">
                          <a:xfrm>
                            <a:off x="0" y="0"/>
                            <a:ext cx="1922780" cy="1581150"/>
                          </a:xfrm>
                          <a:prstGeom prst="rect">
                            <a:avLst/>
                          </a:prstGeom>
                        </pic:spPr>
                      </pic:pic>
                    </a:graphicData>
                  </a:graphic>
                </wp:inline>
              </w:drawing>
            </w:r>
          </w:p>
        </w:tc>
        <w:tc>
          <w:tcPr>
            <w:tcW w:w="3393"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1905000" cy="1558290"/>
                  <wp:effectExtent l="0" t="0" r="0" b="0"/>
                  <wp:docPr id="67"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1" descr=""/>
                          <pic:cNvPicPr>
                            <a:picLocks noChangeAspect="1" noChangeArrowheads="1"/>
                          </pic:cNvPicPr>
                        </pic:nvPicPr>
                        <pic:blipFill>
                          <a:blip r:embed="rId86"/>
                          <a:stretch>
                            <a:fillRect/>
                          </a:stretch>
                        </pic:blipFill>
                        <pic:spPr bwMode="auto">
                          <a:xfrm>
                            <a:off x="0" y="0"/>
                            <a:ext cx="1905000" cy="1558290"/>
                          </a:xfrm>
                          <a:prstGeom prst="rect">
                            <a:avLst/>
                          </a:prstGeom>
                        </pic:spPr>
                      </pic:pic>
                    </a:graphicData>
                  </a:graphic>
                </wp:inline>
              </w:drawing>
            </w:r>
          </w:p>
        </w:tc>
        <w:tc>
          <w:tcPr>
            <w:tcW w:w="3830"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2125345" cy="1524000"/>
                  <wp:effectExtent l="0" t="0" r="0" b="0"/>
                  <wp:docPr id="68"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2" descr=""/>
                          <pic:cNvPicPr>
                            <a:picLocks noChangeAspect="1" noChangeArrowheads="1"/>
                          </pic:cNvPicPr>
                        </pic:nvPicPr>
                        <pic:blipFill>
                          <a:blip r:embed="rId87"/>
                          <a:stretch>
                            <a:fillRect/>
                          </a:stretch>
                        </pic:blipFill>
                        <pic:spPr bwMode="auto">
                          <a:xfrm>
                            <a:off x="0" y="0"/>
                            <a:ext cx="2125345" cy="1524000"/>
                          </a:xfrm>
                          <a:prstGeom prst="rect">
                            <a:avLst/>
                          </a:prstGeom>
                        </pic:spPr>
                      </pic:pic>
                    </a:graphicData>
                  </a:graphic>
                </wp:inline>
              </w:drawing>
            </w:r>
          </w:p>
        </w:tc>
      </w:tr>
    </w:tbl>
    <w:p>
      <w:pPr>
        <w:pStyle w:val="Normal"/>
        <w:spacing w:before="0" w:after="120"/>
        <w:rPr>
          <w:rFonts w:ascii="Times New Roman" w:hAnsi="Times New Roman" w:cs="Times New Roman"/>
          <w:sz w:val="24"/>
          <w:szCs w:val="24"/>
        </w:rPr>
      </w:pPr>
      <w:r>
        <w:rPr>
          <w:rFonts w:cs="Times New Roman" w:ascii="Times New Roman" w:hAnsi="Times New Roman"/>
          <w:sz w:val="24"/>
          <w:szCs w:val="24"/>
        </w:rPr>
      </w:r>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rPr>
        <w:t>The</w:t>
      </w:r>
      <w:r>
        <w:rPr>
          <w:rFonts w:cs="Times New Roman" w:ascii="Times New Roman" w:hAnsi="Times New Roman"/>
          <w:sz w:val="24"/>
          <w:szCs w:val="24"/>
          <w:lang w:val="en-GB"/>
        </w:rPr>
        <w:t xml:space="preserve"> </w:t>
      </w:r>
      <w:r>
        <w:rPr>
          <w:rFonts w:cs="Times New Roman" w:ascii="Times New Roman" w:hAnsi="Times New Roman"/>
          <w:b/>
          <w:bCs/>
          <w:color w:val="0070C0"/>
          <w:sz w:val="24"/>
          <w:szCs w:val="24"/>
          <w:lang w:val="en-GB"/>
        </w:rPr>
        <w:t>core</w:t>
      </w:r>
      <w:r>
        <w:rPr>
          <w:rFonts w:cs="Times New Roman" w:ascii="Times New Roman" w:hAnsi="Times New Roman"/>
          <w:color w:val="0070C0"/>
          <w:sz w:val="24"/>
          <w:szCs w:val="24"/>
          <w:lang w:val="en-GB"/>
        </w:rPr>
        <w:t xml:space="preserve"> </w:t>
      </w:r>
      <w:r>
        <w:rPr>
          <w:rFonts w:cs="Times New Roman" w:ascii="Times New Roman" w:hAnsi="Times New Roman"/>
          <w:b/>
          <w:bCs/>
          <w:color w:val="0070C0"/>
          <w:sz w:val="24"/>
          <w:szCs w:val="24"/>
          <w:lang w:val="en-GB"/>
        </w:rPr>
        <w:t>inflation forecast</w:t>
      </w:r>
      <w:r>
        <w:rPr>
          <w:rFonts w:cs="Times New Roman" w:ascii="Times New Roman" w:hAnsi="Times New Roman"/>
          <w:sz w:val="24"/>
          <w:szCs w:val="24"/>
          <w:lang w:val="en-GB"/>
        </w:rPr>
        <w:t xml:space="preserve"> </w:t>
      </w:r>
      <w:r>
        <w:rPr>
          <w:rFonts w:cs="Times New Roman" w:ascii="Times New Roman" w:hAnsi="Times New Roman"/>
          <w:color w:val="000000" w:themeColor="text1"/>
          <w:sz w:val="24"/>
          <w:szCs w:val="24"/>
          <w:lang w:val="en-GB"/>
        </w:rPr>
        <w:t xml:space="preserve">of a gradual drop </w:t>
      </w:r>
      <w:r>
        <w:rPr>
          <w:rFonts w:cs="Times New Roman" w:ascii="Times New Roman" w:hAnsi="Times New Roman"/>
          <w:sz w:val="24"/>
          <w:szCs w:val="24"/>
          <w:lang w:val="en-GB"/>
        </w:rPr>
        <w:t>is driven by</w:t>
      </w:r>
      <w:commentRangeStart w:id="25"/>
      <w:r>
        <w:rPr>
          <w:rFonts w:cs="Times New Roman" w:ascii="Times New Roman" w:hAnsi="Times New Roman"/>
          <w:sz w:val="24"/>
          <w:szCs w:val="24"/>
          <w:lang w:val="en-GB"/>
        </w:rPr>
        <w:t xml:space="preserve"> inflationary expectations</w:t>
      </w:r>
      <w:ins w:id="5" w:author="Unknown Author" w:date="2024-02-06T21:52:31Z">
        <w:r>
          <w:rPr>
            <w:rFonts w:cs="Times New Roman" w:ascii="Times New Roman" w:hAnsi="Times New Roman"/>
            <w:sz w:val="24"/>
            <w:szCs w:val="24"/>
            <w:lang w:val="en-GB"/>
          </w:rPr>
        </w:r>
      </w:ins>
      <w:commentRangeEnd w:id="25"/>
      <w:r>
        <w:commentReference w:id="25"/>
      </w:r>
      <w:r>
        <w:rPr>
          <w:rFonts w:cs="Times New Roman" w:ascii="Times New Roman" w:hAnsi="Times New Roman"/>
          <w:sz w:val="24"/>
          <w:szCs w:val="24"/>
          <w:lang w:val="en-GB"/>
        </w:rPr>
        <w:t>, small upward direct effects of import prices and REER (both reflecting exchange rate depreciation), a small downward effect of persisting post-Covid negative output gap, and the gradual subsiding of shocks, tuned to last for only 2023Q4 (</w:t>
      </w:r>
      <w:r>
        <w:rPr>
          <w:rFonts w:cs="Times New Roman" w:ascii="Times New Roman" w:hAnsi="Times New Roman"/>
          <w:b/>
          <w:bCs/>
          <w:color w:val="0070C0"/>
          <w:sz w:val="24"/>
          <w:szCs w:val="24"/>
          <w:lang w:val="en-GB"/>
        </w:rPr>
        <w:t>Figure 18)</w:t>
      </w:r>
      <w:r>
        <w:rPr>
          <w:rFonts w:cs="Times New Roman" w:ascii="Times New Roman" w:hAnsi="Times New Roman"/>
          <w:sz w:val="24"/>
          <w:szCs w:val="24"/>
          <w:lang w:val="en-GB"/>
        </w:rPr>
        <w:t xml:space="preserve">. </w:t>
      </w:r>
      <w:commentRangeStart w:id="26"/>
      <w:r>
        <w:rPr>
          <w:rFonts w:cs="Times New Roman" w:ascii="Times New Roman" w:hAnsi="Times New Roman"/>
          <w:sz w:val="24"/>
          <w:szCs w:val="24"/>
          <w:lang w:val="en-GB"/>
        </w:rPr>
        <w:t xml:space="preserve">Core inflation rate falls slightly below its target of 4.5% in mid-2025 due to the down-pull from remaining negative output gap, then somewhat overshoots 2026-27 (to.5.5%) as a small positive output gap emerges. </w:t>
      </w:r>
      <w:ins w:id="6" w:author="Unknown Author" w:date="2024-02-06T21:54:55Z">
        <w:commentRangeEnd w:id="26"/>
        <w:r>
          <w:commentReference w:id="26"/>
        </w:r>
        <w:r>
          <w:rPr>
            <w:rFonts w:cs="Times New Roman" w:ascii="Times New Roman" w:hAnsi="Times New Roman"/>
            <w:sz w:val="24"/>
            <w:szCs w:val="24"/>
            <w:lang w:val="en-GB"/>
          </w:rPr>
        </w:r>
      </w:ins>
    </w:p>
    <w:tbl>
      <w:tblPr>
        <w:tblStyle w:val="TableGrid"/>
        <w:tblW w:w="9886" w:type="dxa"/>
        <w:jc w:val="left"/>
        <w:tblInd w:w="-15" w:type="dxa"/>
        <w:tblLayout w:type="fixed"/>
        <w:tblCellMar>
          <w:top w:w="0" w:type="dxa"/>
          <w:left w:w="108" w:type="dxa"/>
          <w:bottom w:w="0" w:type="dxa"/>
          <w:right w:w="108" w:type="dxa"/>
        </w:tblCellMar>
        <w:tblLook w:firstRow="1" w:noVBand="1" w:lastRow="0" w:firstColumn="1" w:lastColumn="0" w:noHBand="0" w:val="04a0"/>
      </w:tblPr>
      <w:tblGrid>
        <w:gridCol w:w="6570"/>
        <w:gridCol w:w="3315"/>
      </w:tblGrid>
      <w:tr>
        <w:trPr>
          <w:trHeight w:val="37" w:hRule="atLeast"/>
        </w:trPr>
        <w:tc>
          <w:tcPr>
            <w:tcW w:w="9885"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rPr>
            </w:pPr>
            <w:r>
              <w:rPr>
                <w:rFonts w:eastAsia="Calibri" w:cs="Times New Roman" w:ascii="Times New Roman" w:hAnsi="Times New Roman"/>
                <w:b/>
                <w:bCs/>
                <w:color w:val="0070C0"/>
                <w:kern w:val="0"/>
                <w:sz w:val="20"/>
                <w:szCs w:val="20"/>
                <w:lang w:val="en-GB" w:eastAsia="en-US" w:bidi="ar-SA"/>
              </w:rPr>
              <w:t>Figure 18. CPI core and its drivers, Q-on-Q annualized, %</w:t>
            </w:r>
          </w:p>
        </w:tc>
      </w:tr>
      <w:tr>
        <w:trPr>
          <w:trHeight w:val="4922" w:hRule="atLeast"/>
        </w:trPr>
        <w:tc>
          <w:tcPr>
            <w:tcW w:w="657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4000500" cy="3524250"/>
                  <wp:effectExtent l="0" t="0" r="0" b="0"/>
                  <wp:docPr id="69"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3" descr=""/>
                          <pic:cNvPicPr>
                            <a:picLocks noChangeAspect="1" noChangeArrowheads="1"/>
                          </pic:cNvPicPr>
                        </pic:nvPicPr>
                        <pic:blipFill>
                          <a:blip r:embed="rId88"/>
                          <a:stretch>
                            <a:fillRect/>
                          </a:stretch>
                        </pic:blipFill>
                        <pic:spPr bwMode="auto">
                          <a:xfrm>
                            <a:off x="0" y="0"/>
                            <a:ext cx="4000500" cy="3524250"/>
                          </a:xfrm>
                          <a:prstGeom prst="rect">
                            <a:avLst/>
                          </a:prstGeom>
                        </pic:spPr>
                      </pic:pic>
                    </a:graphicData>
                  </a:graphic>
                </wp:inline>
              </w:drawing>
            </w:r>
          </w:p>
        </w:tc>
        <w:tc>
          <w:tcPr>
            <w:tcW w:w="331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u w:val="single"/>
              </w:rPr>
            </w:pPr>
            <w:r>
              <w:rPr>
                <w:rFonts w:cs="Times New Roman" w:ascii="Times New Roman" w:hAnsi="Times New Roman"/>
                <w:color w:val="2F5496" w:themeColor="accent1" w:themeShade="bf"/>
                <w:sz w:val="20"/>
                <w:szCs w:val="20"/>
                <w:u w:val="single"/>
              </w:rPr>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fr-FR"/>
              </w:rPr>
            </w:pPr>
            <w:r>
              <w:rPr>
                <w:rFonts w:eastAsia="Calibri" w:cs="Times New Roman" w:ascii="Times New Roman" w:hAnsi="Times New Roman"/>
                <w:color w:val="2F5496" w:themeColor="accent1" w:themeShade="bf"/>
                <w:kern w:val="0"/>
                <w:sz w:val="20"/>
                <w:szCs w:val="20"/>
                <w:u w:val="single"/>
                <w:lang w:val="fr-FR" w:eastAsia="en-US" w:bidi="ar-SA"/>
              </w:rPr>
              <w:t>Main drivers</w:t>
            </w:r>
            <w:r>
              <w:rPr>
                <w:rFonts w:eastAsia="Calibri" w:cs="Times New Roman" w:ascii="Times New Roman" w:hAnsi="Times New Roman"/>
                <w:color w:val="2F5496" w:themeColor="accent1" w:themeShade="bf"/>
                <w:kern w:val="0"/>
                <w:sz w:val="20"/>
                <w:szCs w:val="20"/>
                <w:lang w:val="fr-FR" w:eastAsia="en-US" w:bidi="ar-SA"/>
              </w:rPr>
              <w:t xml:space="preserve"> :</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fr-FR"/>
              </w:rPr>
            </w:pPr>
            <w:r>
              <w:rPr>
                <w:rFonts w:eastAsia="Calibri" w:cs="Times New Roman" w:ascii="Times New Roman" w:hAnsi="Times New Roman"/>
                <w:color w:val="2F5496" w:themeColor="accent1" w:themeShade="bf"/>
                <w:kern w:val="0"/>
                <w:sz w:val="20"/>
                <w:szCs w:val="20"/>
                <w:lang w:val="fr-FR" w:eastAsia="en-US" w:bidi="ar-SA"/>
              </w:rPr>
              <w:t>--expectations</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lang w:val="fr-FR"/>
              </w:rPr>
            </w:pPr>
            <w:r>
              <w:rPr>
                <w:rFonts w:eastAsia="Calibri" w:cs="Times New Roman" w:ascii="Times New Roman" w:hAnsi="Times New Roman"/>
                <w:color w:val="2F5496" w:themeColor="accent1" w:themeShade="bf"/>
                <w:kern w:val="0"/>
                <w:sz w:val="20"/>
                <w:szCs w:val="20"/>
                <w:lang w:val="fr-FR" w:eastAsia="en-US" w:bidi="ar-SA"/>
              </w:rPr>
              <w:t>--persistence (lag)</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--direct effect of import prices (+) (foreign prices, exchange rate)</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 xml:space="preserve">--REER (+) as faster ER depreciation leads to positive RER gap </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--output gap (-) exerts small downward pressure</w:t>
            </w:r>
          </w:p>
          <w:p>
            <w:pPr>
              <w:pStyle w:val="Normal"/>
              <w:widowControl w:val="false"/>
              <w:suppressAutoHyphens w:val="true"/>
              <w:spacing w:lineRule="auto" w:line="240" w:before="0" w:after="0"/>
              <w:jc w:val="left"/>
              <w:rPr>
                <w:rFonts w:ascii="Times New Roman" w:hAnsi="Times New Roman" w:cs="Times New Roman"/>
                <w:sz w:val="20"/>
                <w:szCs w:val="20"/>
              </w:rPr>
            </w:pPr>
            <w:r>
              <w:rPr>
                <w:rFonts w:cs="Times New Roman" w:ascii="Times New Roman" w:hAnsi="Times New Roman"/>
                <w:sz w:val="20"/>
                <w:szCs w:val="20"/>
              </w:rPr>
            </w:r>
          </w:p>
        </w:tc>
      </w:tr>
    </w:tbl>
    <w:p>
      <w:pPr>
        <w:pStyle w:val="Normal"/>
        <w:spacing w:before="240" w:after="120"/>
        <w:rPr>
          <w:rFonts w:ascii="Times New Roman" w:hAnsi="Times New Roman" w:cs="Times New Roman"/>
          <w:sz w:val="24"/>
          <w:szCs w:val="24"/>
        </w:rPr>
      </w:pPr>
      <w:r>
        <w:rPr>
          <w:rFonts w:cs="Times New Roman" w:ascii="Times New Roman" w:hAnsi="Times New Roman"/>
          <w:sz w:val="24"/>
          <w:szCs w:val="24"/>
        </w:rPr>
      </w:r>
      <w:r>
        <w:br w:type="page"/>
      </w:r>
    </w:p>
    <w:p>
      <w:pPr>
        <w:pStyle w:val="Normal"/>
        <w:rPr>
          <w:rFonts w:ascii="Times New Roman" w:hAnsi="Times New Roman" w:cs="Times New Roman"/>
          <w:sz w:val="24"/>
          <w:szCs w:val="24"/>
        </w:rPr>
      </w:pPr>
      <w:r>
        <w:rPr>
          <w:rFonts w:cs="Times New Roman" w:ascii="Times New Roman" w:hAnsi="Times New Roman"/>
          <w:sz w:val="24"/>
          <w:szCs w:val="24"/>
          <w:lang w:val="en-GB"/>
        </w:rPr>
        <w:t>The</w:t>
      </w:r>
      <w:r>
        <w:rPr>
          <w:rFonts w:cs="Times New Roman" w:ascii="Times New Roman" w:hAnsi="Times New Roman"/>
          <w:b/>
          <w:bCs/>
          <w:sz w:val="24"/>
          <w:szCs w:val="24"/>
          <w:lang w:val="en-GB"/>
        </w:rPr>
        <w:t xml:space="preserve"> </w:t>
      </w:r>
      <w:r>
        <w:rPr>
          <w:rFonts w:cs="Times New Roman" w:ascii="Times New Roman" w:hAnsi="Times New Roman"/>
          <w:b/>
          <w:bCs/>
          <w:color w:val="0070C0"/>
          <w:sz w:val="24"/>
          <w:szCs w:val="24"/>
          <w:lang w:val="en-GB"/>
        </w:rPr>
        <w:t>food inflation forecast</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 xml:space="preserve">of a rapid drop (from a peak in 2022Q4) is mainly driven by declining negative agricultural output gaps (which in part drove prices up from late 2021 to late 2023), as agriculture is expected to normalize. The direct effect of imported food prices is upward (due to ER depreciation), and the indirect effect of the food RER gap is downward (as world food prices </w:t>
      </w:r>
      <w:r>
        <w:rPr>
          <w:rFonts w:cs="Times New Roman" w:ascii="Times New Roman" w:hAnsi="Times New Roman"/>
          <w:strike/>
          <w:sz w:val="24"/>
          <w:szCs w:val="24"/>
          <w:lang w:val="en-GB"/>
        </w:rPr>
        <w:t>are</w:t>
      </w:r>
      <w:r>
        <w:rPr>
          <w:rFonts w:cs="Times New Roman" w:ascii="Times New Roman" w:hAnsi="Times New Roman"/>
          <w:sz w:val="24"/>
          <w:szCs w:val="24"/>
          <w:lang w:val="en-GB"/>
        </w:rPr>
        <w:t xml:space="preserve"> fell back below trend). Shocks, already small in 2024, are forecast to subside in the near term (</w:t>
      </w:r>
      <w:r>
        <w:rPr>
          <w:rFonts w:cs="Times New Roman" w:ascii="Times New Roman" w:hAnsi="Times New Roman"/>
          <w:b/>
          <w:bCs/>
          <w:color w:val="0070C0"/>
          <w:sz w:val="24"/>
          <w:szCs w:val="24"/>
          <w:lang w:val="en-GB"/>
        </w:rPr>
        <w:t>Figure 19</w:t>
      </w:r>
      <w:r>
        <w:rPr>
          <w:rFonts w:cs="Times New Roman" w:ascii="Times New Roman" w:hAnsi="Times New Roman"/>
          <w:sz w:val="24"/>
          <w:szCs w:val="24"/>
          <w:lang w:val="en-GB"/>
        </w:rPr>
        <w:t>).</w:t>
      </w:r>
    </w:p>
    <w:tbl>
      <w:tblPr>
        <w:tblStyle w:val="TableGrid"/>
        <w:tblW w:w="10080" w:type="dxa"/>
        <w:jc w:val="left"/>
        <w:tblInd w:w="165" w:type="dxa"/>
        <w:tblLayout w:type="fixed"/>
        <w:tblCellMar>
          <w:top w:w="0" w:type="dxa"/>
          <w:left w:w="108" w:type="dxa"/>
          <w:bottom w:w="0" w:type="dxa"/>
          <w:right w:w="108" w:type="dxa"/>
        </w:tblCellMar>
        <w:tblLook w:firstRow="1" w:noVBand="1" w:lastRow="0" w:firstColumn="1" w:lastColumn="0" w:noHBand="0" w:val="04a0"/>
      </w:tblPr>
      <w:tblGrid>
        <w:gridCol w:w="5580"/>
        <w:gridCol w:w="4499"/>
      </w:tblGrid>
      <w:tr>
        <w:trPr>
          <w:trHeight w:val="323" w:hRule="atLeast"/>
        </w:trPr>
        <w:tc>
          <w:tcPr>
            <w:tcW w:w="1007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19. CPI food and its drivers, Q-on-Q annualized %</w:t>
            </w:r>
          </w:p>
        </w:tc>
      </w:tr>
      <w:tr>
        <w:trPr>
          <w:trHeight w:val="323" w:hRule="atLeast"/>
        </w:trPr>
        <w:tc>
          <w:tcPr>
            <w:tcW w:w="558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Figure 19.1  CPI food inflation and its drivers, q-on-q annualized, %</w:t>
            </w:r>
          </w:p>
        </w:tc>
        <w:tc>
          <w:tcPr>
            <w:tcW w:w="449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Figure 19.2  Agricultural output gap, %</w:t>
            </w:r>
          </w:p>
        </w:tc>
      </w:tr>
      <w:tr>
        <w:trPr>
          <w:trHeight w:val="4605" w:hRule="atLeast"/>
        </w:trPr>
        <w:tc>
          <w:tcPr>
            <w:tcW w:w="558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3406140" cy="2476500"/>
                  <wp:effectExtent l="0" t="0" r="0" b="0"/>
                  <wp:docPr id="70"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4" descr=""/>
                          <pic:cNvPicPr>
                            <a:picLocks noChangeAspect="1" noChangeArrowheads="1"/>
                          </pic:cNvPicPr>
                        </pic:nvPicPr>
                        <pic:blipFill>
                          <a:blip r:embed="rId89"/>
                          <a:stretch>
                            <a:fillRect/>
                          </a:stretch>
                        </pic:blipFill>
                        <pic:spPr bwMode="auto">
                          <a:xfrm>
                            <a:off x="0" y="0"/>
                            <a:ext cx="3406140" cy="2476500"/>
                          </a:xfrm>
                          <a:prstGeom prst="rect">
                            <a:avLst/>
                          </a:prstGeom>
                        </pic:spPr>
                      </pic:pic>
                    </a:graphicData>
                  </a:graphic>
                </wp:inline>
              </w:drawing>
            </w:r>
          </w:p>
        </w:tc>
        <w:tc>
          <w:tcPr>
            <w:tcW w:w="449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2716530" cy="2408555"/>
                  <wp:effectExtent l="0" t="0" r="0" b="0"/>
                  <wp:docPr id="7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0" descr=""/>
                          <pic:cNvPicPr>
                            <a:picLocks noChangeAspect="1" noChangeArrowheads="1"/>
                          </pic:cNvPicPr>
                        </pic:nvPicPr>
                        <pic:blipFill>
                          <a:blip r:embed="rId90"/>
                          <a:stretch>
                            <a:fillRect/>
                          </a:stretch>
                        </pic:blipFill>
                        <pic:spPr bwMode="auto">
                          <a:xfrm>
                            <a:off x="0" y="0"/>
                            <a:ext cx="2716530" cy="2408555"/>
                          </a:xfrm>
                          <a:prstGeom prst="rect">
                            <a:avLst/>
                          </a:prstGeom>
                        </pic:spPr>
                      </pic:pic>
                    </a:graphicData>
                  </a:graphic>
                </wp:inline>
              </w:drawing>
            </w:r>
          </w:p>
        </w:tc>
      </w:tr>
    </w:tbl>
    <w:p>
      <w:pPr>
        <w:pStyle w:val="Normal"/>
        <w:spacing w:before="0" w:after="0"/>
        <w:rPr>
          <w:lang w:val="en-GB"/>
        </w:rPr>
      </w:pPr>
      <w:r>
        <w:rPr>
          <w:lang w:val="en-GB"/>
        </w:rPr>
      </w:r>
    </w:p>
    <w:tbl>
      <w:tblPr>
        <w:tblStyle w:val="TableGrid"/>
        <w:tblW w:w="10080" w:type="dxa"/>
        <w:jc w:val="left"/>
        <w:tblInd w:w="165" w:type="dxa"/>
        <w:tblLayout w:type="fixed"/>
        <w:tblCellMar>
          <w:top w:w="0" w:type="dxa"/>
          <w:left w:w="108" w:type="dxa"/>
          <w:bottom w:w="0" w:type="dxa"/>
          <w:right w:w="108" w:type="dxa"/>
        </w:tblCellMar>
        <w:tblLook w:firstRow="1" w:noVBand="1" w:lastRow="0" w:firstColumn="1" w:lastColumn="0" w:noHBand="0" w:val="04a0"/>
      </w:tblPr>
      <w:tblGrid>
        <w:gridCol w:w="6302"/>
        <w:gridCol w:w="3777"/>
      </w:tblGrid>
      <w:tr>
        <w:trPr>
          <w:trHeight w:val="323" w:hRule="atLeast"/>
        </w:trPr>
        <w:tc>
          <w:tcPr>
            <w:tcW w:w="1007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18"/>
                <w:szCs w:val="18"/>
                <w:lang w:val="en-GB"/>
              </w:rPr>
            </w:pPr>
            <w:r>
              <w:rPr>
                <w:rFonts w:eastAsia="Calibri" w:cs="Times New Roman" w:ascii="Times New Roman" w:hAnsi="Times New Roman"/>
                <w:b/>
                <w:bCs/>
                <w:color w:val="0070C0"/>
                <w:kern w:val="0"/>
                <w:sz w:val="18"/>
                <w:szCs w:val="18"/>
                <w:lang w:val="en-GB" w:eastAsia="en-US" w:bidi="ar-SA"/>
              </w:rPr>
              <w:t xml:space="preserve">Figure 19.3  Direct effect of imported food prices on CPI food, </w:t>
            </w:r>
            <w:r>
              <w:rPr>
                <w:rFonts w:eastAsia="Calibri" w:cs="Times New Roman" w:ascii="Times New Roman" w:hAnsi="Times New Roman"/>
                <w:b/>
                <w:bCs/>
                <w:color w:val="0070C0"/>
                <w:kern w:val="0"/>
                <w:sz w:val="20"/>
                <w:szCs w:val="20"/>
                <w:lang w:val="en-GB" w:eastAsia="en-US" w:bidi="ar-SA"/>
              </w:rPr>
              <w:t>Q-on-Q</w:t>
            </w:r>
            <w:r>
              <w:rPr>
                <w:rFonts w:eastAsia="Calibri" w:cs="Times New Roman" w:ascii="Times New Roman" w:hAnsi="Times New Roman"/>
                <w:b/>
                <w:bCs/>
                <w:color w:val="0070C0"/>
                <w:kern w:val="0"/>
                <w:sz w:val="18"/>
                <w:szCs w:val="18"/>
                <w:lang w:val="en-GB" w:eastAsia="en-US" w:bidi="ar-SA"/>
              </w:rPr>
              <w:t xml:space="preserve"> %</w:t>
            </w:r>
          </w:p>
        </w:tc>
      </w:tr>
      <w:tr>
        <w:trPr>
          <w:trHeight w:val="5325" w:hRule="atLeast"/>
        </w:trPr>
        <w:tc>
          <w:tcPr>
            <w:tcW w:w="6302"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3859530" cy="3105150"/>
                  <wp:effectExtent l="0" t="0" r="0" b="0"/>
                  <wp:docPr id="7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9" descr=""/>
                          <pic:cNvPicPr>
                            <a:picLocks noChangeAspect="1" noChangeArrowheads="1"/>
                          </pic:cNvPicPr>
                        </pic:nvPicPr>
                        <pic:blipFill>
                          <a:blip r:embed="rId91"/>
                          <a:stretch>
                            <a:fillRect/>
                          </a:stretch>
                        </pic:blipFill>
                        <pic:spPr bwMode="auto">
                          <a:xfrm>
                            <a:off x="0" y="0"/>
                            <a:ext cx="3859530" cy="3105150"/>
                          </a:xfrm>
                          <a:prstGeom prst="rect">
                            <a:avLst/>
                          </a:prstGeom>
                        </pic:spPr>
                      </pic:pic>
                    </a:graphicData>
                  </a:graphic>
                </wp:inline>
              </w:drawing>
            </w:r>
          </w:p>
        </w:tc>
        <w:tc>
          <w:tcPr>
            <w:tcW w:w="3777"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u w:val="single"/>
              </w:rPr>
            </w:pPr>
            <w:r>
              <w:rPr>
                <w:rFonts w:eastAsia="Calibri" w:cs="Times New Roman" w:ascii="Times New Roman" w:hAnsi="Times New Roman"/>
                <w:color w:val="2F5496" w:themeColor="accent1" w:themeShade="bf"/>
                <w:kern w:val="0"/>
                <w:sz w:val="20"/>
                <w:szCs w:val="20"/>
                <w:u w:val="single"/>
                <w:lang w:val="en-US" w:eastAsia="en-US" w:bidi="ar-SA"/>
              </w:rPr>
              <w:t>Main drivers</w:t>
            </w:r>
            <w:r>
              <w:rPr>
                <w:rFonts w:eastAsia="Calibri" w:cs="Times New Roman" w:ascii="Times New Roman" w:hAnsi="Times New Roman"/>
                <w:color w:val="2F5496" w:themeColor="accent1" w:themeShade="bf"/>
                <w:kern w:val="0"/>
                <w:sz w:val="20"/>
                <w:szCs w:val="20"/>
                <w:lang w:val="en-US" w:eastAsia="en-US" w:bidi="ar-SA"/>
              </w:rPr>
              <w:t>:</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--foreign food prices continue to decline or being below trend durin 2023-26</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--ER depreciation raises domestic food prices</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tc>
      </w:tr>
    </w:tbl>
    <w:p>
      <w:pPr>
        <w:pStyle w:val="Normal"/>
        <w:spacing w:lineRule="auto" w:line="276" w:before="120" w:after="120"/>
        <w:rPr>
          <w:rFonts w:ascii="Times New Roman" w:hAnsi="Times New Roman" w:cs="Times New Roman"/>
          <w:sz w:val="24"/>
          <w:szCs w:val="24"/>
          <w:lang w:val="en-GB"/>
        </w:rPr>
      </w:pPr>
      <w:r>
        <w:rPr>
          <w:rFonts w:cs="Times New Roman" w:ascii="Times New Roman" w:hAnsi="Times New Roman"/>
          <w:sz w:val="24"/>
          <w:szCs w:val="24"/>
          <w:lang w:val="en-GB"/>
        </w:rPr>
        <w:t>The</w:t>
      </w:r>
      <w:r>
        <w:rPr>
          <w:rFonts w:cs="Times New Roman" w:ascii="Times New Roman" w:hAnsi="Times New Roman"/>
          <w:b/>
          <w:bCs/>
          <w:sz w:val="24"/>
          <w:szCs w:val="24"/>
          <w:lang w:val="en-GB"/>
        </w:rPr>
        <w:t xml:space="preserve"> </w:t>
      </w:r>
      <w:r>
        <w:rPr>
          <w:rFonts w:cs="Times New Roman" w:ascii="Times New Roman" w:hAnsi="Times New Roman"/>
          <w:b/>
          <w:bCs/>
          <w:color w:val="0070C0"/>
          <w:sz w:val="24"/>
          <w:szCs w:val="24"/>
          <w:lang w:val="en-GB"/>
        </w:rPr>
        <w:t>energy inflation forecast</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 xml:space="preserve">of a rapid drop (from a peak in 2022Q2) is driven in by the direct effect of imported energy prices which are projected to fall throughout 2023-27, although the pass-through to domestic energy prices is attenuated by </w:t>
      </w:r>
      <w:commentRangeStart w:id="27"/>
      <w:r>
        <w:rPr>
          <w:rFonts w:cs="Times New Roman" w:ascii="Times New Roman" w:hAnsi="Times New Roman"/>
          <w:sz w:val="24"/>
          <w:szCs w:val="24"/>
          <w:lang w:val="en-GB"/>
        </w:rPr>
        <w:t>lags</w:t>
      </w:r>
      <w:ins w:id="7" w:author="Unknown Author" w:date="2024-02-06T21:55:59Z">
        <w:r>
          <w:rPr>
            <w:rFonts w:cs="Times New Roman" w:ascii="Times New Roman" w:hAnsi="Times New Roman"/>
            <w:sz w:val="24"/>
            <w:szCs w:val="24"/>
            <w:lang w:val="en-GB"/>
          </w:rPr>
        </w:r>
      </w:ins>
      <w:commentRangeEnd w:id="27"/>
      <w:r>
        <w:commentReference w:id="27"/>
      </w:r>
      <w:r>
        <w:rPr>
          <w:rFonts w:cs="Times New Roman" w:ascii="Times New Roman" w:hAnsi="Times New Roman"/>
          <w:sz w:val="24"/>
          <w:szCs w:val="24"/>
          <w:lang w:val="en-GB"/>
        </w:rPr>
        <w:t xml:space="preserve"> and offsetting adjustments in domestic fuel excises. The exchange rate depreciation exerts some upward pressure, but little compared to that of foreign energy price drop. Shocks, typically large and especially so in 2022-23, including reflecting the Oct 2023 pump price increase, are projected to disappear from 2024Q1 (</w:t>
      </w:r>
      <w:r>
        <w:rPr>
          <w:rFonts w:cs="Times New Roman" w:ascii="Times New Roman" w:hAnsi="Times New Roman"/>
          <w:b/>
          <w:bCs/>
          <w:color w:val="0070C0"/>
          <w:sz w:val="24"/>
          <w:szCs w:val="24"/>
          <w:lang w:val="en-GB"/>
        </w:rPr>
        <w:t>Figure 20)</w:t>
      </w:r>
      <w:r>
        <w:rPr>
          <w:rFonts w:cs="Times New Roman" w:ascii="Times New Roman" w:hAnsi="Times New Roman"/>
          <w:sz w:val="24"/>
          <w:szCs w:val="24"/>
          <w:lang w:val="en-GB"/>
        </w:rPr>
        <w:t>.</w:t>
      </w:r>
    </w:p>
    <w:tbl>
      <w:tblPr>
        <w:tblStyle w:val="TableGrid"/>
        <w:tblW w:w="9795" w:type="dxa"/>
        <w:jc w:val="left"/>
        <w:tblInd w:w="75" w:type="dxa"/>
        <w:tblLayout w:type="fixed"/>
        <w:tblCellMar>
          <w:top w:w="0" w:type="dxa"/>
          <w:left w:w="108" w:type="dxa"/>
          <w:bottom w:w="0" w:type="dxa"/>
          <w:right w:w="108" w:type="dxa"/>
        </w:tblCellMar>
        <w:tblLook w:firstRow="1" w:noVBand="1" w:lastRow="0" w:firstColumn="1" w:lastColumn="0" w:noHBand="0" w:val="04a0"/>
      </w:tblPr>
      <w:tblGrid>
        <w:gridCol w:w="5155"/>
        <w:gridCol w:w="4639"/>
      </w:tblGrid>
      <w:tr>
        <w:trPr>
          <w:trHeight w:val="269" w:hRule="atLeast"/>
        </w:trPr>
        <w:tc>
          <w:tcPr>
            <w:tcW w:w="9794"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20. CPI energy, q-on-q annualized, %</w:t>
            </w:r>
          </w:p>
        </w:tc>
      </w:tr>
      <w:tr>
        <w:trPr>
          <w:trHeight w:val="168" w:hRule="atLeast"/>
        </w:trPr>
        <w:tc>
          <w:tcPr>
            <w:tcW w:w="515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20.1 CPI energy and its drivers</w:t>
            </w:r>
          </w:p>
        </w:tc>
        <w:tc>
          <w:tcPr>
            <w:tcW w:w="463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20.2 Direct effect of imported energy prices on CPI energy</w:t>
            </w:r>
          </w:p>
        </w:tc>
      </w:tr>
      <w:tr>
        <w:trPr>
          <w:trHeight w:val="4983" w:hRule="atLeast"/>
        </w:trPr>
        <w:tc>
          <w:tcPr>
            <w:tcW w:w="515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3128010" cy="2602230"/>
                  <wp:effectExtent l="0" t="0" r="0" b="0"/>
                  <wp:docPr id="73"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5" descr=""/>
                          <pic:cNvPicPr>
                            <a:picLocks noChangeAspect="1" noChangeArrowheads="1"/>
                          </pic:cNvPicPr>
                        </pic:nvPicPr>
                        <pic:blipFill>
                          <a:blip r:embed="rId92"/>
                          <a:stretch>
                            <a:fillRect/>
                          </a:stretch>
                        </pic:blipFill>
                        <pic:spPr bwMode="auto">
                          <a:xfrm>
                            <a:off x="0" y="0"/>
                            <a:ext cx="3128010" cy="2602230"/>
                          </a:xfrm>
                          <a:prstGeom prst="rect">
                            <a:avLst/>
                          </a:prstGeom>
                        </pic:spPr>
                      </pic:pic>
                    </a:graphicData>
                  </a:graphic>
                </wp:inline>
              </w:drawing>
            </w:r>
          </w:p>
        </w:tc>
        <w:tc>
          <w:tcPr>
            <w:tcW w:w="463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2853690" cy="2602230"/>
                  <wp:effectExtent l="0" t="0" r="0" b="0"/>
                  <wp:docPr id="74"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6" descr=""/>
                          <pic:cNvPicPr>
                            <a:picLocks noChangeAspect="1" noChangeArrowheads="1"/>
                          </pic:cNvPicPr>
                        </pic:nvPicPr>
                        <pic:blipFill>
                          <a:blip r:embed="rId93"/>
                          <a:stretch>
                            <a:fillRect/>
                          </a:stretch>
                        </pic:blipFill>
                        <pic:spPr bwMode="auto">
                          <a:xfrm>
                            <a:off x="0" y="0"/>
                            <a:ext cx="2853690" cy="2602230"/>
                          </a:xfrm>
                          <a:prstGeom prst="rect">
                            <a:avLst/>
                          </a:prstGeom>
                        </pic:spPr>
                      </pic:pic>
                    </a:graphicData>
                  </a:graphic>
                </wp:inline>
              </w:drawing>
            </w:r>
          </w:p>
        </w:tc>
      </w:tr>
    </w:tbl>
    <w:p>
      <w:pPr>
        <w:pStyle w:val="Normal"/>
        <w:rPr>
          <w:rFonts w:ascii="Times New Roman" w:hAnsi="Times New Roman" w:eastAsia="" w:cs="Times New Roman" w:eastAsiaTheme="majorEastAsia"/>
          <w:b/>
          <w:b/>
          <w:bCs/>
          <w:color w:val="2F5496" w:themeColor="accent1" w:themeShade="bf"/>
          <w:sz w:val="24"/>
          <w:szCs w:val="24"/>
          <w:lang w:val="en-GB"/>
        </w:rPr>
      </w:pPr>
      <w:r>
        <w:rPr>
          <w:rFonts w:eastAsia="" w:cs="Times New Roman" w:eastAsiaTheme="majorEastAsia" w:ascii="Times New Roman" w:hAnsi="Times New Roman"/>
          <w:b/>
          <w:bCs/>
          <w:color w:val="2F5496" w:themeColor="accent1" w:themeShade="bf"/>
          <w:sz w:val="24"/>
          <w:szCs w:val="24"/>
          <w:lang w:val="en-GB"/>
        </w:rPr>
      </w:r>
      <w:r>
        <w:br w:type="page"/>
      </w:r>
    </w:p>
    <w:p>
      <w:pPr>
        <w:pStyle w:val="Heading3"/>
        <w:spacing w:before="120" w:after="120"/>
        <w:rPr>
          <w:rFonts w:ascii="Times New Roman" w:hAnsi="Times New Roman" w:cs="Times New Roman"/>
          <w:b/>
          <w:b/>
          <w:bCs/>
          <w:color w:val="0070C0"/>
          <w:lang w:val="en-GB"/>
        </w:rPr>
      </w:pPr>
      <w:bookmarkStart w:id="26" w:name="_Toc156831434"/>
      <w:r>
        <w:rPr>
          <w:rFonts w:cs="Times New Roman" w:ascii="Times New Roman" w:hAnsi="Times New Roman"/>
          <w:b/>
          <w:bCs/>
          <w:color w:val="2F5496" w:themeColor="accent1" w:themeShade="bf"/>
          <w:lang w:val="en-GB"/>
        </w:rPr>
        <w:t>Policy interest rate and real interest rate</w:t>
      </w:r>
      <w:bookmarkEnd w:id="26"/>
    </w:p>
    <w:p>
      <w:pPr>
        <w:pStyle w:val="Normal"/>
        <w:spacing w:before="0" w:after="120"/>
        <w:rPr>
          <w:rFonts w:ascii="Times New Roman" w:hAnsi="Times New Roman" w:cs="Times New Roman"/>
          <w:sz w:val="24"/>
          <w:szCs w:val="24"/>
        </w:rPr>
      </w:pPr>
      <w:r>
        <w:rPr>
          <w:rFonts w:cs="Times New Roman" w:ascii="Times New Roman" w:hAnsi="Times New Roman"/>
          <w:sz w:val="24"/>
          <w:szCs w:val="24"/>
          <w:lang w:val="en-GB"/>
        </w:rPr>
        <w:t>The IB rate (or “policy rate”</w:t>
      </w:r>
      <w:r>
        <w:rPr>
          <w:rFonts w:cs="Times New Roman" w:ascii="Times New Roman" w:hAnsi="Times New Roman"/>
          <w:b/>
          <w:bCs/>
          <w:sz w:val="24"/>
          <w:szCs w:val="24"/>
          <w:lang w:val="en-GB"/>
        </w:rPr>
        <w:t xml:space="preserve"> </w:t>
      </w:r>
      <w:r>
        <w:rPr>
          <w:rFonts w:cs="Times New Roman" w:ascii="Times New Roman" w:hAnsi="Times New Roman"/>
          <w:sz w:val="24"/>
          <w:szCs w:val="24"/>
          <w:lang w:val="en-GB"/>
        </w:rPr>
        <w:t xml:space="preserve">NBR aims to influence with its CBR) is forecast to be gradually lowered from its peak of close to 8% in August 2023 to around 6½% in late 2024 in line with the decline in CPI inflation and output estimated to be still below potential (negative output gap). </w:t>
      </w:r>
      <w:r>
        <w:rPr>
          <w:rFonts w:cs="Times New Roman" w:ascii="Times New Roman" w:hAnsi="Times New Roman"/>
          <w:sz w:val="24"/>
          <w:szCs w:val="24"/>
        </w:rPr>
        <w:t>From 2025, the IB rate is pulled back toward its trend or neutral level of about 7.5% (</w:t>
      </w:r>
      <w:r>
        <w:rPr>
          <w:rFonts w:cs="Times New Roman" w:ascii="Times New Roman" w:hAnsi="Times New Roman"/>
          <w:b/>
          <w:bCs/>
          <w:color w:val="0070C0"/>
          <w:sz w:val="24"/>
          <w:szCs w:val="24"/>
        </w:rPr>
        <w:t>Figures 21.1-2</w:t>
      </w:r>
      <w:r>
        <w:rPr>
          <w:rFonts w:cs="Times New Roman" w:ascii="Times New Roman" w:hAnsi="Times New Roman"/>
          <w:sz w:val="24"/>
          <w:szCs w:val="24"/>
        </w:rPr>
        <w:t>).</w:t>
      </w:r>
    </w:p>
    <w:tbl>
      <w:tblPr>
        <w:tblStyle w:val="TableGrid"/>
        <w:tblW w:w="9810" w:type="dxa"/>
        <w:jc w:val="left"/>
        <w:tblInd w:w="198" w:type="dxa"/>
        <w:tblLayout w:type="fixed"/>
        <w:tblCellMar>
          <w:top w:w="0" w:type="dxa"/>
          <w:left w:w="108" w:type="dxa"/>
          <w:bottom w:w="0" w:type="dxa"/>
          <w:right w:w="108" w:type="dxa"/>
        </w:tblCellMar>
        <w:tblLook w:firstRow="1" w:noVBand="1" w:lastRow="0" w:firstColumn="1" w:lastColumn="0" w:noHBand="0" w:val="04a0"/>
      </w:tblPr>
      <w:tblGrid>
        <w:gridCol w:w="4646"/>
        <w:gridCol w:w="5163"/>
      </w:tblGrid>
      <w:tr>
        <w:trPr>
          <w:trHeight w:val="197" w:hRule="atLeast"/>
        </w:trPr>
        <w:tc>
          <w:tcPr>
            <w:tcW w:w="980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 xml:space="preserve">Figure 21.1  Interbank interest rate, %  </w:t>
            </w:r>
          </w:p>
        </w:tc>
      </w:tr>
      <w:tr>
        <w:trPr>
          <w:trHeight w:val="3194" w:hRule="atLeast"/>
        </w:trPr>
        <w:tc>
          <w:tcPr>
            <w:tcW w:w="4646"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    </w:t>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2811780" cy="2255520"/>
                  <wp:effectExtent l="0" t="0" r="0" b="0"/>
                  <wp:docPr id="75"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7" descr=""/>
                          <pic:cNvPicPr>
                            <a:picLocks noChangeAspect="1" noChangeArrowheads="1"/>
                          </pic:cNvPicPr>
                        </pic:nvPicPr>
                        <pic:blipFill>
                          <a:blip r:embed="rId94"/>
                          <a:stretch>
                            <a:fillRect/>
                          </a:stretch>
                        </pic:blipFill>
                        <pic:spPr bwMode="auto">
                          <a:xfrm>
                            <a:off x="0" y="0"/>
                            <a:ext cx="2811780" cy="2255520"/>
                          </a:xfrm>
                          <a:prstGeom prst="rect">
                            <a:avLst/>
                          </a:prstGeom>
                        </pic:spPr>
                      </pic:pic>
                    </a:graphicData>
                  </a:graphic>
                </wp:inline>
              </w:drawing>
            </w:r>
          </w:p>
        </w:tc>
        <w:tc>
          <w:tcPr>
            <w:tcW w:w="516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lang w:val="en-GB"/>
              </w:rPr>
            </w:pPr>
            <w:r>
              <w:rPr>
                <w:rFonts w:cs="Times New Roman" w:ascii="Times New Roman" w:hAnsi="Times New Roman"/>
                <w:color w:val="2F5496" w:themeColor="accent1" w:themeShade="bf"/>
                <w:sz w:val="20"/>
                <w:szCs w:val="20"/>
                <w:lang w:val="en-GB"/>
              </w:rPr>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--IB rate is tuned for Q4 2023, assuming NBR would keep its CBR unchanged from August 2023</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--the IB is about 0.5% points above the CBR (equal to repo rate; CBR not shown separately)</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--for 2024, the model’s policy rule forecasts a gradual reduction in IB rates, as inflation drops below the 5% target and a negative output gap remains</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--from mid-2025, the IB rate moves back up to its trend or neutral level (7%), determined by trend foreign RIR (0-0.5%), country risk premium (2%),</w:t>
            </w:r>
            <w:r>
              <w:rPr>
                <w:rStyle w:val="FootnoteAnchor"/>
                <w:rFonts w:eastAsia="Calibri" w:cs="Times New Roman" w:ascii="Times New Roman" w:hAnsi="Times New Roman"/>
                <w:color w:val="2F5496" w:themeColor="accent1" w:themeShade="bf"/>
                <w:kern w:val="0"/>
                <w:sz w:val="20"/>
                <w:szCs w:val="20"/>
                <w:lang w:val="en-US" w:eastAsia="en-US" w:bidi="ar-SA"/>
              </w:rPr>
              <w:footnoteReference w:id="18"/>
            </w:r>
            <w:r>
              <w:rPr>
                <w:rFonts w:eastAsia="Calibri" w:cs="Times New Roman" w:ascii="Times New Roman" w:hAnsi="Times New Roman"/>
                <w:color w:val="2F5496" w:themeColor="accent1" w:themeShade="bf"/>
                <w:kern w:val="0"/>
                <w:sz w:val="20"/>
                <w:szCs w:val="20"/>
                <w:lang w:val="en-US" w:eastAsia="en-US" w:bidi="ar-SA"/>
              </w:rPr>
              <w:t xml:space="preserve"> and core inflation target (4.5%)</w:t>
            </w:r>
          </w:p>
        </w:tc>
      </w:tr>
    </w:tbl>
    <w:p>
      <w:pPr>
        <w:pStyle w:val="Normal"/>
        <w:spacing w:before="0" w:after="0"/>
        <w:ind w:left="720" w:hanging="0"/>
        <w:jc w:val="center"/>
        <w:rPr>
          <w:rFonts w:ascii="Times New Roman" w:hAnsi="Times New Roman" w:cs="Times New Roman"/>
          <w:sz w:val="24"/>
          <w:szCs w:val="24"/>
          <w:lang w:val="en-GB"/>
        </w:rPr>
      </w:pPr>
      <w:r>
        <w:rPr>
          <w:rFonts w:cs="Times New Roman" w:ascii="Times New Roman" w:hAnsi="Times New Roman"/>
          <w:sz w:val="24"/>
          <w:szCs w:val="24"/>
          <w:lang w:val="en-GB"/>
        </w:rPr>
      </w:r>
    </w:p>
    <w:tbl>
      <w:tblPr>
        <w:tblStyle w:val="TableGrid"/>
        <w:tblW w:w="9933" w:type="dxa"/>
        <w:jc w:val="left"/>
        <w:tblInd w:w="75" w:type="dxa"/>
        <w:tblLayout w:type="fixed"/>
        <w:tblCellMar>
          <w:top w:w="0" w:type="dxa"/>
          <w:left w:w="108" w:type="dxa"/>
          <w:bottom w:w="0" w:type="dxa"/>
          <w:right w:w="108" w:type="dxa"/>
        </w:tblCellMar>
        <w:tblLook w:firstRow="1" w:noVBand="1" w:lastRow="0" w:firstColumn="1" w:lastColumn="0" w:noHBand="0" w:val="04a0"/>
      </w:tblPr>
      <w:tblGrid>
        <w:gridCol w:w="6713"/>
        <w:gridCol w:w="3219"/>
      </w:tblGrid>
      <w:tr>
        <w:trPr>
          <w:trHeight w:val="213" w:hRule="atLeast"/>
        </w:trPr>
        <w:tc>
          <w:tcPr>
            <w:tcW w:w="9932"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u w:val="single"/>
              </w:rPr>
            </w:pPr>
            <w:r>
              <w:rPr>
                <w:rFonts w:eastAsia="Calibri" w:cs="Times New Roman" w:ascii="Times New Roman" w:hAnsi="Times New Roman"/>
                <w:b/>
                <w:bCs/>
                <w:color w:val="0070C0"/>
                <w:kern w:val="0"/>
                <w:sz w:val="20"/>
                <w:szCs w:val="20"/>
                <w:lang w:val="en-GB" w:eastAsia="en-US" w:bidi="ar-SA"/>
              </w:rPr>
              <w:t>Figure 21.2  Drivers of interbank interest rate  (policy rule)</w:t>
            </w:r>
          </w:p>
        </w:tc>
      </w:tr>
      <w:tr>
        <w:trPr>
          <w:trHeight w:val="5523" w:hRule="atLeast"/>
        </w:trPr>
        <w:tc>
          <w:tcPr>
            <w:tcW w:w="671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drawing>
                <wp:inline distT="0" distB="0" distL="0" distR="0">
                  <wp:extent cx="4027170" cy="2933700"/>
                  <wp:effectExtent l="0" t="0" r="0" b="0"/>
                  <wp:docPr id="76"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 descr=""/>
                          <pic:cNvPicPr>
                            <a:picLocks noChangeAspect="1" noChangeArrowheads="1"/>
                          </pic:cNvPicPr>
                        </pic:nvPicPr>
                        <pic:blipFill>
                          <a:blip r:embed="rId95"/>
                          <a:stretch>
                            <a:fillRect/>
                          </a:stretch>
                        </pic:blipFill>
                        <pic:spPr bwMode="auto">
                          <a:xfrm>
                            <a:off x="0" y="0"/>
                            <a:ext cx="4027170" cy="2933700"/>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rFonts w:cs="Times New Roman" w:ascii="Times New Roman" w:hAnsi="Times New Roman"/>
                <w:sz w:val="20"/>
                <w:szCs w:val="20"/>
                <w:lang w:val="en-GB"/>
              </w:rPr>
            </w:r>
          </w:p>
        </w:tc>
        <w:tc>
          <w:tcPr>
            <w:tcW w:w="321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u w:val="single"/>
                <w:lang w:val="en-US" w:eastAsia="en-US" w:bidi="ar-SA"/>
              </w:rPr>
              <w:t>Drivers of policy rule in 2024</w:t>
            </w:r>
            <w:r>
              <w:rPr>
                <w:rFonts w:eastAsia="Calibri" w:cs="Times New Roman" w:ascii="Times New Roman" w:hAnsi="Times New Roman"/>
                <w:color w:val="2F5496" w:themeColor="accent1" w:themeShade="bf"/>
                <w:kern w:val="0"/>
                <w:sz w:val="20"/>
                <w:szCs w:val="20"/>
                <w:lang w:val="en-US" w:eastAsia="en-US" w:bidi="ar-SA"/>
              </w:rPr>
              <w:t>:</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--expected inflation deviation from target (-)</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--negative output gap (-)</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--pull from neutral interest rate (7%) (+)</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--gradual interest rate changes, (lagged effect)</w:t>
            </w:r>
          </w:p>
        </w:tc>
      </w:tr>
    </w:tbl>
    <w:p>
      <w:pPr>
        <w:pStyle w:val="Normal"/>
        <w:spacing w:before="0" w:after="120"/>
        <w:rPr>
          <w:rFonts w:ascii="Times New Roman" w:hAnsi="Times New Roman" w:cs="Times New Roman"/>
          <w:b/>
          <w:b/>
          <w:bCs/>
          <w:sz w:val="24"/>
          <w:szCs w:val="24"/>
        </w:rPr>
      </w:pPr>
      <w:r>
        <w:rPr>
          <w:rFonts w:cs="Times New Roman" w:ascii="Times New Roman" w:hAnsi="Times New Roman"/>
          <w:sz w:val="24"/>
          <w:szCs w:val="24"/>
          <w:lang w:val="en-GB"/>
        </w:rPr>
        <w:t xml:space="preserve">The </w:t>
      </w:r>
      <w:r>
        <w:rPr>
          <w:rFonts w:cs="Times New Roman" w:ascii="Times New Roman" w:hAnsi="Times New Roman"/>
          <w:b/>
          <w:bCs/>
          <w:color w:val="4472C4" w:themeColor="accent1"/>
          <w:sz w:val="24"/>
          <w:szCs w:val="24"/>
          <w:lang w:val="en-GB"/>
        </w:rPr>
        <w:t xml:space="preserve">policy real interest rate </w:t>
      </w:r>
      <w:r>
        <w:rPr>
          <w:rFonts w:cs="Times New Roman" w:ascii="Times New Roman" w:hAnsi="Times New Roman"/>
          <w:sz w:val="24"/>
          <w:szCs w:val="24"/>
          <w:lang w:val="en-GB"/>
        </w:rPr>
        <w:t>(RIR) is influenced by NBR’s CBR rate with a view to steering private demand. After a significant drop into negative territory since early 2021 due to high inflation and lagged interest policy response, the RIR is forecast to continue its rise that started late 2022, as nominal interest rates rise and inflation eases. Yet the RIR is forecast to remain below its trend level of 2-2.5% and even slightly drop in mid-2025 as inflation flares up temporarily due to demand pressure from fiscal expansion (</w:t>
      </w:r>
      <w:r>
        <w:rPr>
          <w:rFonts w:cs="Times New Roman" w:ascii="Times New Roman" w:hAnsi="Times New Roman"/>
          <w:b/>
          <w:bCs/>
          <w:color w:val="0070C0"/>
          <w:sz w:val="24"/>
          <w:szCs w:val="24"/>
          <w:lang w:val="en-GB"/>
        </w:rPr>
        <w:t>Figure 22</w:t>
      </w:r>
      <w:r>
        <w:rPr>
          <w:rFonts w:cs="Times New Roman" w:ascii="Times New Roman" w:hAnsi="Times New Roman"/>
          <w:sz w:val="24"/>
          <w:szCs w:val="24"/>
          <w:lang w:val="en-GB"/>
        </w:rPr>
        <w:t>).</w:t>
      </w:r>
    </w:p>
    <w:tbl>
      <w:tblPr>
        <w:tblStyle w:val="TableGrid"/>
        <w:tblW w:w="9255" w:type="dxa"/>
        <w:jc w:val="left"/>
        <w:tblInd w:w="345" w:type="dxa"/>
        <w:tblLayout w:type="fixed"/>
        <w:tblCellMar>
          <w:top w:w="0" w:type="dxa"/>
          <w:left w:w="108" w:type="dxa"/>
          <w:bottom w:w="0" w:type="dxa"/>
          <w:right w:w="108" w:type="dxa"/>
        </w:tblCellMar>
        <w:tblLook w:firstRow="1" w:noVBand="1" w:lastRow="0" w:firstColumn="1" w:lastColumn="0" w:noHBand="0" w:val="04a0"/>
      </w:tblPr>
      <w:tblGrid>
        <w:gridCol w:w="4410"/>
        <w:gridCol w:w="4844"/>
      </w:tblGrid>
      <w:tr>
        <w:trPr>
          <w:trHeight w:val="330" w:hRule="atLeast"/>
        </w:trPr>
        <w:tc>
          <w:tcPr>
            <w:tcW w:w="9254" w:type="dxa"/>
            <w:gridSpan w:val="2"/>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20"/>
                <w:szCs w:val="20"/>
                <w:lang w:val="en-GB" w:eastAsia="en-US" w:bidi="ar-SA"/>
              </w:rPr>
              <w:t xml:space="preserve">Figure 22. Real  interest rates, %  </w:t>
            </w:r>
          </w:p>
        </w:tc>
      </w:tr>
      <w:tr>
        <w:trPr>
          <w:trHeight w:val="261" w:hRule="atLeast"/>
        </w:trPr>
        <w:tc>
          <w:tcPr>
            <w:tcW w:w="4410"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rPr>
            </w:pPr>
            <w:r>
              <w:rPr>
                <w:rFonts w:eastAsia="Calibri" w:cs="Times New Roman" w:ascii="Times New Roman" w:hAnsi="Times New Roman"/>
                <w:b/>
                <w:bCs/>
                <w:color w:val="0070C0"/>
                <w:kern w:val="0"/>
                <w:sz w:val="18"/>
                <w:szCs w:val="18"/>
                <w:lang w:val="en-GB" w:eastAsia="en-US" w:bidi="ar-SA"/>
              </w:rPr>
              <w:t>Fig. 22.1  RIR (IB rate) and trend, %</w:t>
            </w:r>
          </w:p>
        </w:tc>
        <w:tc>
          <w:tcPr>
            <w:tcW w:w="4844"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 22.2  RIR (IB rate) components, %</w:t>
            </w:r>
          </w:p>
        </w:tc>
      </w:tr>
      <w:tr>
        <w:trPr>
          <w:trHeight w:val="3273" w:hRule="atLeast"/>
        </w:trPr>
        <w:tc>
          <w:tcPr>
            <w:tcW w:w="4410"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cs="Times New Roman" w:ascii="Times New Roman" w:hAnsi="Times New Roman"/>
                <w:b/>
                <w:bCs/>
                <w:color w:val="0070C0"/>
                <w:sz w:val="18"/>
                <w:szCs w:val="18"/>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drawing>
                <wp:inline distT="0" distB="0" distL="0" distR="0">
                  <wp:extent cx="2625725" cy="2263775"/>
                  <wp:effectExtent l="0" t="0" r="0" b="0"/>
                  <wp:docPr id="77" name="Image39"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9" descr="A graph with blue lines and orange lines&#10;&#10;Description automatically generated"/>
                          <pic:cNvPicPr>
                            <a:picLocks noChangeAspect="1" noChangeArrowheads="1"/>
                          </pic:cNvPicPr>
                        </pic:nvPicPr>
                        <pic:blipFill>
                          <a:blip r:embed="rId96"/>
                          <a:stretch>
                            <a:fillRect/>
                          </a:stretch>
                        </pic:blipFill>
                        <pic:spPr bwMode="auto">
                          <a:xfrm>
                            <a:off x="0" y="0"/>
                            <a:ext cx="2625725" cy="2263775"/>
                          </a:xfrm>
                          <a:prstGeom prst="rect">
                            <a:avLst/>
                          </a:prstGeom>
                        </pic:spPr>
                      </pic:pic>
                    </a:graphicData>
                  </a:graphic>
                </wp:inline>
              </w:drawing>
            </w:r>
            <w:r>
              <w:rPr>
                <w:rFonts w:eastAsia="Calibri" w:cs="Times New Roman" w:ascii="Times New Roman" w:hAnsi="Times New Roman"/>
                <w:kern w:val="0"/>
                <w:sz w:val="24"/>
                <w:szCs w:val="24"/>
                <w:lang w:val="en-GB" w:eastAsia="en-US" w:bidi="ar-SA"/>
              </w:rPr>
              <w:t xml:space="preserve"> </w:t>
            </w:r>
          </w:p>
        </w:tc>
        <w:tc>
          <w:tcPr>
            <w:tcW w:w="4844"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b/>
                <w:b/>
                <w:bCs/>
                <w:sz w:val="20"/>
                <w:szCs w:val="20"/>
                <w:lang w:val="en-GB"/>
              </w:rPr>
            </w:pPr>
            <w:r>
              <w:rPr>
                <w:rFonts w:eastAsia="Calibri" w:cs="Times New Roman" w:ascii="Times New Roman" w:hAnsi="Times New Roman"/>
                <w:b/>
                <w:bCs/>
                <w:kern w:val="0"/>
                <w:sz w:val="20"/>
                <w:szCs w:val="20"/>
                <w:lang w:val="en-GB" w:eastAsia="en-US" w:bidi="ar-SA"/>
              </w:rPr>
              <w:t xml:space="preserve">    </w:t>
            </w:r>
          </w:p>
          <w:p>
            <w:pPr>
              <w:pStyle w:val="Normal"/>
              <w:widowControl w:val="false"/>
              <w:suppressAutoHyphens w:val="true"/>
              <w:spacing w:lineRule="auto" w:line="240" w:before="0" w:after="0"/>
              <w:jc w:val="left"/>
              <w:rPr>
                <w:rFonts w:ascii="Times New Roman" w:hAnsi="Times New Roman" w:cs="Times New Roman"/>
                <w:b/>
                <w:b/>
                <w:bCs/>
                <w:sz w:val="20"/>
                <w:szCs w:val="20"/>
                <w:lang w:val="en-GB"/>
              </w:rPr>
            </w:pPr>
            <w:r>
              <w:rPr/>
              <w:drawing>
                <wp:inline distT="0" distB="0" distL="0" distR="0">
                  <wp:extent cx="2934970" cy="2363470"/>
                  <wp:effectExtent l="0" t="0" r="0" b="0"/>
                  <wp:docPr id="78"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0" descr=""/>
                          <pic:cNvPicPr>
                            <a:picLocks noChangeAspect="1" noChangeArrowheads="1"/>
                          </pic:cNvPicPr>
                        </pic:nvPicPr>
                        <pic:blipFill>
                          <a:blip r:embed="rId97"/>
                          <a:stretch>
                            <a:fillRect/>
                          </a:stretch>
                        </pic:blipFill>
                        <pic:spPr bwMode="auto">
                          <a:xfrm>
                            <a:off x="0" y="0"/>
                            <a:ext cx="2934970" cy="2363470"/>
                          </a:xfrm>
                          <a:prstGeom prst="rect">
                            <a:avLst/>
                          </a:prstGeom>
                        </pic:spPr>
                      </pic:pic>
                    </a:graphicData>
                  </a:graphic>
                </wp:inline>
              </w:drawing>
            </w:r>
          </w:p>
        </w:tc>
      </w:tr>
    </w:tbl>
    <w:p>
      <w:pPr>
        <w:pStyle w:val="Normal"/>
        <w:tabs>
          <w:tab w:val="clear" w:pos="720"/>
          <w:tab w:val="left" w:pos="2970" w:leader="none"/>
        </w:tabs>
        <w:spacing w:lineRule="auto" w:line="276" w:before="120" w:after="120"/>
        <w:rPr>
          <w:rFonts w:ascii="Times New Roman" w:hAnsi="Times New Roman" w:cs="Times New Roman"/>
          <w:sz w:val="24"/>
          <w:szCs w:val="24"/>
          <w:lang w:val="en-GB"/>
        </w:rPr>
      </w:pPr>
      <w:r>
        <w:rPr>
          <w:rFonts w:cs="Times New Roman" w:ascii="Times New Roman" w:hAnsi="Times New Roman"/>
          <w:sz w:val="24"/>
          <w:szCs w:val="24"/>
          <w:lang w:val="en-GB"/>
        </w:rPr>
        <w:t>The movement in the RIR (as affected by NBR policies) is transmitted to the</w:t>
      </w:r>
      <w:r>
        <w:rPr>
          <w:rFonts w:cs="Times New Roman" w:ascii="Times New Roman" w:hAnsi="Times New Roman"/>
          <w:b/>
          <w:bCs/>
          <w:sz w:val="24"/>
          <w:szCs w:val="24"/>
          <w:lang w:val="en-GB"/>
        </w:rPr>
        <w:t xml:space="preserve"> </w:t>
      </w:r>
      <w:r>
        <w:rPr>
          <w:rFonts w:cs="Times New Roman" w:ascii="Times New Roman" w:hAnsi="Times New Roman"/>
          <w:b/>
          <w:bCs/>
          <w:color w:val="0070C0"/>
          <w:sz w:val="24"/>
          <w:szCs w:val="24"/>
          <w:lang w:val="en-GB"/>
        </w:rPr>
        <w:t>real lending rate</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for private demand, calculated as the forward average RIR(IB) over 4 quarters plus a time-varying lending premium (</w:t>
      </w:r>
      <w:r>
        <w:rPr>
          <w:rFonts w:cs="Times New Roman" w:ascii="Times New Roman" w:hAnsi="Times New Roman"/>
          <w:sz w:val="24"/>
          <w:szCs w:val="24"/>
          <w:u w:val="single"/>
          <w:lang w:val="en-GB"/>
        </w:rPr>
        <w:t>+</w:t>
      </w:r>
      <w:r>
        <w:rPr>
          <w:rFonts w:cs="Times New Roman" w:ascii="Times New Roman" w:hAnsi="Times New Roman"/>
          <w:sz w:val="24"/>
          <w:szCs w:val="24"/>
          <w:lang w:val="en-GB"/>
        </w:rPr>
        <w:t xml:space="preserve"> 9% points above the IB rate). The </w:t>
      </w:r>
      <w:r>
        <w:rPr>
          <w:rFonts w:cs="Times New Roman" w:ascii="Times New Roman" w:hAnsi="Times New Roman"/>
          <w:b/>
          <w:bCs/>
          <w:color w:val="4472C4" w:themeColor="accent1"/>
          <w:sz w:val="24"/>
          <w:szCs w:val="24"/>
          <w:lang w:val="en-GB"/>
        </w:rPr>
        <w:t>real lending rate</w:t>
      </w:r>
      <w:r>
        <w:rPr>
          <w:rFonts w:cs="Times New Roman" w:ascii="Times New Roman" w:hAnsi="Times New Roman"/>
          <w:b/>
          <w:bCs/>
          <w:sz w:val="24"/>
          <w:szCs w:val="24"/>
          <w:lang w:val="en-GB"/>
        </w:rPr>
        <w:t>—</w:t>
      </w:r>
      <w:r>
        <w:rPr>
          <w:rFonts w:cs="Times New Roman" w:ascii="Times New Roman" w:hAnsi="Times New Roman"/>
          <w:sz w:val="24"/>
          <w:szCs w:val="24"/>
          <w:lang w:val="en-GB"/>
        </w:rPr>
        <w:t>above trend during Covid and much below trend, even negative, when inflation surged in 2022-23</w:t>
      </w:r>
      <w:r>
        <w:rPr>
          <w:rFonts w:cs="Times New Roman" w:ascii="Times New Roman" w:hAnsi="Times New Roman"/>
          <w:b/>
          <w:bCs/>
          <w:sz w:val="24"/>
          <w:szCs w:val="24"/>
          <w:lang w:val="en-GB"/>
        </w:rPr>
        <w:t>—</w:t>
      </w:r>
      <w:r>
        <w:rPr>
          <w:rFonts w:cs="Times New Roman" w:ascii="Times New Roman" w:hAnsi="Times New Roman"/>
          <w:sz w:val="24"/>
          <w:szCs w:val="24"/>
          <w:lang w:val="en-GB"/>
        </w:rPr>
        <w:t>is forecast to rise to close to its trend level in 2023, with a depressing (increasingly less positive) effect on private demand.</w:t>
      </w:r>
    </w:p>
    <w:tbl>
      <w:tblPr>
        <w:tblStyle w:val="TableGrid"/>
        <w:tblW w:w="9867"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287"/>
        <w:gridCol w:w="5579"/>
      </w:tblGrid>
      <w:tr>
        <w:trPr>
          <w:trHeight w:val="4272" w:hRule="atLeast"/>
        </w:trPr>
        <w:tc>
          <w:tcPr>
            <w:tcW w:w="4287"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 22.3  Real policy and lending rates and trends,%</w:t>
            </w:r>
          </w:p>
          <w:p>
            <w:pPr>
              <w:pStyle w:val="Normal"/>
              <w:widowControl w:val="false"/>
              <w:suppressAutoHyphens w:val="true"/>
              <w:spacing w:lineRule="auto" w:line="240" w:before="0" w:after="0"/>
              <w:jc w:val="left"/>
              <w:rPr>
                <w:rFonts w:ascii="Times New Roman" w:hAnsi="Times New Roman" w:cs="Times New Roman"/>
                <w:b/>
                <w:b/>
                <w:bCs/>
                <w:color w:val="0070C0"/>
                <w:sz w:val="18"/>
                <w:szCs w:val="18"/>
                <w:lang w:val="en-GB"/>
              </w:rPr>
            </w:pPr>
            <w:r>
              <w:rPr>
                <w:rFonts w:cs="Times New Roman" w:ascii="Times New Roman" w:hAnsi="Times New Roman"/>
                <w:b/>
                <w:bCs/>
                <w:color w:val="0070C0"/>
                <w:sz w:val="18"/>
                <w:szCs w:val="18"/>
                <w:lang w:val="en-GB"/>
              </w:rPr>
            </w:r>
          </w:p>
          <w:p>
            <w:pPr>
              <w:pStyle w:val="Normal"/>
              <w:widowControl w:val="false"/>
              <w:suppressAutoHyphens w:val="true"/>
              <w:spacing w:lineRule="auto" w:line="240" w:before="120" w:after="0"/>
              <w:jc w:val="left"/>
              <w:rPr>
                <w:rFonts w:ascii="Times New Roman" w:hAnsi="Times New Roman" w:cs="Times New Roman"/>
                <w:sz w:val="24"/>
                <w:szCs w:val="24"/>
                <w:lang w:val="en-GB"/>
              </w:rPr>
            </w:pPr>
            <w:r>
              <w:rPr/>
              <w:drawing>
                <wp:inline distT="0" distB="0" distL="0" distR="0">
                  <wp:extent cx="2583180" cy="2240280"/>
                  <wp:effectExtent l="0" t="0" r="0" b="0"/>
                  <wp:docPr id="79"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7" descr=""/>
                          <pic:cNvPicPr>
                            <a:picLocks noChangeAspect="1" noChangeArrowheads="1"/>
                          </pic:cNvPicPr>
                        </pic:nvPicPr>
                        <pic:blipFill>
                          <a:blip r:embed="rId98"/>
                          <a:stretch>
                            <a:fillRect/>
                          </a:stretch>
                        </pic:blipFill>
                        <pic:spPr bwMode="auto">
                          <a:xfrm>
                            <a:off x="0" y="0"/>
                            <a:ext cx="2583180" cy="2240280"/>
                          </a:xfrm>
                          <a:prstGeom prst="rect">
                            <a:avLst/>
                          </a:prstGeom>
                        </pic:spPr>
                      </pic:pic>
                    </a:graphicData>
                  </a:graphic>
                </wp:inline>
              </w:drawing>
            </w:r>
          </w:p>
        </w:tc>
        <w:tc>
          <w:tcPr>
            <w:tcW w:w="557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 22.4  Real interest rate (RIR) trend, %</w:t>
            </w:r>
          </w:p>
          <w:p>
            <w:pPr>
              <w:pStyle w:val="Normal"/>
              <w:widowControl w:val="false"/>
              <w:suppressAutoHyphens w:val="true"/>
              <w:spacing w:lineRule="auto" w:line="240" w:before="0" w:after="120"/>
              <w:jc w:val="left"/>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 xml:space="preserve"> </w:t>
            </w:r>
            <w:r>
              <w:rPr/>
              <w:drawing>
                <wp:inline distT="0" distB="0" distL="0" distR="0">
                  <wp:extent cx="3490595" cy="2542540"/>
                  <wp:effectExtent l="0" t="0" r="0" b="0"/>
                  <wp:docPr id="80"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2" descr="A graph of a chart"/>
                          <pic:cNvPicPr>
                            <a:picLocks noChangeAspect="1" noChangeArrowheads="1"/>
                          </pic:cNvPicPr>
                        </pic:nvPicPr>
                        <pic:blipFill>
                          <a:blip r:embed="rId99"/>
                          <a:stretch>
                            <a:fillRect/>
                          </a:stretch>
                        </pic:blipFill>
                        <pic:spPr bwMode="auto">
                          <a:xfrm>
                            <a:off x="0" y="0"/>
                            <a:ext cx="3490595" cy="2542540"/>
                          </a:xfrm>
                          <a:prstGeom prst="rect">
                            <a:avLst/>
                          </a:prstGeom>
                        </pic:spPr>
                      </pic:pic>
                    </a:graphicData>
                  </a:graphic>
                </wp:inline>
              </w:drawing>
            </w:r>
          </w:p>
        </w:tc>
      </w:tr>
    </w:tbl>
    <w:p>
      <w:pPr>
        <w:pStyle w:val="Heading3"/>
        <w:spacing w:before="0" w:after="120"/>
        <w:rPr>
          <w:rFonts w:ascii="Times New Roman" w:hAnsi="Times New Roman" w:cs="Times New Roman"/>
          <w:color w:val="2F5496" w:themeColor="accent1" w:themeShade="bf"/>
          <w:lang w:val="en-GB"/>
        </w:rPr>
      </w:pPr>
      <w:bookmarkStart w:id="27" w:name="_Toc156831435"/>
      <w:r>
        <w:rPr>
          <w:rFonts w:cs="Times New Roman" w:ascii="Times New Roman" w:hAnsi="Times New Roman"/>
          <w:b/>
          <w:bCs/>
          <w:color w:val="2F5496" w:themeColor="accent1" w:themeShade="bf"/>
          <w:lang w:val="en-GB"/>
        </w:rPr>
        <w:t>Exchange rate (ER) and real exchange rate (RER)</w:t>
      </w:r>
      <w:bookmarkEnd w:id="27"/>
    </w:p>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t xml:space="preserve">The forecast reflects NBR’s flexible exchange rate policy and its hybrid rule in practice which is steering the ER to the </w:t>
      </w:r>
      <w:r>
        <w:rPr>
          <w:rFonts w:cs="Times New Roman" w:ascii="Times New Roman" w:hAnsi="Times New Roman"/>
          <w:b/>
          <w:bCs/>
          <w:color w:val="4472C4" w:themeColor="accent1"/>
          <w:sz w:val="24"/>
          <w:szCs w:val="24"/>
          <w:lang w:val="en-GB"/>
        </w:rPr>
        <w:t>target ER</w:t>
      </w:r>
      <w:r>
        <w:rPr>
          <w:rFonts w:cs="Times New Roman" w:ascii="Times New Roman" w:hAnsi="Times New Roman"/>
          <w:sz w:val="24"/>
          <w:szCs w:val="24"/>
          <w:lang w:val="en-GB"/>
        </w:rPr>
        <w:t xml:space="preserve"> such that the RER gradually matches the target depreciation rate. In addition, the ER responds somewhat to interest rate differentials (adjusted for country risk premium). The ER is forecast to continue its recent fast depreciation path (annualized 15% for most of 2023), a bit faster than indicated by the target ER, correcting for the recent overvaluation due to high domestic inflation. It then returns gradually to the target ER depreciation rate as explained next (</w:t>
      </w:r>
      <w:r>
        <w:rPr>
          <w:rFonts w:cs="Times New Roman" w:ascii="Times New Roman" w:hAnsi="Times New Roman"/>
          <w:b/>
          <w:bCs/>
          <w:color w:val="0070C0"/>
          <w:sz w:val="24"/>
          <w:szCs w:val="24"/>
          <w:lang w:val="en-GB"/>
        </w:rPr>
        <w:t>Figure 23</w:t>
      </w:r>
      <w:r>
        <w:rPr>
          <w:rFonts w:cs="Times New Roman" w:ascii="Times New Roman" w:hAnsi="Times New Roman"/>
          <w:sz w:val="24"/>
          <w:szCs w:val="24"/>
          <w:lang w:val="en-GB"/>
        </w:rPr>
        <w:t>).</w:t>
      </w:r>
    </w:p>
    <w:tbl>
      <w:tblPr>
        <w:tblStyle w:val="TableGrid"/>
        <w:tblW w:w="9725" w:type="dxa"/>
        <w:jc w:val="left"/>
        <w:tblInd w:w="165" w:type="dxa"/>
        <w:tblLayout w:type="fixed"/>
        <w:tblCellMar>
          <w:top w:w="0" w:type="dxa"/>
          <w:left w:w="108" w:type="dxa"/>
          <w:bottom w:w="0" w:type="dxa"/>
          <w:right w:w="108" w:type="dxa"/>
        </w:tblCellMar>
        <w:tblLook w:firstRow="1" w:noVBand="1" w:lastRow="0" w:firstColumn="1" w:lastColumn="0" w:noHBand="0" w:val="04a0"/>
      </w:tblPr>
      <w:tblGrid>
        <w:gridCol w:w="5773"/>
        <w:gridCol w:w="3951"/>
      </w:tblGrid>
      <w:tr>
        <w:trPr/>
        <w:tc>
          <w:tcPr>
            <w:tcW w:w="9724"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lang w:val="en-GB"/>
              </w:rPr>
            </w:pPr>
            <w:r>
              <w:rPr>
                <w:rFonts w:eastAsia="Calibri" w:cs="Times New Roman" w:ascii="Times New Roman" w:hAnsi="Times New Roman"/>
                <w:b/>
                <w:bCs/>
                <w:color w:val="0070C0"/>
                <w:kern w:val="0"/>
                <w:sz w:val="20"/>
                <w:szCs w:val="20"/>
                <w:lang w:val="en-GB" w:eastAsia="en-US" w:bidi="ar-SA"/>
              </w:rPr>
              <w:t>Fig. 23. Exchange rate “policy rule” and ER target, Q-on-Q annualized, % change</w:t>
            </w:r>
          </w:p>
        </w:tc>
      </w:tr>
      <w:tr>
        <w:trPr/>
        <w:tc>
          <w:tcPr>
            <w:tcW w:w="577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color w:val="FF0000"/>
                <w:sz w:val="20"/>
                <w:szCs w:val="20"/>
                <w:u w:val="single"/>
                <w:lang w:val="en-GB"/>
              </w:rPr>
            </w:pPr>
            <w:r>
              <w:rPr>
                <w:rFonts w:eastAsia="Calibri" w:cs="Times New Roman" w:ascii="Times New Roman" w:hAnsi="Times New Roman"/>
                <w:b/>
                <w:bCs/>
                <w:color w:val="0070C0"/>
                <w:kern w:val="0"/>
                <w:sz w:val="20"/>
                <w:szCs w:val="20"/>
                <w:lang w:val="en-GB" w:eastAsia="en-US" w:bidi="ar-SA"/>
              </w:rPr>
              <w:t>Fig. 23.1 Exchange rate “policy rule” (Q-on-Q, %)</w:t>
            </w:r>
          </w:p>
        </w:tc>
        <w:tc>
          <w:tcPr>
            <w:tcW w:w="3951"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color w:val="0070C0"/>
                <w:sz w:val="20"/>
                <w:szCs w:val="20"/>
                <w:lang w:val="en-GB"/>
              </w:rPr>
            </w:pPr>
            <w:r>
              <w:rPr>
                <w:rFonts w:eastAsia="Calibri" w:cs="Times New Roman" w:ascii="Times New Roman" w:hAnsi="Times New Roman"/>
                <w:b/>
                <w:bCs/>
                <w:color w:val="0070C0"/>
                <w:kern w:val="0"/>
                <w:sz w:val="20"/>
                <w:szCs w:val="20"/>
                <w:lang w:val="en-GB" w:eastAsia="en-US" w:bidi="ar-SA"/>
              </w:rPr>
              <w:t xml:space="preserve">Fig. 23.2 ER and target </w:t>
            </w:r>
          </w:p>
        </w:tc>
      </w:tr>
      <w:tr>
        <w:trPr>
          <w:trHeight w:val="5406" w:hRule="atLeast"/>
        </w:trPr>
        <w:tc>
          <w:tcPr>
            <w:tcW w:w="5773"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r>
              <w:rPr/>
              <w:drawing>
                <wp:inline distT="0" distB="0" distL="0" distR="0">
                  <wp:extent cx="3553460" cy="3225800"/>
                  <wp:effectExtent l="0" t="0" r="0" b="0"/>
                  <wp:docPr id="81" name="Image4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1" descr="A graph of a graph&#10;&#10;Description automatically generated with medium confidence"/>
                          <pic:cNvPicPr>
                            <a:picLocks noChangeAspect="1" noChangeArrowheads="1"/>
                          </pic:cNvPicPr>
                        </pic:nvPicPr>
                        <pic:blipFill>
                          <a:blip r:embed="rId100"/>
                          <a:stretch>
                            <a:fillRect/>
                          </a:stretch>
                        </pic:blipFill>
                        <pic:spPr bwMode="auto">
                          <a:xfrm>
                            <a:off x="0" y="0"/>
                            <a:ext cx="3553460" cy="3225800"/>
                          </a:xfrm>
                          <a:prstGeom prst="rect">
                            <a:avLst/>
                          </a:prstGeom>
                        </pic:spPr>
                      </pic:pic>
                    </a:graphicData>
                  </a:graphic>
                </wp:inline>
              </w:drawing>
            </w:r>
          </w:p>
        </w:tc>
        <w:tc>
          <w:tcPr>
            <w:tcW w:w="3951"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1F3864" w:themeColor="accent1" w:themeShade="80"/>
                <w:sz w:val="18"/>
                <w:szCs w:val="18"/>
              </w:rPr>
            </w:pPr>
            <w:r>
              <w:rPr>
                <w:rFonts w:eastAsia="Calibri" w:cs="Times New Roman" w:ascii="Times New Roman" w:hAnsi="Times New Roman"/>
                <w:color w:val="1F3864" w:themeColor="accent1" w:themeShade="80"/>
                <w:kern w:val="0"/>
                <w:sz w:val="18"/>
                <w:szCs w:val="18"/>
                <w:lang w:val="en-US" w:eastAsia="en-US" w:bidi="ar-SA"/>
              </w:rPr>
              <w:t xml:space="preserve"> </w:t>
            </w:r>
          </w:p>
          <w:p>
            <w:pPr>
              <w:pStyle w:val="Normal"/>
              <w:widowControl w:val="false"/>
              <w:suppressAutoHyphens w:val="true"/>
              <w:spacing w:lineRule="auto" w:line="240" w:before="120" w:after="0"/>
              <w:jc w:val="left"/>
              <w:rPr>
                <w:rFonts w:ascii="Times New Roman" w:hAnsi="Times New Roman" w:cs="Times New Roman"/>
                <w:color w:val="1F3864" w:themeColor="accent1" w:themeShade="80"/>
                <w:sz w:val="18"/>
                <w:szCs w:val="18"/>
              </w:rPr>
            </w:pPr>
            <w:r>
              <w:rPr/>
              <w:drawing>
                <wp:inline distT="0" distB="0" distL="0" distR="0">
                  <wp:extent cx="2343785" cy="1724025"/>
                  <wp:effectExtent l="0" t="0" r="0" b="0"/>
                  <wp:docPr id="8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8" descr=""/>
                          <pic:cNvPicPr>
                            <a:picLocks noChangeAspect="1" noChangeArrowheads="1"/>
                          </pic:cNvPicPr>
                        </pic:nvPicPr>
                        <pic:blipFill>
                          <a:blip r:embed="rId101"/>
                          <a:stretch>
                            <a:fillRect/>
                          </a:stretch>
                        </pic:blipFill>
                        <pic:spPr bwMode="auto">
                          <a:xfrm>
                            <a:off x="0" y="0"/>
                            <a:ext cx="2343785" cy="1724025"/>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sz w:val="18"/>
                <w:szCs w:val="18"/>
              </w:rPr>
            </w:pPr>
            <w:r>
              <w:rPr>
                <w:rFonts w:cs="Times New Roman" w:ascii="Times New Roman" w:hAnsi="Times New Roman"/>
                <w:sz w:val="18"/>
                <w:szCs w:val="18"/>
              </w:rPr>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 xml:space="preserve">--ER tuned for 2023Q4 using stated policy of NBR for 2023 </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--ER steered toward target, so that RER matches trend depreciation rate</w:t>
            </w:r>
          </w:p>
          <w:p>
            <w:pPr>
              <w:pStyle w:val="Normal"/>
              <w:widowControl w:val="false"/>
              <w:suppressAutoHyphens w:val="true"/>
              <w:spacing w:lineRule="auto" w:line="240" w:before="0" w:after="0"/>
              <w:jc w:val="left"/>
              <w:rPr>
                <w:rFonts w:ascii="Times New Roman" w:hAnsi="Times New Roman" w:cs="Times New Roman"/>
                <w:sz w:val="18"/>
                <w:szCs w:val="18"/>
              </w:rPr>
            </w:pPr>
            <w:r>
              <w:rPr>
                <w:rFonts w:eastAsia="Calibri" w:cs="Times New Roman" w:ascii="Times New Roman" w:hAnsi="Times New Roman"/>
                <w:color w:val="2F5496" w:themeColor="accent1" w:themeShade="bf"/>
                <w:kern w:val="0"/>
                <w:sz w:val="20"/>
                <w:szCs w:val="20"/>
                <w:lang w:val="en-US" w:eastAsia="en-US" w:bidi="ar-SA"/>
              </w:rPr>
              <w:t>--some response to interest rate differentials</w:t>
            </w:r>
          </w:p>
        </w:tc>
      </w:tr>
    </w:tbl>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r>
        <w:br w:type="page"/>
      </w:r>
    </w:p>
    <w:p>
      <w:pPr>
        <w:pStyle w:val="Normal"/>
        <w:spacing w:before="120" w:after="24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4472C4" w:themeColor="accent1"/>
          <w:sz w:val="24"/>
          <w:szCs w:val="24"/>
          <w:lang w:val="en-GB"/>
        </w:rPr>
        <w:t>target ER</w:t>
      </w:r>
      <w:r>
        <w:rPr>
          <w:rFonts w:cs="Times New Roman" w:ascii="Times New Roman" w:hAnsi="Times New Roman"/>
          <w:sz w:val="24"/>
          <w:szCs w:val="24"/>
          <w:lang w:val="en-GB"/>
        </w:rPr>
        <w:t xml:space="preserve"> is forecast to descend from its recent faster depreciation rate (as NBR accelerated depreciation during 2023) and return gradually to its trend, which is entirely driven  by the difference between target domestic and foreign inflation rates (some 2.5% p.y.) and the trend RER depreciation rate (estimated at 0% p.y.). In addition, the target ER responds to a RER gap (with a negative coefficient) so that the ER is made to adjust faster to overvaluation (negative RER gap as is currently the case) or an undervaluation.</w:t>
      </w:r>
    </w:p>
    <w:tbl>
      <w:tblPr>
        <w:tblStyle w:val="TableGrid"/>
        <w:tblW w:w="9900" w:type="dxa"/>
        <w:jc w:val="left"/>
        <w:tblInd w:w="75" w:type="dxa"/>
        <w:tblLayout w:type="fixed"/>
        <w:tblCellMar>
          <w:top w:w="0" w:type="dxa"/>
          <w:left w:w="108" w:type="dxa"/>
          <w:bottom w:w="0" w:type="dxa"/>
          <w:right w:w="108" w:type="dxa"/>
        </w:tblCellMar>
        <w:tblLook w:firstRow="1" w:noVBand="1" w:lastRow="0" w:firstColumn="1" w:lastColumn="0" w:noHBand="0" w:val="04a0"/>
      </w:tblPr>
      <w:tblGrid>
        <w:gridCol w:w="2609"/>
        <w:gridCol w:w="7290"/>
      </w:tblGrid>
      <w:tr>
        <w:trPr/>
        <w:tc>
          <w:tcPr>
            <w:tcW w:w="260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sz w:val="18"/>
                <w:szCs w:val="18"/>
                <w:lang w:val="en-GB"/>
              </w:rPr>
            </w:pPr>
            <w:r>
              <w:rPr>
                <w:rFonts w:cs="Times New Roman" w:ascii="Times New Roman" w:hAnsi="Times New Roman"/>
                <w:sz w:val="18"/>
                <w:szCs w:val="18"/>
                <w:lang w:val="en-GB"/>
              </w:rPr>
            </w:r>
          </w:p>
        </w:tc>
        <w:tc>
          <w:tcPr>
            <w:tcW w:w="729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18"/>
                <w:szCs w:val="18"/>
                <w:lang w:val="en-GB" w:eastAsia="en-US" w:bidi="ar-SA"/>
              </w:rPr>
              <w:t xml:space="preserve">Fig. 23.3  Target exchange rate depreciation rate </w:t>
            </w:r>
            <w:r>
              <w:rPr>
                <w:rFonts w:eastAsia="Calibri" w:cs="Times New Roman" w:ascii="Times New Roman" w:hAnsi="Times New Roman"/>
                <w:b/>
                <w:bCs/>
                <w:color w:val="0070C0"/>
                <w:kern w:val="0"/>
                <w:sz w:val="20"/>
                <w:szCs w:val="20"/>
                <w:lang w:val="en-GB" w:eastAsia="en-US" w:bidi="ar-SA"/>
              </w:rPr>
              <w:t>(Q-on-Q, %)</w:t>
            </w:r>
          </w:p>
        </w:tc>
      </w:tr>
      <w:tr>
        <w:trPr>
          <w:trHeight w:val="5505" w:hRule="atLeast"/>
        </w:trPr>
        <w:tc>
          <w:tcPr>
            <w:tcW w:w="2609"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u w:val="single"/>
                <w:lang w:val="en-US" w:eastAsia="en-US" w:bidi="ar-SA"/>
              </w:rPr>
              <w:t>Drivers ER target:</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 xml:space="preserve">--domestic-foreign inflation differential (target CPI-core minus trend CPI*, </w:t>
            </w:r>
            <w:r>
              <w:rPr>
                <w:rFonts w:eastAsia="Calibri" w:cs="Times New Roman" w:ascii="Times New Roman" w:hAnsi="Times New Roman"/>
                <w:color w:val="2F5496" w:themeColor="accent1" w:themeShade="bf"/>
                <w:kern w:val="0"/>
                <w:sz w:val="20"/>
                <w:szCs w:val="20"/>
                <w:u w:val="single"/>
                <w:lang w:val="en-US" w:eastAsia="en-US" w:bidi="ar-SA"/>
              </w:rPr>
              <w:t>+</w:t>
            </w:r>
            <w:r>
              <w:rPr>
                <w:rFonts w:eastAsia="Calibri" w:cs="Times New Roman" w:ascii="Times New Roman" w:hAnsi="Times New Roman"/>
                <w:color w:val="2F5496" w:themeColor="accent1" w:themeShade="bf"/>
                <w:kern w:val="0"/>
                <w:sz w:val="20"/>
                <w:szCs w:val="20"/>
                <w:lang w:val="en-US" w:eastAsia="en-US" w:bidi="ar-SA"/>
              </w:rPr>
              <w:t xml:space="preserve"> 2%)</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--trend RER depreciation rate (0% p.y.)</w:t>
            </w:r>
          </w:p>
          <w:p>
            <w:pPr>
              <w:pStyle w:val="Normal"/>
              <w:widowControl w:val="false"/>
              <w:suppressAutoHyphens w:val="true"/>
              <w:spacing w:lineRule="auto" w:line="240" w:before="0" w:after="240"/>
              <w:jc w:val="left"/>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eastAsia="Calibri" w:cs="Times New Roman" w:ascii="Times New Roman" w:hAnsi="Times New Roman"/>
                <w:kern w:val="0"/>
                <w:sz w:val="24"/>
                <w:szCs w:val="24"/>
                <w:lang w:val="en-GB" w:eastAsia="en-US" w:bidi="ar-SA"/>
              </w:rPr>
              <w:t xml:space="preserve"> </w:t>
            </w:r>
          </w:p>
        </w:tc>
        <w:tc>
          <w:tcPr>
            <w:tcW w:w="7290"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0"/>
              <w:jc w:val="left"/>
              <w:rPr>
                <w:rFonts w:ascii="Times New Roman" w:hAnsi="Times New Roman" w:cs="Times New Roman"/>
                <w:sz w:val="24"/>
                <w:szCs w:val="24"/>
                <w:lang w:val="en-GB"/>
              </w:rPr>
            </w:pPr>
            <w:r>
              <w:rPr/>
              <w:drawing>
                <wp:inline distT="0" distB="0" distL="0" distR="0">
                  <wp:extent cx="4491990" cy="3931920"/>
                  <wp:effectExtent l="0" t="0" r="0" b="0"/>
                  <wp:docPr id="83" name="Image42"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2" descr="A graph with different colored bars"/>
                          <pic:cNvPicPr>
                            <a:picLocks noChangeAspect="1" noChangeArrowheads="1"/>
                          </pic:cNvPicPr>
                        </pic:nvPicPr>
                        <pic:blipFill>
                          <a:blip r:embed="rId102"/>
                          <a:stretch>
                            <a:fillRect/>
                          </a:stretch>
                        </pic:blipFill>
                        <pic:spPr bwMode="auto">
                          <a:xfrm>
                            <a:off x="0" y="0"/>
                            <a:ext cx="4491990" cy="3931920"/>
                          </a:xfrm>
                          <a:prstGeom prst="rect">
                            <a:avLst/>
                          </a:prstGeom>
                        </pic:spPr>
                      </pic:pic>
                    </a:graphicData>
                  </a:graphic>
                </wp:inline>
              </w:drawing>
            </w:r>
          </w:p>
        </w:tc>
      </w:tr>
    </w:tbl>
    <w:p>
      <w:pPr>
        <w:pStyle w:val="Normal"/>
        <w:spacing w:before="240" w:after="0"/>
        <w:rPr>
          <w:rFonts w:ascii="Times New Roman" w:hAnsi="Times New Roman" w:cs="Times New Roman"/>
          <w:sz w:val="24"/>
          <w:szCs w:val="24"/>
          <w:lang w:val="en-GB"/>
        </w:rPr>
      </w:pPr>
      <w:r>
        <w:rPr>
          <w:rFonts w:cs="Times New Roman" w:ascii="Times New Roman" w:hAnsi="Times New Roman"/>
          <w:sz w:val="24"/>
          <w:szCs w:val="24"/>
          <w:lang w:val="en-GB"/>
        </w:rPr>
        <w:t xml:space="preserve"> </w:t>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r>
        <w:br w:type="page"/>
      </w:r>
    </w:p>
    <w:p>
      <w:pPr>
        <w:pStyle w:val="Normal"/>
        <w:spacing w:before="240" w:after="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4472C4" w:themeColor="accent1"/>
          <w:sz w:val="24"/>
          <w:szCs w:val="24"/>
          <w:lang w:val="en-GB"/>
        </w:rPr>
        <w:t>real exchange rate</w:t>
      </w:r>
      <w:r>
        <w:rPr>
          <w:rFonts w:cs="Times New Roman" w:ascii="Times New Roman" w:hAnsi="Times New Roman"/>
          <w:sz w:val="24"/>
          <w:szCs w:val="24"/>
          <w:lang w:val="en-GB"/>
        </w:rPr>
        <w:t xml:space="preserve"> (RER) is forecast to see a slowdown in the pace of depreciation (from its high in 2023) to return gradually to its (zero) trend level. The RER overvaluation induced by the 2022-23 inflation episode continues to be reduced and is forecast to be close to zero from 2024.</w:t>
      </w:r>
      <w:r>
        <w:rPr>
          <w:rStyle w:val="FootnoteAnchor"/>
          <w:rFonts w:cs="Times New Roman" w:ascii="Times New Roman" w:hAnsi="Times New Roman"/>
          <w:sz w:val="24"/>
          <w:szCs w:val="24"/>
          <w:lang w:val="en-GB"/>
        </w:rPr>
        <w:footnoteReference w:id="19"/>
      </w:r>
      <w:r>
        <w:rPr>
          <w:rFonts w:cs="Times New Roman" w:ascii="Times New Roman" w:hAnsi="Times New Roman"/>
          <w:sz w:val="24"/>
          <w:szCs w:val="24"/>
          <w:lang w:val="en-GB"/>
        </w:rPr>
        <w:t xml:space="preserve"> The sharp upward correction in the RER is forecast to favorably affect net exports and demand (reversing a</w:t>
      </w:r>
      <w:r>
        <w:rPr>
          <w:rFonts w:cs="Times New Roman" w:ascii="Times New Roman" w:hAnsi="Times New Roman"/>
          <w:b/>
          <w:bCs/>
          <w:sz w:val="24"/>
          <w:szCs w:val="24"/>
          <w:lang w:val="en-GB"/>
        </w:rPr>
        <w:t xml:space="preserve"> </w:t>
      </w:r>
      <w:r>
        <w:rPr>
          <w:rFonts w:cs="Times New Roman" w:ascii="Times New Roman" w:hAnsi="Times New Roman"/>
          <w:sz w:val="24"/>
          <w:szCs w:val="24"/>
          <w:lang w:val="en-GB"/>
        </w:rPr>
        <w:t>sharp RER decline during 2021-22) (</w:t>
      </w:r>
      <w:r>
        <w:rPr>
          <w:rFonts w:cs="Times New Roman" w:ascii="Times New Roman" w:hAnsi="Times New Roman"/>
          <w:b/>
          <w:bCs/>
          <w:color w:val="0070C0"/>
          <w:sz w:val="24"/>
          <w:szCs w:val="24"/>
          <w:lang w:val="en-GB"/>
        </w:rPr>
        <w:t>Figure 24</w:t>
      </w:r>
      <w:r>
        <w:rPr>
          <w:rFonts w:cs="Times New Roman" w:ascii="Times New Roman" w:hAnsi="Times New Roman"/>
          <w:sz w:val="24"/>
          <w:szCs w:val="24"/>
          <w:lang w:val="en-GB"/>
        </w:rPr>
        <w:t xml:space="preserve">). </w:t>
      </w:r>
    </w:p>
    <w:p>
      <w:pPr>
        <w:pStyle w:val="Normal"/>
        <w:spacing w:before="0" w:after="0"/>
        <w:rPr>
          <w:rFonts w:ascii="Times New Roman" w:hAnsi="Times New Roman" w:cs="Times New Roman"/>
          <w:sz w:val="24"/>
          <w:szCs w:val="24"/>
          <w:lang w:val="en-GB"/>
        </w:rPr>
      </w:pPr>
      <w:r>
        <w:rPr>
          <w:rFonts w:cs="Times New Roman" w:ascii="Times New Roman" w:hAnsi="Times New Roman"/>
          <w:sz w:val="24"/>
          <w:szCs w:val="24"/>
          <w:lang w:val="en-GB"/>
        </w:rPr>
        <w:t>After a somewhat overvalued RER had a downward effect on net exports demand in 2021 when the economy emerged from Covid, it is forecast to rise to its trend level (with some overshooting in 2024) and to affect demand favorably in 2023-24.</w:t>
      </w:r>
    </w:p>
    <w:tbl>
      <w:tblPr>
        <w:tblStyle w:val="TableGrid"/>
        <w:tblpPr w:bottomFromText="0" w:horzAnchor="text" w:leftFromText="180" w:rightFromText="180" w:tblpX="0" w:tblpY="800" w:topFromText="0" w:vertAnchor="text"/>
        <w:tblW w:w="95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120"/>
        <w:gridCol w:w="1876"/>
        <w:gridCol w:w="2556"/>
      </w:tblGrid>
      <w:tr>
        <w:trPr>
          <w:trHeight w:val="199" w:hRule="atLeast"/>
        </w:trPr>
        <w:tc>
          <w:tcPr>
            <w:tcW w:w="9552" w:type="dxa"/>
            <w:gridSpan w:val="3"/>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120"/>
              <w:jc w:val="center"/>
              <w:rPr>
                <w:rFonts w:ascii="Times New Roman" w:hAnsi="Times New Roman" w:cs="Times New Roman"/>
                <w:sz w:val="18"/>
                <w:szCs w:val="18"/>
                <w:lang w:val="en-GB"/>
              </w:rPr>
            </w:pPr>
            <w:r>
              <w:rPr>
                <w:rFonts w:eastAsia="Calibri" w:cs="Times New Roman" w:ascii="Times New Roman" w:hAnsi="Times New Roman"/>
                <w:b/>
                <w:bCs/>
                <w:color w:val="0070C0"/>
                <w:kern w:val="0"/>
                <w:sz w:val="20"/>
                <w:szCs w:val="20"/>
                <w:lang w:val="en-GB" w:eastAsia="en-US" w:bidi="ar-SA"/>
              </w:rPr>
              <w:t>Figure 24. Real exchange rate and components, annualized q-on-q, % (vis-a-vis CPI core)</w:t>
            </w:r>
          </w:p>
        </w:tc>
      </w:tr>
      <w:tr>
        <w:trPr>
          <w:trHeight w:val="3791" w:hRule="atLeast"/>
        </w:trPr>
        <w:tc>
          <w:tcPr>
            <w:tcW w:w="5120"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 24.1 Real exchange rate, trend and gap, in %</w:t>
            </w:r>
          </w:p>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eastAsia="Calibri" w:cs="Times New Roman" w:ascii="Times New Roman" w:hAnsi="Times New Roman"/>
                <w:kern w:val="0"/>
                <w:sz w:val="18"/>
                <w:szCs w:val="18"/>
                <w:lang w:val="en-GB" w:eastAsia="en-US" w:bidi="ar-SA"/>
              </w:rPr>
              <w:t xml:space="preserve">   </w:t>
            </w:r>
            <w:r>
              <w:rPr/>
              <w:drawing>
                <wp:inline distT="0" distB="0" distL="0" distR="0">
                  <wp:extent cx="3062605" cy="2014855"/>
                  <wp:effectExtent l="0" t="0" r="0" b="0"/>
                  <wp:docPr id="8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9" descr=""/>
                          <pic:cNvPicPr>
                            <a:picLocks noChangeAspect="1" noChangeArrowheads="1"/>
                          </pic:cNvPicPr>
                        </pic:nvPicPr>
                        <pic:blipFill>
                          <a:blip r:embed="rId103"/>
                          <a:stretch>
                            <a:fillRect/>
                          </a:stretch>
                        </pic:blipFill>
                        <pic:spPr bwMode="auto">
                          <a:xfrm>
                            <a:off x="0" y="0"/>
                            <a:ext cx="3062605" cy="2014855"/>
                          </a:xfrm>
                          <a:prstGeom prst="rect">
                            <a:avLst/>
                          </a:prstGeom>
                        </pic:spPr>
                      </pic:pic>
                    </a:graphicData>
                  </a:graphic>
                </wp:inline>
              </w:drawing>
            </w:r>
          </w:p>
        </w:tc>
        <w:tc>
          <w:tcPr>
            <w:tcW w:w="4432" w:type="dxa"/>
            <w:gridSpan w:val="2"/>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center"/>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Fig. 24.2 Real exchange rate versus trend, in log-level</w:t>
            </w:r>
          </w:p>
          <w:p>
            <w:pPr>
              <w:pStyle w:val="Normal"/>
              <w:widowControl w:val="false"/>
              <w:suppressAutoHyphens w:val="true"/>
              <w:spacing w:lineRule="auto" w:line="24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 xml:space="preserve">   </w:t>
            </w:r>
            <w:r>
              <w:rPr/>
              <w:drawing>
                <wp:inline distT="0" distB="0" distL="0" distR="0">
                  <wp:extent cx="2613025" cy="2050415"/>
                  <wp:effectExtent l="0" t="0" r="0" b="0"/>
                  <wp:docPr id="85" name="Image43"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3" descr="A graph with blue line and orange line&#10;&#10;Description automatically generated"/>
                          <pic:cNvPicPr>
                            <a:picLocks noChangeAspect="1" noChangeArrowheads="1"/>
                          </pic:cNvPicPr>
                        </pic:nvPicPr>
                        <pic:blipFill>
                          <a:blip r:embed="rId104"/>
                          <a:stretch>
                            <a:fillRect/>
                          </a:stretch>
                        </pic:blipFill>
                        <pic:spPr bwMode="auto">
                          <a:xfrm>
                            <a:off x="0" y="0"/>
                            <a:ext cx="2613025" cy="2050415"/>
                          </a:xfrm>
                          <a:prstGeom prst="rect">
                            <a:avLst/>
                          </a:prstGeom>
                        </pic:spPr>
                      </pic:pic>
                    </a:graphicData>
                  </a:graphic>
                </wp:inline>
              </w:drawing>
            </w:r>
          </w:p>
        </w:tc>
      </w:tr>
      <w:tr>
        <w:trPr>
          <w:trHeight w:val="223" w:hRule="atLeast"/>
        </w:trPr>
        <w:tc>
          <w:tcPr>
            <w:tcW w:w="9552" w:type="dxa"/>
            <w:gridSpan w:val="3"/>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120"/>
              <w:jc w:val="left"/>
              <w:rPr>
                <w:rFonts w:ascii="Times New Roman" w:hAnsi="Times New Roman" w:cs="Times New Roman"/>
                <w:sz w:val="18"/>
                <w:szCs w:val="18"/>
                <w:lang w:val="en-GB"/>
              </w:rPr>
            </w:pPr>
            <w:r>
              <w:rPr>
                <w:rFonts w:eastAsia="Calibri" w:cs="Times New Roman" w:ascii="Times New Roman" w:hAnsi="Times New Roman"/>
                <w:b/>
                <w:bCs/>
                <w:color w:val="0070C0"/>
                <w:kern w:val="0"/>
                <w:sz w:val="18"/>
                <w:szCs w:val="18"/>
                <w:lang w:val="en-GB" w:eastAsia="en-US" w:bidi="ar-SA"/>
              </w:rPr>
              <w:t xml:space="preserve"> </w:t>
            </w:r>
            <w:r>
              <w:rPr>
                <w:rFonts w:eastAsia="Calibri" w:cs="Times New Roman" w:ascii="Times New Roman" w:hAnsi="Times New Roman"/>
                <w:b/>
                <w:bCs/>
                <w:color w:val="0070C0"/>
                <w:kern w:val="0"/>
                <w:sz w:val="18"/>
                <w:szCs w:val="18"/>
                <w:lang w:val="en-GB" w:eastAsia="en-US" w:bidi="ar-SA"/>
              </w:rPr>
              <w:t>Fig. 24.3  RER, nominal ER, foreign CPI*, and domestic CPI_core, Q-on-Q annualized, in %</w:t>
            </w:r>
          </w:p>
        </w:tc>
      </w:tr>
      <w:tr>
        <w:trPr>
          <w:trHeight w:val="4102" w:hRule="atLeast"/>
        </w:trPr>
        <w:tc>
          <w:tcPr>
            <w:tcW w:w="6996" w:type="dxa"/>
            <w:gridSpan w:val="2"/>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sz w:val="18"/>
                <w:szCs w:val="18"/>
                <w:lang w:val="en-GB"/>
              </w:rPr>
            </w:pPr>
            <w:r>
              <w:rPr>
                <w:rFonts w:eastAsia="Calibri" w:cs="Times New Roman" w:ascii="Times New Roman" w:hAnsi="Times New Roman"/>
                <w:kern w:val="0"/>
                <w:sz w:val="18"/>
                <w:szCs w:val="18"/>
                <w:lang w:val="en-GB" w:eastAsia="en-US" w:bidi="ar-SA"/>
              </w:rPr>
              <w:t xml:space="preserve">   </w:t>
            </w:r>
            <w:r>
              <w:rPr/>
              <w:drawing>
                <wp:inline distT="0" distB="0" distL="0" distR="0">
                  <wp:extent cx="4305935" cy="2691130"/>
                  <wp:effectExtent l="0" t="0" r="0" b="0"/>
                  <wp:docPr id="86"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0" descr=""/>
                          <pic:cNvPicPr>
                            <a:picLocks noChangeAspect="1" noChangeArrowheads="1"/>
                          </pic:cNvPicPr>
                        </pic:nvPicPr>
                        <pic:blipFill>
                          <a:blip r:embed="rId105"/>
                          <a:stretch>
                            <a:fillRect/>
                          </a:stretch>
                        </pic:blipFill>
                        <pic:spPr bwMode="auto">
                          <a:xfrm>
                            <a:off x="0" y="0"/>
                            <a:ext cx="4305935" cy="2691130"/>
                          </a:xfrm>
                          <a:prstGeom prst="rect">
                            <a:avLst/>
                          </a:prstGeom>
                        </pic:spPr>
                      </pic:pic>
                    </a:graphicData>
                  </a:graphic>
                </wp:inline>
              </w:drawing>
            </w:r>
          </w:p>
        </w:tc>
        <w:tc>
          <w:tcPr>
            <w:tcW w:w="2556" w:type="dxa"/>
            <w:tcBorders>
              <w:top w:val="single" w:sz="18" w:space="0" w:color="FFD966"/>
              <w:left w:val="single" w:sz="18" w:space="0" w:color="FFD966"/>
              <w:bottom w:val="single" w:sz="18" w:space="0" w:color="FFD966"/>
              <w:right w:val="single" w:sz="18" w:space="0" w:color="FFD966"/>
            </w:tcBorders>
          </w:tcPr>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u w:val="single"/>
              </w:rPr>
            </w:pPr>
            <w:r>
              <w:rPr>
                <w:rFonts w:eastAsia="Calibri" w:cs="Times New Roman" w:ascii="Times New Roman" w:hAnsi="Times New Roman"/>
                <w:color w:val="2F5496" w:themeColor="accent1" w:themeShade="bf"/>
                <w:kern w:val="0"/>
                <w:sz w:val="20"/>
                <w:szCs w:val="20"/>
                <w:u w:val="single"/>
                <w:lang w:val="en-US" w:eastAsia="en-US" w:bidi="ar-SA"/>
              </w:rPr>
              <w:t>Components RER:</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--temporarily accelerated nominal depreciation</w:t>
            </w:r>
          </w:p>
          <w:p>
            <w:pPr>
              <w:pStyle w:val="Normal"/>
              <w:widowControl w:val="false"/>
              <w:suppressAutoHyphens w:val="true"/>
              <w:spacing w:lineRule="auto" w:line="240" w:before="0" w:after="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--domestic core inflation subsides</w:t>
            </w:r>
          </w:p>
          <w:p>
            <w:pPr>
              <w:pStyle w:val="Normal"/>
              <w:widowControl w:val="false"/>
              <w:suppressAutoHyphens w:val="true"/>
              <w:spacing w:lineRule="auto" w:line="240" w:before="0" w:after="0"/>
              <w:jc w:val="left"/>
              <w:rPr>
                <w:rFonts w:ascii="Times New Roman" w:hAnsi="Times New Roman" w:cs="Times New Roman"/>
                <w:sz w:val="18"/>
                <w:szCs w:val="18"/>
                <w:lang w:val="en-GB"/>
              </w:rPr>
            </w:pPr>
            <w:r>
              <w:rPr>
                <w:rFonts w:eastAsia="Calibri" w:cs="Times New Roman" w:ascii="Times New Roman" w:hAnsi="Times New Roman"/>
                <w:color w:val="2F5496" w:themeColor="accent1" w:themeShade="bf"/>
                <w:kern w:val="0"/>
                <w:sz w:val="20"/>
                <w:szCs w:val="20"/>
                <w:lang w:val="en-US" w:eastAsia="en-US" w:bidi="ar-SA"/>
              </w:rPr>
              <w:t>--foreign CPI* returns to its trend (2-2.5% p.y.)</w:t>
            </w:r>
          </w:p>
        </w:tc>
      </w:tr>
    </w:tbl>
    <w:p>
      <w:pPr>
        <w:pStyle w:val="Heading2"/>
        <w:numPr>
          <w:ilvl w:val="1"/>
          <w:numId w:val="3"/>
        </w:numPr>
        <w:spacing w:before="360" w:after="120"/>
        <w:rPr>
          <w:rFonts w:ascii="Times New Roman" w:hAnsi="Times New Roman" w:cs="Times New Roman"/>
          <w:sz w:val="24"/>
          <w:szCs w:val="24"/>
        </w:rPr>
      </w:pPr>
      <w:bookmarkStart w:id="28" w:name="_Toc156831436"/>
      <w:r>
        <w:rPr>
          <w:rFonts w:cs="Times New Roman" w:ascii="Times New Roman" w:hAnsi="Times New Roman"/>
          <w:b/>
          <w:bCs/>
          <w:lang w:val="en-GB"/>
        </w:rPr>
        <w:t>Summary of policy stance and forecast</w:t>
      </w:r>
      <w:bookmarkEnd w:id="28"/>
      <w:r>
        <w:rPr>
          <w:rFonts w:cs="Times New Roman" w:ascii="Times New Roman" w:hAnsi="Times New Roman"/>
          <w:b/>
          <w:bCs/>
          <w:lang w:val="en-GB"/>
        </w:rPr>
        <w:t xml:space="preserve"> </w:t>
      </w:r>
    </w:p>
    <w:p>
      <w:pPr>
        <w:pStyle w:val="ListParagraph"/>
        <w:spacing w:before="0" w:after="0"/>
        <w:ind w:left="0" w:hanging="0"/>
        <w:contextualSpacing/>
        <w:rPr>
          <w:rFonts w:ascii="Times New Roman" w:hAnsi="Times New Roman" w:cs="Times New Roman"/>
          <w:sz w:val="24"/>
          <w:szCs w:val="24"/>
          <w:lang w:val="en-GB"/>
        </w:rPr>
      </w:pPr>
      <w:commentRangeStart w:id="28"/>
      <w:r>
        <w:rPr>
          <w:rFonts w:cs="Times New Roman" w:ascii="Times New Roman" w:hAnsi="Times New Roman"/>
          <w:b/>
          <w:bCs/>
          <w:color w:val="2F5496" w:themeColor="accent1" w:themeShade="bf"/>
          <w:sz w:val="24"/>
          <w:szCs w:val="24"/>
          <w:lang w:val="en-GB"/>
        </w:rPr>
        <w:t>This study derives macro forecasts using a gap model</w:t>
      </w:r>
      <w:r>
        <w:rPr>
          <w:rFonts w:cs="Times New Roman" w:ascii="Times New Roman" w:hAnsi="Times New Roman"/>
          <w:sz w:val="24"/>
          <w:szCs w:val="24"/>
          <w:lang w:val="en-GB"/>
        </w:rPr>
        <w:t>, calibrated with data for 2006Q1</w:t>
      </w:r>
      <w:r>
        <w:rPr>
          <w:rFonts w:cs="Calibri"/>
          <w:sz w:val="24"/>
          <w:szCs w:val="24"/>
          <w:lang w:val="en-GB"/>
        </w:rPr>
        <w:t>─</w:t>
      </w:r>
      <w:r>
        <w:rPr>
          <w:rFonts w:cs="Times New Roman" w:ascii="Times New Roman" w:hAnsi="Times New Roman"/>
          <w:sz w:val="24"/>
          <w:szCs w:val="24"/>
          <w:lang w:val="en-GB"/>
        </w:rPr>
        <w:t>2023Q2. The initial conditions, policies, model policy rules, and behaviors and interactions generate a simultaneous forecast of key macro aggregates: paths for inflation and its components, output and final demands, deficit and its components, and indicators for fiscal, monetary, and exchange rate policies.</w:t>
      </w:r>
      <w:ins w:id="8" w:author="Unknown Author" w:date="2024-02-06T21:58:18Z">
        <w:commentRangeEnd w:id="28"/>
        <w:r>
          <w:commentReference w:id="28"/>
        </w:r>
        <w:r>
          <w:rPr>
            <w:rFonts w:cs="Times New Roman" w:ascii="Times New Roman" w:hAnsi="Times New Roman"/>
            <w:sz w:val="24"/>
            <w:szCs w:val="24"/>
            <w:lang w:val="en-GB"/>
          </w:rPr>
        </w:r>
      </w:ins>
    </w:p>
    <w:p>
      <w:pPr>
        <w:pStyle w:val="ListParagraph"/>
        <w:spacing w:before="0" w:after="0"/>
        <w:ind w:left="0" w:hanging="0"/>
        <w:contextualSpacing/>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spacing w:before="0" w:after="0"/>
        <w:ind w:left="0" w:hanging="0"/>
        <w:contextualSpacing/>
        <w:rPr>
          <w:rFonts w:ascii="Times New Roman" w:hAnsi="Times New Roman" w:cs="Times New Roman"/>
          <w:sz w:val="24"/>
          <w:szCs w:val="24"/>
        </w:rPr>
      </w:pPr>
      <w:commentRangeStart w:id="29"/>
      <w:r>
        <w:rPr>
          <w:rFonts w:cs="Times New Roman" w:ascii="Times New Roman" w:hAnsi="Times New Roman"/>
          <w:b/>
          <w:bCs/>
          <w:color w:val="2F5496" w:themeColor="accent1" w:themeShade="bf"/>
          <w:sz w:val="24"/>
          <w:szCs w:val="24"/>
          <w:lang w:val="en-GB"/>
        </w:rPr>
        <w:t xml:space="preserve">The forecast is conditional on exogenous assumptions and tuning. </w:t>
      </w:r>
      <w:r>
        <w:rPr>
          <w:rFonts w:cs="Times New Roman" w:ascii="Times New Roman" w:hAnsi="Times New Roman"/>
          <w:sz w:val="24"/>
          <w:szCs w:val="24"/>
          <w:lang w:val="en-GB"/>
        </w:rPr>
        <w:t xml:space="preserve">These are WEO forecasts for external variables (e.g., foreign prices, demand,..); </w:t>
      </w:r>
      <w:r>
        <w:rPr>
          <w:rFonts w:cs="Times New Roman" w:ascii="Times New Roman" w:hAnsi="Times New Roman"/>
          <w:sz w:val="24"/>
          <w:szCs w:val="24"/>
        </w:rPr>
        <w:t>domestic trends (e.g., GDP, real interest rates,..) as derived from data and judgment; near-term now/forecasts or estimates from other tools, sources or judgment (GDP, CPI, shocks,); and known or expected fiscal policies (deficit, revenue, spending) for two fiscal years and monetary and exchange rate policies for current and possibly next quarter.</w:t>
      </w:r>
    </w:p>
    <w:p>
      <w:pPr>
        <w:pStyle w:val="ListParagraph"/>
        <w:spacing w:before="0" w:after="120"/>
        <w:ind w:left="0" w:hanging="0"/>
        <w:contextualSpacing/>
        <w:rPr>
          <w:rFonts w:ascii="Times New Roman" w:hAnsi="Times New Roman" w:cs="Times New Roman"/>
          <w:b/>
          <w:b/>
          <w:bCs/>
          <w:color w:val="2F5496" w:themeColor="accent1" w:themeShade="bf"/>
          <w:sz w:val="24"/>
          <w:szCs w:val="24"/>
          <w:lang w:val="en-GB"/>
        </w:rPr>
      </w:pPr>
      <w:r>
        <w:rPr>
          <w:rFonts w:cs="Times New Roman" w:ascii="Times New Roman" w:hAnsi="Times New Roman"/>
          <w:b/>
          <w:bCs/>
          <w:color w:val="2F5496" w:themeColor="accent1" w:themeShade="bf"/>
          <w:sz w:val="24"/>
          <w:szCs w:val="24"/>
          <w:lang w:val="en-GB"/>
        </w:rPr>
      </w:r>
    </w:p>
    <w:p>
      <w:pPr>
        <w:pStyle w:val="ListParagraph"/>
        <w:spacing w:before="0" w:after="120"/>
        <w:ind w:left="0" w:hanging="0"/>
        <w:contextualSpacing/>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lang w:val="en-GB"/>
        </w:rPr>
        <w:t xml:space="preserve">The forecast starts from latest the data and current policy stance as of 2023Q3. </w:t>
      </w:r>
      <w:r>
        <w:rPr>
          <w:rFonts w:cs="Times New Roman" w:ascii="Times New Roman" w:hAnsi="Times New Roman"/>
          <w:sz w:val="24"/>
          <w:szCs w:val="24"/>
          <w:lang w:val="en-GB"/>
        </w:rPr>
        <w:t>Current fiscal policies are tight with the consolidation program for FY2022/23</w:t>
      </w:r>
      <w:r>
        <w:rPr>
          <w:rFonts w:cs="Calibri"/>
          <w:sz w:val="24"/>
          <w:szCs w:val="24"/>
          <w:lang w:val="en-GB"/>
        </w:rPr>
        <w:t>─</w:t>
      </w:r>
      <w:r>
        <w:rPr>
          <w:rFonts w:cs="Times New Roman" w:ascii="Times New Roman" w:hAnsi="Times New Roman"/>
          <w:sz w:val="24"/>
          <w:szCs w:val="24"/>
          <w:lang w:val="en-GB"/>
        </w:rPr>
        <w:t xml:space="preserve">FY2024/25 after the Covid-related expansion. Monetary policy is modestly tight, as policy rate and real interest rates are moving back up to their neutral and trend levels, resp. On the other hand, exchange rate policy of accelerated depreciation removed the earlier real overvaluation and is starting to raise demand for net exports. </w:t>
      </w:r>
      <w:ins w:id="9" w:author="Unknown Author" w:date="2024-02-06T21:58:56Z">
        <w:commentRangeEnd w:id="29"/>
        <w:r>
          <w:commentReference w:id="29"/>
        </w:r>
        <w:r>
          <w:rPr>
            <w:rFonts w:cs="Times New Roman" w:ascii="Times New Roman" w:hAnsi="Times New Roman"/>
            <w:sz w:val="24"/>
            <w:szCs w:val="24"/>
            <w:lang w:val="en-GB"/>
          </w:rPr>
        </w:r>
      </w:ins>
    </w:p>
    <w:p>
      <w:pPr>
        <w:pStyle w:val="ListParagraph"/>
        <w:spacing w:before="0" w:after="120"/>
        <w:ind w:left="0" w:hanging="0"/>
        <w:contextualSpacing/>
        <w:rPr>
          <w:rFonts w:ascii="Times New Roman" w:hAnsi="Times New Roman" w:cs="Times New Roman"/>
          <w:sz w:val="24"/>
          <w:szCs w:val="24"/>
          <w:lang w:val="en-GB"/>
        </w:rPr>
      </w:pPr>
      <w:r>
        <w:rPr>
          <w:rFonts w:cs="Times New Roman" w:ascii="Times New Roman" w:hAnsi="Times New Roman"/>
          <w:sz w:val="24"/>
          <w:szCs w:val="24"/>
          <w:lang w:val="en-GB"/>
        </w:rPr>
      </w:r>
    </w:p>
    <w:tbl>
      <w:tblPr>
        <w:tblStyle w:val="TableGrid"/>
        <w:tblW w:w="1006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65"/>
      </w:tblGrid>
      <w:tr>
        <w:trPr/>
        <w:tc>
          <w:tcPr>
            <w:tcW w:w="10065" w:type="dxa"/>
            <w:tcBorders>
              <w:top w:val="single" w:sz="12" w:space="0" w:color="FFD966"/>
              <w:left w:val="single" w:sz="12" w:space="0" w:color="FFD966"/>
              <w:bottom w:val="single" w:sz="12" w:space="0" w:color="FFD966"/>
              <w:right w:val="single" w:sz="12" w:space="0" w:color="FFD966"/>
            </w:tcBorders>
          </w:tcPr>
          <w:p>
            <w:pPr>
              <w:pStyle w:val="ListParagraph"/>
              <w:widowControl w:val="false"/>
              <w:suppressAutoHyphens w:val="true"/>
              <w:spacing w:lineRule="auto" w:line="240" w:before="0" w:after="120"/>
              <w:ind w:left="0" w:hanging="0"/>
              <w:contextualSpacing/>
              <w:jc w:val="center"/>
              <w:rPr>
                <w:rFonts w:ascii="Times New Roman" w:hAnsi="Times New Roman" w:cs="Times New Roman"/>
                <w:b/>
                <w:b/>
                <w:bCs/>
                <w:color w:val="2F5496" w:themeColor="accent1" w:themeShade="bf"/>
                <w:sz w:val="24"/>
                <w:szCs w:val="24"/>
              </w:rPr>
            </w:pPr>
            <w:r>
              <w:rPr>
                <w:rFonts w:eastAsia="Calibri" w:cs="Times New Roman" w:ascii="Times New Roman" w:hAnsi="Times New Roman"/>
                <w:b/>
                <w:bCs/>
                <w:color w:val="0070C0"/>
                <w:kern w:val="0"/>
                <w:sz w:val="20"/>
                <w:szCs w:val="20"/>
                <w:lang w:val="en-GB" w:eastAsia="en-US" w:bidi="ar-SA"/>
              </w:rPr>
              <w:t>Table 8. Summary forecast indicators</w:t>
            </w:r>
          </w:p>
        </w:tc>
      </w:tr>
      <w:tr>
        <w:trPr/>
        <w:tc>
          <w:tcPr>
            <w:tcW w:w="10065" w:type="dxa"/>
            <w:tcBorders>
              <w:top w:val="single" w:sz="12" w:space="0" w:color="FFD966"/>
              <w:left w:val="single" w:sz="12" w:space="0" w:color="FFD966"/>
              <w:bottom w:val="single" w:sz="12" w:space="0" w:color="FFD966"/>
              <w:right w:val="single" w:sz="12" w:space="0" w:color="FFD966"/>
            </w:tcBorders>
          </w:tcPr>
          <w:p>
            <w:pPr>
              <w:pStyle w:val="ListParagraph"/>
              <w:widowControl w:val="false"/>
              <w:suppressAutoHyphens w:val="true"/>
              <w:spacing w:lineRule="auto" w:line="240" w:before="0" w:after="0"/>
              <w:ind w:left="0" w:hanging="0"/>
              <w:contextualSpacing/>
              <w:jc w:val="left"/>
              <w:rPr>
                <w:rFonts w:ascii="Times New Roman" w:hAnsi="Times New Roman" w:cs="Times New Roman"/>
                <w:b/>
                <w:b/>
                <w:bCs/>
                <w:color w:val="2F5496" w:themeColor="accent1" w:themeShade="bf"/>
                <w:sz w:val="24"/>
                <w:szCs w:val="24"/>
              </w:rPr>
            </w:pPr>
            <w:r>
              <w:rPr/>
              <mc:AlternateContent>
                <mc:Choice Requires="wps">
                  <w:drawing>
                    <wp:inline distT="0" distB="0" distL="0" distR="0" wp14:anchorId="7884E55C">
                      <wp:extent cx="6583680" cy="1764665"/>
                      <wp:effectExtent l="0" t="0" r="7620" b="6985"/>
                      <wp:docPr id="87" name="Picture 16" descr="A table with numbers and text"/>
                      <a:graphic xmlns:a="http://schemas.openxmlformats.org/drawingml/2006/main">
                        <a:graphicData uri="http://schemas.openxmlformats.org/drawingml/2006/picture">
                          <pic:pic xmlns:pic="http://schemas.openxmlformats.org/drawingml/2006/picture">
                            <pic:nvPicPr>
                              <pic:cNvPr id="9" name="Picture 16" descr="A table with numbers and text"/>
                              <pic:cNvPicPr/>
                            </pic:nvPicPr>
                            <pic:blipFill>
                              <a:blip r:embed="rId106">
                                <a:extLst>
                                  <a:ext uri="{BEBA8EAE-BF5A-486C-A8C5-ECC9F3942E4B}">
                                    <a14:imgProps xmlns:a14="http://schemas.microsoft.com/office/drawing/2010/main">
                                      <a14:imgLayer r:embed="rId107">
                                        <a14:imgEffect>
                                          <a14:brightnessContrast amount="51000" contrast="24000"/>
                                        </a14:imgEffect>
                                      </a14:imgLayer>
                                    </a14:imgProps>
                                  </a:ext>
                                </a:extLst>
                              </a:blip>
                              <a:stretch/>
                            </pic:blipFill>
                            <pic:spPr>
                              <a:xfrm>
                                <a:off x="0" y="0"/>
                                <a:ext cx="6583680" cy="1764720"/>
                              </a:xfrm>
                              <a:prstGeom prst="rect">
                                <a:avLst/>
                              </a:prstGeom>
                              <a:ln w="0">
                                <a:noFill/>
                              </a:ln>
                            </pic:spPr>
                          </pic:pic>
                        </a:graphicData>
                      </a:graphic>
                    </wp:inline>
                  </w:drawing>
                </mc:Choice>
                <mc:Fallback>
                  <w:pict>
                    <v:shape id="shape_0" ID="Picture 16" stroked="f" o:allowincell="f" style="position:absolute;margin-left:0pt;margin-top:-139.55pt;width:518.35pt;height:138.9pt;mso-wrap-style:none;v-text-anchor:middle;mso-position-vertical:top" wp14:anchorId="7884E55C" type="_x0000_t75">
                      <v:imagedata r:id="rId108" o:detectmouseclick="t"/>
                      <v:stroke color="#3465a4" joinstyle="round" endcap="flat"/>
                      <w10:wrap type="square"/>
                    </v:shape>
                  </w:pict>
                </mc:Fallback>
              </mc:AlternateContent>
            </w:r>
          </w:p>
        </w:tc>
      </w:tr>
    </w:tbl>
    <w:p>
      <w:pPr>
        <w:pStyle w:val="ListParagraph"/>
        <w:ind w:left="0" w:hanging="0"/>
        <w:rPr>
          <w:rFonts w:ascii="Times New Roman" w:hAnsi="Times New Roman" w:cs="Times New Roman"/>
          <w:b/>
          <w:b/>
          <w:bCs/>
          <w:color w:val="2F5496" w:themeColor="accent1" w:themeShade="bf"/>
          <w:sz w:val="24"/>
          <w:szCs w:val="24"/>
        </w:rPr>
      </w:pPr>
      <w:r>
        <w:rPr>
          <w:rFonts w:cs="Times New Roman" w:ascii="Times New Roman" w:hAnsi="Times New Roman"/>
          <w:b/>
          <w:bCs/>
          <w:color w:val="2F5496" w:themeColor="accent1" w:themeShade="bf"/>
          <w:sz w:val="24"/>
          <w:szCs w:val="24"/>
        </w:rPr>
      </w:r>
    </w:p>
    <w:p>
      <w:pPr>
        <w:pStyle w:val="ListParagraph"/>
        <w:ind w:left="0" w:hanging="0"/>
        <w:rPr>
          <w:rFonts w:ascii="Times New Roman" w:hAnsi="Times New Roman" w:cs="Times New Roman"/>
          <w:sz w:val="24"/>
          <w:szCs w:val="24"/>
        </w:rPr>
      </w:pPr>
      <w:r>
        <w:rPr>
          <w:rFonts w:cs="Times New Roman" w:ascii="Times New Roman" w:hAnsi="Times New Roman"/>
          <w:b/>
          <w:bCs/>
          <w:color w:val="2F5496" w:themeColor="accent1" w:themeShade="bf"/>
          <w:sz w:val="24"/>
          <w:szCs w:val="24"/>
        </w:rPr>
        <w:t>Fiscal impact</w:t>
      </w:r>
      <w:r>
        <w:rPr>
          <w:rFonts w:cs="Times New Roman" w:ascii="Times New Roman" w:hAnsi="Times New Roman"/>
          <w:sz w:val="24"/>
          <w:szCs w:val="24"/>
        </w:rPr>
        <w:t>. The planned reduction in fiscal deficits for FY2023/24</w:t>
      </w:r>
      <w:r>
        <w:rPr>
          <w:rFonts w:cs="Calibri"/>
          <w:sz w:val="24"/>
          <w:szCs w:val="24"/>
          <w:lang w:val="en-GB"/>
        </w:rPr>
        <w:t>─</w:t>
      </w:r>
      <w:r>
        <w:rPr>
          <w:rFonts w:cs="Times New Roman" w:ascii="Times New Roman" w:hAnsi="Times New Roman"/>
          <w:sz w:val="24"/>
          <w:szCs w:val="24"/>
        </w:rPr>
        <w:t>2024/25 (to an average of 10.2% of GDP from 13.5% in FY2020/21-2022/23) entails a drop in government demand for G&amp;S of similar magnitude and exerts a negative effect on private demand. This fiscal stance is forecast to impact total demand and output negatively in the order of 1.2% of GDP.</w:t>
      </w:r>
    </w:p>
    <w:p>
      <w:pPr>
        <w:pStyle w:val="ListParagraph"/>
        <w:ind w:left="0" w:hanging="0"/>
        <w:rPr>
          <w:rFonts w:ascii="Times New Roman" w:hAnsi="Times New Roman" w:cs="Times New Roman"/>
          <w:sz w:val="24"/>
          <w:szCs w:val="24"/>
        </w:rPr>
      </w:pPr>
      <w:r>
        <w:rPr>
          <w:rFonts w:cs="Times New Roman" w:ascii="Times New Roman" w:hAnsi="Times New Roman"/>
          <w:sz w:val="24"/>
          <w:szCs w:val="24"/>
        </w:rPr>
      </w:r>
    </w:p>
    <w:p>
      <w:pPr>
        <w:pStyle w:val="ListParagraph"/>
        <w:ind w:left="0" w:hanging="0"/>
        <w:rPr>
          <w:rFonts w:ascii="Times New Roman" w:hAnsi="Times New Roman" w:cs="Times New Roman"/>
          <w:sz w:val="24"/>
          <w:szCs w:val="24"/>
        </w:rPr>
      </w:pPr>
      <w:r>
        <w:rPr>
          <w:rFonts w:cs="Times New Roman" w:ascii="Times New Roman" w:hAnsi="Times New Roman"/>
          <w:b/>
          <w:bCs/>
          <w:color w:val="2F5496" w:themeColor="accent1" w:themeShade="bf"/>
          <w:sz w:val="24"/>
          <w:szCs w:val="24"/>
        </w:rPr>
        <w:t>Interest rate and RIR</w:t>
      </w:r>
      <w:r>
        <w:rPr>
          <w:rFonts w:cs="Times New Roman" w:ascii="Times New Roman" w:hAnsi="Times New Roman"/>
          <w:sz w:val="24"/>
          <w:szCs w:val="24"/>
        </w:rPr>
        <w:t>. The interbank (IB) rate is forecast to be gradually lowered from 2024Q1 onward, in line with the declining inflation and remaining output gap, then move back up to the neutral interest rate estimated at some 7.5%. The RIR is forecast to continue its recent rise as inflation drops, then fall as the IB rate responds to output gaps, before moving slowly back up to its trend level (of 2.5%) beyond the projection period. The RIR impact on private demand is initially negative, then positive for 10 quarters, before going back to neutral after 2027.</w:t>
      </w:r>
    </w:p>
    <w:p>
      <w:pPr>
        <w:pStyle w:val="ListParagraph"/>
        <w:ind w:left="0" w:hanging="0"/>
        <w:rPr>
          <w:rFonts w:ascii="Times New Roman" w:hAnsi="Times New Roman" w:cs="Times New Roman"/>
          <w:sz w:val="24"/>
          <w:szCs w:val="24"/>
        </w:rPr>
      </w:pPr>
      <w:r>
        <w:rPr>
          <w:rFonts w:cs="Times New Roman" w:ascii="Times New Roman" w:hAnsi="Times New Roman"/>
          <w:sz w:val="24"/>
          <w:szCs w:val="24"/>
        </w:rPr>
      </w:r>
    </w:p>
    <w:p>
      <w:pPr>
        <w:pStyle w:val="ListParagraph"/>
        <w:ind w:left="0" w:hanging="0"/>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rPr>
        <w:t>Exchange rate and RER</w:t>
      </w:r>
      <w:r>
        <w:rPr>
          <w:rFonts w:cs="Times New Roman" w:ascii="Times New Roman" w:hAnsi="Times New Roman"/>
          <w:sz w:val="24"/>
          <w:szCs w:val="24"/>
        </w:rPr>
        <w:t xml:space="preserve">. The nominal exchange rate is forecast to gradually return to a </w:t>
      </w:r>
      <w:commentRangeStart w:id="30"/>
      <w:r>
        <w:rPr>
          <w:rFonts w:cs="Times New Roman" w:ascii="Times New Roman" w:hAnsi="Times New Roman"/>
          <w:sz w:val="24"/>
          <w:szCs w:val="24"/>
        </w:rPr>
        <w:t>less fast</w:t>
      </w:r>
      <w:ins w:id="10" w:author="Unknown Author" w:date="2024-02-06T21:59:25Z">
        <w:r>
          <w:rPr>
            <w:rFonts w:cs="Times New Roman" w:ascii="Times New Roman" w:hAnsi="Times New Roman"/>
            <w:sz w:val="24"/>
            <w:szCs w:val="24"/>
          </w:rPr>
        </w:r>
      </w:ins>
      <w:commentRangeEnd w:id="30"/>
      <w:r>
        <w:commentReference w:id="30"/>
      </w:r>
      <w:r>
        <w:rPr>
          <w:rFonts w:cs="Times New Roman" w:ascii="Times New Roman" w:hAnsi="Times New Roman"/>
          <w:sz w:val="24"/>
          <w:szCs w:val="24"/>
        </w:rPr>
        <w:t xml:space="preserve"> depreciation path of 3-4% per year (down from 17% in 2023), since the recent overvaluation has been reversed, and the exchange rate policy rule mainly adjusts for inflation differentials. In 2024-25, this RER path is much below the PCI program path. The RER is </w:t>
      </w:r>
      <w:r>
        <w:rPr>
          <w:rFonts w:cs="Times New Roman" w:ascii="Times New Roman" w:hAnsi="Times New Roman"/>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 in 2023-24, but the effect should fade out thereafter.</w:t>
      </w:r>
    </w:p>
    <w:p>
      <w:pPr>
        <w:pStyle w:val="ListParagraph"/>
        <w:spacing w:lineRule="auto" w:line="276" w:before="120" w:after="120"/>
        <w:ind w:left="0" w:hanging="0"/>
        <w:contextualSpacing/>
        <w:rPr>
          <w:rFonts w:ascii="Times New Roman" w:hAnsi="Times New Roman" w:cs="Times New Roman"/>
          <w:b/>
          <w:b/>
          <w:bCs/>
          <w:color w:val="2F5496" w:themeColor="accent1" w:themeShade="bf"/>
          <w:sz w:val="24"/>
          <w:szCs w:val="24"/>
          <w:lang w:val="en-GB"/>
        </w:rPr>
      </w:pPr>
      <w:r>
        <w:rPr>
          <w:rFonts w:cs="Times New Roman" w:ascii="Times New Roman" w:hAnsi="Times New Roman"/>
          <w:b/>
          <w:bCs/>
          <w:color w:val="2F5496" w:themeColor="accent1" w:themeShade="bf"/>
          <w:sz w:val="24"/>
          <w:szCs w:val="24"/>
          <w:lang w:val="en-GB"/>
        </w:rPr>
      </w:r>
    </w:p>
    <w:p>
      <w:pPr>
        <w:pStyle w:val="ListParagraph"/>
        <w:spacing w:lineRule="auto" w:line="276" w:before="120" w:after="120"/>
        <w:ind w:left="0" w:hanging="0"/>
        <w:contextualSpacing/>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lang w:val="en-GB"/>
        </w:rPr>
        <w:t>Inflation</w:t>
      </w:r>
      <w:r>
        <w:rPr>
          <w:rFonts w:cs="Times New Roman" w:ascii="Times New Roman" w:hAnsi="Times New Roman"/>
          <w:sz w:val="24"/>
          <w:szCs w:val="24"/>
          <w:lang w:val="en-GB"/>
        </w:rPr>
        <w:t>. Consumer price inflation (headline, q-on-q) is forecast to continue its recent gradual decline, but with a modest flare-up in late 2023/early 2024 resulting from food price shocks in Q4, the pump price increases in October, and passthrough of the strong exchange depreciation in preceding quarters. From 2024Q4, inflation should decline a bit below 5% reflecting modest drops in world food and oil prices, improved domestic food supply, and fading of earlier shocks. As a result, CPI inflation headline y-on-y should be close to 5% from 2024Q4 on.</w:t>
      </w:r>
    </w:p>
    <w:p>
      <w:pPr>
        <w:pStyle w:val="ListParagraph"/>
        <w:spacing w:lineRule="auto" w:line="276" w:before="0" w:after="0"/>
        <w:ind w:left="0" w:hanging="0"/>
        <w:contextualSpacing/>
        <w:rPr>
          <w:rFonts w:ascii="Times New Roman" w:hAnsi="Times New Roman" w:cs="Times New Roman"/>
          <w:b/>
          <w:b/>
          <w:bCs/>
          <w:color w:val="2F5496" w:themeColor="accent1" w:themeShade="bf"/>
          <w:sz w:val="24"/>
          <w:szCs w:val="24"/>
          <w:lang w:val="en-GB"/>
        </w:rPr>
      </w:pPr>
      <w:r>
        <w:rPr>
          <w:rFonts w:cs="Times New Roman" w:ascii="Times New Roman" w:hAnsi="Times New Roman"/>
          <w:b/>
          <w:bCs/>
          <w:color w:val="2F5496" w:themeColor="accent1" w:themeShade="bf"/>
          <w:sz w:val="24"/>
          <w:szCs w:val="24"/>
          <w:lang w:val="en-GB"/>
        </w:rPr>
      </w:r>
    </w:p>
    <w:p>
      <w:pPr>
        <w:pStyle w:val="ListParagraph"/>
        <w:spacing w:lineRule="auto" w:line="276" w:before="120" w:after="120"/>
        <w:ind w:left="0" w:hanging="0"/>
        <w:contextualSpacing/>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lang w:val="en-GB"/>
        </w:rPr>
        <w:t>Output</w:t>
      </w:r>
      <w:r>
        <w:rPr>
          <w:rFonts w:cs="Times New Roman" w:ascii="Times New Roman" w:hAnsi="Times New Roman"/>
          <w:sz w:val="24"/>
          <w:szCs w:val="24"/>
          <w:lang w:val="en-GB"/>
        </w:rPr>
        <w:t>. Real GDP growth (y-on-y growth)</w:t>
      </w:r>
      <w:r>
        <w:rPr>
          <w:rFonts w:cs="Times New Roman" w:ascii="Times New Roman" w:hAnsi="Times New Roman"/>
          <w:b/>
          <w:bCs/>
          <w:sz w:val="24"/>
          <w:szCs w:val="24"/>
          <w:lang w:val="en-GB"/>
        </w:rPr>
        <w:t xml:space="preserve"> </w:t>
      </w:r>
      <w:r>
        <w:rPr>
          <w:rFonts w:cs="Times New Roman" w:ascii="Times New Roman" w:hAnsi="Times New Roman"/>
          <w:sz w:val="24"/>
          <w:szCs w:val="24"/>
          <w:lang w:val="en-GB"/>
        </w:rPr>
        <w:t>is</w:t>
      </w:r>
      <w:r>
        <w:rPr>
          <w:rFonts w:cs="Times New Roman" w:ascii="Times New Roman" w:hAnsi="Times New Roman"/>
          <w:b/>
          <w:bCs/>
          <w:sz w:val="24"/>
          <w:szCs w:val="24"/>
          <w:lang w:val="en-GB"/>
        </w:rPr>
        <w:t xml:space="preserve"> </w:t>
      </w:r>
      <w:r>
        <w:rPr>
          <w:rFonts w:cs="Times New Roman" w:ascii="Times New Roman" w:hAnsi="Times New Roman"/>
          <w:sz w:val="24"/>
          <w:szCs w:val="24"/>
          <w:lang w:val="en-GB"/>
        </w:rPr>
        <w:t>expected to remain sluggish in 2023Q3</w:t>
      </w:r>
      <w:r>
        <w:rPr>
          <w:rFonts w:cs="Calibri"/>
          <w:sz w:val="24"/>
          <w:szCs w:val="24"/>
          <w:lang w:val="en-GB"/>
        </w:rPr>
        <w:t>─</w:t>
      </w:r>
      <w:r>
        <w:rPr>
          <w:rFonts w:cs="Times New Roman" w:ascii="Times New Roman" w:hAnsi="Times New Roman"/>
          <w:sz w:val="24"/>
          <w:szCs w:val="24"/>
          <w:lang w:val="en-GB"/>
        </w:rPr>
        <w:t>2024Q1. It is forecast to rise to above trend for 10 quarters (almost 10% on average) helped by temporarily lower nominal and real interest rates and higher RER. The output gap (</w:t>
      </w:r>
      <w:r>
        <w:rPr>
          <w:rFonts w:cs="Times New Roman" w:ascii="Times New Roman" w:hAnsi="Times New Roman"/>
          <w:sz w:val="24"/>
          <w:szCs w:val="24"/>
        </w:rPr>
        <w:t>GDP below potential,</w:t>
      </w:r>
      <w:r>
        <w:rPr>
          <w:rFonts w:cs="Times New Roman" w:ascii="Times New Roman" w:hAnsi="Times New Roman"/>
          <w:sz w:val="24"/>
          <w:szCs w:val="24"/>
          <w:lang w:val="en-GB"/>
        </w:rPr>
        <w:t xml:space="preserve"> estimated at -7% at end-2023) should dissipate by early 2026 and output growth returns to its trend of 7.5% p.y.</w:t>
      </w:r>
    </w:p>
    <w:p>
      <w:pPr>
        <w:pStyle w:val="ListParagraph"/>
        <w:spacing w:lineRule="auto" w:line="276" w:before="120" w:after="120"/>
        <w:ind w:left="0" w:hanging="0"/>
        <w:contextualSpacing/>
        <w:rPr>
          <w:rFonts w:ascii="Times New Roman" w:hAnsi="Times New Roman" w:cs="Times New Roman"/>
          <w:sz w:val="24"/>
          <w:szCs w:val="24"/>
          <w:lang w:val="en-GB"/>
        </w:rPr>
      </w:pPr>
      <w:r>
        <w:rPr>
          <w:rFonts w:cs="Times New Roman" w:ascii="Times New Roman" w:hAnsi="Times New Roman"/>
          <w:sz w:val="24"/>
          <w:szCs w:val="24"/>
          <w:lang w:val="en-GB"/>
        </w:rPr>
      </w:r>
    </w:p>
    <w:p>
      <w:pPr>
        <w:pStyle w:val="ListParagraph"/>
        <w:spacing w:lineRule="auto" w:line="276" w:before="120" w:after="120"/>
        <w:ind w:left="0" w:hanging="0"/>
        <w:contextualSpacing/>
        <w:rPr>
          <w:rFonts w:ascii="Times New Roman" w:hAnsi="Times New Roman" w:cs="Times New Roman"/>
          <w:sz w:val="24"/>
          <w:szCs w:val="24"/>
        </w:rPr>
      </w:pPr>
      <w:r>
        <w:rPr>
          <w:rFonts w:cs="Times New Roman" w:ascii="Times New Roman" w:hAnsi="Times New Roman"/>
          <w:b/>
          <w:bCs/>
          <w:color w:val="2F5496" w:themeColor="accent1" w:themeShade="bf"/>
          <w:sz w:val="24"/>
          <w:szCs w:val="24"/>
          <w:lang w:val="en-GB"/>
        </w:rPr>
        <w:t>Overall.</w:t>
      </w:r>
      <w:r>
        <w:rPr>
          <w:rFonts w:cs="Times New Roman" w:ascii="Times New Roman" w:hAnsi="Times New Roman"/>
          <w:color w:val="0070C0"/>
          <w:sz w:val="24"/>
          <w:szCs w:val="24"/>
          <w:lang w:val="en-GB"/>
        </w:rPr>
        <w:t xml:space="preserve"> </w:t>
      </w:r>
      <w:r>
        <w:rPr>
          <w:rFonts w:cs="Times New Roman" w:ascii="Times New Roman" w:hAnsi="Times New Roman"/>
          <w:sz w:val="24"/>
          <w:szCs w:val="24"/>
          <w:lang w:val="en-GB"/>
        </w:rPr>
        <w:t xml:space="preserve">The combination of modestly tight fiscal and monetary policies and still low RER in 2023 and early 2024 should help contain domestic demand and lower inflation. As inflation abates to close to the 5% target from 2024Q2, the temporarily lower interest rates and RIR and higher RER should raise GDP growth temporarily above its trend in 2024-25, and back to its trend from 2027. </w:t>
      </w:r>
      <w:r>
        <w:br w:type="page"/>
      </w:r>
    </w:p>
    <w:p>
      <w:pPr>
        <w:pStyle w:val="Heading1"/>
        <w:spacing w:before="120" w:after="120"/>
        <w:ind w:left="0" w:hanging="0"/>
        <w:rPr>
          <w:rFonts w:ascii="Times New Roman" w:hAnsi="Times New Roman" w:eastAsia="Times New Roman" w:cs="Times New Roman"/>
          <w:b/>
          <w:b/>
          <w:bCs/>
          <w:sz w:val="28"/>
          <w:szCs w:val="28"/>
        </w:rPr>
      </w:pPr>
      <w:bookmarkStart w:id="29" w:name="_Toc156831437"/>
      <w:r>
        <w:rPr>
          <w:rFonts w:eastAsia="Times New Roman" w:cs="Times New Roman" w:ascii="Times New Roman" w:hAnsi="Times New Roman"/>
          <w:b/>
          <w:bCs/>
          <w:sz w:val="28"/>
          <w:szCs w:val="28"/>
        </w:rPr>
        <w:t>Supplementary information</w:t>
      </w:r>
      <w:bookmarkEnd w:id="29"/>
    </w:p>
    <w:p>
      <w:pPr>
        <w:pStyle w:val="Heading2"/>
        <w:numPr>
          <w:ilvl w:val="1"/>
          <w:numId w:val="9"/>
        </w:numPr>
        <w:spacing w:before="360" w:after="120"/>
        <w:rPr>
          <w:rFonts w:ascii="Times New Roman" w:hAnsi="Times New Roman" w:eastAsia="Times New Roman" w:cs="Times New Roman"/>
          <w:b/>
          <w:b/>
          <w:bCs/>
          <w:sz w:val="28"/>
          <w:szCs w:val="28"/>
        </w:rPr>
      </w:pPr>
      <w:bookmarkStart w:id="30" w:name="_Toc156831438"/>
      <w:r>
        <w:rPr>
          <w:rFonts w:cs="Times New Roman" w:ascii="Times New Roman" w:hAnsi="Times New Roman"/>
          <w:b/>
          <w:bCs/>
          <w:lang w:val="en-GB"/>
        </w:rPr>
        <w:t>Comparison</w:t>
      </w:r>
      <w:r>
        <w:rPr>
          <w:rFonts w:eastAsia="Times New Roman" w:cs="Times New Roman" w:ascii="Times New Roman" w:hAnsi="Times New Roman"/>
          <w:b/>
          <w:bCs/>
          <w:sz w:val="28"/>
          <w:szCs w:val="28"/>
        </w:rPr>
        <w:t xml:space="preserve"> with Macroeconomic Framework projections</w:t>
      </w:r>
      <w:bookmarkEnd w:id="30"/>
    </w:p>
    <w:p>
      <w:pPr>
        <w:pStyle w:val="Normal"/>
        <w:spacing w:before="0" w:after="0"/>
        <w:rPr>
          <w:rFonts w:ascii="Times New Roman" w:hAnsi="Times New Roman" w:cs="Times New Roman"/>
          <w:sz w:val="24"/>
          <w:szCs w:val="24"/>
        </w:rPr>
      </w:pPr>
      <w:r>
        <w:rPr>
          <w:rFonts w:cs="Times New Roman" w:ascii="Times New Roman" w:hAnsi="Times New Roman"/>
          <w:sz w:val="24"/>
          <w:szCs w:val="24"/>
        </w:rPr>
        <w:t>An illustrative comparison with Nov. 2022 projection (PCI) shows that</w:t>
      </w:r>
      <w:r>
        <w:rPr>
          <w:rFonts w:cs="Times New Roman" w:ascii="Times New Roman" w:hAnsi="Times New Roman"/>
          <w:b/>
          <w:bCs/>
          <w:sz w:val="24"/>
          <w:szCs w:val="24"/>
        </w:rPr>
        <w:t xml:space="preserve"> </w:t>
      </w:r>
      <w:r>
        <w:rPr>
          <w:rFonts w:cs="Times New Roman" w:ascii="Times New Roman" w:hAnsi="Times New Roman"/>
          <w:sz w:val="24"/>
          <w:szCs w:val="24"/>
        </w:rPr>
        <w:t>annualized QMFM result has—compared to MF:</w:t>
      </w:r>
    </w:p>
    <w:p>
      <w:pPr>
        <w:pStyle w:val="Normal"/>
        <w:numPr>
          <w:ilvl w:val="0"/>
          <w:numId w:val="7"/>
        </w:numPr>
        <w:spacing w:lineRule="auto" w:line="276" w:before="0" w:after="0"/>
        <w:rPr>
          <w:rFonts w:ascii="Times New Roman" w:hAnsi="Times New Roman" w:cs="Times New Roman"/>
          <w:sz w:val="24"/>
          <w:szCs w:val="24"/>
        </w:rPr>
      </w:pPr>
      <w:r>
        <w:rPr>
          <w:rFonts w:cs="Times New Roman" w:ascii="Times New Roman" w:hAnsi="Times New Roman"/>
          <w:sz w:val="24"/>
          <w:szCs w:val="24"/>
        </w:rPr>
        <w:t>lower volatility in final demand components, especially for consumption, investment, and imports (MF anomalies…)</w:t>
      </w:r>
    </w:p>
    <w:p>
      <w:pPr>
        <w:pStyle w:val="Normal"/>
        <w:numPr>
          <w:ilvl w:val="0"/>
          <w:numId w:val="7"/>
        </w:numPr>
        <w:spacing w:lineRule="auto" w:line="276" w:before="0" w:after="0"/>
        <w:rPr>
          <w:rFonts w:ascii="Times New Roman" w:hAnsi="Times New Roman" w:cs="Times New Roman"/>
          <w:sz w:val="24"/>
          <w:szCs w:val="24"/>
        </w:rPr>
      </w:pPr>
      <w:r>
        <w:rPr>
          <w:rFonts w:cs="Times New Roman" w:ascii="Times New Roman" w:hAnsi="Times New Roman"/>
          <w:sz w:val="24"/>
          <w:szCs w:val="24"/>
        </w:rPr>
        <w:t>higher average CPI inflation in 2023, more accurate as it traces inflation by quarter</w:t>
      </w:r>
    </w:p>
    <w:p>
      <w:pPr>
        <w:pStyle w:val="Normal"/>
        <w:numPr>
          <w:ilvl w:val="0"/>
          <w:numId w:val="7"/>
        </w:numPr>
        <w:spacing w:lineRule="auto" w:line="240" w:before="0" w:after="0"/>
        <w:rPr>
          <w:rFonts w:ascii="Times New Roman" w:hAnsi="Times New Roman" w:cs="Times New Roman"/>
          <w:sz w:val="24"/>
          <w:szCs w:val="24"/>
        </w:rPr>
      </w:pPr>
      <w:r>
        <w:rPr>
          <w:rFonts w:cs="Times New Roman" w:ascii="Times New Roman" w:hAnsi="Times New Roman"/>
          <w:sz w:val="24"/>
          <w:szCs w:val="24"/>
        </w:rPr>
        <w:t>lower ER depreciation from 2024, as it forecast zero RER depreciation in MT, the MF has real depreciations each year in 2024-26</w:t>
      </w:r>
    </w:p>
    <w:p>
      <w:pPr>
        <w:pStyle w:val="Normal"/>
        <w:numPr>
          <w:ilvl w:val="0"/>
          <w:numId w:val="8"/>
        </w:numPr>
        <w:spacing w:lineRule="auto" w:line="276" w:before="0" w:after="0"/>
        <w:rPr>
          <w:rFonts w:ascii="Times New Roman" w:hAnsi="Times New Roman" w:cs="Times New Roman"/>
          <w:sz w:val="24"/>
          <w:szCs w:val="24"/>
        </w:rPr>
      </w:pPr>
      <w:r>
        <w:rPr>
          <w:rFonts w:cs="Times New Roman" w:ascii="Times New Roman" w:hAnsi="Times New Roman"/>
          <w:sz w:val="24"/>
          <w:szCs w:val="24"/>
        </w:rPr>
        <w:t>higher fiscal deficits return to sustainable level, whereas PCI reduces deficit much below</w:t>
      </w:r>
    </w:p>
    <w:p>
      <w:pPr>
        <w:pStyle w:val="Normal"/>
        <w:numPr>
          <w:ilvl w:val="0"/>
          <w:numId w:val="8"/>
        </w:numPr>
        <w:spacing w:lineRule="auto" w:line="276" w:before="0" w:after="0"/>
        <w:rPr>
          <w:rFonts w:ascii="Times New Roman" w:hAnsi="Times New Roman" w:cs="Times New Roman"/>
          <w:sz w:val="24"/>
          <w:szCs w:val="24"/>
        </w:rPr>
      </w:pPr>
      <w:r>
        <w:rPr>
          <w:rFonts w:cs="Times New Roman" w:ascii="Times New Roman" w:hAnsi="Times New Roman"/>
          <w:sz w:val="24"/>
          <w:szCs w:val="24"/>
        </w:rPr>
        <w:t>correctly reproduced historic data.</w:t>
      </w:r>
    </w:p>
    <w:p>
      <w:pPr>
        <w:pStyle w:val="Normal"/>
        <w:spacing w:lineRule="auto" w:line="276" w:before="0" w:after="0"/>
        <w:ind w:left="720" w:hanging="0"/>
        <w:rPr>
          <w:rFonts w:ascii="Times New Roman" w:hAnsi="Times New Roman" w:cs="Times New Roman"/>
          <w:sz w:val="24"/>
          <w:szCs w:val="24"/>
        </w:rPr>
      </w:pPr>
      <w:r>
        <w:rPr>
          <w:rFonts w:cs="Times New Roman" w:ascii="Times New Roman" w:hAnsi="Times New Roman"/>
          <w:sz w:val="24"/>
          <w:szCs w:val="24"/>
        </w:rPr>
      </w:r>
    </w:p>
    <w:tbl>
      <w:tblPr>
        <w:tblStyle w:val="TableGrid"/>
        <w:tblW w:w="10227"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10227"/>
      </w:tblGrid>
      <w:tr>
        <w:trPr/>
        <w:tc>
          <w:tcPr>
            <w:tcW w:w="10227"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color w:val="FF0000"/>
                <w:sz w:val="20"/>
                <w:szCs w:val="20"/>
                <w:u w:val="single"/>
                <w:lang w:val="en-GB"/>
              </w:rPr>
            </w:pPr>
            <w:r>
              <w:rPr>
                <w:rFonts w:eastAsia="Calibri" w:cs="Times New Roman" w:ascii="Times New Roman" w:hAnsi="Times New Roman"/>
                <w:b/>
                <w:bCs/>
                <w:color w:val="0070C0"/>
                <w:kern w:val="0"/>
                <w:sz w:val="20"/>
                <w:szCs w:val="20"/>
                <w:lang w:val="en-GB" w:eastAsia="en-US" w:bidi="ar-SA"/>
              </w:rPr>
              <w:t xml:space="preserve">Table 3. Comparison annualized QMFM forecast with annual intMF projections </w:t>
            </w:r>
            <w:r>
              <w:rPr>
                <w:rFonts w:eastAsia="Calibri" w:cs="Times New Roman" w:ascii="Times New Roman" w:hAnsi="Times New Roman"/>
                <w:color w:val="0070C0"/>
                <w:kern w:val="0"/>
                <w:sz w:val="16"/>
                <w:szCs w:val="16"/>
                <w:lang w:val="en-GB" w:eastAsia="en-US" w:bidi="ar-SA"/>
              </w:rPr>
              <w:t>(</w:t>
            </w:r>
            <w:r>
              <w:rPr>
                <w:rFonts w:eastAsia="Calibri" w:cs="Times New Roman" w:ascii="Times New Roman" w:hAnsi="Times New Roman"/>
                <w:color w:val="0070C0"/>
                <w:kern w:val="0"/>
                <w:sz w:val="20"/>
                <w:szCs w:val="20"/>
                <w:lang w:val="en-GB" w:eastAsia="en-US" w:bidi="ar-SA"/>
              </w:rPr>
              <w:t>Nov.2022)</w:t>
            </w:r>
            <w:r>
              <w:rPr>
                <w:rFonts w:eastAsia="Calibri" w:cs="Times New Roman" w:ascii="Times New Roman" w:hAnsi="Times New Roman"/>
                <w:b/>
                <w:bCs/>
                <w:color w:val="0070C0"/>
                <w:kern w:val="0"/>
                <w:sz w:val="20"/>
                <w:szCs w:val="20"/>
                <w:lang w:val="en-GB" w:eastAsia="en-US" w:bidi="ar-SA"/>
              </w:rPr>
              <w:t xml:space="preserve"> </w:t>
            </w:r>
            <w:r>
              <w:rPr>
                <w:rFonts w:eastAsia="Calibri" w:cs="Times New Roman" w:ascii="Times New Roman" w:hAnsi="Times New Roman"/>
                <w:b/>
                <w:bCs/>
                <w:color w:val="FF0000"/>
                <w:kern w:val="0"/>
                <w:sz w:val="20"/>
                <w:szCs w:val="20"/>
                <w:lang w:val="en-GB" w:eastAsia="en-US" w:bidi="ar-SA"/>
              </w:rPr>
              <w:t>to UPDATE</w:t>
            </w:r>
          </w:p>
        </w:tc>
      </w:tr>
      <w:tr>
        <w:trPr>
          <w:trHeight w:val="6171" w:hRule="atLeast"/>
        </w:trPr>
        <w:tc>
          <w:tcPr>
            <w:tcW w:w="10227"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sz w:val="18"/>
                <w:szCs w:val="18"/>
              </w:rPr>
            </w:pPr>
            <w:r>
              <w:rPr/>
              <w:drawing>
                <wp:inline distT="0" distB="0" distL="0" distR="0">
                  <wp:extent cx="6400800" cy="3981450"/>
                  <wp:effectExtent l="0" t="0" r="0" b="0"/>
                  <wp:docPr id="88"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 descr=""/>
                          <pic:cNvPicPr>
                            <a:picLocks noChangeAspect="1" noChangeArrowheads="1"/>
                          </pic:cNvPicPr>
                        </pic:nvPicPr>
                        <pic:blipFill>
                          <a:blip r:embed="rId109"/>
                          <a:stretch>
                            <a:fillRect/>
                          </a:stretch>
                        </pic:blipFill>
                        <pic:spPr bwMode="auto">
                          <a:xfrm>
                            <a:off x="0" y="0"/>
                            <a:ext cx="6400800" cy="3981450"/>
                          </a:xfrm>
                          <a:prstGeom prst="rect">
                            <a:avLst/>
                          </a:prstGeom>
                        </pic:spPr>
                      </pic:pic>
                    </a:graphicData>
                  </a:graphic>
                </wp:inline>
              </w:drawing>
            </w:r>
          </w:p>
        </w:tc>
      </w:tr>
    </w:tbl>
    <w:p>
      <w:pPr>
        <w:pStyle w:val="Normal"/>
        <w:spacing w:lineRule="auto" w:line="276"/>
        <w:rPr>
          <w:rFonts w:ascii="Times New Roman" w:hAnsi="Times New Roman" w:eastAsia="" w:cs="Times New Roman" w:eastAsiaTheme="majorEastAsia"/>
          <w:color w:val="2F5496" w:themeColor="accent1" w:themeShade="bf"/>
          <w:sz w:val="24"/>
          <w:szCs w:val="24"/>
        </w:rPr>
      </w:pPr>
      <w:r>
        <w:rPr>
          <w:rFonts w:eastAsia="" w:cs="Times New Roman" w:eastAsiaTheme="majorEastAsia" w:ascii="Times New Roman" w:hAnsi="Times New Roman"/>
          <w:color w:val="2F5496" w:themeColor="accent1" w:themeShade="bf"/>
          <w:sz w:val="24"/>
          <w:szCs w:val="24"/>
        </w:rPr>
      </w:r>
    </w:p>
    <w:p>
      <w:pPr>
        <w:pStyle w:val="Normal"/>
        <w:rPr>
          <w:rFonts w:ascii="Times New Roman" w:hAnsi="Times New Roman" w:eastAsia="" w:cs="Times New Roman" w:eastAsiaTheme="majorEastAsia"/>
          <w:color w:val="2F5496" w:themeColor="accent1" w:themeShade="bf"/>
          <w:sz w:val="24"/>
          <w:szCs w:val="24"/>
        </w:rPr>
      </w:pPr>
      <w:r>
        <w:rPr>
          <w:rFonts w:eastAsia="" w:cs="Times New Roman" w:eastAsiaTheme="majorEastAsia" w:ascii="Times New Roman" w:hAnsi="Times New Roman"/>
          <w:color w:val="2F5496" w:themeColor="accent1" w:themeShade="bf"/>
          <w:sz w:val="24"/>
          <w:szCs w:val="24"/>
        </w:rPr>
      </w:r>
      <w:r>
        <w:br w:type="page"/>
      </w:r>
    </w:p>
    <w:p>
      <w:pPr>
        <w:pStyle w:val="Heading2"/>
        <w:numPr>
          <w:ilvl w:val="1"/>
          <w:numId w:val="9"/>
        </w:numPr>
        <w:spacing w:before="360" w:after="120"/>
        <w:rPr>
          <w:rFonts w:ascii="Times New Roman" w:hAnsi="Times New Roman" w:eastAsia="Times New Roman" w:cs="Times New Roman"/>
          <w:b/>
          <w:b/>
          <w:bCs/>
          <w:color w:val="auto"/>
          <w:sz w:val="22"/>
          <w:szCs w:val="22"/>
        </w:rPr>
      </w:pPr>
      <w:bookmarkStart w:id="31" w:name="_Toc156831439"/>
      <w:r>
        <w:rPr>
          <w:rFonts w:eastAsia="Times New Roman" w:cs="Times New Roman" w:ascii="Times New Roman" w:hAnsi="Times New Roman"/>
          <w:b/>
          <w:bCs/>
          <w:sz w:val="28"/>
          <w:szCs w:val="28"/>
        </w:rPr>
        <w:t>Alternative scenarios and policy responses</w:t>
      </w:r>
      <w:bookmarkEnd w:id="31"/>
      <w:r>
        <w:rPr>
          <w:rFonts w:eastAsia="Times New Roman" w:cs="Times New Roman" w:ascii="Times New Roman" w:hAnsi="Times New Roman"/>
          <w:b/>
          <w:bCs/>
        </w:rPr>
        <w:t xml:space="preserve"> </w:t>
      </w:r>
    </w:p>
    <w:p>
      <w:pPr>
        <w:pStyle w:val="Normal"/>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rPr>
        <w:t>This section discusses alternative scenarios to the Baseline underlying the Outlook Forecast Section II.</w:t>
      </w:r>
    </w:p>
    <w:p>
      <w:pPr>
        <w:pStyle w:val="Normal"/>
        <w:rPr>
          <w:color w:val="000000" w:themeColor="text1"/>
          <w:sz w:val="24"/>
          <w:szCs w:val="24"/>
        </w:rPr>
      </w:pPr>
      <w:r>
        <w:rPr>
          <w:rFonts w:eastAsia="Times New Roman" w:cs="Times New Roman" w:ascii="Times New Roman" w:hAnsi="Times New Roman"/>
          <w:color w:val="000000" w:themeColor="text1"/>
          <w:sz w:val="24"/>
          <w:szCs w:val="24"/>
        </w:rPr>
        <w:t>The forecast  model is particularly useful for generating alternative scenarios for comparison with the Baseline (BL). The BL scenario embodies broadly appropriate policy responses to the current external and domestic environment and reflects best judgement on near-term forecast for key variables. But on each front, it is important to explore sensitivity to changes in exogenous variables and domestic policies. This is illustrated in the following scenario.</w:t>
      </w:r>
    </w:p>
    <w:p>
      <w:pPr>
        <w:pStyle w:val="Heading2"/>
        <w:numPr>
          <w:ilvl w:val="0"/>
          <w:numId w:val="10"/>
        </w:numPr>
        <w:spacing w:before="40" w:after="120"/>
        <w:rPr>
          <w:rFonts w:ascii="Times New Roman" w:hAnsi="Times New Roman" w:cs="Times New Roman"/>
          <w:color w:val="000000" w:themeColor="text1"/>
          <w:sz w:val="24"/>
          <w:szCs w:val="24"/>
          <w:lang w:val="en-GB"/>
        </w:rPr>
      </w:pPr>
      <w:bookmarkStart w:id="32" w:name="_Toc156831440"/>
      <w:r>
        <w:rPr>
          <w:rFonts w:cs="Times New Roman" w:ascii="Times New Roman" w:hAnsi="Times New Roman"/>
          <w:b/>
          <w:bCs/>
        </w:rPr>
        <w:t xml:space="preserve">Scenario of higher foreign food and oil prices in 2023-24 </w:t>
      </w:r>
      <w:r>
        <w:rPr>
          <w:rFonts w:cs="Times New Roman" w:ascii="Times New Roman" w:hAnsi="Times New Roman"/>
          <w:b/>
          <w:bCs/>
          <w:color w:val="FF0000"/>
        </w:rPr>
        <w:t>to be upd</w:t>
      </w:r>
      <w:bookmarkEnd w:id="32"/>
      <w:r>
        <w:rPr>
          <w:rFonts w:cs="Times New Roman" w:ascii="Times New Roman" w:hAnsi="Times New Roman"/>
          <w:b/>
          <w:bCs/>
          <w:color w:val="FF0000"/>
        </w:rPr>
        <w:t>ated</w:t>
      </w:r>
    </w:p>
    <w:p>
      <w:pPr>
        <w:pStyle w:val="Normal"/>
        <w:rPr>
          <w:rFonts w:ascii="Times New Roman" w:hAnsi="Times New Roman" w:cs="Times New Roman"/>
          <w:color w:val="000000" w:themeColor="text1"/>
          <w:sz w:val="24"/>
          <w:szCs w:val="24"/>
          <w:lang w:val="en-GB"/>
        </w:rPr>
      </w:pPr>
      <w:r>
        <w:rPr>
          <w:rFonts w:cs="Times New Roman" w:ascii="Times New Roman" w:hAnsi="Times New Roman"/>
          <w:color w:val="000000" w:themeColor="text1"/>
          <w:sz w:val="24"/>
          <w:szCs w:val="24"/>
          <w:lang w:val="en-GB"/>
        </w:rPr>
        <w:t xml:space="preserve">For 2023-24, foreign food and oil prices are set at levels on average 25% higher than in the baseline (WEO-GAS price projection in US$, </w:t>
      </w:r>
      <w:r>
        <w:rPr>
          <w:rFonts w:cs="Times New Roman" w:ascii="Times New Roman" w:hAnsi="Times New Roman"/>
          <w:b/>
          <w:bCs/>
          <w:color w:val="0070C0"/>
          <w:sz w:val="24"/>
          <w:szCs w:val="24"/>
          <w:lang w:val="en-GB"/>
        </w:rPr>
        <w:t>Figure 7</w:t>
      </w:r>
      <w:r>
        <w:rPr>
          <w:rFonts w:cs="Times New Roman" w:ascii="Times New Roman" w:hAnsi="Times New Roman"/>
          <w:color w:val="000000" w:themeColor="text1"/>
          <w:sz w:val="24"/>
          <w:szCs w:val="24"/>
          <w:lang w:val="en-GB"/>
        </w:rPr>
        <w:t xml:space="preserve"> above). </w:t>
      </w:r>
    </w:p>
    <w:tbl>
      <w:tblPr>
        <w:tblStyle w:val="TableGrid"/>
        <w:tblW w:w="97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88"/>
        <w:gridCol w:w="4949"/>
      </w:tblGrid>
      <w:tr>
        <w:trPr/>
        <w:tc>
          <w:tcPr>
            <w:tcW w:w="9737" w:type="dxa"/>
            <w:gridSpan w:val="2"/>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eastAsia="" w:cs="Times New Roman" w:eastAsiaTheme="majorEastAsia"/>
                <w:color w:val="000000" w:themeColor="text1"/>
                <w:sz w:val="24"/>
                <w:szCs w:val="24"/>
                <w:lang w:val="en-GB"/>
              </w:rPr>
            </w:pPr>
            <w:r>
              <w:rPr>
                <w:rFonts w:eastAsia="Calibri" w:cs="Times New Roman" w:ascii="Times New Roman" w:hAnsi="Times New Roman"/>
                <w:b/>
                <w:bCs/>
                <w:color w:val="0070C0"/>
                <w:kern w:val="0"/>
                <w:sz w:val="20"/>
                <w:szCs w:val="20"/>
                <w:lang w:val="en-GB" w:eastAsia="en-US" w:bidi="ar-SA"/>
              </w:rPr>
              <w:t>Figure 25.1  Foreign food and oil prices are simulated higher in 2023-24, return to WEO levels from 2025</w:t>
            </w:r>
          </w:p>
        </w:tc>
      </w:tr>
      <w:tr>
        <w:trPr/>
        <w:tc>
          <w:tcPr>
            <w:tcW w:w="478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kern w:val="0"/>
                <w:sz w:val="24"/>
                <w:szCs w:val="24"/>
                <w:lang w:val="en-GB" w:eastAsia="en-US" w:bidi="ar-SA"/>
              </w:rPr>
              <w:t xml:space="preserve">     </w:t>
            </w:r>
            <w:r>
              <w:rPr/>
              <w:drawing>
                <wp:inline distT="0" distB="0" distL="0" distR="0">
                  <wp:extent cx="2286000" cy="2057400"/>
                  <wp:effectExtent l="0" t="0" r="0" b="0"/>
                  <wp:docPr id="89" name="Image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5" descr="Chart, line chart&#10;&#10;Description automatically generated"/>
                          <pic:cNvPicPr>
                            <a:picLocks noChangeAspect="1" noChangeArrowheads="1"/>
                          </pic:cNvPicPr>
                        </pic:nvPicPr>
                        <pic:blipFill>
                          <a:blip r:embed="rId110"/>
                          <a:stretch>
                            <a:fillRect/>
                          </a:stretch>
                        </pic:blipFill>
                        <pic:spPr bwMode="auto">
                          <a:xfrm>
                            <a:off x="0" y="0"/>
                            <a:ext cx="2286000" cy="2057400"/>
                          </a:xfrm>
                          <a:prstGeom prst="rect">
                            <a:avLst/>
                          </a:prstGeom>
                        </pic:spPr>
                      </pic:pic>
                    </a:graphicData>
                  </a:graphic>
                </wp:inline>
              </w:drawing>
            </w:r>
          </w:p>
        </w:tc>
        <w:tc>
          <w:tcPr>
            <w:tcW w:w="4949"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kern w:val="0"/>
                <w:sz w:val="24"/>
                <w:szCs w:val="24"/>
                <w:lang w:val="en-GB" w:eastAsia="en-US" w:bidi="ar-SA"/>
              </w:rPr>
              <w:t xml:space="preserve">      </w:t>
            </w:r>
            <w:r>
              <w:rPr/>
              <w:drawing>
                <wp:inline distT="0" distB="0" distL="0" distR="0">
                  <wp:extent cx="2322830" cy="1957070"/>
                  <wp:effectExtent l="0" t="0" r="0" b="0"/>
                  <wp:docPr id="90" name="Image4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6" descr="Chart, line chart&#10;&#10;Description automatically generated"/>
                          <pic:cNvPicPr>
                            <a:picLocks noChangeAspect="1" noChangeArrowheads="1"/>
                          </pic:cNvPicPr>
                        </pic:nvPicPr>
                        <pic:blipFill>
                          <a:blip r:embed="rId111"/>
                          <a:stretch>
                            <a:fillRect/>
                          </a:stretch>
                        </pic:blipFill>
                        <pic:spPr bwMode="auto">
                          <a:xfrm>
                            <a:off x="0" y="0"/>
                            <a:ext cx="2322830" cy="1957070"/>
                          </a:xfrm>
                          <a:prstGeom prst="rect">
                            <a:avLst/>
                          </a:prstGeom>
                        </pic:spPr>
                      </pic:pic>
                    </a:graphicData>
                  </a:graphic>
                </wp:inline>
              </w:drawing>
            </w:r>
          </w:p>
        </w:tc>
      </w:tr>
    </w:tbl>
    <w:p>
      <w:pPr>
        <w:pStyle w:val="Normal"/>
        <w:spacing w:before="120" w:after="160"/>
        <w:rPr>
          <w:rFonts w:ascii="Times New Roman" w:hAnsi="Times New Roman" w:cs="Times New Roman"/>
          <w:color w:val="000000" w:themeColor="text1"/>
          <w:sz w:val="24"/>
          <w:szCs w:val="24"/>
          <w:lang w:val="en-GB"/>
        </w:rPr>
      </w:pPr>
      <w:r>
        <w:rPr>
          <w:rFonts w:cs="Times New Roman" w:ascii="Times New Roman" w:hAnsi="Times New Roman"/>
          <w:color w:val="000000" w:themeColor="text1"/>
          <w:sz w:val="24"/>
          <w:szCs w:val="24"/>
          <w:lang w:val="en-GB"/>
        </w:rPr>
        <w:t>Domestic food and energy inflation remain higher for several quarter, but this is reversed as foreign prices return to the BL from 2025. The effect on upward on headline inflation is small, and also reversed later.</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98"/>
        <w:gridCol w:w="3228"/>
        <w:gridCol w:w="3344"/>
      </w:tblGrid>
      <w:tr>
        <w:trPr/>
        <w:tc>
          <w:tcPr>
            <w:tcW w:w="9870" w:type="dxa"/>
            <w:gridSpan w:val="3"/>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Calibri" w:cs="Times New Roman" w:ascii="Times New Roman" w:hAnsi="Times New Roman"/>
                <w:b/>
                <w:bCs/>
                <w:color w:val="0070C0"/>
                <w:kern w:val="0"/>
                <w:sz w:val="20"/>
                <w:szCs w:val="20"/>
                <w:lang w:val="en-GB" w:eastAsia="en-US" w:bidi="ar-SA"/>
              </w:rPr>
              <w:t>Figure 25.2  Domestic CPI inflation is higher, reflecting import shares in food and energy components</w:t>
            </w:r>
          </w:p>
        </w:tc>
      </w:tr>
      <w:tr>
        <w:trPr/>
        <w:tc>
          <w:tcPr>
            <w:tcW w:w="329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kern w:val="0"/>
                <w:sz w:val="24"/>
                <w:szCs w:val="24"/>
                <w:lang w:val="en-GB" w:eastAsia="en-US" w:bidi="ar-SA"/>
              </w:rPr>
              <w:t>.</w:t>
            </w:r>
            <w:r>
              <w:rPr/>
              <w:drawing>
                <wp:inline distT="0" distB="0" distL="0" distR="0">
                  <wp:extent cx="2001520" cy="1911350"/>
                  <wp:effectExtent l="0" t="0" r="0" b="0"/>
                  <wp:docPr id="91"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41550174" descr="Chart, line chart&#10;&#10;Description automatically generated"/>
                          <pic:cNvPicPr>
                            <a:picLocks noChangeAspect="1" noChangeArrowheads="1"/>
                          </pic:cNvPicPr>
                        </pic:nvPicPr>
                        <pic:blipFill>
                          <a:blip r:embed="rId112"/>
                          <a:stretch>
                            <a:fillRect/>
                          </a:stretch>
                        </pic:blipFill>
                        <pic:spPr bwMode="auto">
                          <a:xfrm>
                            <a:off x="0" y="0"/>
                            <a:ext cx="2001520" cy="1911350"/>
                          </a:xfrm>
                          <a:prstGeom prst="rect">
                            <a:avLst/>
                          </a:prstGeom>
                        </pic:spPr>
                      </pic:pic>
                    </a:graphicData>
                  </a:graphic>
                </wp:inline>
              </w:drawing>
            </w:r>
          </w:p>
        </w:tc>
        <w:tc>
          <w:tcPr>
            <w:tcW w:w="322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drawing>
                <wp:inline distT="0" distB="0" distL="0" distR="0">
                  <wp:extent cx="1953260" cy="1868170"/>
                  <wp:effectExtent l="0" t="0" r="0" b="0"/>
                  <wp:docPr id="92"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545036345" descr="Chart, line chart&#10;&#10;Description automatically generated"/>
                          <pic:cNvPicPr>
                            <a:picLocks noChangeAspect="1" noChangeArrowheads="1"/>
                          </pic:cNvPicPr>
                        </pic:nvPicPr>
                        <pic:blipFill>
                          <a:blip r:embed="rId113"/>
                          <a:stretch>
                            <a:fillRect/>
                          </a:stretch>
                        </pic:blipFill>
                        <pic:spPr bwMode="auto">
                          <a:xfrm>
                            <a:off x="0" y="0"/>
                            <a:ext cx="1953260" cy="1868170"/>
                          </a:xfrm>
                          <a:prstGeom prst="rect">
                            <a:avLst/>
                          </a:prstGeom>
                        </pic:spPr>
                      </pic:pic>
                    </a:graphicData>
                  </a:graphic>
                </wp:inline>
              </w:drawing>
            </w:r>
          </w:p>
        </w:tc>
        <w:tc>
          <w:tcPr>
            <w:tcW w:w="3344"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drawing>
                <wp:inline distT="0" distB="0" distL="0" distR="0">
                  <wp:extent cx="2029460" cy="1867535"/>
                  <wp:effectExtent l="0" t="0" r="0" b="0"/>
                  <wp:docPr id="93"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374783210" descr="Chart, line chart&#10;&#10;Description automatically generated"/>
                          <pic:cNvPicPr>
                            <a:picLocks noChangeAspect="1" noChangeArrowheads="1"/>
                          </pic:cNvPicPr>
                        </pic:nvPicPr>
                        <pic:blipFill>
                          <a:blip r:embed="rId114"/>
                          <a:stretch>
                            <a:fillRect/>
                          </a:stretch>
                        </pic:blipFill>
                        <pic:spPr bwMode="auto">
                          <a:xfrm>
                            <a:off x="0" y="0"/>
                            <a:ext cx="2029460" cy="1867535"/>
                          </a:xfrm>
                          <a:prstGeom prst="rect">
                            <a:avLst/>
                          </a:prstGeom>
                        </pic:spPr>
                      </pic:pic>
                    </a:graphicData>
                  </a:graphic>
                </wp:inline>
              </w:drawing>
            </w:r>
          </w:p>
        </w:tc>
      </w:tr>
    </w:tbl>
    <w:p>
      <w:pPr>
        <w:pStyle w:val="Normal"/>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51"/>
        <w:gridCol w:w="2414"/>
        <w:gridCol w:w="2425"/>
        <w:gridCol w:w="2479"/>
      </w:tblGrid>
      <w:tr>
        <w:trPr/>
        <w:tc>
          <w:tcPr>
            <w:tcW w:w="2551"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18"/>
                <w:szCs w:val="18"/>
                <w:lang w:val="en-GB"/>
              </w:rPr>
            </w:pPr>
            <w:r>
              <w:rPr>
                <w:rFonts w:eastAsia="Calibri" w:cs="Times New Roman" w:ascii="Times New Roman" w:hAnsi="Times New Roman"/>
                <w:b/>
                <w:bCs/>
                <w:color w:val="0070C0"/>
                <w:kern w:val="0"/>
                <w:sz w:val="18"/>
                <w:szCs w:val="18"/>
                <w:lang w:val="en-GB" w:eastAsia="en-US" w:bidi="ar-SA"/>
              </w:rPr>
              <w:t xml:space="preserve">Figure 25.3  Small response policy rate, reversed quickly </w:t>
            </w:r>
          </w:p>
        </w:tc>
        <w:tc>
          <w:tcPr>
            <w:tcW w:w="2414"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Calibri" w:cs="Times New Roman" w:ascii="Times New Roman" w:hAnsi="Times New Roman"/>
                <w:b/>
                <w:bCs/>
                <w:color w:val="0070C0"/>
                <w:kern w:val="0"/>
                <w:sz w:val="18"/>
                <w:szCs w:val="18"/>
                <w:lang w:val="en-GB" w:eastAsia="en-US" w:bidi="ar-SA"/>
              </w:rPr>
              <w:t>…</w:t>
            </w:r>
            <w:r>
              <w:rPr>
                <w:rFonts w:eastAsia="Calibri" w:cs="Times New Roman" w:ascii="Times New Roman" w:hAnsi="Times New Roman"/>
                <w:b/>
                <w:bCs/>
                <w:color w:val="0070C0"/>
                <w:kern w:val="0"/>
                <w:sz w:val="18"/>
                <w:szCs w:val="18"/>
                <w:lang w:val="en-GB" w:eastAsia="en-US" w:bidi="ar-SA"/>
              </w:rPr>
              <w:t xml:space="preserve">.RIR lower than in baseline </w:t>
            </w:r>
          </w:p>
        </w:tc>
        <w:tc>
          <w:tcPr>
            <w:tcW w:w="2425"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Calibri" w:cs="Times New Roman" w:ascii="Times New Roman" w:hAnsi="Times New Roman"/>
                <w:b/>
                <w:bCs/>
                <w:color w:val="0070C0"/>
                <w:kern w:val="0"/>
                <w:sz w:val="18"/>
                <w:szCs w:val="18"/>
                <w:lang w:val="en-GB" w:eastAsia="en-US" w:bidi="ar-SA"/>
              </w:rPr>
              <w:t>…</w:t>
            </w:r>
            <w:r>
              <w:rPr>
                <w:rFonts w:eastAsia="Calibri" w:cs="Times New Roman" w:ascii="Times New Roman" w:hAnsi="Times New Roman"/>
                <w:b/>
                <w:bCs/>
                <w:color w:val="0070C0"/>
                <w:kern w:val="0"/>
                <w:sz w:val="18"/>
                <w:szCs w:val="18"/>
                <w:lang w:val="en-GB" w:eastAsia="en-US" w:bidi="ar-SA"/>
              </w:rPr>
              <w:t>.tiny positive real output effect, due to RIR but mostly</w:t>
            </w:r>
          </w:p>
        </w:tc>
        <w:tc>
          <w:tcPr>
            <w:tcW w:w="2479"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b/>
                <w:b/>
                <w:bCs/>
                <w:color w:val="0070C0"/>
                <w:sz w:val="18"/>
                <w:szCs w:val="18"/>
                <w:lang w:val="en-GB"/>
              </w:rPr>
            </w:pPr>
            <w:r>
              <w:rPr>
                <w:rFonts w:eastAsia="Calibri" w:cs="Times New Roman" w:ascii="Times New Roman" w:hAnsi="Times New Roman"/>
                <w:b/>
                <w:bCs/>
                <w:color w:val="0070C0"/>
                <w:kern w:val="0"/>
                <w:sz w:val="18"/>
                <w:szCs w:val="18"/>
                <w:lang w:val="en-GB" w:eastAsia="en-US" w:bidi="ar-SA"/>
              </w:rPr>
              <w:t>offset by effect of  slight RER appreciation</w:t>
            </w:r>
          </w:p>
        </w:tc>
      </w:tr>
      <w:tr>
        <w:trPr/>
        <w:tc>
          <w:tcPr>
            <w:tcW w:w="2551"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kern w:val="0"/>
                <w:sz w:val="24"/>
                <w:szCs w:val="24"/>
                <w:lang w:val="en-GB" w:eastAsia="en-US" w:bidi="ar-SA"/>
              </w:rPr>
              <w:t xml:space="preserve"> </w:t>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drawing>
                <wp:inline distT="0" distB="0" distL="0" distR="0">
                  <wp:extent cx="1490345" cy="1362710"/>
                  <wp:effectExtent l="0" t="0" r="0" b="0"/>
                  <wp:docPr id="94" name="Image4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 descr="Chart, line chart&#10;&#10;Description automatically generated"/>
                          <pic:cNvPicPr>
                            <a:picLocks noChangeAspect="1" noChangeArrowheads="1"/>
                          </pic:cNvPicPr>
                        </pic:nvPicPr>
                        <pic:blipFill>
                          <a:blip r:embed="rId115"/>
                          <a:stretch>
                            <a:fillRect/>
                          </a:stretch>
                        </pic:blipFill>
                        <pic:spPr bwMode="auto">
                          <a:xfrm>
                            <a:off x="0" y="0"/>
                            <a:ext cx="1490345" cy="1362710"/>
                          </a:xfrm>
                          <a:prstGeom prst="rect">
                            <a:avLst/>
                          </a:prstGeom>
                        </pic:spPr>
                      </pic:pic>
                    </a:graphicData>
                  </a:graphic>
                </wp:inline>
              </w:drawing>
            </w:r>
          </w:p>
        </w:tc>
        <w:tc>
          <w:tcPr>
            <w:tcW w:w="2414"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drawing>
                <wp:inline distT="0" distB="0" distL="0" distR="0">
                  <wp:extent cx="1404620" cy="1343660"/>
                  <wp:effectExtent l="0" t="0" r="0" b="0"/>
                  <wp:docPr id="95" name="Image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 descr="Chart, line chart&#10;&#10;Description automatically generated"/>
                          <pic:cNvPicPr>
                            <a:picLocks noChangeAspect="1" noChangeArrowheads="1"/>
                          </pic:cNvPicPr>
                        </pic:nvPicPr>
                        <pic:blipFill>
                          <a:blip r:embed="rId116"/>
                          <a:stretch>
                            <a:fillRect/>
                          </a:stretch>
                        </pic:blipFill>
                        <pic:spPr bwMode="auto">
                          <a:xfrm>
                            <a:off x="0" y="0"/>
                            <a:ext cx="1404620" cy="1343660"/>
                          </a:xfrm>
                          <a:prstGeom prst="rect">
                            <a:avLst/>
                          </a:prstGeom>
                        </pic:spPr>
                      </pic:pic>
                    </a:graphicData>
                  </a:graphic>
                </wp:inline>
              </w:drawing>
            </w:r>
          </w:p>
        </w:tc>
        <w:tc>
          <w:tcPr>
            <w:tcW w:w="2425"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drawing>
                <wp:inline distT="0" distB="0" distL="0" distR="0">
                  <wp:extent cx="1410970" cy="1270635"/>
                  <wp:effectExtent l="0" t="0" r="0" b="0"/>
                  <wp:docPr id="96" name="Image4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9" descr="Chart, line chart&#10;&#10;Description automatically generated"/>
                          <pic:cNvPicPr>
                            <a:picLocks noChangeAspect="1" noChangeArrowheads="1"/>
                          </pic:cNvPicPr>
                        </pic:nvPicPr>
                        <pic:blipFill>
                          <a:blip r:embed="rId117"/>
                          <a:stretch>
                            <a:fillRect/>
                          </a:stretch>
                        </pic:blipFill>
                        <pic:spPr bwMode="auto">
                          <a:xfrm>
                            <a:off x="0" y="0"/>
                            <a:ext cx="1410970" cy="1270635"/>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tc>
        <w:tc>
          <w:tcPr>
            <w:tcW w:w="2479"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rFonts w:eastAsia="" w:cs="Times New Roman" w:eastAsiaTheme="majorEastAsia" w:ascii="Times New Roman" w:hAnsi="Times New Roman"/>
                <w:color w:val="000000" w:themeColor="text1"/>
                <w:sz w:val="24"/>
                <w:szCs w:val="24"/>
                <w:lang w:val="en-GB"/>
              </w:rPr>
            </w:r>
          </w:p>
          <w:p>
            <w:pPr>
              <w:pStyle w:val="Normal"/>
              <w:widowControl w:val="false"/>
              <w:suppressAutoHyphens w:val="true"/>
              <w:spacing w:lineRule="auto" w:line="240" w:before="0" w:after="0"/>
              <w:jc w:val="left"/>
              <w:rPr>
                <w:rFonts w:ascii="Times New Roman" w:hAnsi="Times New Roman" w:eastAsia="" w:cs="Times New Roman" w:eastAsiaTheme="majorEastAsia"/>
                <w:color w:val="000000" w:themeColor="text1"/>
                <w:sz w:val="24"/>
                <w:szCs w:val="24"/>
                <w:lang w:val="en-GB"/>
              </w:rPr>
            </w:pPr>
            <w:r>
              <w:rPr/>
              <w:drawing>
                <wp:inline distT="0" distB="0" distL="0" distR="0">
                  <wp:extent cx="1444625" cy="1280160"/>
                  <wp:effectExtent l="0" t="0" r="0" b="0"/>
                  <wp:docPr id="97" name="Image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0" descr="Chart, line chart&#10;&#10;Description automatically generated"/>
                          <pic:cNvPicPr>
                            <a:picLocks noChangeAspect="1" noChangeArrowheads="1"/>
                          </pic:cNvPicPr>
                        </pic:nvPicPr>
                        <pic:blipFill>
                          <a:blip r:embed="rId118"/>
                          <a:stretch>
                            <a:fillRect/>
                          </a:stretch>
                        </pic:blipFill>
                        <pic:spPr bwMode="auto">
                          <a:xfrm>
                            <a:off x="0" y="0"/>
                            <a:ext cx="1444625" cy="1280160"/>
                          </a:xfrm>
                          <a:prstGeom prst="rect">
                            <a:avLst/>
                          </a:prstGeom>
                        </pic:spPr>
                      </pic:pic>
                    </a:graphicData>
                  </a:graphic>
                </wp:inline>
              </w:drawing>
            </w:r>
          </w:p>
        </w:tc>
      </w:tr>
    </w:tbl>
    <w:p>
      <w:pPr>
        <w:pStyle w:val="Normal"/>
        <w:spacing w:before="120" w:after="160"/>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sz w:val="24"/>
          <w:szCs w:val="24"/>
          <w:lang w:val="en-GB"/>
        </w:rPr>
        <w:t xml:space="preserve">The response of the policy rate in 2023 Q2 is small as the foreign inflation impulses are temporary, and do not affect inflation expectations. The increase relative to BL is reversed in 2024 as the expected inflation becomes lower than in the BL. </w:t>
      </w:r>
    </w:p>
    <w:p>
      <w:pPr>
        <w:pStyle w:val="Normal"/>
        <w:spacing w:before="120" w:after="160"/>
        <w:rPr>
          <w:rFonts w:ascii="Times New Roman" w:hAnsi="Times New Roman" w:eastAsia="" w:cs="Times New Roman" w:eastAsiaTheme="majorEastAsia"/>
          <w:color w:val="000000" w:themeColor="text1"/>
          <w:sz w:val="24"/>
          <w:szCs w:val="24"/>
          <w:lang w:val="en-GB"/>
        </w:rPr>
      </w:pPr>
      <w:r>
        <w:rPr>
          <w:rFonts w:eastAsia="" w:cs="Times New Roman" w:ascii="Times New Roman" w:hAnsi="Times New Roman" w:eastAsiaTheme="majorEastAsia"/>
          <w:color w:val="000000" w:themeColor="text1"/>
          <w:sz w:val="24"/>
          <w:szCs w:val="24"/>
          <w:lang w:val="en-GB"/>
        </w:rPr>
        <w:t>With the small increase in the core CPI, the RIR is a bit lower, with a positive impact on consumption and investment. The nominal exchange rate appreciates slightly vis-à-vis the BL when the policy rate is raised; this reverses quickly, but not enough to avoid a slightly more appreciated RER than in the BL, with a negative effect on net exports. The overall impact on GDP is very small, less than 0.2%.</w:t>
      </w:r>
    </w:p>
    <w:p>
      <w:pPr>
        <w:pStyle w:val="Heading2"/>
        <w:numPr>
          <w:ilvl w:val="0"/>
          <w:numId w:val="10"/>
        </w:numPr>
        <w:spacing w:before="40" w:after="120"/>
        <w:rPr>
          <w:rFonts w:ascii="Times New Roman" w:hAnsi="Times New Roman" w:cs="Times New Roman"/>
          <w:b/>
          <w:b/>
          <w:bCs/>
        </w:rPr>
      </w:pPr>
      <w:bookmarkStart w:id="33" w:name="_Toc156831441"/>
      <w:r>
        <w:rPr>
          <w:rFonts w:cs="Times New Roman" w:ascii="Times New Roman" w:hAnsi="Times New Roman"/>
          <w:b/>
          <w:bCs/>
        </w:rPr>
        <w:t>Possible domestic policy response</w:t>
      </w:r>
      <w:bookmarkEnd w:id="33"/>
    </w:p>
    <w:p>
      <w:pPr>
        <w:pStyle w:val="Normal"/>
        <w:spacing w:before="120" w:after="160"/>
        <w:rPr>
          <w:rFonts w:ascii="Times New Roman" w:hAnsi="Times New Roman" w:cs="Times New Roman"/>
          <w:sz w:val="24"/>
          <w:szCs w:val="24"/>
        </w:rPr>
      </w:pPr>
      <w:r>
        <w:rPr>
          <w:rFonts w:cs="Times New Roman" w:ascii="Times New Roman" w:hAnsi="Times New Roman"/>
          <w:sz w:val="24"/>
          <w:szCs w:val="24"/>
        </w:rPr>
        <w:t>The scenario focuses on the impact of higher foreign prices and does not incorporate a fiscal policy response. A possible policy response could be temporarily higher budget transfers to protect vulnerable households against higher domestic food and energy prices.</w:t>
      </w:r>
    </w:p>
    <w:p>
      <w:pPr>
        <w:pStyle w:val="Normal"/>
        <w:ind w:left="720" w:hanging="720"/>
        <w:rPr/>
      </w:pPr>
      <w:r>
        <w:rPr/>
      </w:r>
      <w:r>
        <w:br w:type="page"/>
      </w:r>
    </w:p>
    <w:p>
      <w:pPr>
        <w:pStyle w:val="Heading1"/>
        <w:numPr>
          <w:ilvl w:val="0"/>
          <w:numId w:val="0"/>
        </w:numPr>
        <w:ind w:left="90" w:hanging="0"/>
        <w:rPr>
          <w:rFonts w:ascii="Times New Roman" w:hAnsi="Times New Roman" w:eastAsia="Calibri" w:cs="Times New Roman"/>
          <w:b/>
          <w:b/>
          <w:bCs/>
          <w:color w:val="1F497D"/>
          <w:sz w:val="28"/>
          <w:szCs w:val="28"/>
        </w:rPr>
      </w:pPr>
      <w:bookmarkStart w:id="34" w:name="_Toc156831442"/>
      <w:r>
        <w:rPr>
          <w:rFonts w:eastAsia="Calibri" w:cs="Times New Roman" w:ascii="Times New Roman" w:hAnsi="Times New Roman"/>
          <w:b/>
          <w:bCs/>
          <w:color w:val="1F497D"/>
          <w:sz w:val="28"/>
          <w:szCs w:val="28"/>
        </w:rPr>
        <w:t>Annex 1. Rwanda Quarterly Macro-Fiscal Model (QMFM) main features</w:t>
      </w:r>
      <w:bookmarkEnd w:id="34"/>
    </w:p>
    <w:p>
      <w:pPr>
        <w:pStyle w:val="Normal"/>
        <w:spacing w:lineRule="auto" w:line="276" w:before="0" w:after="120"/>
        <w:rPr>
          <w:rFonts w:ascii="Times New Roman" w:hAnsi="Times New Roman" w:eastAsia="Calibri" w:cs="Times New Roman"/>
          <w:sz w:val="24"/>
          <w:szCs w:val="24"/>
        </w:rPr>
      </w:pPr>
      <w:r>
        <w:rPr>
          <w:rFonts w:eastAsia="Calibri" w:cs="Times New Roman" w:ascii="Times New Roman" w:hAnsi="Times New Roman"/>
          <w:sz w:val="24"/>
          <w:szCs w:val="24"/>
        </w:rPr>
        <w:t>The QMFM builds on the extensive theoretical and empirical literature on FPAS models</w:t>
      </w:r>
      <w:r>
        <w:rPr>
          <w:rStyle w:val="FootnoteAnchor"/>
          <w:rFonts w:eastAsia="Calibri" w:cs="Times New Roman" w:ascii="Times New Roman" w:hAnsi="Times New Roman"/>
          <w:sz w:val="24"/>
          <w:szCs w:val="24"/>
        </w:rPr>
        <w:footnoteReference w:id="20"/>
      </w:r>
      <w:r>
        <w:rPr>
          <w:rFonts w:eastAsia="Calibri" w:cs="Times New Roman" w:ascii="Times New Roman" w:hAnsi="Times New Roman"/>
          <w:sz w:val="24"/>
          <w:szCs w:val="24"/>
        </w:rPr>
        <w:t xml:space="preserve"> typically used by central banks but also ministries of finance, and greatly expands the fiscal policy component.</w:t>
      </w:r>
    </w:p>
    <w:p>
      <w:pPr>
        <w:pStyle w:val="Normal"/>
        <w:spacing w:lineRule="auto" w:line="276"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It has the </w:t>
      </w:r>
      <w:r>
        <w:rPr>
          <w:rFonts w:eastAsia="Calibri" w:cs="Times New Roman" w:ascii="Times New Roman" w:hAnsi="Times New Roman"/>
          <w:b/>
          <w:bCs/>
          <w:color w:val="0070C0"/>
          <w:sz w:val="24"/>
          <w:szCs w:val="24"/>
        </w:rPr>
        <w:t>key features of FPAS models</w:t>
      </w:r>
      <w:r>
        <w:rPr>
          <w:rFonts w:eastAsia="Calibri" w:cs="Times New Roman" w:ascii="Times New Roman" w:hAnsi="Times New Roman"/>
          <w:sz w:val="24"/>
          <w:szCs w:val="24"/>
        </w:rPr>
        <w:t xml:space="preserve"> (which are simplified New-Keynesian DSGE models): </w:t>
      </w:r>
    </w:p>
    <w:p>
      <w:pPr>
        <w:pStyle w:val="Normal"/>
        <w:spacing w:lineRule="auto" w:line="276" w:before="0" w:after="0"/>
        <w:rPr>
          <w:rFonts w:ascii="Times New Roman" w:hAnsi="Times New Roman" w:eastAsia="Calibri" w:cs="Times New Roman"/>
          <w:sz w:val="24"/>
          <w:szCs w:val="24"/>
        </w:rPr>
      </w:pPr>
      <w:r>
        <w:rPr>
          <w:rFonts w:eastAsia="Calibri" w:cs="Times New Roman" w:ascii="Times New Roman" w:hAnsi="Times New Roman"/>
          <w:sz w:val="24"/>
          <w:szCs w:val="24"/>
        </w:rPr>
        <w:t>--founded (albeit loosely) in microeconomic theory, i.e., the neoclassical real business cycle theory and intertemporal optimization for households and firms, with added-on price setting (market power) and adjustment costs, and with forward-looking, model-consistent expectations</w:t>
      </w:r>
    </w:p>
    <w:p>
      <w:pPr>
        <w:pStyle w:val="Normal"/>
        <w:spacing w:lineRule="auto" w:line="276" w:before="0" w:after="0"/>
        <w:rPr>
          <w:rFonts w:ascii="Times New Roman" w:hAnsi="Times New Roman" w:eastAsia="Calibri" w:cs="Times New Roman"/>
          <w:sz w:val="24"/>
          <w:szCs w:val="24"/>
        </w:rPr>
      </w:pPr>
      <w:r>
        <w:rPr>
          <w:rFonts w:eastAsia="Calibri" w:cs="Times New Roman" w:ascii="Times New Roman" w:hAnsi="Times New Roman"/>
          <w:sz w:val="24"/>
          <w:szCs w:val="24"/>
        </w:rPr>
        <w:t>--incorporating endogenous monetary and fiscal policies and policy rules, aimed at price stability and output stabilization, with scope for discretion to respond to crisis and shocks</w:t>
      </w:r>
    </w:p>
    <w:p>
      <w:pPr>
        <w:pStyle w:val="Normal"/>
        <w:spacing w:lineRule="auto" w:line="276" w:before="0" w:after="120"/>
        <w:rPr>
          <w:rFonts w:ascii="Times New Roman" w:hAnsi="Times New Roman" w:eastAsia="Calibri" w:cs="Times New Roman"/>
          <w:sz w:val="24"/>
          <w:szCs w:val="24"/>
        </w:rPr>
      </w:pPr>
      <w:r>
        <w:rPr>
          <w:rFonts w:eastAsia="Calibri" w:cs="Times New Roman" w:ascii="Times New Roman" w:hAnsi="Times New Roman"/>
          <w:sz w:val="24"/>
          <w:szCs w:val="24"/>
        </w:rPr>
        <w:t>--having four main blocks: for demand, supply (prices), exchange rate, and interest rate (</w:t>
      </w:r>
      <w:r>
        <w:rPr>
          <w:rFonts w:eastAsia="Calibri" w:cs="Times New Roman" w:ascii="Times New Roman" w:hAnsi="Times New Roman"/>
          <w:b/>
          <w:bCs/>
          <w:color w:val="0070C0"/>
          <w:sz w:val="24"/>
          <w:szCs w:val="24"/>
        </w:rPr>
        <w:t>Table A1.1</w:t>
      </w:r>
      <w:r>
        <w:rPr>
          <w:rFonts w:eastAsia="Calibri" w:cs="Times New Roman" w:ascii="Times New Roman" w:hAnsi="Times New Roman"/>
          <w:sz w:val="24"/>
          <w:szCs w:val="24"/>
        </w:rPr>
        <w:t>); the QMFM also has a block for fiscal policies and blocks for money and external flows (see below).</w:t>
      </w:r>
    </w:p>
    <w:p>
      <w:pPr>
        <w:pStyle w:val="Normal"/>
        <w:spacing w:before="0" w:after="0"/>
        <w:rPr>
          <w:rFonts w:cs="Calibri" w:cstheme="minorHAnsi"/>
          <w:sz w:val="23"/>
          <w:szCs w:val="23"/>
        </w:rPr>
      </w:pPr>
      <w:r>
        <w:rPr>
          <w:rFonts w:eastAsia="Calibri" w:cs="Calibri" w:cstheme="minorHAnsi"/>
          <w:b/>
          <w:bCs/>
          <w:color w:val="1F497D"/>
          <w:sz w:val="23"/>
          <w:szCs w:val="23"/>
        </w:rPr>
        <w:t>Table A</w:t>
      </w:r>
      <w:r>
        <w:rPr>
          <w:rFonts w:eastAsia="Calibri" w:cs="Calibri"/>
          <w:b/>
          <w:bCs/>
          <w:color w:val="1F497D"/>
          <w:sz w:val="23"/>
          <w:szCs w:val="23"/>
        </w:rPr>
        <w:fldChar w:fldCharType="begin"/>
      </w:r>
      <w:r>
        <w:rPr>
          <w:sz w:val="23"/>
          <w:b/>
          <w:szCs w:val="23"/>
          <w:bCs/>
          <w:rFonts w:eastAsia="Calibri" w:cs="Calibri"/>
          <w:color w:val="1F497D"/>
        </w:rPr>
        <w:instrText xml:space="preserve"> SEQ Table \* ARABIC </w:instrText>
      </w:r>
      <w:r>
        <w:rPr>
          <w:sz w:val="23"/>
          <w:b/>
          <w:szCs w:val="23"/>
          <w:bCs/>
          <w:rFonts w:eastAsia="Calibri" w:cs="Calibri"/>
          <w:color w:val="1F497D"/>
        </w:rPr>
        <w:fldChar w:fldCharType="separate"/>
      </w:r>
      <w:r>
        <w:rPr>
          <w:sz w:val="23"/>
          <w:b/>
          <w:szCs w:val="23"/>
          <w:bCs/>
          <w:rFonts w:eastAsia="Calibri" w:cs="Calibri"/>
          <w:color w:val="1F497D"/>
        </w:rPr>
        <w:t>1</w:t>
      </w:r>
      <w:r>
        <w:rPr>
          <w:sz w:val="23"/>
          <w:b/>
          <w:szCs w:val="23"/>
          <w:bCs/>
          <w:rFonts w:eastAsia="Calibri" w:cs="Calibri"/>
          <w:color w:val="1F497D"/>
        </w:rPr>
        <w:fldChar w:fldCharType="end"/>
      </w:r>
      <w:r>
        <w:rPr>
          <w:rFonts w:eastAsia="Calibri" w:cs="Calibri" w:cstheme="minorHAnsi"/>
          <w:b/>
          <w:bCs/>
          <w:color w:val="1F497D"/>
          <w:sz w:val="23"/>
          <w:szCs w:val="23"/>
        </w:rPr>
        <w:t>.1</w:t>
      </w:r>
      <w:r>
        <w:rPr>
          <w:rFonts w:eastAsia="Calibri" w:cs="Calibri" w:cstheme="minorHAnsi"/>
          <w:color w:val="1F497D"/>
          <w:sz w:val="23"/>
          <w:szCs w:val="23"/>
        </w:rPr>
        <w:t xml:space="preserve">: </w:t>
      </w:r>
      <w:r>
        <w:rPr>
          <w:rFonts w:eastAsia="Calibri" w:cs="Calibri" w:cstheme="minorHAnsi"/>
          <w:b/>
          <w:bCs/>
          <w:color w:val="1F497D"/>
          <w:sz w:val="23"/>
          <w:szCs w:val="23"/>
        </w:rPr>
        <w:t>Main macroeconomic variables in Quarterly Macro-Fiscal Model</w:t>
      </w:r>
    </w:p>
    <w:tbl>
      <w:tblPr>
        <w:tblStyle w:val="MediumList2-Accent1"/>
        <w:tblW w:w="5000" w:type="pct"/>
        <w:jc w:val="left"/>
        <w:tblInd w:w="5" w:type="dxa"/>
        <w:tblLayout w:type="fixed"/>
        <w:tblCellMar>
          <w:top w:w="0" w:type="dxa"/>
          <w:left w:w="108" w:type="dxa"/>
          <w:bottom w:w="0" w:type="dxa"/>
          <w:right w:w="108" w:type="dxa"/>
        </w:tblCellMar>
        <w:tblLook w:firstRow="1" w:noVBand="1" w:lastRow="0" w:firstColumn="1" w:lastColumn="0" w:noHBand="0" w:val="04a0"/>
      </w:tblPr>
      <w:tblGrid>
        <w:gridCol w:w="3265"/>
        <w:gridCol w:w="2854"/>
        <w:gridCol w:w="1461"/>
        <w:gridCol w:w="1149"/>
        <w:gridCol w:w="1171"/>
      </w:tblGrid>
      <w:tr>
        <w:trPr>
          <w:trHeight w:val="277" w:hRule="atLeast"/>
          <w:cnfStyle w:val="100000000000" w:firstRow="1" w:lastRow="0" w:firstColumn="0" w:lastColumn="0" w:oddVBand="0" w:evenVBand="0" w:oddHBand="0" w:evenHBand="0" w:firstRowFirstColumn="0" w:firstRowLastColumn="0" w:lastRowFirstColumn="0" w:lastRowLastColumn="0"/>
        </w:trPr>
        <w:tc>
          <w:tcPr>
            <w:tcW w:w="3265" w:type="dxa"/>
            <w:cnfStyle w:val="001000000100" w:firstRow="0" w:lastRow="0" w:firstColumn="1" w:lastColumn="0" w:oddVBand="0" w:evenVBand="0" w:oddHBand="0" w:evenHBand="0" w:firstRowFirstColumn="1" w:firstRowLastColumn="0" w:lastRowFirstColumn="0" w:lastRowLastColumn="0"/>
            <w:tcBorders>
              <w:top w:val="nil"/>
              <w:left w:val="nil"/>
              <w:bottom w:val="single" w:sz="24" w:space="0" w:color="4472C4"/>
              <w:right w:val="nil"/>
            </w:tcBorders>
            <w:shd w:color="auto" w:fill="EFF6EA" w:val="clear"/>
          </w:tcPr>
          <w:p>
            <w:pPr>
              <w:pStyle w:val="Normal"/>
              <w:widowControl w:val="false"/>
              <w:suppressAutoHyphens w:val="true"/>
              <w:spacing w:lineRule="auto" w:line="240" w:before="0" w:after="0"/>
              <w:jc w:val="both"/>
              <w:rPr>
                <w:rFonts w:cs="Calibri" w:cstheme="minorHAnsi"/>
                <w:b/>
                <w:b/>
                <w:sz w:val="20"/>
                <w:szCs w:val="20"/>
              </w:rPr>
            </w:pPr>
            <w:r>
              <w:rPr>
                <w:rFonts w:eastAsia="" w:cs="Calibri" w:ascii="Calibri Light" w:hAnsi="Calibri Light" w:cstheme="minorHAnsi"/>
                <w:b/>
                <w:color w:val="000000"/>
                <w:kern w:val="0"/>
                <w:sz w:val="20"/>
                <w:szCs w:val="20"/>
                <w:lang w:val="en-US" w:eastAsia="ja-JP" w:bidi="ar-SA"/>
              </w:rPr>
              <w:t>Dependent variable</w:t>
            </w:r>
          </w:p>
        </w:tc>
        <w:tc>
          <w:tcPr>
            <w:tcW w:w="2854" w:type="dxa"/>
            <w:tcBorders>
              <w:top w:val="nil"/>
              <w:left w:val="nil"/>
              <w:bottom w:val="single" w:sz="24" w:space="0" w:color="4472C4"/>
              <w:right w:val="nil"/>
            </w:tcBorders>
            <w:shd w:color="auto" w:fill="EFF6EA" w:val="clear"/>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cs="Calibri" w:cstheme="minorHAnsi"/>
                <w:b/>
                <w:b/>
                <w:sz w:val="20"/>
                <w:szCs w:val="20"/>
              </w:rPr>
            </w:pPr>
            <w:r>
              <w:rPr>
                <w:rFonts w:eastAsia="" w:cs="Calibri" w:ascii="Calibri Light" w:hAnsi="Calibri Light" w:cstheme="minorHAnsi"/>
                <w:b/>
                <w:color w:val="000000"/>
                <w:kern w:val="0"/>
                <w:sz w:val="20"/>
                <w:szCs w:val="20"/>
                <w:lang w:val="en-US" w:eastAsia="ja-JP" w:bidi="ar-SA"/>
              </w:rPr>
              <w:t>Equation: main variables</w:t>
            </w:r>
            <w:r>
              <w:rPr>
                <w:rFonts w:eastAsia="" w:cs="" w:ascii="Calibri Light" w:hAnsi="Calibri Light"/>
                <w:color w:val="000000"/>
                <w:kern w:val="0"/>
                <w:sz w:val="24"/>
                <w:szCs w:val="24"/>
                <w:vertAlign w:val="superscript"/>
                <w:lang w:val="en-US" w:eastAsia="ja-JP" w:bidi="ar-SA"/>
              </w:rPr>
              <w:t>1/ 2/</w:t>
            </w:r>
          </w:p>
        </w:tc>
        <w:tc>
          <w:tcPr>
            <w:tcW w:w="1461" w:type="dxa"/>
            <w:tcBorders>
              <w:top w:val="nil"/>
              <w:left w:val="nil"/>
              <w:bottom w:val="single" w:sz="24" w:space="0" w:color="4472C4"/>
              <w:right w:val="nil"/>
            </w:tcBorders>
            <w:shd w:color="auto" w:fill="EFF6EA" w:val="clear"/>
          </w:tcPr>
          <w:p>
            <w:pPr>
              <w:pStyle w:val="Normal"/>
              <w:widowControl w:val="false"/>
              <w:suppressAutoHyphens w:val="true"/>
              <w:spacing w:lineRule="auto" w:line="240"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b/>
                <w:b/>
                <w:sz w:val="20"/>
                <w:szCs w:val="20"/>
              </w:rPr>
            </w:pPr>
            <w:r>
              <w:rPr>
                <w:rFonts w:eastAsia="" w:cs="Calibri" w:ascii="Calibri Light" w:hAnsi="Calibri Light" w:cstheme="minorHAnsi"/>
                <w:b/>
                <w:color w:val="000000"/>
                <w:kern w:val="0"/>
                <w:sz w:val="20"/>
                <w:szCs w:val="20"/>
                <w:lang w:val="en-US" w:eastAsia="ja-JP" w:bidi="ar-SA"/>
              </w:rPr>
              <w:t xml:space="preserve">Data frequency </w:t>
            </w:r>
          </w:p>
        </w:tc>
        <w:tc>
          <w:tcPr>
            <w:tcW w:w="1149" w:type="dxa"/>
            <w:tcBorders>
              <w:top w:val="nil"/>
              <w:left w:val="nil"/>
              <w:bottom w:val="single" w:sz="24" w:space="0" w:color="4472C4"/>
              <w:right w:val="nil"/>
            </w:tcBorders>
            <w:shd w:color="auto" w:fill="EFF6EA" w:val="clear"/>
          </w:tcPr>
          <w:p>
            <w:pPr>
              <w:pStyle w:val="Normal"/>
              <w:widowControl w:val="false"/>
              <w:suppressAutoHyphens w:val="true"/>
              <w:spacing w:lineRule="auto" w:line="240"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b/>
                <w:b/>
                <w:sz w:val="20"/>
                <w:szCs w:val="20"/>
              </w:rPr>
            </w:pPr>
            <w:r>
              <w:rPr>
                <w:rFonts w:eastAsia="" w:cs="Calibri" w:ascii="Calibri Light" w:hAnsi="Calibri Light" w:cstheme="minorHAnsi"/>
                <w:b/>
                <w:color w:val="000000"/>
                <w:kern w:val="0"/>
                <w:sz w:val="20"/>
                <w:szCs w:val="20"/>
                <w:lang w:val="en-US" w:eastAsia="ja-JP" w:bidi="ar-SA"/>
              </w:rPr>
              <w:t>Source</w:t>
            </w:r>
          </w:p>
        </w:tc>
        <w:tc>
          <w:tcPr>
            <w:tcW w:w="1171" w:type="dxa"/>
            <w:tcBorders>
              <w:top w:val="nil"/>
              <w:left w:val="nil"/>
              <w:bottom w:val="single" w:sz="24" w:space="0" w:color="4472C4"/>
              <w:right w:val="nil"/>
            </w:tcBorders>
            <w:shd w:color="auto" w:fill="EFF6EA" w:val="clear"/>
          </w:tcPr>
          <w:p>
            <w:pPr>
              <w:pStyle w:val="Normal"/>
              <w:widowControl w:val="false"/>
              <w:suppressAutoHyphens w:val="true"/>
              <w:spacing w:lineRule="auto" w:line="240" w:before="0" w:after="0"/>
              <w:jc w:val="both"/>
              <w:cnfStyle w:val="100000000000" w:firstRow="1" w:lastRow="0" w:firstColumn="0" w:lastColumn="0" w:oddVBand="0" w:evenVBand="0" w:oddHBand="0" w:evenHBand="0" w:firstRowFirstColumn="0" w:firstRowLastColumn="0" w:lastRowFirstColumn="0" w:lastRowLastColumn="0"/>
              <w:rPr>
                <w:rFonts w:cs="Calibri" w:cstheme="minorHAnsi"/>
                <w:b/>
                <w:b/>
                <w:sz w:val="20"/>
                <w:szCs w:val="20"/>
              </w:rPr>
            </w:pPr>
            <w:r>
              <w:rPr>
                <w:rFonts w:eastAsia="" w:cs="Calibri" w:ascii="Calibri Light" w:hAnsi="Calibri Light" w:cstheme="minorHAnsi"/>
                <w:b/>
                <w:color w:val="000000"/>
                <w:kern w:val="0"/>
                <w:sz w:val="20"/>
                <w:szCs w:val="20"/>
                <w:lang w:val="en-US" w:eastAsia="ja-JP" w:bidi="ar-SA"/>
              </w:rPr>
              <w:t>Latest data</w:t>
            </w:r>
          </w:p>
        </w:tc>
      </w:tr>
      <w:tr>
        <w:trPr>
          <w:trHeight w:val="413" w:hRule="atLeast"/>
          <w:cnfStyle w:val="000000100000" w:firstRow="0" w:lastRow="0" w:firstColumn="0" w:lastColumn="0" w:oddVBand="0" w:evenVBand="0" w:oddHBand="1" w:evenHBand="0" w:firstRowFirstColumn="0" w:firstRowLastColumn="0" w:lastRowFirstColumn="0" w:lastRowLastColumn="0"/>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0"/>
              <w:jc w:val="left"/>
              <w:rPr>
                <w:rFonts w:cs="Calibri" w:cstheme="minorHAnsi"/>
                <w:sz w:val="20"/>
                <w:szCs w:val="20"/>
              </w:rPr>
            </w:pPr>
            <w:r>
              <w:rPr>
                <w:rFonts w:eastAsia="" w:cs="Calibri" w:ascii="Calibri Light" w:hAnsi="Calibri Light" w:cstheme="minorHAnsi"/>
                <w:b/>
                <w:bCs/>
                <w:color w:val="000000"/>
                <w:kern w:val="0"/>
                <w:sz w:val="20"/>
                <w:szCs w:val="20"/>
                <w:lang w:val="en-US" w:eastAsia="ja-JP" w:bidi="ar-SA"/>
              </w:rPr>
              <w:t>1. Real GDP</w:t>
            </w:r>
          </w:p>
          <w:p>
            <w:pPr>
              <w:pStyle w:val="Normal"/>
              <w:widowControl w:val="false"/>
              <w:suppressAutoHyphens w:val="true"/>
              <w:spacing w:lineRule="auto" w:line="240" w:before="0" w:after="0"/>
              <w:jc w:val="left"/>
              <w:rPr>
                <w:rFonts w:cs="Calibri" w:cstheme="minorHAnsi"/>
                <w:sz w:val="20"/>
                <w:szCs w:val="20"/>
              </w:rPr>
            </w:pPr>
            <w:r>
              <w:rPr>
                <w:rFonts w:cs="Calibri" w:cstheme="minorHAnsi"/>
                <w:sz w:val="20"/>
                <w:szCs w:val="20"/>
              </w:rPr>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1. </w:t>
            </w:r>
            <w:r>
              <w:rPr>
                <w:rFonts w:eastAsia="" w:cs="Calibri" w:ascii="Calibri Light" w:hAnsi="Calibri Light" w:cstheme="minorHAnsi"/>
                <w:b/>
                <w:bCs/>
                <w:color w:val="000000"/>
                <w:kern w:val="0"/>
                <w:sz w:val="20"/>
                <w:szCs w:val="20"/>
                <w:u w:val="single"/>
                <w:lang w:val="en-US" w:eastAsia="ja-JP" w:bidi="ar-SA"/>
              </w:rPr>
              <w:t>Demand-output</w:t>
            </w:r>
          </w:p>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Real interest rate, fiscal impulse,</w:t>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Quarterly</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NISR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Q2 2023</w:t>
            </w:r>
          </w:p>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cs="Calibri" w:cstheme="minorHAnsi"/>
                <w:sz w:val="20"/>
                <w:szCs w:val="20"/>
              </w:rPr>
            </w:r>
          </w:p>
        </w:tc>
      </w:tr>
      <w:tr>
        <w:trPr>
          <w:trHeight w:val="413" w:hRule="atLeast"/>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0"/>
              <w:jc w:val="left"/>
              <w:rPr>
                <w:rFonts w:cs="Calibri" w:cstheme="minorHAnsi"/>
                <w:b/>
                <w:b/>
                <w:bCs/>
                <w:sz w:val="20"/>
                <w:szCs w:val="20"/>
              </w:rPr>
            </w:pPr>
            <w:r>
              <w:rPr>
                <w:rFonts w:eastAsia="" w:cs="Calibri" w:ascii="Calibri Light" w:hAnsi="Calibri Light" w:cstheme="minorHAnsi"/>
                <w:b/>
                <w:bCs/>
                <w:color w:val="000000"/>
                <w:kern w:val="0"/>
                <w:sz w:val="20"/>
                <w:szCs w:val="20"/>
                <w:lang w:val="en-US" w:eastAsia="ja-JP" w:bidi="ar-SA"/>
              </w:rPr>
              <w:t xml:space="preserve">    </w:t>
            </w:r>
            <w:r>
              <w:rPr>
                <w:rFonts w:eastAsia="" w:cs="Calibri" w:ascii="Calibri Light" w:hAnsi="Calibri Light" w:cstheme="minorHAnsi"/>
                <w:b/>
                <w:bCs/>
                <w:color w:val="000000"/>
                <w:kern w:val="0"/>
                <w:sz w:val="20"/>
                <w:szCs w:val="20"/>
                <w:lang w:val="en-US" w:eastAsia="ja-JP" w:bidi="ar-SA"/>
              </w:rPr>
              <w:t>1a</w:t>
            </w:r>
            <w:r>
              <w:rPr>
                <w:rFonts w:eastAsia="" w:cs="Calibri" w:ascii="Calibri Light" w:hAnsi="Calibri Light" w:cstheme="minorHAnsi"/>
                <w:color w:val="000000"/>
                <w:kern w:val="0"/>
                <w:sz w:val="20"/>
                <w:szCs w:val="20"/>
                <w:lang w:val="en-US" w:eastAsia="ja-JP" w:bidi="ar-SA"/>
              </w:rPr>
              <w:t>.</w:t>
            </w:r>
            <w:r>
              <w:rPr>
                <w:rFonts w:eastAsia="" w:cs="Calibri" w:ascii="Calibri Light" w:hAnsi="Calibri Light" w:cstheme="minorHAnsi"/>
                <w:b/>
                <w:bCs/>
                <w:color w:val="000000"/>
                <w:kern w:val="0"/>
                <w:sz w:val="20"/>
                <w:szCs w:val="20"/>
                <w:lang w:val="en-US" w:eastAsia="ja-JP" w:bidi="ar-SA"/>
              </w:rPr>
              <w:t xml:space="preserve"> Macro demand components </w:t>
            </w:r>
          </w:p>
          <w:p>
            <w:pPr>
              <w:pStyle w:val="Normal"/>
              <w:widowControl w:val="false"/>
              <w:suppressAutoHyphens w:val="true"/>
              <w:spacing w:lineRule="auto" w:line="240" w:before="0" w:after="120"/>
              <w:jc w:val="left"/>
              <w:rPr>
                <w:rFonts w:cs="Calibri" w:cstheme="minorHAnsi"/>
                <w:b/>
                <w:b/>
                <w:bCs/>
                <w:sz w:val="20"/>
                <w:szCs w:val="20"/>
              </w:rPr>
            </w:pPr>
            <w:r>
              <w:rPr>
                <w:rFonts w:eastAsia="" w:cs="Calibri" w:ascii="Calibri Light" w:hAnsi="Calibri Light" w:cstheme="minorHAnsi"/>
                <w:color w:val="000000"/>
                <w:kern w:val="0"/>
                <w:sz w:val="20"/>
                <w:szCs w:val="20"/>
                <w:lang w:val="en-US" w:eastAsia="ja-JP" w:bidi="ar-SA"/>
              </w:rPr>
              <w:t xml:space="preserve">     </w:t>
            </w:r>
            <w:r>
              <w:rPr>
                <w:rFonts w:eastAsia="" w:cs="Calibri" w:ascii="Calibri Light" w:hAnsi="Calibri Light" w:cstheme="minorHAnsi"/>
                <w:color w:val="000000"/>
                <w:kern w:val="0"/>
                <w:sz w:val="20"/>
                <w:szCs w:val="20"/>
                <w:lang w:val="en-US" w:eastAsia="ja-JP" w:bidi="ar-SA"/>
              </w:rPr>
              <w:t xml:space="preserve">(Cons, Inv, Govt, Exports, iMports) </w:t>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income, foreign demand,</w:t>
            </w:r>
          </w:p>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real exchange rate</w:t>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Quarterly</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NISR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Q2 2023</w:t>
            </w:r>
          </w:p>
        </w:tc>
      </w:tr>
      <w:tr>
        <w:trPr>
          <w:trHeight w:val="413" w:hRule="atLeast"/>
          <w:cnfStyle w:val="000000100000" w:firstRow="0" w:lastRow="0" w:firstColumn="0" w:lastColumn="0" w:oddVBand="0" w:evenVBand="0" w:oddHBand="1" w:evenHBand="0" w:firstRowFirstColumn="0" w:firstRowLastColumn="0" w:lastRowFirstColumn="0" w:lastRowLastColumn="0"/>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120"/>
              <w:jc w:val="left"/>
              <w:rPr>
                <w:rFonts w:cs="Calibri" w:cstheme="minorHAnsi"/>
                <w:sz w:val="20"/>
                <w:szCs w:val="20"/>
              </w:rPr>
            </w:pPr>
            <w:r>
              <w:rPr>
                <w:rFonts w:eastAsia="" w:cs="Calibri" w:ascii="Calibri Light" w:hAnsi="Calibri Light" w:cstheme="minorHAnsi"/>
                <w:b/>
                <w:bCs/>
                <w:color w:val="000000"/>
                <w:kern w:val="0"/>
                <w:sz w:val="20"/>
                <w:szCs w:val="20"/>
                <w:lang w:val="en-US" w:eastAsia="ja-JP" w:bidi="ar-SA"/>
              </w:rPr>
              <w:t>2. CPI Core inflation</w:t>
            </w:r>
            <w:r>
              <w:rPr>
                <w:rFonts w:eastAsia="" w:cs="Calibri" w:ascii="Calibri Light" w:hAnsi="Calibri Light" w:cstheme="minorHAnsi"/>
                <w:color w:val="000000"/>
                <w:kern w:val="0"/>
                <w:sz w:val="20"/>
                <w:szCs w:val="20"/>
                <w:lang w:val="en-US" w:eastAsia="ja-JP" w:bidi="ar-SA"/>
              </w:rPr>
              <w:t xml:space="preserve"> (and food, energy, headline)</w:t>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b/>
                <w:bCs/>
                <w:sz w:val="20"/>
                <w:szCs w:val="20"/>
                <w:u w:val="single"/>
              </w:rPr>
            </w:pPr>
            <w:r>
              <w:rPr>
                <w:rFonts w:eastAsia="" w:cs="Calibri" w:ascii="Calibri Light" w:hAnsi="Calibri Light" w:cstheme="minorHAnsi"/>
                <w:color w:val="000000"/>
                <w:kern w:val="0"/>
                <w:sz w:val="20"/>
                <w:szCs w:val="20"/>
                <w:lang w:val="en-US" w:eastAsia="ja-JP" w:bidi="ar-SA"/>
              </w:rPr>
              <w:t xml:space="preserve">2. </w:t>
            </w:r>
            <w:r>
              <w:rPr>
                <w:rFonts w:eastAsia="" w:cs="Calibri" w:ascii="Calibri Light" w:hAnsi="Calibri Light" w:cstheme="minorHAnsi"/>
                <w:b/>
                <w:bCs/>
                <w:color w:val="000000"/>
                <w:kern w:val="0"/>
                <w:sz w:val="20"/>
                <w:szCs w:val="20"/>
                <w:u w:val="single"/>
                <w:lang w:val="en-US" w:eastAsia="ja-JP" w:bidi="ar-SA"/>
              </w:rPr>
              <w:t>Phillips curves:</w:t>
            </w:r>
          </w:p>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output and RER gaps</w:t>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Monthly, Q</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NISR, NBR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 </w:t>
            </w:r>
            <w:r>
              <w:rPr>
                <w:rFonts w:eastAsia="" w:cs="Calibri" w:ascii="Calibri Light" w:hAnsi="Calibri Light" w:cstheme="minorHAnsi"/>
                <w:color w:val="000000"/>
                <w:kern w:val="0"/>
                <w:sz w:val="20"/>
                <w:szCs w:val="20"/>
                <w:lang w:val="en-US" w:eastAsia="ja-JP" w:bidi="ar-SA"/>
              </w:rPr>
              <w:t>Nov. 2023</w:t>
            </w:r>
          </w:p>
        </w:tc>
      </w:tr>
      <w:tr>
        <w:trPr>
          <w:trHeight w:val="1148" w:hRule="atLeast"/>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0"/>
              <w:jc w:val="left"/>
              <w:rPr>
                <w:rFonts w:cs="Calibri" w:cstheme="minorHAnsi"/>
                <w:sz w:val="20"/>
                <w:szCs w:val="20"/>
              </w:rPr>
            </w:pPr>
            <w:r>
              <w:rPr>
                <w:rFonts w:eastAsia="" w:cs="Calibri" w:ascii="Calibri Light" w:hAnsi="Calibri Light" w:cstheme="minorHAnsi"/>
                <w:b/>
                <w:bCs/>
                <w:color w:val="000000"/>
                <w:kern w:val="0"/>
                <w:sz w:val="20"/>
                <w:szCs w:val="20"/>
                <w:lang w:val="en-US" w:eastAsia="ja-JP" w:bidi="ar-SA"/>
              </w:rPr>
              <w:t>3. Exchange rate</w:t>
            </w:r>
            <w:r>
              <w:rPr>
                <w:rFonts w:eastAsia="" w:cs="Calibri" w:ascii="Calibri Light" w:hAnsi="Calibri Light" w:cstheme="minorHAnsi"/>
                <w:color w:val="000000"/>
                <w:kern w:val="0"/>
                <w:sz w:val="20"/>
                <w:szCs w:val="20"/>
                <w:lang w:val="en-US" w:eastAsia="ja-JP" w:bidi="ar-SA"/>
              </w:rPr>
              <w:t xml:space="preserve"> (RWF/USD)</w:t>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3. </w:t>
            </w:r>
            <w:r>
              <w:rPr>
                <w:rFonts w:eastAsia="" w:cs="Calibri" w:ascii="Calibri Light" w:hAnsi="Calibri Light" w:cstheme="minorHAnsi"/>
                <w:b/>
                <w:bCs/>
                <w:color w:val="000000"/>
                <w:kern w:val="0"/>
                <w:sz w:val="20"/>
                <w:szCs w:val="20"/>
                <w:u w:val="single"/>
                <w:lang w:val="en-US" w:eastAsia="ja-JP" w:bidi="ar-SA"/>
              </w:rPr>
              <w:t>UIP &amp; move to target ER:</w:t>
            </w:r>
          </w:p>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interest rate, foreign interest rate, country risk premium, equilibrium RER change, inflation target, foreign CPI</w:t>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Monthly, Q</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ind w:left="-110" w:firstLine="9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NBR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Nov. 2023</w:t>
            </w:r>
          </w:p>
        </w:tc>
      </w:tr>
      <w:tr>
        <w:trPr>
          <w:trHeight w:val="413" w:hRule="atLeast"/>
          <w:cnfStyle w:val="000000100000" w:firstRow="0" w:lastRow="0" w:firstColumn="0" w:lastColumn="0" w:oddVBand="0" w:evenVBand="0" w:oddHBand="1" w:evenHBand="0" w:firstRowFirstColumn="0" w:firstRowLastColumn="0" w:lastRowFirstColumn="0" w:lastRowLastColumn="0"/>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0"/>
              <w:jc w:val="left"/>
              <w:rPr>
                <w:rFonts w:cs="Calibri" w:cstheme="minorHAnsi"/>
                <w:b/>
                <w:b/>
                <w:bCs/>
                <w:sz w:val="20"/>
                <w:szCs w:val="20"/>
              </w:rPr>
            </w:pPr>
            <w:r>
              <w:rPr>
                <w:rFonts w:eastAsia="" w:cs="Calibri" w:ascii="Calibri Light" w:hAnsi="Calibri Light" w:cstheme="minorHAnsi"/>
                <w:b/>
                <w:bCs/>
                <w:color w:val="000000"/>
                <w:kern w:val="0"/>
                <w:sz w:val="20"/>
                <w:szCs w:val="20"/>
                <w:lang w:val="en-US" w:eastAsia="ja-JP" w:bidi="ar-SA"/>
              </w:rPr>
              <w:t xml:space="preserve">    </w:t>
            </w:r>
            <w:r>
              <w:rPr>
                <w:rFonts w:eastAsia="" w:cs="Calibri" w:ascii="Calibri Light" w:hAnsi="Calibri Light" w:cstheme="minorHAnsi"/>
                <w:b/>
                <w:bCs/>
                <w:color w:val="000000"/>
                <w:kern w:val="0"/>
                <w:sz w:val="20"/>
                <w:szCs w:val="20"/>
                <w:lang w:val="en-US" w:eastAsia="ja-JP" w:bidi="ar-SA"/>
              </w:rPr>
              <w:t>Real exchange rate (</w:t>
            </w:r>
            <w:r>
              <w:rPr>
                <w:rFonts w:eastAsia="" w:cs="Calibri" w:ascii="Calibri Light" w:hAnsi="Calibri Light" w:cstheme="minorHAnsi"/>
                <w:color w:val="000000"/>
                <w:kern w:val="0"/>
                <w:sz w:val="20"/>
                <w:szCs w:val="20"/>
                <w:lang w:val="en-US" w:eastAsia="ja-JP" w:bidi="ar-SA"/>
              </w:rPr>
              <w:t>affecting</w:t>
            </w:r>
          </w:p>
          <w:p>
            <w:pPr>
              <w:pStyle w:val="Normal"/>
              <w:widowControl w:val="false"/>
              <w:suppressAutoHyphens w:val="true"/>
              <w:spacing w:lineRule="auto" w:line="240" w:before="0" w:after="120"/>
              <w:jc w:val="left"/>
              <w:rPr>
                <w:rFonts w:cs="Calibri" w:cstheme="minorHAnsi"/>
                <w:b/>
                <w:b/>
                <w:bCs/>
                <w:sz w:val="20"/>
                <w:szCs w:val="20"/>
              </w:rPr>
            </w:pPr>
            <w:r>
              <w:rPr>
                <w:rFonts w:eastAsia="" w:cs="Calibri" w:ascii="Calibri Light" w:hAnsi="Calibri Light" w:cstheme="minorHAnsi"/>
                <w:color w:val="000000"/>
                <w:kern w:val="0"/>
                <w:sz w:val="20"/>
                <w:szCs w:val="20"/>
                <w:lang w:val="en-US" w:eastAsia="ja-JP" w:bidi="ar-SA"/>
              </w:rPr>
              <w:t xml:space="preserve">    </w:t>
            </w:r>
            <w:r>
              <w:rPr>
                <w:rFonts w:eastAsia="" w:cs="Calibri" w:ascii="Calibri Light" w:hAnsi="Calibri Light" w:cstheme="minorHAnsi"/>
                <w:color w:val="000000"/>
                <w:kern w:val="0"/>
                <w:sz w:val="20"/>
                <w:szCs w:val="20"/>
                <w:lang w:val="en-US" w:eastAsia="ja-JP" w:bidi="ar-SA"/>
              </w:rPr>
              <w:t>(demand), country premium</w:t>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cs="Calibri" w:cstheme="minorHAnsi"/>
                <w:sz w:val="20"/>
                <w:szCs w:val="20"/>
              </w:rPr>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Monthly, Q</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ind w:left="-110" w:firstLine="9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NBR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 </w:t>
            </w:r>
            <w:r>
              <w:rPr>
                <w:rFonts w:eastAsia="" w:cs="Calibri" w:ascii="Calibri Light" w:hAnsi="Calibri Light" w:cstheme="minorHAnsi"/>
                <w:color w:val="000000"/>
                <w:kern w:val="0"/>
                <w:sz w:val="20"/>
                <w:szCs w:val="20"/>
                <w:lang w:val="en-US" w:eastAsia="ja-JP" w:bidi="ar-SA"/>
              </w:rPr>
              <w:t>Nov. 2023</w:t>
            </w:r>
          </w:p>
        </w:tc>
      </w:tr>
      <w:tr>
        <w:trPr>
          <w:trHeight w:val="413" w:hRule="atLeast"/>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0"/>
              <w:jc w:val="left"/>
              <w:rPr>
                <w:rFonts w:cs="Calibri" w:cstheme="minorHAnsi"/>
                <w:b/>
                <w:b/>
                <w:bCs/>
                <w:sz w:val="20"/>
                <w:szCs w:val="20"/>
              </w:rPr>
            </w:pPr>
            <w:r>
              <w:rPr>
                <w:rFonts w:eastAsia="" w:cs="Calibri" w:ascii="Calibri Light" w:hAnsi="Calibri Light" w:cstheme="minorHAnsi"/>
                <w:b/>
                <w:bCs/>
                <w:color w:val="000000"/>
                <w:kern w:val="0"/>
                <w:sz w:val="20"/>
                <w:szCs w:val="20"/>
                <w:lang w:val="en-US" w:eastAsia="ja-JP" w:bidi="ar-SA"/>
              </w:rPr>
              <w:t xml:space="preserve">4. Policy interest rate </w:t>
            </w:r>
          </w:p>
          <w:p>
            <w:pPr>
              <w:pStyle w:val="Normal"/>
              <w:widowControl w:val="false"/>
              <w:suppressAutoHyphens w:val="true"/>
              <w:spacing w:lineRule="auto" w:line="240" w:before="0" w:after="0"/>
              <w:jc w:val="left"/>
              <w:rPr>
                <w:rFonts w:cs="Calibri" w:cstheme="minorHAnsi"/>
                <w:sz w:val="20"/>
                <w:szCs w:val="20"/>
              </w:rPr>
            </w:pPr>
            <w:r>
              <w:rPr>
                <w:rFonts w:eastAsia="" w:cs="Calibri" w:ascii="Calibri Light" w:hAnsi="Calibri Light" w:cstheme="minorHAnsi"/>
                <w:color w:val="000000"/>
                <w:kern w:val="0"/>
                <w:sz w:val="20"/>
                <w:szCs w:val="20"/>
                <w:lang w:val="en-US" w:eastAsia="ja-JP" w:bidi="ar-SA"/>
              </w:rPr>
              <w:t>Interbank (IB) rate used, influenced by NBR’s CBR</w:t>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4. </w:t>
            </w:r>
            <w:r>
              <w:rPr>
                <w:rFonts w:eastAsia="" w:cs="Calibri" w:ascii="Calibri Light" w:hAnsi="Calibri Light" w:cstheme="minorHAnsi"/>
                <w:b/>
                <w:bCs/>
                <w:color w:val="000000"/>
                <w:kern w:val="0"/>
                <w:sz w:val="20"/>
                <w:szCs w:val="20"/>
                <w:u w:val="single"/>
                <w:lang w:val="en-US" w:eastAsia="ja-JP" w:bidi="ar-SA"/>
              </w:rPr>
              <w:t>Taylor policy rule:</w:t>
            </w:r>
          </w:p>
          <w:p>
            <w:pPr>
              <w:pStyle w:val="Normal"/>
              <w:widowControl w:val="false"/>
              <w:suppressAutoHyphens w:val="true"/>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output gap inflation deviation, equilibrium RIR, inflation target</w:t>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Monthly, Q</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NBR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 </w:t>
            </w:r>
            <w:r>
              <w:rPr>
                <w:rFonts w:eastAsia="" w:cs="Calibri" w:ascii="Calibri Light" w:hAnsi="Calibri Light" w:cstheme="minorHAnsi"/>
                <w:color w:val="000000"/>
                <w:kern w:val="0"/>
                <w:sz w:val="20"/>
                <w:szCs w:val="20"/>
                <w:lang w:val="en-US" w:eastAsia="ja-JP" w:bidi="ar-SA"/>
              </w:rPr>
              <w:t>Nov. 2023</w:t>
            </w:r>
          </w:p>
        </w:tc>
      </w:tr>
      <w:tr>
        <w:trPr>
          <w:trHeight w:val="420" w:hRule="atLeast"/>
          <w:cnfStyle w:val="000000100000" w:firstRow="0" w:lastRow="0" w:firstColumn="0" w:lastColumn="0" w:oddVBand="0" w:evenVBand="0" w:oddHBand="1" w:evenHBand="0" w:firstRowFirstColumn="0" w:firstRowLastColumn="0" w:lastRowFirstColumn="0" w:lastRowLastColumn="0"/>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EFF6EA" w:val="clear"/>
          </w:tcPr>
          <w:p>
            <w:pPr>
              <w:pStyle w:val="Normal"/>
              <w:widowControl w:val="false"/>
              <w:suppressAutoHyphens w:val="true"/>
              <w:spacing w:lineRule="auto" w:line="240" w:before="0" w:after="0"/>
              <w:jc w:val="left"/>
              <w:rPr>
                <w:rFonts w:cs="Calibri" w:cstheme="minorHAnsi"/>
                <w:b/>
                <w:b/>
                <w:bCs/>
                <w:sz w:val="20"/>
                <w:szCs w:val="20"/>
              </w:rPr>
            </w:pPr>
            <w:r>
              <w:rPr>
                <w:rFonts w:eastAsia="" w:cs="Calibri" w:ascii="Calibri Light" w:hAnsi="Calibri Light" w:cstheme="minorHAnsi"/>
                <w:b/>
                <w:bCs/>
                <w:color w:val="000000"/>
                <w:kern w:val="0"/>
                <w:sz w:val="20"/>
                <w:szCs w:val="20"/>
                <w:lang w:val="en-US" w:eastAsia="ja-JP" w:bidi="ar-SA"/>
              </w:rPr>
              <w:t xml:space="preserve">    </w:t>
            </w:r>
            <w:r>
              <w:rPr>
                <w:rFonts w:eastAsia="" w:cs="Calibri" w:ascii="Calibri Light" w:hAnsi="Calibri Light" w:cstheme="minorHAnsi"/>
                <w:b/>
                <w:bCs/>
                <w:color w:val="000000"/>
                <w:kern w:val="0"/>
                <w:sz w:val="20"/>
                <w:szCs w:val="20"/>
                <w:lang w:val="en-US" w:eastAsia="ja-JP" w:bidi="ar-SA"/>
              </w:rPr>
              <w:t xml:space="preserve">Lending rate, real interest rate </w:t>
            </w:r>
          </w:p>
          <w:p>
            <w:pPr>
              <w:pStyle w:val="Normal"/>
              <w:widowControl w:val="false"/>
              <w:suppressAutoHyphens w:val="true"/>
              <w:spacing w:lineRule="auto" w:line="240" w:before="0" w:after="120"/>
              <w:jc w:val="left"/>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    </w:t>
            </w:r>
            <w:r>
              <w:rPr>
                <w:rFonts w:eastAsia="" w:cs="Calibri" w:ascii="Calibri Light" w:hAnsi="Calibri Light" w:cstheme="minorHAnsi"/>
                <w:color w:val="000000"/>
                <w:kern w:val="0"/>
                <w:sz w:val="20"/>
                <w:szCs w:val="20"/>
                <w:lang w:val="en-US" w:eastAsia="ja-JP" w:bidi="ar-SA"/>
              </w:rPr>
              <w:t>(for demand), lending premium</w:t>
            </w:r>
          </w:p>
        </w:tc>
        <w:tc>
          <w:tcPr>
            <w:tcW w:w="2854"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cs="Calibri" w:cstheme="minorHAnsi"/>
                <w:sz w:val="20"/>
                <w:szCs w:val="20"/>
              </w:rPr>
            </w:r>
          </w:p>
        </w:tc>
        <w:tc>
          <w:tcPr>
            <w:tcW w:w="1461"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Monthly, Q</w:t>
            </w:r>
          </w:p>
        </w:tc>
        <w:tc>
          <w:tcPr>
            <w:tcW w:w="1149" w:type="dxa"/>
            <w:tcBorders>
              <w:top w:val="nil"/>
              <w:left w:val="nil"/>
              <w:bottom w:val="nil"/>
              <w:right w:val="nil"/>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NBR</w:t>
            </w:r>
          </w:p>
        </w:tc>
        <w:tc>
          <w:tcPr>
            <w:tcW w:w="1171" w:type="dxa"/>
            <w:tcBorders>
              <w:top w:val="nil"/>
              <w:left w:val="nil"/>
              <w:bottom w:val="nil"/>
              <w:right w:val="single" w:sz="4" w:space="0" w:color="538135"/>
            </w:tcBorders>
            <w:shd w:color="auto" w:fill="EFF6EA"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Nov. 2023</w:t>
            </w:r>
          </w:p>
        </w:tc>
      </w:tr>
      <w:tr>
        <w:trPr>
          <w:trHeight w:val="413" w:hRule="atLeast"/>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F9FBF7" w:val="clear"/>
          </w:tcPr>
          <w:p>
            <w:pPr>
              <w:pStyle w:val="Normal"/>
              <w:widowControl w:val="false"/>
              <w:suppressAutoHyphens w:val="true"/>
              <w:spacing w:lineRule="auto" w:line="240" w:before="120" w:after="120"/>
              <w:jc w:val="left"/>
              <w:rPr>
                <w:rFonts w:cs="Calibri" w:cstheme="minorHAnsi"/>
                <w:sz w:val="20"/>
                <w:szCs w:val="20"/>
              </w:rPr>
            </w:pPr>
            <w:r>
              <w:rPr>
                <w:rFonts w:eastAsia="" w:cs="Calibri" w:ascii="Calibri Light" w:hAnsi="Calibri Light" w:cstheme="minorHAnsi"/>
                <w:b/>
                <w:bCs/>
                <w:color w:val="000000"/>
                <w:kern w:val="0"/>
                <w:sz w:val="20"/>
                <w:szCs w:val="20"/>
                <w:lang w:val="en-US" w:eastAsia="ja-JP" w:bidi="ar-SA"/>
              </w:rPr>
              <w:t>5. Fiscal</w:t>
            </w:r>
            <w:r>
              <w:rPr>
                <w:rFonts w:eastAsia="" w:cs="Calibri" w:ascii="Calibri Light" w:hAnsi="Calibri Light" w:cstheme="minorHAnsi"/>
                <w:color w:val="000000"/>
                <w:kern w:val="0"/>
                <w:sz w:val="20"/>
                <w:szCs w:val="20"/>
                <w:lang w:val="en-US" w:eastAsia="ja-JP" w:bidi="ar-SA"/>
              </w:rPr>
              <w:t xml:space="preserve"> deficit, spending G&amp;S, other spending, revenue, grants, </w:t>
            </w:r>
            <w:r>
              <w:rPr>
                <w:rFonts w:eastAsia="" w:cs="Calibri" w:ascii="Calibri Light" w:hAnsi="Calibri Light" w:cstheme="minorHAnsi"/>
                <w:b/>
                <w:bCs/>
                <w:color w:val="000000"/>
                <w:kern w:val="0"/>
                <w:sz w:val="20"/>
                <w:szCs w:val="20"/>
                <w:lang w:val="en-US" w:eastAsia="ja-JP" w:bidi="ar-SA"/>
              </w:rPr>
              <w:t>debt</w:t>
            </w:r>
            <w:r>
              <w:rPr>
                <w:rFonts w:eastAsia="" w:cs="Calibri" w:ascii="Calibri Light" w:hAnsi="Calibri Light" w:cstheme="minorHAnsi"/>
                <w:color w:val="000000"/>
                <w:kern w:val="0"/>
                <w:sz w:val="20"/>
                <w:szCs w:val="20"/>
                <w:lang w:val="en-US" w:eastAsia="ja-JP" w:bidi="ar-SA"/>
              </w:rPr>
              <w:t>, interest payments</w:t>
            </w:r>
          </w:p>
        </w:tc>
        <w:tc>
          <w:tcPr>
            <w:tcW w:w="2854" w:type="dxa"/>
            <w:tcBorders>
              <w:top w:val="nil"/>
              <w:left w:val="nil"/>
              <w:bottom w:val="nil"/>
              <w:right w:val="nil"/>
            </w:tcBorders>
            <w:shd w:color="auto" w:fill="F9FBF7" w:val="clear"/>
          </w:tcPr>
          <w:p>
            <w:pPr>
              <w:pStyle w:val="Normal"/>
              <w:widowControl w:val="false"/>
              <w:suppressAutoHyphens w:val="true"/>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5. </w:t>
            </w:r>
            <w:r>
              <w:rPr>
                <w:rFonts w:eastAsia="" w:cs="Calibri" w:ascii="Calibri Light" w:hAnsi="Calibri Light" w:cstheme="minorHAnsi"/>
                <w:b/>
                <w:bCs/>
                <w:color w:val="000000"/>
                <w:kern w:val="0"/>
                <w:sz w:val="20"/>
                <w:szCs w:val="20"/>
                <w:u w:val="single"/>
                <w:lang w:val="en-US" w:eastAsia="ja-JP" w:bidi="ar-SA"/>
              </w:rPr>
              <w:t>Fiscal block, auxiliary debt block</w:t>
            </w:r>
          </w:p>
        </w:tc>
        <w:tc>
          <w:tcPr>
            <w:tcW w:w="1461"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Quarterly</w:t>
            </w:r>
          </w:p>
        </w:tc>
        <w:tc>
          <w:tcPr>
            <w:tcW w:w="1149"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MINECOFIN</w:t>
            </w:r>
          </w:p>
        </w:tc>
        <w:tc>
          <w:tcPr>
            <w:tcW w:w="1171" w:type="dxa"/>
            <w:tcBorders>
              <w:top w:val="nil"/>
              <w:left w:val="nil"/>
              <w:bottom w:val="nil"/>
              <w:right w:val="single" w:sz="4" w:space="0" w:color="538135"/>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Q2 2023,     budget    2023/24</w:t>
            </w:r>
          </w:p>
        </w:tc>
      </w:tr>
      <w:tr>
        <w:trPr>
          <w:trHeight w:val="413" w:hRule="atLeast"/>
          <w:cnfStyle w:val="000000100000" w:firstRow="0" w:lastRow="0" w:firstColumn="0" w:lastColumn="0" w:oddVBand="0" w:evenVBand="0" w:oddHBand="1" w:evenHBand="0" w:firstRowFirstColumn="0" w:firstRowLastColumn="0" w:lastRowFirstColumn="0" w:lastRowLastColumn="0"/>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F9FBF7" w:val="clear"/>
          </w:tcPr>
          <w:p>
            <w:pPr>
              <w:pStyle w:val="Normal"/>
              <w:widowControl w:val="false"/>
              <w:suppressAutoHyphens w:val="true"/>
              <w:spacing w:lineRule="auto" w:line="240" w:before="0" w:after="120"/>
              <w:jc w:val="left"/>
              <w:rPr>
                <w:rFonts w:cs="Calibri" w:cstheme="minorHAnsi"/>
                <w:sz w:val="20"/>
                <w:szCs w:val="20"/>
              </w:rPr>
            </w:pPr>
            <w:r>
              <w:rPr>
                <w:rFonts w:eastAsia="" w:cs="Calibri" w:ascii="Calibri Light" w:hAnsi="Calibri Light" w:cstheme="minorHAnsi"/>
                <w:b/>
                <w:bCs/>
                <w:color w:val="000000"/>
                <w:kern w:val="0"/>
                <w:sz w:val="20"/>
                <w:szCs w:val="20"/>
                <w:lang w:val="en-US" w:eastAsia="ja-JP" w:bidi="ar-SA"/>
              </w:rPr>
              <w:t>6. Money</w:t>
            </w:r>
            <w:r>
              <w:rPr>
                <w:rFonts w:eastAsia="" w:cs="Calibri" w:ascii="Calibri Light" w:hAnsi="Calibri Light" w:cstheme="minorHAnsi"/>
                <w:color w:val="000000"/>
                <w:kern w:val="0"/>
                <w:sz w:val="20"/>
                <w:szCs w:val="20"/>
                <w:lang w:val="en-US" w:eastAsia="ja-JP" w:bidi="ar-SA"/>
              </w:rPr>
              <w:t xml:space="preserve"> demand, reserve money and its components</w:t>
            </w:r>
          </w:p>
        </w:tc>
        <w:tc>
          <w:tcPr>
            <w:tcW w:w="2854" w:type="dxa"/>
            <w:tcBorders>
              <w:top w:val="nil"/>
              <w:left w:val="nil"/>
              <w:bottom w:val="nil"/>
              <w:right w:val="nil"/>
            </w:tcBorders>
            <w:shd w:color="auto" w:fill="F9FBF7" w:val="clear"/>
          </w:tcPr>
          <w:p>
            <w:pPr>
              <w:pStyle w:val="Normal"/>
              <w:widowControl w:val="false"/>
              <w:suppressAutoHyphens w:val="true"/>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6</w:t>
            </w:r>
            <w:r>
              <w:rPr>
                <w:rFonts w:eastAsia="" w:cs="Calibri" w:ascii="Calibri Light" w:hAnsi="Calibri Light" w:cstheme="minorHAnsi"/>
                <w:b/>
                <w:bCs/>
                <w:color w:val="000000"/>
                <w:kern w:val="0"/>
                <w:sz w:val="20"/>
                <w:szCs w:val="20"/>
                <w:lang w:val="en-US" w:eastAsia="ja-JP" w:bidi="ar-SA"/>
              </w:rPr>
              <w:t xml:space="preserve">. </w:t>
            </w:r>
            <w:r>
              <w:rPr>
                <w:rFonts w:eastAsia="" w:cs="Calibri" w:ascii="Calibri Light" w:hAnsi="Calibri Light" w:cstheme="minorHAnsi"/>
                <w:b/>
                <w:bCs/>
                <w:color w:val="000000"/>
                <w:kern w:val="0"/>
                <w:sz w:val="20"/>
                <w:szCs w:val="20"/>
                <w:u w:val="single"/>
                <w:lang w:val="en-US" w:eastAsia="ja-JP" w:bidi="ar-SA"/>
              </w:rPr>
              <w:t>Auxiliary monetary block</w:t>
            </w:r>
          </w:p>
        </w:tc>
        <w:tc>
          <w:tcPr>
            <w:tcW w:w="1461"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Monthly, Q</w:t>
            </w:r>
          </w:p>
        </w:tc>
        <w:tc>
          <w:tcPr>
            <w:tcW w:w="1149"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NBR</w:t>
            </w:r>
          </w:p>
        </w:tc>
        <w:tc>
          <w:tcPr>
            <w:tcW w:w="1171" w:type="dxa"/>
            <w:tcBorders>
              <w:top w:val="nil"/>
              <w:left w:val="nil"/>
              <w:bottom w:val="nil"/>
              <w:right w:val="single" w:sz="4" w:space="0" w:color="538135"/>
            </w:tcBorders>
            <w:shd w:color="auto" w:fill="F9FBF7" w:val="clear"/>
          </w:tcPr>
          <w:p>
            <w:pPr>
              <w:pStyle w:val="Normal"/>
              <w:widowControl w:val="false"/>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Nov. 2023</w:t>
            </w:r>
          </w:p>
        </w:tc>
      </w:tr>
      <w:tr>
        <w:trPr>
          <w:trHeight w:val="429" w:hRule="atLeast"/>
        </w:trPr>
        <w:tc>
          <w:tcPr>
            <w:tcW w:w="3265" w:type="dxa"/>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F9FBF7" w:val="clear"/>
          </w:tcPr>
          <w:p>
            <w:pPr>
              <w:pStyle w:val="Normal"/>
              <w:widowControl w:val="false"/>
              <w:suppressAutoHyphens w:val="true"/>
              <w:spacing w:lineRule="auto" w:line="240" w:before="0" w:after="0"/>
              <w:jc w:val="left"/>
              <w:rPr>
                <w:rFonts w:cs="Calibri" w:cstheme="minorHAnsi"/>
                <w:sz w:val="20"/>
                <w:szCs w:val="20"/>
              </w:rPr>
            </w:pPr>
            <w:r>
              <w:rPr>
                <w:rFonts w:eastAsia="" w:cs="Calibri" w:ascii="Calibri Light" w:hAnsi="Calibri Light" w:cstheme="minorHAnsi"/>
                <w:b/>
                <w:bCs/>
                <w:color w:val="000000"/>
                <w:kern w:val="0"/>
                <w:sz w:val="20"/>
                <w:szCs w:val="20"/>
                <w:lang w:val="en-US" w:eastAsia="ja-JP" w:bidi="ar-SA"/>
              </w:rPr>
              <w:t>7. BoP</w:t>
            </w:r>
            <w:r>
              <w:rPr>
                <w:rFonts w:eastAsia="" w:cs="Calibri" w:ascii="Calibri Light" w:hAnsi="Calibri Light" w:cstheme="minorHAnsi"/>
                <w:color w:val="000000"/>
                <w:kern w:val="0"/>
                <w:sz w:val="20"/>
                <w:szCs w:val="20"/>
                <w:lang w:val="en-US" w:eastAsia="ja-JP" w:bidi="ar-SA"/>
              </w:rPr>
              <w:t xml:space="preserve"> trade balance, government financing, private financing flows</w:t>
            </w:r>
          </w:p>
        </w:tc>
        <w:tc>
          <w:tcPr>
            <w:tcW w:w="2854"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 xml:space="preserve">7. </w:t>
            </w:r>
            <w:r>
              <w:rPr>
                <w:rFonts w:eastAsia="" w:cs="Calibri" w:ascii="Calibri Light" w:hAnsi="Calibri Light" w:cstheme="minorHAnsi"/>
                <w:b/>
                <w:bCs/>
                <w:color w:val="000000"/>
                <w:kern w:val="0"/>
                <w:sz w:val="20"/>
                <w:szCs w:val="20"/>
                <w:u w:val="single"/>
                <w:lang w:val="en-US" w:eastAsia="ja-JP" w:bidi="ar-SA"/>
              </w:rPr>
              <w:t>Auxiliary BoP block</w:t>
            </w:r>
          </w:p>
          <w:p>
            <w:pPr>
              <w:pStyle w:val="Normal"/>
              <w:widowControl w:val="false"/>
              <w:suppressAutoHyphens w:val="true"/>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cs="Calibri" w:cstheme="minorHAnsi"/>
                <w:sz w:val="20"/>
                <w:szCs w:val="20"/>
              </w:rPr>
            </w:r>
          </w:p>
        </w:tc>
        <w:tc>
          <w:tcPr>
            <w:tcW w:w="1461"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Quarterly</w:t>
            </w:r>
          </w:p>
        </w:tc>
        <w:tc>
          <w:tcPr>
            <w:tcW w:w="1149" w:type="dxa"/>
            <w:tcBorders>
              <w:top w:val="nil"/>
              <w:left w:val="nil"/>
              <w:bottom w:val="nil"/>
              <w:right w:val="nil"/>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NBR</w:t>
            </w:r>
          </w:p>
        </w:tc>
        <w:tc>
          <w:tcPr>
            <w:tcW w:w="1171" w:type="dxa"/>
            <w:tcBorders>
              <w:top w:val="nil"/>
              <w:left w:val="nil"/>
              <w:bottom w:val="nil"/>
              <w:right w:val="single" w:sz="4" w:space="0" w:color="538135"/>
            </w:tcBorders>
            <w:shd w:color="auto" w:fill="F9FBF7" w:val="clear"/>
          </w:tcPr>
          <w:p>
            <w:pPr>
              <w:pStyle w:val="Normal"/>
              <w:widowControl w:val="false"/>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20"/>
                <w:szCs w:val="20"/>
              </w:rPr>
            </w:pPr>
            <w:r>
              <w:rPr>
                <w:rFonts w:eastAsia="" w:cs="Calibri" w:ascii="Calibri Light" w:hAnsi="Calibri Light" w:cstheme="minorHAnsi"/>
                <w:color w:val="000000"/>
                <w:kern w:val="0"/>
                <w:sz w:val="20"/>
                <w:szCs w:val="20"/>
                <w:lang w:val="en-US" w:eastAsia="ja-JP" w:bidi="ar-SA"/>
              </w:rPr>
              <w:t>Q2 2023</w:t>
            </w:r>
          </w:p>
        </w:tc>
      </w:tr>
      <w:tr>
        <w:trPr>
          <w:trHeight w:val="304" w:hRule="atLeast"/>
          <w:cnfStyle w:val="000000100000" w:firstRow="0" w:lastRow="0" w:firstColumn="0" w:lastColumn="0" w:oddVBand="0" w:evenVBand="0" w:oddHBand="1" w:evenHBand="0" w:firstRowFirstColumn="0" w:firstRowLastColumn="0" w:lastRowFirstColumn="0" w:lastRowLastColumn="0"/>
        </w:trPr>
        <w:tc>
          <w:tcPr>
            <w:tcW w:w="9900" w:type="dxa"/>
            <w:gridSpan w:val="5"/>
            <w:cnfStyle w:val="001000000000" w:firstRow="0" w:lastRow="0" w:firstColumn="1" w:lastColumn="0" w:oddVBand="0" w:evenVBand="0" w:oddHBand="0" w:evenHBand="0" w:firstRowFirstColumn="0" w:firstRowLastColumn="0" w:lastRowFirstColumn="0" w:lastRowLastColumn="0"/>
            <w:tcBorders>
              <w:top w:val="nil"/>
              <w:left w:val="nil"/>
              <w:bottom w:val="nil"/>
            </w:tcBorders>
            <w:shd w:color="auto" w:fill="F9FBF7" w:val="clear"/>
          </w:tcPr>
          <w:p>
            <w:pPr>
              <w:pStyle w:val="Normal"/>
              <w:widowControl w:val="false"/>
              <w:suppressAutoHyphens w:val="true"/>
              <w:spacing w:lineRule="auto" w:line="240" w:before="0" w:after="0"/>
              <w:jc w:val="left"/>
              <w:rPr>
                <w:rFonts w:cs="Calibri" w:cstheme="minorHAnsi"/>
                <w:sz w:val="18"/>
                <w:szCs w:val="18"/>
              </w:rPr>
            </w:pPr>
            <w:r>
              <w:rPr>
                <w:rFonts w:eastAsia="" w:cs="Calibri" w:ascii="Calibri Light" w:hAnsi="Calibri Light" w:cstheme="minorHAnsi"/>
                <w:color w:val="000000"/>
                <w:kern w:val="0"/>
                <w:sz w:val="18"/>
                <w:szCs w:val="18"/>
                <w:lang w:val="en-US" w:eastAsia="ja-JP" w:bidi="ar-SA"/>
              </w:rPr>
              <w:t>1/ In addition to lags, expectations (leads), and exogenous variables.</w:t>
            </w:r>
          </w:p>
          <w:p>
            <w:pPr>
              <w:pStyle w:val="Normal"/>
              <w:widowControl w:val="false"/>
              <w:suppressAutoHyphens w:val="true"/>
              <w:spacing w:lineRule="auto" w:line="240" w:before="0" w:after="0"/>
              <w:jc w:val="left"/>
              <w:rPr>
                <w:rFonts w:cs="Calibri" w:cstheme="minorHAnsi"/>
                <w:sz w:val="20"/>
                <w:szCs w:val="20"/>
              </w:rPr>
            </w:pPr>
            <w:r>
              <w:rPr>
                <w:rFonts w:eastAsia="" w:cs="Calibri" w:ascii="Calibri Light" w:hAnsi="Calibri Light" w:cstheme="minorHAnsi"/>
                <w:color w:val="000000"/>
                <w:kern w:val="0"/>
                <w:sz w:val="18"/>
                <w:szCs w:val="18"/>
                <w:lang w:val="en-US" w:eastAsia="ja-JP" w:bidi="ar-SA"/>
              </w:rPr>
              <w:t>2/ Most variables are in real terms (constant prices) and seasonally adjusted.</w:t>
            </w:r>
          </w:p>
        </w:tc>
      </w:tr>
    </w:tbl>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--formulating most macro aggregates in deviation from their trend levels (“gap model”); following shocks and policy responses, variables return to their trend levels, and to exogenous steady states</w:t>
      </w:r>
    </w:p>
    <w:p>
      <w:pPr>
        <w:pStyle w:val="Normal"/>
        <w:spacing w:lineRule="auto" w:line="276" w:before="0" w:after="0"/>
        <w:rPr>
          <w:rFonts w:ascii="Times New Roman" w:hAnsi="Times New Roman" w:eastAsia="Calibri" w:cs="Times New Roman"/>
          <w:sz w:val="24"/>
          <w:szCs w:val="24"/>
        </w:rPr>
      </w:pPr>
      <w:r>
        <w:rPr>
          <w:rFonts w:cs="Times New Roman" w:ascii="Times New Roman" w:hAnsi="Times New Roman"/>
          <w:sz w:val="24"/>
          <w:szCs w:val="24"/>
        </w:rPr>
        <w:t>--</w:t>
      </w:r>
      <w:r>
        <w:rPr>
          <w:rFonts w:eastAsia="Calibri" w:cs="Times New Roman" w:ascii="Times New Roman" w:hAnsi="Times New Roman"/>
          <w:sz w:val="24"/>
          <w:szCs w:val="24"/>
        </w:rPr>
        <w:t>allowing structural decomposition of forecast variables by main drivers, and similarly for the past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--distinguishing three Phillips curves, for CPI-core, -food, and -energy, which sum to CPI-headline</w:t>
      </w:r>
    </w:p>
    <w:p>
      <w:pPr>
        <w:pStyle w:val="Normal"/>
        <w:spacing w:before="0" w:after="120"/>
        <w:rPr>
          <w:rFonts w:ascii="Times New Roman" w:hAnsi="Times New Roman" w:cs="Times New Roman"/>
          <w:sz w:val="24"/>
          <w:szCs w:val="24"/>
        </w:rPr>
      </w:pPr>
      <w:r>
        <w:rPr>
          <w:rFonts w:cs="Times New Roman" w:ascii="Times New Roman" w:hAnsi="Times New Roman"/>
          <w:sz w:val="24"/>
          <w:szCs w:val="24"/>
        </w:rPr>
        <w:t>--having hybrid rule for the exchange rate, driven by domestic-foreign interest rate differentials and a target ER, determined by trend RER depreciation rate and domestic-foreign inflation rate differentials.</w:t>
      </w:r>
    </w:p>
    <w:p>
      <w:pPr>
        <w:pStyle w:val="Normal"/>
        <w:spacing w:lineRule="auto" w:line="276" w:before="0" w:after="120"/>
        <w:rPr>
          <w:rFonts w:ascii="Times New Roman" w:hAnsi="Times New Roman" w:eastAsia="Calibri" w:cs="Times New Roman"/>
          <w:sz w:val="24"/>
          <w:szCs w:val="24"/>
        </w:rPr>
      </w:pPr>
      <w:r>
        <w:rPr>
          <w:rFonts w:eastAsia="Calibri" w:cs="Times New Roman" w:ascii="Times New Roman" w:hAnsi="Times New Roman"/>
          <w:sz w:val="24"/>
          <w:szCs w:val="24"/>
        </w:rPr>
        <w:t>The QMFM ha</w:t>
      </w:r>
      <w:r>
        <w:rPr>
          <w:rFonts w:eastAsia="Calibri" w:cs="Times New Roman" w:ascii="Times New Roman" w:hAnsi="Times New Roman"/>
          <w:color w:val="000000" w:themeColor="text1"/>
          <w:sz w:val="24"/>
          <w:szCs w:val="24"/>
        </w:rPr>
        <w:t>s some</w:t>
      </w:r>
      <w:r>
        <w:rPr>
          <w:rFonts w:eastAsia="Calibri" w:cs="Times New Roman" w:ascii="Times New Roman" w:hAnsi="Times New Roman"/>
          <w:b/>
          <w:bCs/>
          <w:color w:val="000000" w:themeColor="text1"/>
          <w:sz w:val="24"/>
          <w:szCs w:val="24"/>
        </w:rPr>
        <w:t xml:space="preserve"> </w:t>
      </w:r>
      <w:r>
        <w:rPr>
          <w:rFonts w:eastAsia="Calibri" w:cs="Times New Roman" w:ascii="Times New Roman" w:hAnsi="Times New Roman"/>
          <w:b/>
          <w:bCs/>
          <w:color w:val="0070C0"/>
          <w:sz w:val="24"/>
          <w:szCs w:val="24"/>
        </w:rPr>
        <w:t>features</w:t>
      </w:r>
      <w:r>
        <w:rPr>
          <w:rFonts w:eastAsia="Calibri" w:cs="Times New Roman" w:ascii="Times New Roman" w:hAnsi="Times New Roman"/>
          <w:color w:val="0070C0"/>
          <w:sz w:val="24"/>
          <w:szCs w:val="24"/>
        </w:rPr>
        <w:t xml:space="preserve"> </w:t>
      </w:r>
      <w:r>
        <w:rPr>
          <w:rFonts w:eastAsia="Calibri" w:cs="Times New Roman" w:ascii="Times New Roman" w:hAnsi="Times New Roman"/>
          <w:sz w:val="24"/>
          <w:szCs w:val="24"/>
        </w:rPr>
        <w:t xml:space="preserve">that are novel for an </w:t>
      </w:r>
      <w:r>
        <w:rPr>
          <w:rFonts w:eastAsia="Calibri" w:cs="Times New Roman" w:ascii="Times New Roman" w:hAnsi="Times New Roman"/>
          <w:b/>
          <w:bCs/>
          <w:color w:val="0070C0"/>
          <w:sz w:val="24"/>
          <w:szCs w:val="24"/>
        </w:rPr>
        <w:t>FPAS QPM</w:t>
      </w:r>
      <w:r>
        <w:rPr>
          <w:rFonts w:eastAsia="Calibri" w:cs="Times New Roman" w:ascii="Times New Roman" w:hAnsi="Times New Roman"/>
          <w:color w:val="0070C0"/>
          <w:sz w:val="24"/>
          <w:szCs w:val="24"/>
        </w:rPr>
        <w:t xml:space="preserve"> </w:t>
      </w:r>
      <w:r>
        <w:rPr>
          <w:rFonts w:eastAsia="Calibri" w:cs="Times New Roman" w:ascii="Times New Roman" w:hAnsi="Times New Roman"/>
          <w:sz w:val="24"/>
          <w:szCs w:val="24"/>
        </w:rPr>
        <w:t>(</w:t>
      </w:r>
      <w:r>
        <w:rPr>
          <w:rFonts w:eastAsia="Calibri" w:cs="Times New Roman" w:ascii="Times New Roman" w:hAnsi="Times New Roman"/>
          <w:b/>
          <w:bCs/>
          <w:color w:val="0070C0"/>
          <w:sz w:val="24"/>
          <w:szCs w:val="24"/>
        </w:rPr>
        <w:t>Table A1.1</w:t>
      </w:r>
      <w:r>
        <w:rPr>
          <w:rFonts w:eastAsia="Calibri" w:cs="Times New Roman" w:ascii="Times New Roman" w:hAnsi="Times New Roman"/>
          <w:sz w:val="24"/>
          <w:szCs w:val="24"/>
        </w:rPr>
        <w:t>, items</w:t>
      </w:r>
      <w:r>
        <w:rPr>
          <w:rFonts w:eastAsia="Calibri" w:cs="Times New Roman" w:ascii="Times New Roman" w:hAnsi="Times New Roman"/>
          <w:b/>
          <w:bCs/>
          <w:sz w:val="24"/>
          <w:szCs w:val="24"/>
        </w:rPr>
        <w:t xml:space="preserve"> </w:t>
      </w:r>
      <w:r>
        <w:rPr>
          <w:rFonts w:eastAsia="Calibri" w:cs="Times New Roman" w:ascii="Times New Roman" w:hAnsi="Times New Roman"/>
          <w:b/>
          <w:bCs/>
          <w:color w:val="0070C0"/>
          <w:sz w:val="24"/>
          <w:szCs w:val="24"/>
        </w:rPr>
        <w:t xml:space="preserve">1a </w:t>
      </w:r>
      <w:r>
        <w:rPr>
          <w:rFonts w:eastAsia="Calibri" w:cs="Times New Roman" w:ascii="Times New Roman" w:hAnsi="Times New Roman"/>
          <w:sz w:val="24"/>
          <w:szCs w:val="24"/>
        </w:rPr>
        <w:t>and</w:t>
      </w:r>
      <w:r>
        <w:rPr>
          <w:rFonts w:eastAsia="Calibri" w:cs="Times New Roman" w:ascii="Times New Roman" w:hAnsi="Times New Roman"/>
          <w:b/>
          <w:bCs/>
          <w:color w:val="0070C0"/>
          <w:sz w:val="24"/>
          <w:szCs w:val="24"/>
        </w:rPr>
        <w:t xml:space="preserve"> 5-7</w:t>
      </w:r>
      <w:r>
        <w:rPr>
          <w:rFonts w:eastAsia="Calibri" w:cs="Times New Roman" w:ascii="Times New Roman" w:hAnsi="Times New Roman"/>
          <w:sz w:val="24"/>
          <w:szCs w:val="24"/>
        </w:rPr>
        <w:t>):</w:t>
      </w:r>
    </w:p>
    <w:p>
      <w:pPr>
        <w:pStyle w:val="ListParagraph"/>
        <w:numPr>
          <w:ilvl w:val="0"/>
          <w:numId w:val="6"/>
        </w:numPr>
        <w:spacing w:lineRule="auto" w:line="276"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distinguishing final demand (FD) components in output; instead of only output gap, it has (private) Consumption, Investment, Government, Export, and Import gaps (the latter from FD import shares)</w:t>
      </w:r>
    </w:p>
    <w:p>
      <w:pPr>
        <w:pStyle w:val="ListParagraph"/>
        <w:numPr>
          <w:ilvl w:val="0"/>
          <w:numId w:val="6"/>
        </w:numPr>
        <w:spacing w:lineRule="auto" w:line="276"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incorporating various fiscal policies, thus enabling study of interaction and coordination of fiscal and monetary policies; direct effect of government demand for G&amp;S on output, indirect effect via private demand affected by fiscal impulse (discretionary deficit plus change in structural deficit)</w:t>
      </w:r>
    </w:p>
    <w:p>
      <w:pPr>
        <w:pStyle w:val="ListParagraph"/>
        <w:numPr>
          <w:ilvl w:val="0"/>
          <w:numId w:val="6"/>
        </w:numPr>
        <w:spacing w:lineRule="auto" w:line="276"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tracing financing of the government deficit (grants, domestic/foreign borrowing), with an auxiliary debt block tracing debt stocks and interest payments (for target sustainable debt/GDP ratios)</w:t>
      </w:r>
    </w:p>
    <w:p>
      <w:pPr>
        <w:pStyle w:val="ListParagraph"/>
        <w:numPr>
          <w:ilvl w:val="0"/>
          <w:numId w:val="6"/>
        </w:numPr>
        <w:spacing w:lineRule="auto" w:line="276"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incorporating auxiliary monetary and balance of payments blocks (money demand, private capital flows, …) which do not feedback into the main model</w:t>
      </w:r>
    </w:p>
    <w:p>
      <w:pPr>
        <w:pStyle w:val="ListParagraph"/>
        <w:numPr>
          <w:ilvl w:val="0"/>
          <w:numId w:val="6"/>
        </w:numPr>
        <w:spacing w:lineRule="auto" w:line="276" w:before="0" w:after="120"/>
        <w:contextualSpacing/>
        <w:rPr>
          <w:rFonts w:ascii="Times New Roman" w:hAnsi="Times New Roman" w:eastAsia="Calibri" w:cs="Times New Roman"/>
          <w:sz w:val="24"/>
          <w:szCs w:val="24"/>
        </w:rPr>
      </w:pPr>
      <w:r>
        <w:rPr>
          <w:rFonts w:eastAsia="Calibri" w:cs="Times New Roman" w:ascii="Times New Roman" w:hAnsi="Times New Roman"/>
          <w:sz w:val="24"/>
          <w:szCs w:val="24"/>
        </w:rPr>
        <w:t>deriving macro variables in levels, for comparison with other projection tools.</w:t>
      </w:r>
    </w:p>
    <w:p>
      <w:pPr>
        <w:pStyle w:val="Normal"/>
        <w:jc w:val="both"/>
        <w:rPr>
          <w:rFonts w:ascii="Times New Roman" w:hAnsi="Times New Roman" w:eastAsia="Calibri" w:cs="Times New Roman"/>
          <w:sz w:val="24"/>
          <w:szCs w:val="24"/>
        </w:rPr>
      </w:pPr>
      <w:r>
        <w:rPr>
          <w:rFonts w:eastAsia="Calibri" w:cs="Times New Roman" w:ascii="Times New Roman" w:hAnsi="Times New Roman"/>
          <w:sz w:val="24"/>
          <w:szCs w:val="24"/>
        </w:rPr>
        <w:t>The thus expanded FPAS is well suited for forecasts and policy analysis by ministries of finance.</w:t>
      </w:r>
      <w:r>
        <w:rPr>
          <w:rStyle w:val="FootnoteAnchor"/>
          <w:rFonts w:eastAsia="Calibri" w:cs="Times New Roman" w:ascii="Times New Roman" w:hAnsi="Times New Roman"/>
          <w:sz w:val="24"/>
          <w:szCs w:val="24"/>
        </w:rPr>
        <w:footnoteReference w:id="21"/>
      </w:r>
      <w:r>
        <w:rPr>
          <w:rFonts w:eastAsia="Calibri" w:cs="Times New Roman" w:ascii="Times New Roman" w:hAnsi="Times New Roman"/>
          <w:sz w:val="24"/>
          <w:szCs w:val="24"/>
        </w:rPr>
        <w:t xml:space="preserve"> Like many FPAS and other models, it is more suited for scenarios in deviation from a baseline than for forecasting the baseline itself, since the latter is often tuned for the near-term using expert judgment or econometric time-series model forecasts. </w:t>
      </w:r>
    </w:p>
    <w:p>
      <w:pPr>
        <w:pStyle w:val="Normal"/>
        <w:rPr>
          <w:rFonts w:ascii="Times New Roman" w:hAnsi="Times New Roman" w:eastAsia="Calibri" w:cs="Times New Roman"/>
          <w:sz w:val="24"/>
          <w:szCs w:val="24"/>
        </w:rPr>
      </w:pPr>
      <w:r>
        <w:rPr>
          <w:rFonts w:eastAsia="Calibri" w:cs="Times New Roman" w:ascii="Times New Roman" w:hAnsi="Times New Roman"/>
          <w:sz w:val="24"/>
          <w:szCs w:val="24"/>
        </w:rPr>
        <w:t xml:space="preserve">This QMFM has a larger role for fiscal variables than most FPAS models and has several fiscal </w:t>
      </w:r>
      <w:r>
        <w:rPr>
          <w:rFonts w:eastAsia="Calibri" w:cs="Times New Roman" w:ascii="Times New Roman" w:hAnsi="Times New Roman"/>
          <w:b/>
          <w:bCs/>
          <w:color w:val="0070C0"/>
          <w:sz w:val="24"/>
          <w:szCs w:val="24"/>
        </w:rPr>
        <w:t>transmission mechanisms</w:t>
      </w:r>
      <w:r>
        <w:rPr>
          <w:rFonts w:eastAsia="Calibri" w:cs="Times New Roman" w:ascii="Times New Roman" w:hAnsi="Times New Roman"/>
          <w:color w:val="0070C0"/>
          <w:sz w:val="24"/>
          <w:szCs w:val="24"/>
        </w:rPr>
        <w:t xml:space="preserve"> </w:t>
      </w:r>
      <w:r>
        <w:rPr>
          <w:rFonts w:eastAsia="Calibri" w:cs="Times New Roman" w:ascii="Times New Roman" w:hAnsi="Times New Roman"/>
          <w:sz w:val="24"/>
          <w:szCs w:val="24"/>
        </w:rPr>
        <w:t>in addition to those of interest rates, exchange rates and expectations; and it captures the interaction of fiscal and monetary policies (</w:t>
      </w:r>
      <w:r>
        <w:rPr>
          <w:rFonts w:eastAsia="Calibri" w:cs="Times New Roman" w:ascii="Times New Roman" w:hAnsi="Times New Roman"/>
          <w:b/>
          <w:bCs/>
          <w:color w:val="0070C0"/>
          <w:sz w:val="24"/>
          <w:szCs w:val="24"/>
        </w:rPr>
        <w:t>Figure A1.1</w:t>
      </w:r>
      <w:r>
        <w:rPr>
          <w:rFonts w:eastAsia="Calibri" w:cs="Times New Roman" w:ascii="Times New Roman" w:hAnsi="Times New Roman"/>
          <w:sz w:val="24"/>
          <w:szCs w:val="24"/>
        </w:rPr>
        <w:t xml:space="preserve">). </w:t>
      </w:r>
    </w:p>
    <w:p>
      <w:pPr>
        <w:pStyle w:val="Normal"/>
        <w:spacing w:lineRule="auto" w:line="276" w:before="0" w:after="120"/>
        <w:rPr>
          <w:rFonts w:ascii="Times New Roman" w:hAnsi="Times New Roman" w:eastAsia="Times New Roman" w:cs="Times New Roman"/>
          <w:bCs/>
          <w:color w:val="000000" w:themeColor="text1"/>
          <w:sz w:val="24"/>
          <w:szCs w:val="24"/>
          <w:u w:val="none" w:color="000000"/>
          <w:lang w:eastAsia="en-GB"/>
        </w:rPr>
      </w:pPr>
      <w:r>
        <w:rPr>
          <w:rFonts w:eastAsia="Times New Roman" w:cs="Times New Roman" w:ascii="Times New Roman" w:hAnsi="Times New Roman"/>
          <w:bCs/>
          <w:color w:val="000000" w:themeColor="text1"/>
          <w:sz w:val="24"/>
          <w:szCs w:val="24"/>
          <w:u w:val="none" w:color="000000"/>
          <w:lang w:eastAsia="en-GB"/>
        </w:rPr>
        <w:t xml:space="preserve">The </w:t>
      </w:r>
      <w:r>
        <w:rPr>
          <w:rFonts w:eastAsia="Times New Roman" w:cs="Times New Roman" w:ascii="Times New Roman" w:hAnsi="Times New Roman"/>
          <w:bCs/>
          <w:i/>
          <w:iCs/>
          <w:color w:val="000000" w:themeColor="text1"/>
          <w:sz w:val="24"/>
          <w:szCs w:val="24"/>
          <w:u w:val="none" w:color="000000"/>
          <w:lang w:eastAsia="en-GB"/>
        </w:rPr>
        <w:t>interest rate channel</w:t>
      </w:r>
      <w:r>
        <w:rPr>
          <w:rFonts w:eastAsia="Times New Roman" w:cs="Times New Roman" w:ascii="Times New Roman" w:hAnsi="Times New Roman"/>
          <w:bCs/>
          <w:color w:val="000000" w:themeColor="text1"/>
          <w:sz w:val="24"/>
          <w:szCs w:val="24"/>
          <w:u w:val="none" w:color="000000"/>
          <w:lang w:eastAsia="en-GB"/>
        </w:rPr>
        <w:t>: in the short run, an increase in the interbank rate raises the RIR for lending and deposits, which reduces consumption (as intertemporal substitution leads to higher savings) and investment (as projects become less profitable).</w:t>
      </w:r>
    </w:p>
    <w:p>
      <w:pPr>
        <w:pStyle w:val="Normal"/>
        <w:spacing w:lineRule="auto" w:line="276" w:before="0" w:after="120"/>
        <w:rPr>
          <w:rFonts w:ascii="Times New Roman" w:hAnsi="Times New Roman" w:eastAsia="Times New Roman" w:cs="Times New Roman"/>
          <w:bCs/>
          <w:color w:val="2F5496"/>
          <w:sz w:val="24"/>
          <w:szCs w:val="24"/>
          <w:u w:val="none" w:color="000000"/>
          <w:lang w:eastAsia="en-GB"/>
        </w:rPr>
      </w:pPr>
      <w:r>
        <w:rPr>
          <w:rFonts w:eastAsia="Times New Roman" w:cs="Times New Roman" w:ascii="Times New Roman" w:hAnsi="Times New Roman"/>
          <w:bCs/>
          <w:color w:val="000000" w:themeColor="text1"/>
          <w:sz w:val="24"/>
          <w:szCs w:val="24"/>
          <w:u w:val="none" w:color="000000"/>
          <w:lang w:eastAsia="en-GB"/>
        </w:rPr>
        <w:t xml:space="preserve">The </w:t>
      </w:r>
      <w:r>
        <w:rPr>
          <w:rFonts w:eastAsia="Times New Roman" w:cs="Times New Roman" w:ascii="Times New Roman" w:hAnsi="Times New Roman"/>
          <w:bCs/>
          <w:i/>
          <w:iCs/>
          <w:color w:val="000000" w:themeColor="text1"/>
          <w:sz w:val="24"/>
          <w:szCs w:val="24"/>
          <w:u w:val="none" w:color="000000"/>
          <w:lang w:eastAsia="en-GB"/>
        </w:rPr>
        <w:t>expectations channel</w:t>
      </w:r>
      <w:r>
        <w:rPr>
          <w:rFonts w:eastAsia="Times New Roman" w:cs="Times New Roman" w:ascii="Times New Roman" w:hAnsi="Times New Roman"/>
          <w:bCs/>
          <w:color w:val="000000" w:themeColor="text1"/>
          <w:sz w:val="24"/>
          <w:szCs w:val="24"/>
          <w:u w:val="none" w:color="000000"/>
          <w:lang w:eastAsia="en-GB"/>
        </w:rPr>
        <w:t xml:space="preserve">: agents are aware of the CB’s policy rule and response to higher-than-targeted inflation and immediately lower their expectations for future inflation. </w:t>
      </w:r>
    </w:p>
    <w:p>
      <w:pPr>
        <w:pStyle w:val="Normal"/>
        <w:spacing w:lineRule="auto" w:line="276" w:before="0" w:after="120"/>
        <w:rPr>
          <w:rFonts w:ascii="Times New Roman" w:hAnsi="Times New Roman" w:eastAsia="Times New Roman" w:cs="Times New Roman"/>
          <w:bCs/>
          <w:color w:val="000000" w:themeColor="text1"/>
          <w:sz w:val="24"/>
          <w:szCs w:val="24"/>
          <w:u w:val="none" w:color="000000"/>
          <w:lang w:eastAsia="en-GB"/>
        </w:rPr>
      </w:pPr>
      <w:r>
        <w:rPr>
          <w:rFonts w:eastAsia="Times New Roman" w:cs="Times New Roman" w:ascii="Times New Roman" w:hAnsi="Times New Roman"/>
          <w:bCs/>
          <w:color w:val="000000" w:themeColor="text1"/>
          <w:sz w:val="24"/>
          <w:szCs w:val="24"/>
          <w:u w:val="none" w:color="000000"/>
          <w:lang w:eastAsia="en-GB"/>
        </w:rPr>
        <w:t xml:space="preserve">The </w:t>
      </w:r>
      <w:r>
        <w:rPr>
          <w:rFonts w:eastAsia="Times New Roman" w:cs="Times New Roman" w:ascii="Times New Roman" w:hAnsi="Times New Roman"/>
          <w:bCs/>
          <w:i/>
          <w:iCs/>
          <w:color w:val="000000" w:themeColor="text1"/>
          <w:sz w:val="24"/>
          <w:szCs w:val="24"/>
          <w:u w:val="none" w:color="000000"/>
          <w:lang w:eastAsia="en-GB"/>
        </w:rPr>
        <w:t xml:space="preserve">exchange rate channel: </w:t>
      </w:r>
      <w:r>
        <w:rPr>
          <w:rFonts w:eastAsia="Times New Roman" w:cs="Times New Roman" w:ascii="Times New Roman" w:hAnsi="Times New Roman"/>
          <w:bCs/>
          <w:color w:val="000000" w:themeColor="text1"/>
          <w:sz w:val="24"/>
          <w:szCs w:val="24"/>
          <w:u w:val="none" w:color="000000"/>
          <w:lang w:eastAsia="en-GB"/>
        </w:rPr>
        <w:t>an interest rate increase attracts foreign capital</w:t>
      </w:r>
      <w:r>
        <w:rPr>
          <w:rFonts w:eastAsia="Times New Roman" w:cs="Times New Roman" w:ascii="Times New Roman" w:hAnsi="Times New Roman"/>
          <w:bCs/>
          <w:i/>
          <w:iCs/>
          <w:color w:val="000000" w:themeColor="text1"/>
          <w:sz w:val="24"/>
          <w:szCs w:val="24"/>
          <w:u w:val="none" w:color="000000"/>
          <w:lang w:eastAsia="en-GB"/>
        </w:rPr>
        <w:t xml:space="preserve"> </w:t>
      </w:r>
      <w:r>
        <w:rPr>
          <w:rFonts w:eastAsia="Times New Roman" w:cs="Times New Roman" w:ascii="Times New Roman" w:hAnsi="Times New Roman"/>
          <w:bCs/>
          <w:color w:val="000000" w:themeColor="text1"/>
          <w:sz w:val="24"/>
          <w:szCs w:val="24"/>
          <w:u w:val="none" w:color="000000"/>
          <w:lang w:eastAsia="en-GB"/>
        </w:rPr>
        <w:t>and leads to appreciation of the exchange rate, exerting a downward pressure on inflation through lower import prices.</w:t>
      </w:r>
    </w:p>
    <w:p>
      <w:pPr>
        <w:sectPr>
          <w:footerReference w:type="default" r:id="rId119"/>
          <w:footnotePr>
            <w:numFmt w:val="decimal"/>
          </w:footnotePr>
          <w:type w:val="nextPage"/>
          <w:pgSz w:w="12240" w:h="15840"/>
          <w:pgMar w:left="990" w:right="1350" w:gutter="0" w:header="0" w:top="1440" w:footer="720" w:bottom="1170"/>
          <w:pgNumType w:fmt="decimal"/>
          <w:formProt w:val="false"/>
          <w:textDirection w:val="lrTb"/>
          <w:docGrid w:type="default" w:linePitch="360" w:charSpace="4096"/>
        </w:sectPr>
        <w:pStyle w:val="Normal"/>
        <w:rPr>
          <w:rFonts w:ascii="Times New Roman" w:hAnsi="Times New Roman" w:eastAsia="Calibri" w:cs="Times New Roman"/>
          <w:bCs/>
          <w:color w:val="0070C0"/>
          <w:sz w:val="24"/>
          <w:szCs w:val="24"/>
        </w:rPr>
      </w:pPr>
      <w:r>
        <w:rPr>
          <w:rFonts w:eastAsia="Times New Roman" w:cs="Times New Roman" w:ascii="Times New Roman" w:hAnsi="Times New Roman"/>
          <w:bCs/>
          <w:sz w:val="24"/>
          <w:szCs w:val="24"/>
          <w:u w:val="none" w:color="000000"/>
          <w:lang w:eastAsia="en-GB"/>
        </w:rPr>
        <w:t xml:space="preserve">The </w:t>
      </w:r>
      <w:r>
        <w:rPr>
          <w:rFonts w:eastAsia="Times New Roman" w:cs="Times New Roman" w:ascii="Times New Roman" w:hAnsi="Times New Roman"/>
          <w:bCs/>
          <w:i/>
          <w:iCs/>
          <w:sz w:val="24"/>
          <w:szCs w:val="24"/>
          <w:u w:val="none" w:color="000000"/>
          <w:lang w:eastAsia="en-GB"/>
        </w:rPr>
        <w:t>fiscal channels</w:t>
      </w:r>
      <w:r>
        <w:rPr>
          <w:rFonts w:eastAsia="Times New Roman" w:cs="Times New Roman" w:ascii="Times New Roman" w:hAnsi="Times New Roman"/>
          <w:bCs/>
          <w:sz w:val="24"/>
          <w:szCs w:val="24"/>
          <w:u w:val="none"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br w:type="page"/>
      </w:r>
    </w:p>
    <w:p>
      <w:pPr>
        <w:pStyle w:val="Normal"/>
        <w:spacing w:before="0" w:after="240"/>
        <w:jc w:val="center"/>
        <w:rPr>
          <w:rFonts w:eastAsia="Calibri" w:cs="Calibri" w:cstheme="minorHAnsi"/>
          <w:b/>
          <w:b/>
          <w:bCs/>
          <w:color w:val="1F497D"/>
          <w:sz w:val="28"/>
          <w:szCs w:val="28"/>
        </w:rPr>
      </w:pPr>
      <w:r>
        <w:rPr>
          <w:rFonts w:eastAsia="Calibri" w:cs="Calibri" w:cstheme="minorHAnsi"/>
          <w:b/>
          <w:bCs/>
          <w:color w:val="1F497D"/>
          <w:sz w:val="28"/>
          <w:szCs w:val="28"/>
        </w:rPr>
        <w:t>Figure A1.1</w:t>
      </w:r>
      <w:r>
        <w:rPr>
          <w:rFonts w:eastAsia="Calibri" w:cs="Calibri" w:cstheme="minorHAnsi"/>
          <w:color w:val="1F497D"/>
          <w:sz w:val="28"/>
          <w:szCs w:val="28"/>
        </w:rPr>
        <w:t xml:space="preserve">  </w:t>
      </w:r>
      <w:r>
        <w:rPr>
          <w:rFonts w:eastAsia="Calibri" w:cs="Calibri" w:cstheme="minorHAnsi"/>
          <w:b/>
          <w:bCs/>
          <w:color w:val="1F497D"/>
          <w:sz w:val="28"/>
          <w:szCs w:val="28"/>
        </w:rPr>
        <w:t>Main relationships and transmission mechanisms in Quarterly Macro-Fiscal Model</w:t>
      </w:r>
    </w:p>
    <w:p>
      <w:pPr>
        <w:pStyle w:val="Normal"/>
        <w:rPr>
          <w:rFonts w:ascii="Times New Roman" w:hAnsi="Times New Roman" w:eastAsia="Calibri" w:cs="Times New Roman"/>
          <w:b/>
          <w:b/>
          <w:bCs/>
          <w:color w:val="1F497D"/>
          <w:sz w:val="24"/>
          <w:szCs w:val="24"/>
        </w:rPr>
      </w:pPr>
      <w:r>
        <w:rPr/>
        <w:drawing>
          <wp:inline distT="0" distB="0" distL="0" distR="0">
            <wp:extent cx="8972550" cy="5647690"/>
            <wp:effectExtent l="0" t="0" r="0" b="0"/>
            <wp:docPr id="98"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1" descr=""/>
                    <pic:cNvPicPr>
                      <a:picLocks noChangeAspect="1" noChangeArrowheads="1"/>
                    </pic:cNvPicPr>
                  </pic:nvPicPr>
                  <pic:blipFill>
                    <a:blip r:embed="rId120"/>
                    <a:stretch>
                      <a:fillRect/>
                    </a:stretch>
                  </pic:blipFill>
                  <pic:spPr bwMode="auto">
                    <a:xfrm>
                      <a:off x="0" y="0"/>
                      <a:ext cx="8972550" cy="5647690"/>
                    </a:xfrm>
                    <a:prstGeom prst="rect">
                      <a:avLst/>
                    </a:prstGeom>
                  </pic:spPr>
                </pic:pic>
              </a:graphicData>
            </a:graphic>
          </wp:inline>
        </w:drawing>
      </w:r>
    </w:p>
    <w:p>
      <w:pPr>
        <w:pStyle w:val="Normal"/>
        <w:rPr>
          <w:rFonts w:ascii="Times New Roman" w:hAnsi="Times New Roman" w:eastAsia="Calibri" w:cs="Times New Roman"/>
          <w:b/>
          <w:b/>
          <w:bCs/>
          <w:color w:val="1F497D"/>
          <w:sz w:val="24"/>
          <w:szCs w:val="24"/>
        </w:rPr>
      </w:pPr>
      <w:r>
        <w:rPr>
          <w:rFonts w:eastAsia="Calibri" w:cs="Times New Roman" w:ascii="Times New Roman" w:hAnsi="Times New Roman"/>
          <w:b/>
          <w:bCs/>
          <w:color w:val="1F497D"/>
          <w:sz w:val="24"/>
          <w:szCs w:val="24"/>
        </w:rPr>
      </w:r>
    </w:p>
    <w:p>
      <w:pPr>
        <w:pStyle w:val="Normal"/>
        <w:ind w:left="2160" w:hanging="0"/>
        <w:rPr>
          <w:rFonts w:eastAsia="Calibri" w:cs="Calibri" w:cstheme="minorHAnsi"/>
          <w:b/>
          <w:b/>
          <w:bCs/>
          <w:color w:val="1F497D"/>
          <w:sz w:val="28"/>
          <w:szCs w:val="28"/>
          <w:lang w:val="fr-FR"/>
        </w:rPr>
      </w:pPr>
      <w:r>
        <w:rPr>
          <w:rFonts w:eastAsia="Calibri" w:cs="Calibri" w:cstheme="minorHAnsi"/>
          <w:b/>
          <w:bCs/>
          <w:color w:val="1F497D"/>
          <w:sz w:val="28"/>
          <w:szCs w:val="28"/>
          <w:lang w:val="fr-FR"/>
        </w:rPr>
        <w:t xml:space="preserve">      </w:t>
      </w:r>
      <w:r>
        <w:rPr>
          <w:rFonts w:eastAsia="Calibri" w:cs="Calibri" w:cstheme="minorHAnsi"/>
          <w:b/>
          <w:bCs/>
          <w:color w:val="1F497D"/>
          <w:sz w:val="28"/>
          <w:szCs w:val="28"/>
          <w:lang w:val="fr-FR"/>
        </w:rPr>
        <w:t>Figure A1.2  Standard FPAS Quarterly Projection Model</w:t>
      </w:r>
    </w:p>
    <w:p>
      <w:pPr>
        <w:pStyle w:val="Normal"/>
        <w:ind w:left="1440" w:hanging="450"/>
        <w:rPr>
          <w:rFonts w:ascii="Times New Roman" w:hAnsi="Times New Roman" w:eastAsia="Calibri" w:cs="Times New Roman"/>
          <w:b/>
          <w:b/>
          <w:bCs/>
          <w:color w:val="1F497D"/>
          <w:sz w:val="24"/>
          <w:szCs w:val="24"/>
        </w:rPr>
      </w:pPr>
      <w:r>
        <w:rPr/>
        <mc:AlternateContent>
          <mc:Choice Requires="wps">
            <w:drawing>
              <wp:inline distT="0" distB="0" distL="0" distR="0" wp14:anchorId="7B5BA4B2">
                <wp:extent cx="7486650" cy="4686300"/>
                <wp:effectExtent l="152400" t="133350" r="152400" b="209550"/>
                <wp:docPr id="99" name="Picture 1" descr="Diagram&#10;&#10;Description automatically generated"/>
                <a:graphic xmlns:a="http://schemas.openxmlformats.org/drawingml/2006/main">
                  <a:graphicData uri="http://schemas.openxmlformats.org/drawingml/2006/picture">
                    <pic:pic xmlns:pic="http://schemas.openxmlformats.org/drawingml/2006/picture">
                      <pic:nvPicPr>
                        <pic:cNvPr id="10" name="Picture 1" descr="Diagram&#10;&#10;Description automatically generated"/>
                        <pic:cNvPicPr/>
                      </pic:nvPicPr>
                      <pic:blipFill>
                        <a:blip r:embed="rId121"/>
                        <a:stretch/>
                      </pic:blipFill>
                      <pic:spPr>
                        <a:xfrm>
                          <a:off x="0" y="0"/>
                          <a:ext cx="7486560" cy="4686480"/>
                        </a:xfrm>
                        <a:prstGeom prst="rect">
                          <a:avLst/>
                        </a:prstGeom>
                        <a:ln w="0">
                          <a:noFill/>
                        </a:ln>
                        <a:effectLst>
                          <a:glow rad="127080">
                            <a:srgbClr val="fff2cc"/>
                          </a:glow>
                          <a:outerShdw algn="ctr" blurRad="50760" dir="5400000" dist="50760" rotWithShape="0">
                            <a:schemeClr val="accent4">
                              <a:lumMod val="20000"/>
                              <a:lumOff val="80000"/>
                            </a:schemeClr>
                          </a:outerShdw>
                        </a:effectLst>
                      </pic:spPr>
                    </pic:pic>
                  </a:graphicData>
                </a:graphic>
              </wp:inline>
            </w:drawing>
          </mc:Choice>
          <mc:Fallback>
            <w:pict>
              <v:shape id="shape_0" ID="Picture 1" stroked="f" o:allowincell="f" style="position:absolute;margin-left:0pt;margin-top:-396.05pt;width:589.45pt;height:368.95pt;mso-wrap-style:none;v-text-anchor:middle;mso-position-vertical:top" wp14:anchorId="7B5BA4B2" type="_x0000_t75">
                <v:imagedata r:id="rId122" o:detectmouseclick="t"/>
                <v:stroke color="#3465a4" joinstyle="round" endcap="flat"/>
                <w10:wrap type="square"/>
              </v:shape>
            </w:pict>
          </mc:Fallback>
        </mc:AlternateContent>
      </w:r>
    </w:p>
    <w:p>
      <w:pPr>
        <w:sectPr>
          <w:footerReference w:type="default" r:id="rId123"/>
          <w:footnotePr>
            <w:numFmt w:val="decimal"/>
          </w:footnotePr>
          <w:type w:val="nextPage"/>
          <w:pgSz w:orient="landscape" w:w="15840" w:h="12240"/>
          <w:pgMar w:left="864" w:right="864" w:gutter="0" w:header="0" w:top="994" w:footer="720" w:bottom="1354"/>
          <w:pgNumType w:fmt="decimal"/>
          <w:formProt w:val="false"/>
          <w:textDirection w:val="lrTb"/>
          <w:docGrid w:type="default" w:linePitch="360" w:charSpace="4096"/>
        </w:sectPr>
        <w:pStyle w:val="Normal"/>
        <w:spacing w:lineRule="auto" w:line="240" w:before="0" w:after="0"/>
        <w:ind w:left="720" w:firstLine="720"/>
        <w:rPr>
          <w:rFonts w:ascii="Times New Roman" w:hAnsi="Times New Roman" w:eastAsia="Calibri" w:cs="Times New Roman"/>
          <w:color w:val="000000" w:themeColor="text1"/>
          <w:sz w:val="20"/>
          <w:szCs w:val="20"/>
        </w:rPr>
      </w:pPr>
      <w:r>
        <w:rPr>
          <w:rFonts w:eastAsia="Calibri" w:cs="Times New Roman" w:ascii="Times New Roman" w:hAnsi="Times New Roman"/>
          <w:color w:val="000000" w:themeColor="text1"/>
          <w:sz w:val="20"/>
          <w:szCs w:val="20"/>
        </w:rPr>
        <w:t xml:space="preserve">Source:  Botha et. al.(2017) The Quarterly Projection Model of the SARB, </w:t>
      </w:r>
      <w:r>
        <w:rPr>
          <w:rFonts w:eastAsia="Calibri" w:cs="Times New Roman" w:ascii="Times New Roman" w:hAnsi="Times New Roman"/>
          <w:i/>
          <w:iCs/>
          <w:color w:val="000000" w:themeColor="text1"/>
          <w:sz w:val="20"/>
          <w:szCs w:val="20"/>
        </w:rPr>
        <w:t>South African Reserve Bank Working Paper Series,</w:t>
      </w:r>
      <w:r>
        <w:rPr>
          <w:rFonts w:eastAsia="Calibri" w:cs="Times New Roman" w:ascii="Times New Roman" w:hAnsi="Times New Roman"/>
          <w:color w:val="000000" w:themeColor="text1"/>
          <w:sz w:val="20"/>
          <w:szCs w:val="20"/>
        </w:rPr>
        <w:t xml:space="preserve"> WP/17/01.</w:t>
      </w:r>
    </w:p>
    <w:p>
      <w:pPr>
        <w:pStyle w:val="Heading1"/>
        <w:numPr>
          <w:ilvl w:val="0"/>
          <w:numId w:val="0"/>
        </w:numPr>
        <w:spacing w:before="240" w:after="120"/>
        <w:ind w:left="90" w:hanging="0"/>
        <w:rPr>
          <w:rFonts w:ascii="Times New Roman" w:hAnsi="Times New Roman" w:cs="Times New Roman"/>
          <w:sz w:val="24"/>
          <w:szCs w:val="24"/>
        </w:rPr>
      </w:pPr>
      <w:bookmarkStart w:id="35" w:name="_Toc156831443"/>
      <w:r>
        <w:rPr>
          <w:rFonts w:eastAsia="Calibri" w:cs="Times New Roman" w:ascii="Times New Roman" w:hAnsi="Times New Roman"/>
          <w:b/>
          <w:bCs/>
          <w:color w:val="1F497D"/>
          <w:sz w:val="24"/>
          <w:szCs w:val="24"/>
        </w:rPr>
        <w:t>Annex 2. Model calibration/filtering using model properties and historical data (2006-23Q2)</w:t>
      </w:r>
      <w:bookmarkEnd w:id="35"/>
    </w:p>
    <w:p>
      <w:pPr>
        <w:pStyle w:val="Normal"/>
        <w:shd w:val="clear" w:color="auto" w:fill="FFFFFF"/>
        <w:spacing w:lineRule="auto" w:line="276" w:before="0" w:after="120"/>
        <w:rPr>
          <w:rFonts w:ascii="Times New Roman" w:hAnsi="Times New Roman" w:cs="Times New Roman"/>
          <w:color w:val="000000" w:themeColor="text1"/>
          <w:shd w:fill="FFFFFF" w:val="clear"/>
        </w:rPr>
      </w:pPr>
      <w:r>
        <w:rPr>
          <w:rFonts w:cs="Times New Roman" w:ascii="Times New Roman" w:hAnsi="Times New Roman"/>
          <w:color w:val="000000" w:themeColor="text1"/>
          <w:shd w:fill="FFFFFF" w:val="clear"/>
        </w:rPr>
        <w:t xml:space="preserve">This Annex summarizes how the model is </w:t>
      </w:r>
      <w:r>
        <w:rPr>
          <w:rFonts w:cs="Times New Roman" w:ascii="Times New Roman" w:hAnsi="Times New Roman"/>
          <w:b/>
          <w:bCs/>
          <w:color w:val="0070C0"/>
          <w:shd w:fill="FFFFFF" w:val="clear"/>
        </w:rPr>
        <w:t>calibrated</w:t>
      </w:r>
      <w:r>
        <w:rPr>
          <w:rFonts w:cs="Times New Roman" w:ascii="Times New Roman" w:hAnsi="Times New Roman"/>
          <w:color w:val="000000" w:themeColor="text1"/>
          <w:shd w:fill="FFFFFF" w:val="clear"/>
        </w:rPr>
        <w:t xml:space="preserve">, i.e., parameters are set and subsequently adjusted to ensure (i) plausible responses to shocks (IRF); (ii) a good fit to historic data and reasonable trends and gaps; (iii) accurate historical forecasts; and (iv) plausible future forecasts. </w:t>
      </w:r>
      <w:bookmarkStart w:id="36" w:name="_Hlk120281352"/>
    </w:p>
    <w:p>
      <w:pPr>
        <w:pStyle w:val="Normal"/>
        <w:shd w:val="clear" w:color="auto" w:fill="FFFFFF"/>
        <w:spacing w:lineRule="auto" w:line="276" w:before="0" w:after="120"/>
        <w:rPr>
          <w:rFonts w:ascii="Times New Roman" w:hAnsi="Times New Roman" w:cs="Times New Roman"/>
          <w:color w:val="000000" w:themeColor="text1"/>
          <w:shd w:fill="FFFFFF" w:val="clear"/>
        </w:rPr>
      </w:pPr>
      <w:r>
        <w:rPr>
          <w:rFonts w:cs="Times New Roman" w:ascii="Times New Roman" w:hAnsi="Times New Roman"/>
          <w:color w:val="000000" w:themeColor="text1"/>
          <w:shd w:fill="FFFFFF" w:val="clear"/>
        </w:rPr>
        <w:t xml:space="preserve">The model’s equation coefficients are set using FPAS studies for Rwanda (NBR, IMF) and other countries in the region, Africa and elsewhere, and information or judgement. Standard deviations (SD) of shocks are initially set as parameters using other studies. Steady states are set as parameters based on discussion with officials. In the calibration process, four avenues are followed to adjust parameters to improve model accuracy. </w:t>
      </w:r>
    </w:p>
    <w:p>
      <w:pPr>
        <w:pStyle w:val="Normal"/>
        <w:shd w:val="clear" w:color="auto" w:fill="FFFFFF"/>
        <w:spacing w:lineRule="auto" w:line="276" w:before="0" w:after="120"/>
        <w:rPr>
          <w:rFonts w:ascii="Times New Roman" w:hAnsi="Times New Roman" w:cs="Times New Roman"/>
          <w:shd w:fill="FFFFFF" w:val="clear"/>
        </w:rPr>
      </w:pPr>
      <w:r>
        <w:rPr>
          <w:rFonts w:eastAsia="Calibri" w:cs="Times New Roman" w:ascii="Times New Roman" w:hAnsi="Times New Roman"/>
          <w:b/>
          <w:bCs/>
          <w:color w:val="1F497D"/>
        </w:rPr>
        <w:t>Model features</w:t>
      </w:r>
      <w:r>
        <w:rPr>
          <w:rFonts w:cs="Times New Roman" w:ascii="Times New Roman" w:hAnsi="Times New Roman"/>
          <w:b/>
          <w:bCs/>
          <w:color w:val="000000" w:themeColor="text1"/>
          <w:shd w:fill="FFFFFF" w:val="clear"/>
        </w:rPr>
        <w:t>.</w:t>
      </w:r>
      <w:r>
        <w:rPr>
          <w:rFonts w:cs="Times New Roman" w:ascii="Times New Roman" w:hAnsi="Times New Roman"/>
          <w:color w:val="000000" w:themeColor="text1"/>
          <w:shd w:fill="FFFFFF" w:val="clear"/>
        </w:rPr>
        <w:t xml:space="preserve"> Impulse response functions (IRF) are derived from the model’s reduced form, with </w:t>
      </w:r>
      <w:r>
        <w:rPr>
          <w:rFonts w:cs="Times New Roman" w:ascii="Times New Roman" w:hAnsi="Times New Roman"/>
          <w:i/>
          <w:iCs/>
          <w:color w:val="000000" w:themeColor="text1"/>
          <w:shd w:fill="FFFFFF" w:val="clear"/>
        </w:rPr>
        <w:t>each endogenous variable</w:t>
      </w:r>
      <w:r>
        <w:rPr>
          <w:rFonts w:cs="Times New Roman" w:ascii="Times New Roman" w:hAnsi="Times New Roman"/>
          <w:color w:val="000000" w:themeColor="text1"/>
          <w:shd w:fill="FFFFFF" w:val="clear"/>
        </w:rPr>
        <w:t xml:space="preserve"> expressed as a function of the coefficients and shocks in all relevant equations. A shock in equation </w:t>
      </w:r>
      <w:r>
        <w:rPr>
          <w:rFonts w:cs="Times New Roman" w:ascii="Times New Roman" w:hAnsi="Times New Roman"/>
          <w:b/>
          <w:bCs/>
          <w:color w:val="C00000"/>
          <w:shd w:fill="FFFFFF" w:val="clear"/>
        </w:rPr>
        <w:t xml:space="preserve">j </w:t>
      </w:r>
      <w:r>
        <w:rPr>
          <w:rFonts w:cs="Times New Roman" w:ascii="Times New Roman" w:hAnsi="Times New Roman"/>
          <w:color w:val="000000" w:themeColor="text1"/>
          <w:shd w:fill="FFFFFF" w:val="clear"/>
        </w:rPr>
        <w:t>induces responses in all variables</w:t>
      </w:r>
      <w:r>
        <w:rPr>
          <w:rFonts w:cs="Times New Roman" w:ascii="Times New Roman" w:hAnsi="Times New Roman"/>
          <w:b/>
          <w:bCs/>
          <w:color w:val="FF0000"/>
          <w:shd w:fill="FFFFFF" w:val="clear"/>
        </w:rPr>
        <w:t xml:space="preserve"> i</w:t>
      </w:r>
      <w:r>
        <w:rPr>
          <w:rFonts w:cs="Times New Roman" w:ascii="Times New Roman" w:hAnsi="Times New Roman"/>
          <w:color w:val="000000" w:themeColor="text1"/>
          <w:shd w:fill="FFFFFF" w:val="clear"/>
        </w:rPr>
        <w:t xml:space="preserve">, and the IRF of variable </w:t>
      </w:r>
      <w:r>
        <w:rPr>
          <w:rFonts w:cs="Times New Roman" w:ascii="Times New Roman" w:hAnsi="Times New Roman"/>
          <w:b/>
          <w:bCs/>
          <w:color w:val="C00000"/>
          <w:shd w:fill="FFFFFF" w:val="clear"/>
        </w:rPr>
        <w:t xml:space="preserve">i </w:t>
      </w:r>
      <w:r>
        <w:rPr>
          <w:rFonts w:cs="Times New Roman" w:ascii="Times New Roman" w:hAnsi="Times New Roman"/>
          <w:color w:val="000000" w:themeColor="text1"/>
          <w:shd w:fill="FFFFFF" w:val="clear"/>
        </w:rPr>
        <w:t xml:space="preserve">to shock </w:t>
      </w:r>
      <w:r>
        <w:rPr>
          <w:rFonts w:cs="Times New Roman" w:ascii="Times New Roman" w:hAnsi="Times New Roman"/>
          <w:b/>
          <w:bCs/>
          <w:color w:val="C00000"/>
          <w:shd w:fill="FFFFFF" w:val="clear"/>
        </w:rPr>
        <w:t xml:space="preserve">j </w:t>
      </w:r>
      <w:r>
        <w:rPr>
          <w:rFonts w:cs="Times New Roman" w:ascii="Times New Roman" w:hAnsi="Times New Roman"/>
          <w:color w:val="000000" w:themeColor="text1"/>
          <w:shd w:fill="FFFFFF" w:val="clear"/>
        </w:rPr>
        <w:t xml:space="preserve">is a function of model parameters alone. </w:t>
      </w:r>
      <w:bookmarkEnd w:id="36"/>
      <w:r>
        <w:rPr>
          <w:rFonts w:cs="Times New Roman" w:ascii="Times New Roman" w:hAnsi="Times New Roman"/>
          <w:color w:val="000000" w:themeColor="text1"/>
          <w:shd w:fill="FFFFFF" w:val="clear"/>
        </w:rPr>
        <w:t>E.g., t</w:t>
      </w:r>
      <w:r>
        <w:rPr>
          <w:rFonts w:cs="Times New Roman" w:ascii="Times New Roman" w:hAnsi="Times New Roman"/>
          <w:shd w:fill="FFFFFF" w:val="clear"/>
        </w:rPr>
        <w:t>he direct effect of a 1% investment shock should lead to an initial effect on GDP corresponding to the share of investment in GDP times the domestic share of investment. The initial output increase raises consumption and investment, which both raise output in turn, and this is the indirect effect. Further effects are generated as the higher output gap increases inflation, both triggering an interest rate response, with an effect on RIR and consumption and investment, etc. Analysis of the IRF usually leads to adjustment of model coefficients, and this in an iterative way.</w:t>
      </w:r>
    </w:p>
    <w:p>
      <w:pPr>
        <w:pStyle w:val="Normal"/>
        <w:spacing w:lineRule="auto" w:line="276" w:before="0" w:after="120"/>
        <w:rPr>
          <w:rFonts w:ascii="Times New Roman" w:hAnsi="Times New Roman" w:cs="Times New Roman"/>
          <w:lang w:val="en-GB"/>
        </w:rPr>
      </w:pPr>
      <w:r>
        <w:rPr>
          <w:rFonts w:eastAsia="Calibri" w:cs="Times New Roman" w:ascii="Times New Roman" w:hAnsi="Times New Roman"/>
          <w:b/>
          <w:bCs/>
          <w:color w:val="1F497D"/>
        </w:rPr>
        <w:t>Filtering</w:t>
      </w:r>
      <w:r>
        <w:rPr>
          <w:rFonts w:eastAsia="Calibri" w:cs="Times New Roman" w:ascii="Times New Roman" w:hAnsi="Times New Roman"/>
        </w:rPr>
        <w:t>. U</w:t>
      </w:r>
      <w:r>
        <w:rPr>
          <w:rFonts w:cs="Times New Roman" w:ascii="Times New Roman" w:hAnsi="Times New Roman"/>
          <w:lang w:val="en-GB"/>
        </w:rPr>
        <w:t xml:space="preserve">nobserved variables (trends and gaps of demands, exchange rate and relative prices) derive from model-wide use of the Kalman filter, which optimizes a criterion function for the set of calibrated SD of shocks over 2006Q1─2022Q2 or latest quarter with available data. After estimating the unobserved and calculating the </w:t>
      </w:r>
      <w:r>
        <w:rPr>
          <w:rFonts w:cs="Times New Roman" w:ascii="Times New Roman" w:hAnsi="Times New Roman"/>
          <w:i/>
          <w:iCs/>
          <w:lang w:val="en-GB"/>
        </w:rPr>
        <w:t>historic, data SD</w:t>
      </w:r>
      <w:r>
        <w:rPr>
          <w:rFonts w:cs="Times New Roman" w:ascii="Times New Roman" w:hAnsi="Times New Roman"/>
          <w:lang w:val="en-GB"/>
        </w:rPr>
        <w:t xml:space="preserve"> of variables, gaps, and shocks, each </w:t>
      </w:r>
      <w:r>
        <w:rPr>
          <w:rFonts w:cs="Times New Roman" w:ascii="Times New Roman" w:hAnsi="Times New Roman"/>
          <w:i/>
          <w:iCs/>
          <w:lang w:val="en-GB"/>
        </w:rPr>
        <w:t xml:space="preserve">data-based SD </w:t>
      </w:r>
      <w:r>
        <w:rPr>
          <w:rFonts w:cs="Times New Roman" w:ascii="Times New Roman" w:hAnsi="Times New Roman"/>
          <w:lang w:val="en-GB"/>
        </w:rPr>
        <w:t xml:space="preserve">is compared with the corresponding </w:t>
      </w:r>
      <w:r>
        <w:rPr>
          <w:rFonts w:cs="Times New Roman" w:ascii="Times New Roman" w:hAnsi="Times New Roman"/>
          <w:i/>
          <w:iCs/>
          <w:lang w:val="en-GB"/>
        </w:rPr>
        <w:t>calibrated, model SD</w:t>
      </w:r>
      <w:r>
        <w:rPr>
          <w:rFonts w:cs="Times New Roman" w:ascii="Times New Roman" w:hAnsi="Times New Roman"/>
          <w:lang w:val="en-GB"/>
        </w:rPr>
        <w:t xml:space="preserve"> of the same variable (the latter calculated as function of calibrated SD of shocks and coefficients). In case of large differences, the </w:t>
      </w:r>
      <w:r>
        <w:rPr>
          <w:rFonts w:cs="Times New Roman" w:ascii="Times New Roman" w:hAnsi="Times New Roman"/>
          <w:i/>
          <w:iCs/>
          <w:lang w:val="en-GB"/>
        </w:rPr>
        <w:t>calibrated, model SD of shocks</w:t>
      </w:r>
      <w:r>
        <w:rPr>
          <w:rFonts w:cs="Times New Roman" w:ascii="Times New Roman" w:hAnsi="Times New Roman"/>
          <w:lang w:val="en-GB"/>
        </w:rPr>
        <w:t xml:space="preserve"> are adjusted to bring the </w:t>
      </w:r>
      <w:r>
        <w:rPr>
          <w:rFonts w:cs="Times New Roman" w:ascii="Times New Roman" w:hAnsi="Times New Roman"/>
          <w:i/>
          <w:iCs/>
          <w:lang w:val="en-GB"/>
        </w:rPr>
        <w:t xml:space="preserve">calibrated, model SD </w:t>
      </w:r>
      <w:r>
        <w:rPr>
          <w:rFonts w:cs="Times New Roman" w:ascii="Times New Roman" w:hAnsi="Times New Roman"/>
          <w:lang w:val="en-GB"/>
        </w:rPr>
        <w:t xml:space="preserve">closer to the </w:t>
      </w:r>
      <w:r>
        <w:rPr>
          <w:rFonts w:cs="Times New Roman" w:ascii="Times New Roman" w:hAnsi="Times New Roman"/>
          <w:i/>
          <w:iCs/>
          <w:lang w:val="en-GB"/>
        </w:rPr>
        <w:t xml:space="preserve">data-based SD </w:t>
      </w:r>
      <w:r>
        <w:rPr>
          <w:rFonts w:cs="Times New Roman" w:ascii="Times New Roman" w:hAnsi="Times New Roman"/>
          <w:lang w:val="en-GB"/>
        </w:rPr>
        <w:t xml:space="preserve">of each variable. Also, judgement about smoothness of trends (e.g., output) leads us to adjust SD. The lower the SD for the </w:t>
      </w:r>
      <w:r>
        <w:rPr>
          <w:rFonts w:cs="Times New Roman" w:ascii="Times New Roman" w:hAnsi="Times New Roman"/>
          <w:i/>
          <w:iCs/>
          <w:lang w:val="en-GB"/>
        </w:rPr>
        <w:t>shock in a gap equation</w:t>
      </w:r>
      <w:r>
        <w:rPr>
          <w:rFonts w:cs="Times New Roman" w:ascii="Times New Roman" w:hAnsi="Times New Roman"/>
          <w:lang w:val="en-GB"/>
        </w:rPr>
        <w:t xml:space="preserve">, the less smooth the trend; and the lower the SD for the </w:t>
      </w:r>
      <w:r>
        <w:rPr>
          <w:rFonts w:cs="Times New Roman" w:ascii="Times New Roman" w:hAnsi="Times New Roman"/>
          <w:i/>
          <w:iCs/>
          <w:lang w:val="en-GB"/>
        </w:rPr>
        <w:t>shock in a trend equation</w:t>
      </w:r>
      <w:r>
        <w:rPr>
          <w:rFonts w:cs="Times New Roman" w:ascii="Times New Roman" w:hAnsi="Times New Roman"/>
          <w:color w:val="C00000"/>
          <w:lang w:val="en-GB"/>
        </w:rPr>
        <w:t xml:space="preserve">, </w:t>
      </w:r>
      <w:r>
        <w:rPr>
          <w:rFonts w:cs="Times New Roman" w:ascii="Times New Roman" w:hAnsi="Times New Roman"/>
          <w:lang w:val="en-GB"/>
        </w:rPr>
        <w:t>the smoother the trend, i.e., the closer to the steady state. E.g., the SD of the growth rates of CPI-core, -food, and -energy were increased to match the data-based SD of these variables as calculated from the filtering outcome.</w:t>
      </w:r>
    </w:p>
    <w:p>
      <w:pPr>
        <w:pStyle w:val="Normal"/>
        <w:spacing w:lineRule="auto" w:line="276" w:before="0" w:after="120"/>
        <w:rPr>
          <w:rFonts w:ascii="Times New Roman" w:hAnsi="Times New Roman" w:cs="Times New Roman"/>
          <w:lang w:val="en-GB"/>
        </w:rPr>
      </w:pPr>
      <w:r>
        <w:rPr>
          <w:rFonts w:eastAsia="Calibri" w:cs="Times New Roman" w:ascii="Times New Roman" w:hAnsi="Times New Roman"/>
          <w:b/>
          <w:bCs/>
          <w:color w:val="1F497D"/>
        </w:rPr>
        <w:t>Historical forecasts</w:t>
      </w:r>
      <w:r>
        <w:rPr>
          <w:rFonts w:cs="Times New Roman" w:ascii="Times New Roman" w:hAnsi="Times New Roman"/>
          <w:lang w:val="en-GB"/>
        </w:rPr>
        <w:t xml:space="preserve">. For each quarter </w:t>
      </w:r>
      <w:r>
        <w:rPr>
          <w:rFonts w:cs="Times New Roman" w:ascii="Times New Roman" w:hAnsi="Times New Roman"/>
          <w:b/>
          <w:bCs/>
          <w:color w:val="C00000"/>
          <w:lang w:val="en-GB"/>
        </w:rPr>
        <w:t>t</w:t>
      </w:r>
      <w:r>
        <w:rPr>
          <w:rFonts w:cs="Times New Roman" w:ascii="Times New Roman" w:hAnsi="Times New Roman"/>
          <w:b/>
          <w:bCs/>
          <w:lang w:val="en-GB"/>
        </w:rPr>
        <w:t xml:space="preserve"> </w:t>
      </w:r>
      <w:r>
        <w:rPr>
          <w:rFonts w:cs="Times New Roman" w:ascii="Times New Roman" w:hAnsi="Times New Roman"/>
          <w:lang w:val="en-GB"/>
        </w:rPr>
        <w:t>in the historic period, the model uses observation of endogenous variables up to that quarter (taking as given all external variables at their observed levels) to make forecasts for the 8 periods ahead, through</w:t>
      </w:r>
      <w:r>
        <w:rPr>
          <w:rFonts w:cs="Times New Roman" w:ascii="Times New Roman" w:hAnsi="Times New Roman"/>
          <w:color w:val="C00000"/>
          <w:lang w:val="en-GB"/>
        </w:rPr>
        <w:t xml:space="preserve"> </w:t>
      </w:r>
      <w:r>
        <w:rPr>
          <w:rFonts w:cs="Times New Roman" w:ascii="Times New Roman" w:hAnsi="Times New Roman"/>
          <w:b/>
          <w:bCs/>
          <w:color w:val="C00000"/>
          <w:lang w:val="en-GB"/>
        </w:rPr>
        <w:t>t+8</w:t>
      </w:r>
      <w:r>
        <w:rPr>
          <w:rFonts w:cs="Times New Roman" w:ascii="Times New Roman" w:hAnsi="Times New Roman"/>
          <w:lang w:val="en-GB"/>
        </w:rPr>
        <w:t xml:space="preserve">. If the historical forecasts for a variable are far from the observed levels (i.e., the RMSE is high)—and not explained by the deviation of actual policies from policy rules—parameters (coefficients and/or SD of shocks) are adjusted. E.g., </w:t>
      </w:r>
      <w:r>
        <w:rPr>
          <w:rFonts w:cs="Times New Roman" w:ascii="Times New Roman" w:hAnsi="Times New Roman"/>
          <w:color w:val="000000" w:themeColor="text1"/>
        </w:rPr>
        <w:t>to improve the poor initial results for CPI-ener and make the forecast less volatile, the coefficients for the direct and indirect import price effects were lowered, that of persistence increased, and that of the expected price lowered.</w:t>
      </w:r>
    </w:p>
    <w:p>
      <w:pPr>
        <w:pStyle w:val="Normal"/>
        <w:spacing w:lineRule="auto" w:line="276" w:before="0" w:after="0"/>
        <w:rPr>
          <w:rFonts w:ascii="Times New Roman" w:hAnsi="Times New Roman" w:cs="Times New Roman"/>
          <w:lang w:val="en-GB"/>
        </w:rPr>
      </w:pPr>
      <w:r>
        <w:rPr>
          <w:rFonts w:eastAsia="Calibri" w:cs="Times New Roman" w:ascii="Times New Roman" w:hAnsi="Times New Roman"/>
          <w:b/>
          <w:bCs/>
          <w:color w:val="1F497D"/>
        </w:rPr>
        <w:t>Forecasts into future</w:t>
      </w:r>
      <w:r>
        <w:rPr>
          <w:rFonts w:cs="Times New Roman" w:ascii="Times New Roman" w:hAnsi="Times New Roman"/>
          <w:lang w:val="en-GB"/>
        </w:rPr>
        <w:t>. Based on initial forecast results, the assessment of plausibility can lead to adjustment of model parameters. E.g., if the forecast shows a response of the policy rate to the expected inflation{+4Q} deviation from target inflation which is judged too timid, then the coefficient in the policy rule equation may need to be increased. Similarly, to avoid too high volatility in forecast CPI-food and CPI-energy, the coefficients of the direct effect (of foreign prices times exchange rate) were reduced.</w:t>
      </w:r>
    </w:p>
    <w:p>
      <w:pPr>
        <w:pStyle w:val="Normal"/>
        <w:spacing w:lineRule="auto" w:line="276" w:before="0" w:after="0"/>
        <w:rPr>
          <w:rFonts w:ascii="Times New Roman" w:hAnsi="Times New Roman" w:cs="Times New Roman"/>
          <w:sz w:val="24"/>
          <w:szCs w:val="24"/>
          <w:lang w:val="en-GB"/>
        </w:rPr>
      </w:pPr>
      <w:r>
        <w:rPr>
          <w:rFonts w:cs="Times New Roman" w:ascii="Times New Roman" w:hAnsi="Times New Roman"/>
          <w:b/>
          <w:bCs/>
          <w:color w:val="2F5496" w:themeColor="accent1" w:themeShade="bf"/>
        </w:rPr>
        <w:t>Forecast errors</w:t>
      </w:r>
      <w:r>
        <w:rPr>
          <w:rFonts w:cs="Times New Roman" w:ascii="Times New Roman" w:hAnsi="Times New Roman"/>
          <w:lang w:val="en-GB"/>
        </w:rPr>
        <w:t>.</w:t>
      </w:r>
      <w:r>
        <w:rPr>
          <w:rFonts w:cs="Times New Roman" w:ascii="Times New Roman" w:hAnsi="Times New Roman"/>
        </w:rPr>
        <w:t xml:space="preserve"> Using the assumed normal distributions of shocks (based on observed past shocks and calibrated distributions of shocks), the errors for each forecast variable-period are calculated.</w:t>
      </w:r>
      <w:r>
        <w:br w:type="page"/>
      </w:r>
    </w:p>
    <w:p>
      <w:pPr>
        <w:pStyle w:val="Heading1"/>
        <w:numPr>
          <w:ilvl w:val="0"/>
          <w:numId w:val="0"/>
        </w:numPr>
        <w:ind w:left="90" w:hanging="0"/>
        <w:rPr>
          <w:rFonts w:ascii="Times New Roman" w:hAnsi="Times New Roman" w:eastAsia="Calibri" w:cs="Times New Roman"/>
          <w:b/>
          <w:b/>
          <w:bCs/>
          <w:color w:val="1F497D"/>
          <w:sz w:val="24"/>
          <w:szCs w:val="24"/>
        </w:rPr>
      </w:pPr>
      <w:bookmarkStart w:id="37" w:name="_Toc156831444"/>
      <w:r>
        <w:rPr>
          <w:rFonts w:eastAsia="Calibri" w:cs="Times New Roman" w:ascii="Times New Roman" w:hAnsi="Times New Roman"/>
          <w:b/>
          <w:bCs/>
          <w:color w:val="1F497D"/>
          <w:sz w:val="24"/>
          <w:szCs w:val="24"/>
        </w:rPr>
        <w:t>Annex 3. Recent developments of other final demands and decomposition (2015-23Q2)</w:t>
      </w:r>
      <w:bookmarkEnd w:id="37"/>
    </w:p>
    <w:p>
      <w:pPr>
        <w:pStyle w:val="Normal"/>
        <w:spacing w:before="120" w:after="240"/>
        <w:jc w:val="both"/>
        <w:rPr>
          <w:rFonts w:ascii="Times New Roman" w:hAnsi="Times New Roman" w:cs="Times New Roman"/>
          <w:lang w:val="en-GB"/>
        </w:rPr>
      </w:pPr>
      <w:r>
        <w:rPr>
          <w:rFonts w:cs="Times New Roman" w:ascii="Times New Roman" w:hAnsi="Times New Roman"/>
          <w:lang w:val="en-GB"/>
        </w:rPr>
        <w:t>Private investment (fixed capital formation and change in inventories) is subject to high fluctuations due to the nature of investment decisions and residual character of inventories in national account estimates. Private investment suffered much early in the pandemic, and a modest recovery in early 2021 was interrupted by another adverse shock in Q4. The decline in investment contributed much to the fall in GDP under Covid. Since then, the negative investment gap (relative to trend) has been resorbed, helped by negative RIR lending rates in recent periods (</w:t>
      </w:r>
      <w:r>
        <w:rPr>
          <w:rFonts w:cs="Times New Roman" w:ascii="Times New Roman" w:hAnsi="Times New Roman"/>
          <w:b/>
          <w:bCs/>
          <w:color w:val="0070C0"/>
          <w:lang w:val="en-GB"/>
        </w:rPr>
        <w:t>Figure A3.1</w:t>
      </w:r>
      <w:r>
        <w:rPr>
          <w:rFonts w:cs="Times New Roman" w:ascii="Times New Roman" w:hAnsi="Times New Roman"/>
          <w:lang w:val="en-GB"/>
        </w:rPr>
        <w:t>). The impact of the fiscal impulse on private investment is considered to be small.</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114"/>
        <w:gridCol w:w="5755"/>
      </w:tblGrid>
      <w:tr>
        <w:trPr/>
        <w:tc>
          <w:tcPr>
            <w:tcW w:w="986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center"/>
              <w:rPr>
                <w:rFonts w:ascii="Times New Roman" w:hAnsi="Times New Roman" w:cs="Times New Roman"/>
                <w:b/>
                <w:b/>
                <w:bCs/>
                <w:sz w:val="20"/>
                <w:szCs w:val="20"/>
                <w:lang w:val="en-GB"/>
              </w:rPr>
            </w:pPr>
            <w:r>
              <w:rPr>
                <w:rFonts w:eastAsia="Calibri" w:cs="Times New Roman" w:ascii="Times New Roman" w:hAnsi="Times New Roman"/>
                <w:b/>
                <w:bCs/>
                <w:color w:val="0070C0"/>
                <w:kern w:val="0"/>
                <w:sz w:val="20"/>
                <w:szCs w:val="20"/>
                <w:lang w:val="en-GB" w:eastAsia="en-US" w:bidi="ar-SA"/>
              </w:rPr>
              <w:t>Figure A3.1  Investment g</w:t>
            </w:r>
            <w:r>
              <w:rPr>
                <w:rFonts w:eastAsia="Calibri" w:cs="Times New Roman" w:ascii="Times New Roman" w:hAnsi="Times New Roman"/>
                <w:b/>
                <w:bCs/>
                <w:color w:val="0070C0"/>
                <w:kern w:val="0"/>
                <w:sz w:val="20"/>
                <w:szCs w:val="20"/>
                <w:lang w:val="en-US" w:eastAsia="en-US" w:bidi="ar-SA"/>
              </w:rPr>
              <w:t>rowth y-on-y and trend in %, and  invetsment gap and its drivers, 2015-23</w:t>
            </w:r>
          </w:p>
        </w:tc>
      </w:tr>
      <w:tr>
        <w:trPr>
          <w:trHeight w:val="4308" w:hRule="atLeast"/>
        </w:trPr>
        <w:tc>
          <w:tcPr>
            <w:tcW w:w="411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12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120"/>
              <w:jc w:val="left"/>
              <w:rPr>
                <w:rFonts w:ascii="Times New Roman" w:hAnsi="Times New Roman" w:cs="Times New Roman"/>
                <w:color w:val="FF0000"/>
                <w:sz w:val="18"/>
                <w:szCs w:val="18"/>
                <w:lang w:val="en-GB"/>
              </w:rPr>
            </w:pPr>
            <w:r>
              <w:rPr/>
              <w:drawing>
                <wp:inline distT="0" distB="0" distL="0" distR="0">
                  <wp:extent cx="2548890" cy="1950720"/>
                  <wp:effectExtent l="0" t="0" r="0" b="0"/>
                  <wp:docPr id="100" name="Image52"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2" descr="A graph with blue line and orange line&#10;&#10;Description automatically generated"/>
                          <pic:cNvPicPr>
                            <a:picLocks noChangeAspect="1" noChangeArrowheads="1"/>
                          </pic:cNvPicPr>
                        </pic:nvPicPr>
                        <pic:blipFill>
                          <a:blip r:embed="rId124"/>
                          <a:stretch>
                            <a:fillRect/>
                          </a:stretch>
                        </pic:blipFill>
                        <pic:spPr bwMode="auto">
                          <a:xfrm>
                            <a:off x="0" y="0"/>
                            <a:ext cx="2548890" cy="1950720"/>
                          </a:xfrm>
                          <a:prstGeom prst="rect">
                            <a:avLst/>
                          </a:prstGeom>
                        </pic:spPr>
                      </pic:pic>
                    </a:graphicData>
                  </a:graphic>
                </wp:inline>
              </w:drawing>
            </w:r>
          </w:p>
        </w:tc>
        <w:tc>
          <w:tcPr>
            <w:tcW w:w="575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left"/>
              <w:rPr>
                <w:rFonts w:ascii="Times New Roman" w:hAnsi="Times New Roman" w:cs="Times New Roman"/>
                <w:color w:val="FF0000"/>
                <w:sz w:val="18"/>
                <w:szCs w:val="18"/>
                <w:lang w:val="en-GB"/>
              </w:rPr>
            </w:pPr>
            <w:r>
              <w:rPr/>
              <w:drawing>
                <wp:inline distT="0" distB="0" distL="0" distR="0">
                  <wp:extent cx="3617595" cy="2696845"/>
                  <wp:effectExtent l="0" t="0" r="0" b="0"/>
                  <wp:docPr id="101" name="Image5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3" descr="A graph with different colored lines&#10;&#10;Description automatically generated"/>
                          <pic:cNvPicPr>
                            <a:picLocks noChangeAspect="1" noChangeArrowheads="1"/>
                          </pic:cNvPicPr>
                        </pic:nvPicPr>
                        <pic:blipFill>
                          <a:blip r:embed="rId125"/>
                          <a:stretch>
                            <a:fillRect/>
                          </a:stretch>
                        </pic:blipFill>
                        <pic:spPr bwMode="auto">
                          <a:xfrm>
                            <a:off x="0" y="0"/>
                            <a:ext cx="3617595" cy="2696845"/>
                          </a:xfrm>
                          <a:prstGeom prst="rect">
                            <a:avLst/>
                          </a:prstGeom>
                        </pic:spPr>
                      </pic:pic>
                    </a:graphicData>
                  </a:graphic>
                </wp:inline>
              </w:drawing>
            </w:r>
          </w:p>
        </w:tc>
      </w:tr>
    </w:tbl>
    <w:p>
      <w:pPr>
        <w:pStyle w:val="Normal"/>
        <w:spacing w:before="0" w:after="0"/>
        <w:jc w:val="both"/>
        <w:rPr>
          <w:rFonts w:ascii="Times New Roman" w:hAnsi="Times New Roman" w:cs="Times New Roman"/>
          <w:lang w:val="en-GB"/>
        </w:rPr>
      </w:pPr>
      <w:r>
        <w:rPr>
          <w:rFonts w:cs="Times New Roman" w:ascii="Times New Roman" w:hAnsi="Times New Roman"/>
          <w:lang w:val="en-GB"/>
        </w:rPr>
        <w:t>Exports of G&amp;S growth is relatively stable within the year. At the start of Covid in 2020Q2, exports of goods (mineral) and services (tourism) fell sharply and stayed depressed until early 2022, contributing strongly to the drop in GDP. The recovery from the negative export gap took until mid-2022. During Covid, it was helped by an increasing RER, but thereafter hampered by a decreasing RER, albeit with a small coefficient (</w:t>
      </w:r>
      <w:r>
        <w:rPr>
          <w:rFonts w:cs="Times New Roman" w:ascii="Times New Roman" w:hAnsi="Times New Roman"/>
          <w:b/>
          <w:bCs/>
          <w:color w:val="0070C0"/>
          <w:lang w:val="en-GB"/>
        </w:rPr>
        <w:t>Figure A3.2</w:t>
      </w:r>
      <w:r>
        <w:rPr>
          <w:rFonts w:cs="Times New Roman" w:ascii="Times New Roman" w:hAnsi="Times New Roman"/>
          <w:lang w:val="en-GB"/>
        </w:rPr>
        <w:t xml:space="preserve">). </w:t>
      </w:r>
    </w:p>
    <w:tbl>
      <w:tblPr>
        <w:tblStyle w:val="TableGrid"/>
        <w:tblW w:w="98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765"/>
        <w:gridCol w:w="6104"/>
      </w:tblGrid>
      <w:tr>
        <w:trPr/>
        <w:tc>
          <w:tcPr>
            <w:tcW w:w="9869" w:type="dxa"/>
            <w:gridSpan w:val="2"/>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0" w:after="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A3.2  Export growth y-on-y</w:t>
            </w:r>
            <w:r>
              <w:rPr>
                <w:rFonts w:eastAsia="Calibri" w:cs="Times New Roman" w:ascii="Times New Roman" w:hAnsi="Times New Roman"/>
                <w:kern w:val="0"/>
                <w:sz w:val="24"/>
                <w:szCs w:val="24"/>
                <w:lang w:val="en-GB" w:eastAsia="en-US" w:bidi="ar-SA"/>
              </w:rPr>
              <w:t xml:space="preserve"> </w:t>
            </w:r>
            <w:r>
              <w:rPr>
                <w:rFonts w:eastAsia="Calibri" w:cs="Times New Roman" w:ascii="Times New Roman" w:hAnsi="Times New Roman"/>
                <w:b/>
                <w:bCs/>
                <w:color w:val="0070C0"/>
                <w:kern w:val="0"/>
                <w:sz w:val="20"/>
                <w:szCs w:val="20"/>
                <w:lang w:val="en-US" w:eastAsia="en-US" w:bidi="ar-SA"/>
              </w:rPr>
              <w:t>and trend in %, and export gap and its drivers, 2015-23</w:t>
            </w:r>
          </w:p>
        </w:tc>
      </w:tr>
      <w:tr>
        <w:trPr>
          <w:trHeight w:val="4650" w:hRule="atLeast"/>
        </w:trPr>
        <w:tc>
          <w:tcPr>
            <w:tcW w:w="3765"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120"/>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120" w:after="120"/>
              <w:jc w:val="both"/>
              <w:rPr>
                <w:rFonts w:ascii="Times New Roman" w:hAnsi="Times New Roman" w:cs="Times New Roman"/>
                <w:sz w:val="24"/>
                <w:szCs w:val="24"/>
                <w:lang w:val="en-GB"/>
              </w:rPr>
            </w:pPr>
            <w:r>
              <w:rPr/>
              <w:drawing>
                <wp:inline distT="0" distB="0" distL="0" distR="0">
                  <wp:extent cx="2348865" cy="2011045"/>
                  <wp:effectExtent l="0" t="0" r="0" b="0"/>
                  <wp:docPr id="102" name="Image54"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4" descr="A graph with blue lines and orange lines"/>
                          <pic:cNvPicPr>
                            <a:picLocks noChangeAspect="1" noChangeArrowheads="1"/>
                          </pic:cNvPicPr>
                        </pic:nvPicPr>
                        <pic:blipFill>
                          <a:blip r:embed="rId126"/>
                          <a:stretch>
                            <a:fillRect/>
                          </a:stretch>
                        </pic:blipFill>
                        <pic:spPr bwMode="auto">
                          <a:xfrm>
                            <a:off x="0" y="0"/>
                            <a:ext cx="2348865" cy="2011045"/>
                          </a:xfrm>
                          <a:prstGeom prst="rect">
                            <a:avLst/>
                          </a:prstGeom>
                        </pic:spPr>
                      </pic:pic>
                    </a:graphicData>
                  </a:graphic>
                </wp:inline>
              </w:drawing>
            </w:r>
          </w:p>
        </w:tc>
        <w:tc>
          <w:tcPr>
            <w:tcW w:w="6104" w:type="dxa"/>
            <w:tcBorders>
              <w:top w:val="single" w:sz="12" w:space="0" w:color="FFD966"/>
              <w:left w:val="single" w:sz="12" w:space="0" w:color="FFD966"/>
              <w:bottom w:val="single" w:sz="12" w:space="0" w:color="FFD966"/>
              <w:right w:val="single" w:sz="12" w:space="0" w:color="FFD966"/>
            </w:tcBorders>
          </w:tcPr>
          <w:p>
            <w:pPr>
              <w:pStyle w:val="Normal"/>
              <w:widowControl w:val="false"/>
              <w:suppressAutoHyphens w:val="true"/>
              <w:spacing w:lineRule="auto" w:line="240" w:before="120" w:after="120"/>
              <w:jc w:val="both"/>
              <w:rPr>
                <w:rFonts w:ascii="Times New Roman" w:hAnsi="Times New Roman" w:cs="Times New Roman"/>
                <w:sz w:val="24"/>
                <w:szCs w:val="24"/>
                <w:lang w:val="en-GB"/>
              </w:rPr>
            </w:pPr>
            <w:r>
              <w:rPr/>
              <w:drawing>
                <wp:inline distT="0" distB="0" distL="0" distR="0">
                  <wp:extent cx="3738880" cy="2828925"/>
                  <wp:effectExtent l="0" t="0" r="0" b="0"/>
                  <wp:docPr id="103" name="Image55"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5" descr="A graph with different colored lines&#10;&#10;Description automatically generated"/>
                          <pic:cNvPicPr>
                            <a:picLocks noChangeAspect="1" noChangeArrowheads="1"/>
                          </pic:cNvPicPr>
                        </pic:nvPicPr>
                        <pic:blipFill>
                          <a:blip r:embed="rId127"/>
                          <a:stretch>
                            <a:fillRect/>
                          </a:stretch>
                        </pic:blipFill>
                        <pic:spPr bwMode="auto">
                          <a:xfrm>
                            <a:off x="0" y="0"/>
                            <a:ext cx="3738880" cy="2828925"/>
                          </a:xfrm>
                          <a:prstGeom prst="rect">
                            <a:avLst/>
                          </a:prstGeom>
                        </pic:spPr>
                      </pic:pic>
                    </a:graphicData>
                  </a:graphic>
                </wp:inline>
              </w:drawing>
            </w:r>
          </w:p>
        </w:tc>
      </w:tr>
    </w:tbl>
    <w:p>
      <w:pPr>
        <w:pStyle w:val="Normal"/>
        <w:spacing w:before="0" w:after="120"/>
        <w:jc w:val="both"/>
        <w:rPr>
          <w:rFonts w:ascii="Times New Roman" w:hAnsi="Times New Roman" w:cs="Times New Roman"/>
          <w:lang w:val="en-GB"/>
        </w:rPr>
      </w:pPr>
      <w:r>
        <w:rPr>
          <w:rFonts w:cs="Times New Roman" w:ascii="Times New Roman" w:hAnsi="Times New Roman"/>
          <w:lang w:val="en-GB"/>
        </w:rPr>
        <w:t>Imports of G&amp;S are the weighted sum of import shares in final demand components (C, I, G, E) with, in addition, a negative effect of the RER (</w:t>
      </w:r>
      <w:r>
        <w:rPr>
          <w:rFonts w:cs="Times New Roman" w:ascii="Times New Roman" w:hAnsi="Times New Roman"/>
          <w:b/>
          <w:bCs/>
          <w:color w:val="0070C0"/>
          <w:lang w:val="en-GB"/>
        </w:rPr>
        <w:t>Figure A3.3</w:t>
      </w:r>
      <w:r>
        <w:rPr>
          <w:rFonts w:cs="Times New Roman" w:ascii="Times New Roman" w:hAnsi="Times New Roman"/>
          <w:lang w:val="en-GB"/>
        </w:rPr>
        <w:t>). The drop in imports during Covid due to both supply constraints and lack of demand, constituted a favorable shift toward domestic demand and offset somewhat the down pull effect from private consumption, exports and investment. Thus, in periods when imports fell relative to trend, there was a positive effect on output (</w:t>
      </w:r>
      <w:r>
        <w:rPr>
          <w:rFonts w:cs="Times New Roman" w:ascii="Times New Roman" w:hAnsi="Times New Roman"/>
          <w:b/>
          <w:bCs/>
          <w:color w:val="0070C0"/>
          <w:lang w:val="en-GB"/>
        </w:rPr>
        <w:t>Figure 1.2</w:t>
      </w:r>
      <w:r>
        <w:rPr>
          <w:rFonts w:cs="Times New Roman" w:ascii="Times New Roman" w:hAnsi="Times New Roman"/>
          <w:lang w:val="en-GB"/>
        </w:rPr>
        <w:t xml:space="preserve">). The discrepancy shocks reflect the difference between the actual import and GDP shares of each final demand component and the calibrated shares. </w:t>
      </w:r>
    </w:p>
    <w:tbl>
      <w:tblPr>
        <w:tblStyle w:val="TableGrid"/>
        <w:tblW w:w="101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977"/>
        <w:gridCol w:w="6138"/>
      </w:tblGrid>
      <w:tr>
        <w:trPr/>
        <w:tc>
          <w:tcPr>
            <w:tcW w:w="10115" w:type="dxa"/>
            <w:gridSpan w:val="2"/>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center"/>
              <w:rPr>
                <w:rFonts w:ascii="Times New Roman" w:hAnsi="Times New Roman" w:cs="Times New Roman"/>
                <w:sz w:val="24"/>
                <w:szCs w:val="24"/>
                <w:lang w:val="en-GB"/>
              </w:rPr>
            </w:pPr>
            <w:r>
              <w:rPr>
                <w:rFonts w:eastAsia="Calibri" w:cs="Times New Roman" w:ascii="Times New Roman" w:hAnsi="Times New Roman"/>
                <w:b/>
                <w:bCs/>
                <w:color w:val="0070C0"/>
                <w:kern w:val="0"/>
                <w:sz w:val="20"/>
                <w:szCs w:val="20"/>
                <w:lang w:val="en-GB" w:eastAsia="en-US" w:bidi="ar-SA"/>
              </w:rPr>
              <w:t>Figure A3.3  Import g</w:t>
            </w:r>
            <w:r>
              <w:rPr>
                <w:rFonts w:eastAsia="Calibri" w:cs="Times New Roman" w:ascii="Times New Roman" w:hAnsi="Times New Roman"/>
                <w:b/>
                <w:bCs/>
                <w:color w:val="0070C0"/>
                <w:kern w:val="0"/>
                <w:sz w:val="20"/>
                <w:szCs w:val="20"/>
                <w:lang w:val="en-US" w:eastAsia="en-US" w:bidi="ar-SA"/>
              </w:rPr>
              <w:t>rowth y-on-y and trend in %, and import gap and its driver, 2015-23</w:t>
            </w:r>
          </w:p>
        </w:tc>
      </w:tr>
      <w:tr>
        <w:trPr>
          <w:trHeight w:val="3723" w:hRule="atLeast"/>
        </w:trPr>
        <w:tc>
          <w:tcPr>
            <w:tcW w:w="3977"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120" w:after="120"/>
              <w:jc w:val="left"/>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120" w:after="120"/>
              <w:jc w:val="left"/>
              <w:rPr>
                <w:rFonts w:ascii="Times New Roman" w:hAnsi="Times New Roman" w:cs="Times New Roman"/>
                <w:sz w:val="24"/>
                <w:szCs w:val="24"/>
              </w:rPr>
            </w:pPr>
            <w:r>
              <w:rPr/>
              <w:drawing>
                <wp:inline distT="0" distB="0" distL="0" distR="0">
                  <wp:extent cx="2514600" cy="2309495"/>
                  <wp:effectExtent l="0" t="0" r="0" b="0"/>
                  <wp:docPr id="104" name="Image56"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6" descr="A graph with blue lines and orange lines&#10;&#10;Description automatically generated"/>
                          <pic:cNvPicPr>
                            <a:picLocks noChangeAspect="1" noChangeArrowheads="1"/>
                          </pic:cNvPicPr>
                        </pic:nvPicPr>
                        <pic:blipFill>
                          <a:blip r:embed="rId128"/>
                          <a:stretch>
                            <a:fillRect/>
                          </a:stretch>
                        </pic:blipFill>
                        <pic:spPr bwMode="auto">
                          <a:xfrm>
                            <a:off x="0" y="0"/>
                            <a:ext cx="2514600" cy="2309495"/>
                          </a:xfrm>
                          <a:prstGeom prst="rect">
                            <a:avLst/>
                          </a:prstGeom>
                        </pic:spPr>
                      </pic:pic>
                    </a:graphicData>
                  </a:graphic>
                </wp:inline>
              </w:drawing>
            </w:r>
          </w:p>
        </w:tc>
        <w:tc>
          <w:tcPr>
            <w:tcW w:w="6138"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120" w:after="120"/>
              <w:jc w:val="both"/>
              <w:rPr>
                <w:rFonts w:ascii="Times New Roman" w:hAnsi="Times New Roman" w:cs="Times New Roman"/>
                <w:sz w:val="24"/>
                <w:szCs w:val="24"/>
                <w:lang w:val="en-GB"/>
              </w:rPr>
            </w:pPr>
            <w:r>
              <w:rPr/>
              <w:drawing>
                <wp:inline distT="0" distB="0" distL="0" distR="0">
                  <wp:extent cx="3794760" cy="3255010"/>
                  <wp:effectExtent l="0" t="0" r="0" b="0"/>
                  <wp:docPr id="105" name="Image57"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7" descr="A graph of a graph&#10;&#10;Description automatically generated with medium confidence"/>
                          <pic:cNvPicPr>
                            <a:picLocks noChangeAspect="1" noChangeArrowheads="1"/>
                          </pic:cNvPicPr>
                        </pic:nvPicPr>
                        <pic:blipFill>
                          <a:blip r:embed="rId129"/>
                          <a:stretch>
                            <a:fillRect/>
                          </a:stretch>
                        </pic:blipFill>
                        <pic:spPr bwMode="auto">
                          <a:xfrm>
                            <a:off x="0" y="0"/>
                            <a:ext cx="3794760" cy="3255010"/>
                          </a:xfrm>
                          <a:prstGeom prst="rect">
                            <a:avLst/>
                          </a:prstGeom>
                        </pic:spPr>
                      </pic:pic>
                    </a:graphicData>
                  </a:graphic>
                </wp:inline>
              </w:drawing>
            </w:r>
          </w:p>
        </w:tc>
      </w:tr>
    </w:tbl>
    <w:p>
      <w:pPr>
        <w:pStyle w:val="Normal"/>
        <w:rPr>
          <w:rFonts w:ascii="Times New Roman" w:hAnsi="Times New Roman" w:eastAsia="Calibri" w:cs="Times New Roman"/>
          <w:b/>
          <w:b/>
          <w:bCs/>
          <w:color w:val="1F497D"/>
          <w:sz w:val="24"/>
          <w:szCs w:val="24"/>
        </w:rPr>
      </w:pPr>
      <w:r>
        <w:rPr>
          <w:rFonts w:eastAsia="Calibri" w:cs="Times New Roman" w:ascii="Times New Roman" w:hAnsi="Times New Roman"/>
          <w:b/>
          <w:bCs/>
          <w:color w:val="1F497D"/>
          <w:sz w:val="24"/>
          <w:szCs w:val="24"/>
        </w:rPr>
      </w:r>
    </w:p>
    <w:p>
      <w:pPr>
        <w:pStyle w:val="Normal"/>
        <w:rPr>
          <w:rFonts w:ascii="Times New Roman" w:hAnsi="Times New Roman" w:eastAsia="Calibri" w:cs="Times New Roman"/>
          <w:b/>
          <w:b/>
          <w:bCs/>
          <w:color w:val="1F497D"/>
          <w:sz w:val="24"/>
          <w:szCs w:val="24"/>
        </w:rPr>
      </w:pPr>
      <w:r>
        <w:rPr>
          <w:rFonts w:eastAsia="Calibri" w:cs="Times New Roman" w:ascii="Times New Roman" w:hAnsi="Times New Roman"/>
          <w:b/>
          <w:bCs/>
          <w:color w:val="1F497D"/>
          <w:sz w:val="24"/>
          <w:szCs w:val="24"/>
        </w:rPr>
      </w:r>
      <w:r>
        <w:br w:type="page"/>
      </w:r>
    </w:p>
    <w:p>
      <w:pPr>
        <w:pStyle w:val="Heading1"/>
        <w:numPr>
          <w:ilvl w:val="0"/>
          <w:numId w:val="0"/>
        </w:numPr>
        <w:ind w:left="90" w:hanging="0"/>
        <w:rPr>
          <w:rFonts w:ascii="Times New Roman" w:hAnsi="Times New Roman" w:cs="Times New Roman"/>
          <w:sz w:val="24"/>
          <w:szCs w:val="24"/>
        </w:rPr>
      </w:pPr>
      <w:bookmarkStart w:id="38" w:name="_Toc156831445"/>
      <w:r>
        <w:rPr>
          <w:rFonts w:eastAsia="Calibri" w:cs="Times New Roman" w:ascii="Times New Roman" w:hAnsi="Times New Roman"/>
          <w:b/>
          <w:bCs/>
          <w:color w:val="1F497D"/>
          <w:sz w:val="24"/>
          <w:szCs w:val="24"/>
        </w:rPr>
        <w:t>Annex 4. Fiscal block: deficit, fiscal policies, and fiscal impulse in the model</w:t>
      </w:r>
      <w:bookmarkEnd w:id="38"/>
    </w:p>
    <w:p>
      <w:pPr>
        <w:pStyle w:val="Normal"/>
        <w:spacing w:before="12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This Annex highlights the key features and concepts used in the elaborate fiscal block, which allows simulating a variety of fiscal policies and analyzing interaction with monetary policies. </w:t>
      </w:r>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sz w:val="24"/>
          <w:szCs w:val="24"/>
          <w:lang w:val="en-GB"/>
        </w:rPr>
        <w:t>fiscal  targets/anchor</w:t>
      </w:r>
      <w:r>
        <w:rPr>
          <w:rFonts w:cs="Times New Roman" w:ascii="Times New Roman" w:hAnsi="Times New Roman"/>
          <w:sz w:val="24"/>
          <w:szCs w:val="24"/>
          <w:lang w:val="en-GB"/>
        </w:rPr>
        <w:t xml:space="preserve"> guiding government decisions on deficit (excl. grants, % of GDP) is the “structural deficit trend” which converges to the steady state deficit, consistent with the </w:t>
      </w:r>
      <w:r>
        <w:rPr>
          <w:rFonts w:cs="Times New Roman" w:ascii="Times New Roman" w:hAnsi="Times New Roman"/>
          <w:b/>
          <w:bCs/>
          <w:sz w:val="24"/>
          <w:szCs w:val="24"/>
        </w:rPr>
        <w:t>target debt-to-GDP ratio</w:t>
      </w:r>
      <w:r>
        <w:rPr>
          <w:rFonts w:cs="Times New Roman" w:ascii="Times New Roman" w:hAnsi="Times New Roman"/>
          <w:sz w:val="24"/>
          <w:szCs w:val="24"/>
          <w:lang w:val="en-GB"/>
        </w:rPr>
        <w:t>, taking into account: access to grants, trend real growth rate, trading partner and domestic inflation rates, trend RER depreciation rate, and envisaged share of domestic debt in total debt.</w:t>
      </w:r>
    </w:p>
    <w:p>
      <w:pPr>
        <w:pStyle w:val="Normal"/>
        <w:spacing w:before="0" w:after="120"/>
        <w:rPr>
          <w:rFonts w:ascii="Times New Roman" w:hAnsi="Times New Roman" w:cs="Times New Roman"/>
          <w:sz w:val="24"/>
          <w:szCs w:val="24"/>
        </w:rPr>
      </w:pPr>
      <w:r>
        <w:rPr>
          <w:rFonts w:cs="Times New Roman" w:ascii="Times New Roman" w:hAnsi="Times New Roman"/>
          <w:b/>
          <w:bCs/>
          <w:color w:val="2F5496" w:themeColor="accent1" w:themeShade="bf"/>
          <w:sz w:val="24"/>
          <w:szCs w:val="24"/>
        </w:rPr>
        <w:t>Deficit excluding grants</w:t>
      </w:r>
      <w:r>
        <w:rPr>
          <w:rFonts w:cs="Times New Roman" w:ascii="Times New Roman" w:hAnsi="Times New Roman"/>
          <w:color w:val="000000" w:themeColor="text1"/>
          <w:sz w:val="24"/>
          <w:szCs w:val="24"/>
        </w:rPr>
        <w:t xml:space="preserve"> is </w:t>
      </w:r>
      <w:r>
        <w:rPr>
          <w:rFonts w:cs="Times New Roman" w:ascii="Times New Roman" w:hAnsi="Times New Roman"/>
          <w:sz w:val="24"/>
          <w:szCs w:val="24"/>
        </w:rPr>
        <w:t xml:space="preserve">defined as: government demand for goods and services for consumption and investment (“gdem”) plus other spending (transfers, subsidies, part  of  Economic Recovery Fund spending, interest payments, ...) minus revenue, </w:t>
      </w:r>
      <w:r>
        <w:rPr>
          <w:rFonts w:cs="Times New Roman" w:ascii="Times New Roman" w:hAnsi="Times New Roman"/>
          <w:b/>
          <w:bCs/>
          <w:color w:val="2F5496" w:themeColor="accent1" w:themeShade="bf"/>
          <w:sz w:val="24"/>
          <w:szCs w:val="24"/>
        </w:rPr>
        <w:t>in % of GDP</w:t>
      </w:r>
      <w:r>
        <w:rPr>
          <w:rFonts w:cs="Times New Roman" w:ascii="Times New Roman" w:hAnsi="Times New Roman"/>
          <w:sz w:val="24"/>
          <w:szCs w:val="24"/>
        </w:rPr>
        <w:t>. The model has equations for the deficit and its components and for gdem (see below).</w:t>
      </w:r>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2F5496" w:themeColor="accent1" w:themeShade="bf"/>
          <w:sz w:val="24"/>
          <w:szCs w:val="24"/>
          <w:lang w:val="en-GB"/>
        </w:rPr>
        <w:t>deficit is decomposed</w:t>
      </w:r>
      <w:r>
        <w:rPr>
          <w:rFonts w:cs="Times New Roman" w:ascii="Times New Roman" w:hAnsi="Times New Roman"/>
          <w:sz w:val="24"/>
          <w:szCs w:val="24"/>
          <w:lang w:val="en-GB"/>
        </w:rPr>
        <w:t xml:space="preserve"> into structural deficit (long-term trend), cyclical deficit (business cycle-induced change in deficit) and discretionary deficit (the remainder, discretionary fiscal policies). </w:t>
      </w:r>
    </w:p>
    <w:p>
      <w:pPr>
        <w:pStyle w:val="Normal"/>
        <w:spacing w:before="12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2F5496" w:themeColor="accent1" w:themeShade="bf"/>
          <w:sz w:val="24"/>
          <w:szCs w:val="24"/>
          <w:lang w:val="en-GB"/>
        </w:rPr>
        <w:t>structural deficit</w:t>
      </w:r>
      <w:r>
        <w:rPr>
          <w:rFonts w:cs="Times New Roman" w:ascii="Times New Roman" w:hAnsi="Times New Roman"/>
          <w:sz w:val="24"/>
          <w:szCs w:val="24"/>
          <w:lang w:val="en-GB"/>
        </w:rPr>
        <w:t xml:space="preserve"> is the trend deficit converging to the steady state defined by the target debt/GDP ratio and is the key outcome of the fiscal rule.</w:t>
      </w:r>
    </w:p>
    <w:p>
      <w:pPr>
        <w:pStyle w:val="Normal"/>
        <w:spacing w:before="12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2F5496" w:themeColor="accent1" w:themeShade="bf"/>
          <w:sz w:val="24"/>
          <w:szCs w:val="24"/>
          <w:lang w:val="en-GB"/>
        </w:rPr>
        <w:t>cyclical deficit</w:t>
      </w:r>
      <w:r>
        <w:rPr>
          <w:rFonts w:cs="Times New Roman" w:ascii="Times New Roman" w:hAnsi="Times New Roman"/>
          <w:sz w:val="24"/>
          <w:szCs w:val="24"/>
          <w:lang w:val="en-GB"/>
        </w:rPr>
        <w:t xml:space="preserve">—also called (semi-)automatic stabilizer—is positive in a downturn, as government collects less revenue relative to GDP (postponed tax payments, waivers, lower profits,.) and spends more on transfers and subsidies via the social security system, and negative (surplus) in a boom, as revenue/GDP increases and spending/GDP falls. The social security stabilizer is still small in Rwanda but bound to gain importance over time as social spending gets institutionalized. </w:t>
      </w:r>
    </w:p>
    <w:p>
      <w:pPr>
        <w:pStyle w:val="Normal"/>
        <w:spacing w:before="12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2F5496" w:themeColor="accent1" w:themeShade="bf"/>
          <w:sz w:val="24"/>
          <w:szCs w:val="24"/>
          <w:lang w:val="en-GB"/>
        </w:rPr>
        <w:t>discretionary deficit</w:t>
      </w:r>
      <w:r>
        <w:rPr>
          <w:rFonts w:cs="Times New Roman" w:ascii="Times New Roman" w:hAnsi="Times New Roman"/>
          <w:sz w:val="24"/>
          <w:szCs w:val="24"/>
          <w:lang w:val="en-GB"/>
        </w:rPr>
        <w:t xml:space="preserve"> contains rema</w:t>
      </w:r>
      <w:r>
        <w:rPr>
          <w:rFonts w:cs="Times New Roman" w:ascii="Times New Roman" w:hAnsi="Times New Roman"/>
          <w:color w:val="1F4E79" w:themeColor="accent5" w:themeShade="80"/>
          <w:sz w:val="24"/>
          <w:szCs w:val="24"/>
          <w:lang w:val="en-GB"/>
        </w:rPr>
        <w:t>ini</w:t>
      </w:r>
      <w:r>
        <w:rPr>
          <w:rFonts w:cs="Times New Roman" w:ascii="Times New Roman" w:hAnsi="Times New Roman"/>
          <w:sz w:val="24"/>
          <w:szCs w:val="24"/>
          <w:lang w:val="en-GB"/>
        </w:rPr>
        <w:t>ng ad hoc components of fiscal policies, mainly spending for specific needs, i.e., gdem in deviation from its trend, and some ad-hoc impact on revenue collection (e.g., bandwidth auction, ad hoc tax exemptions, ...).</w:t>
      </w:r>
    </w:p>
    <w:p>
      <w:pPr>
        <w:pStyle w:val="Normal"/>
        <w:spacing w:before="120" w:after="0"/>
        <w:rPr>
          <w:rFonts w:ascii="Times New Roman" w:hAnsi="Times New Roman" w:cs="Times New Roman"/>
          <w:sz w:val="24"/>
          <w:szCs w:val="24"/>
          <w:lang w:val="en-GB"/>
        </w:rPr>
      </w:pPr>
      <w:r>
        <w:rPr>
          <w:rFonts w:cs="Times New Roman" w:ascii="Times New Roman" w:hAnsi="Times New Roman"/>
          <w:b/>
          <w:bCs/>
          <w:color w:val="2F5496" w:themeColor="accent1" w:themeShade="bf"/>
          <w:sz w:val="24"/>
          <w:szCs w:val="24"/>
          <w:lang w:val="en-GB"/>
        </w:rPr>
        <w:t xml:space="preserve">Estimation of deficits and </w:t>
      </w:r>
      <w:r>
        <w:rPr>
          <w:rFonts w:cs="Times New Roman" w:ascii="Times New Roman" w:hAnsi="Times New Roman"/>
          <w:b/>
          <w:bCs/>
          <w:color w:val="2F5496" w:themeColor="accent1" w:themeShade="bf"/>
          <w:sz w:val="24"/>
          <w:szCs w:val="24"/>
        </w:rPr>
        <w:t xml:space="preserve">government demand for G&amp;S. </w:t>
      </w:r>
      <w:r>
        <w:rPr>
          <w:rFonts w:cs="Times New Roman" w:ascii="Times New Roman" w:hAnsi="Times New Roman"/>
          <w:sz w:val="24"/>
          <w:szCs w:val="24"/>
          <w:lang w:val="en-GB"/>
        </w:rPr>
        <w:t>Structural and discretionary deficit equations are estimated from filtering historical data, each as function of its lag (AR(1), its steady state (zero for discretionary deficit), gdem, and shocks. The cyclical deficit is a function of output gap.</w:t>
      </w:r>
    </w:p>
    <w:p>
      <w:pPr>
        <w:pStyle w:val="Normal"/>
        <w:spacing w:before="0" w:after="120"/>
        <w:rPr>
          <w:rFonts w:ascii="Times New Roman" w:hAnsi="Times New Roman" w:cs="Times New Roman"/>
          <w:sz w:val="24"/>
          <w:szCs w:val="24"/>
          <w:lang w:val="en-GB"/>
        </w:rPr>
      </w:pPr>
      <w:r>
        <w:rPr>
          <w:rFonts w:cs="Times New Roman" w:ascii="Times New Roman" w:hAnsi="Times New Roman"/>
          <w:sz w:val="24"/>
          <w:szCs w:val="24"/>
          <w:lang w:val="en-GB"/>
        </w:rPr>
        <w:t>Similarly, gdem is decomposed into trend and gap, estimated from filtering historical data and also with AR(1). The Kalman filter finds the best decomposition of deficit components and gdem trend and gap (and simultaneously also for all other unobserved variables, incl. output gap), for given or calibrated Standard Deviations of the shocks in the equations.</w:t>
      </w:r>
    </w:p>
    <w:p>
      <w:pPr>
        <w:pStyle w:val="Normal"/>
        <w:spacing w:before="120" w:after="12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color w:val="2F5496" w:themeColor="accent1" w:themeShade="bf"/>
          <w:sz w:val="24"/>
          <w:szCs w:val="24"/>
          <w:lang w:val="en-GB"/>
        </w:rPr>
        <w:t>fiscal impulse</w:t>
      </w:r>
      <w:r>
        <w:rPr>
          <w:rFonts w:cs="Times New Roman" w:ascii="Times New Roman" w:hAnsi="Times New Roman"/>
          <w:sz w:val="24"/>
          <w:szCs w:val="24"/>
          <w:lang w:val="en-GB"/>
        </w:rPr>
        <w:t xml:space="preserve"> is defined as government discretionary deficit plus </w:t>
      </w:r>
      <w:r>
        <w:rPr>
          <w:rFonts w:cs="Times New Roman" w:ascii="Times New Roman" w:hAnsi="Times New Roman"/>
          <w:i/>
          <w:iCs/>
          <w:sz w:val="24"/>
          <w:szCs w:val="24"/>
          <w:lang w:val="en-GB"/>
        </w:rPr>
        <w:t>change</w:t>
      </w:r>
      <w:r>
        <w:rPr>
          <w:rFonts w:cs="Times New Roman" w:ascii="Times New Roman" w:hAnsi="Times New Roman"/>
          <w:sz w:val="24"/>
          <w:szCs w:val="24"/>
          <w:lang w:val="en-GB"/>
        </w:rPr>
        <w:t xml:space="preserve"> in structural deficit </w:t>
      </w:r>
      <w:r>
        <w:rPr>
          <w:rFonts w:cs="Times New Roman" w:ascii="Times New Roman" w:hAnsi="Times New Roman"/>
          <w:color w:val="2F5496" w:themeColor="accent1" w:themeShade="bf"/>
          <w:sz w:val="24"/>
          <w:szCs w:val="24"/>
          <w:lang w:val="en-GB"/>
        </w:rPr>
        <w:t>in % of GDP</w:t>
      </w:r>
      <w:r>
        <w:rPr>
          <w:rFonts w:cs="Times New Roman" w:ascii="Times New Roman" w:hAnsi="Times New Roman"/>
          <w:sz w:val="24"/>
          <w:szCs w:val="24"/>
          <w:lang w:val="en-GB"/>
        </w:rPr>
        <w:t>. It is a common measure of the expansionary (contractionary) nature of fiscal policies, capturing both the direct demand impulse toward output (from gdem) and the indirect one (via private sector income affected by transfers/subsidies and taxes, and hence consumption and investment). In this model, the two are separated as follows.</w:t>
      </w:r>
    </w:p>
    <w:p>
      <w:pPr>
        <w:pStyle w:val="Normal"/>
        <w:spacing w:before="120" w:after="0"/>
        <w:rPr>
          <w:rFonts w:ascii="Times New Roman" w:hAnsi="Times New Roman" w:cs="Times New Roman"/>
          <w:b/>
          <w:b/>
          <w:bCs/>
          <w:color w:val="2F5496" w:themeColor="accent1" w:themeShade="bf"/>
          <w:sz w:val="24"/>
          <w:szCs w:val="24"/>
          <w:lang w:val="en-GB"/>
        </w:rPr>
      </w:pPr>
      <w:r>
        <w:rPr>
          <w:rFonts w:cs="Times New Roman" w:ascii="Times New Roman" w:hAnsi="Times New Roman"/>
          <w:b/>
          <w:bCs/>
          <w:color w:val="2F5496" w:themeColor="accent1" w:themeShade="bf"/>
          <w:sz w:val="24"/>
          <w:szCs w:val="24"/>
          <w:lang w:val="en-GB"/>
        </w:rPr>
        <w:t xml:space="preserve">Fiscal policies and fiscal impulse </w:t>
      </w:r>
      <w:r>
        <w:rPr>
          <w:rFonts w:cs="Times New Roman" w:ascii="Times New Roman" w:hAnsi="Times New Roman"/>
          <w:sz w:val="24"/>
          <w:szCs w:val="24"/>
          <w:lang w:val="en-GB"/>
        </w:rPr>
        <w:t>(</w:t>
      </w:r>
      <w:r>
        <w:rPr>
          <w:rFonts w:cs="Times New Roman" w:ascii="Times New Roman" w:hAnsi="Times New Roman"/>
          <w:b/>
          <w:bCs/>
          <w:color w:val="0070C0"/>
          <w:sz w:val="24"/>
          <w:szCs w:val="24"/>
          <w:lang w:val="en-GB"/>
        </w:rPr>
        <w:t>Figure A4.1</w:t>
      </w:r>
      <w:r>
        <w:rPr>
          <w:rFonts w:cs="Times New Roman" w:ascii="Times New Roman" w:hAnsi="Times New Roman"/>
          <w:sz w:val="24"/>
          <w:szCs w:val="24"/>
          <w:lang w:val="en-GB"/>
        </w:rPr>
        <w:t>)</w:t>
      </w:r>
    </w:p>
    <w:p>
      <w:pPr>
        <w:pStyle w:val="Normal"/>
        <w:spacing w:before="0" w:after="0"/>
        <w:rPr>
          <w:rFonts w:ascii="Times New Roman" w:hAnsi="Times New Roman" w:cs="Times New Roman"/>
          <w:sz w:val="24"/>
          <w:szCs w:val="24"/>
          <w:lang w:val="en-GB"/>
        </w:rPr>
      </w:pPr>
      <w:r>
        <w:rPr>
          <w:rFonts w:cs="Times New Roman" w:ascii="Times New Roman" w:hAnsi="Times New Roman"/>
          <w:sz w:val="24"/>
          <w:szCs w:val="24"/>
          <w:lang w:val="en-GB"/>
        </w:rPr>
        <w:t>Fiscal policies in the model affect demand and output in three ways, unlike most FPAS models:</w:t>
      </w:r>
      <w:r>
        <w:rPr>
          <w:rFonts w:cs="Times New Roman" w:ascii="Times New Roman" w:hAnsi="Times New Roman"/>
          <w:sz w:val="24"/>
          <w:szCs w:val="24"/>
          <w:vertAlign w:val="superscript"/>
          <w:lang w:val="en-GB"/>
        </w:rPr>
        <w:t>1</w:t>
      </w:r>
      <w:r>
        <w:rPr>
          <w:rFonts w:cs="Times New Roman" w:ascii="Times New Roman" w:hAnsi="Times New Roman"/>
          <w:sz w:val="24"/>
          <w:szCs w:val="24"/>
          <w:vertAlign w:val="superscript"/>
        </w:rPr>
        <w:t>/</w:t>
      </w:r>
      <w:r>
        <w:rPr>
          <w:rFonts w:cs="Times New Roman" w:ascii="Times New Roman" w:hAnsi="Times New Roman"/>
          <w:sz w:val="24"/>
          <w:szCs w:val="24"/>
          <w:lang w:val="en-GB"/>
        </w:rPr>
        <w:t xml:space="preserve"> </w:t>
      </w:r>
    </w:p>
    <w:p>
      <w:pPr>
        <w:pStyle w:val="Normal"/>
        <w:spacing w:before="0" w:after="0"/>
        <w:rPr>
          <w:rFonts w:ascii="Times New Roman" w:hAnsi="Times New Roman" w:cs="Times New Roman"/>
          <w:sz w:val="24"/>
          <w:szCs w:val="24"/>
          <w:lang w:val="en-GB"/>
        </w:rPr>
      </w:pPr>
      <w:r>
        <w:rPr>
          <w:rFonts w:cs="Times New Roman" w:ascii="Times New Roman" w:hAnsi="Times New Roman"/>
          <w:sz w:val="24"/>
          <w:szCs w:val="24"/>
          <w:lang w:val="en-GB"/>
        </w:rPr>
        <w:t xml:space="preserve">--gdem via its own model equation has a </w:t>
      </w:r>
      <w:r>
        <w:rPr>
          <w:rFonts w:cs="Times New Roman" w:ascii="Times New Roman" w:hAnsi="Times New Roman"/>
          <w:b/>
          <w:bCs/>
          <w:color w:val="2F5496" w:themeColor="accent1" w:themeShade="bf"/>
          <w:sz w:val="24"/>
          <w:szCs w:val="24"/>
          <w:lang w:val="en-GB"/>
        </w:rPr>
        <w:t>direct effect</w:t>
      </w:r>
      <w:r>
        <w:rPr>
          <w:rFonts w:cs="Times New Roman" w:ascii="Times New Roman" w:hAnsi="Times New Roman"/>
          <w:color w:val="2F5496" w:themeColor="accent1" w:themeShade="bf"/>
          <w:sz w:val="24"/>
          <w:szCs w:val="24"/>
          <w:lang w:val="en-GB"/>
        </w:rPr>
        <w:t xml:space="preserve"> </w:t>
      </w:r>
      <w:r>
        <w:rPr>
          <w:rFonts w:cs="Times New Roman" w:ascii="Times New Roman" w:hAnsi="Times New Roman"/>
          <w:sz w:val="24"/>
          <w:szCs w:val="24"/>
          <w:lang w:val="en-GB"/>
        </w:rPr>
        <w:t>on output, which equals gdem times the domestic demand share (one minus import share)</w:t>
      </w:r>
    </w:p>
    <w:p>
      <w:pPr>
        <w:pStyle w:val="Normal"/>
        <w:spacing w:before="0" w:after="0"/>
        <w:rPr>
          <w:rFonts w:ascii="Times New Roman" w:hAnsi="Times New Roman" w:cs="Times New Roman"/>
          <w:sz w:val="24"/>
          <w:szCs w:val="24"/>
          <w:lang w:val="en-GB"/>
        </w:rPr>
      </w:pPr>
      <w:r>
        <w:rPr>
          <w:rFonts w:cs="Times New Roman" w:ascii="Times New Roman" w:hAnsi="Times New Roman"/>
          <w:sz w:val="24"/>
          <w:szCs w:val="24"/>
          <w:lang w:val="en-GB"/>
        </w:rPr>
        <w:t xml:space="preserve">--the </w:t>
      </w:r>
      <w:r>
        <w:rPr>
          <w:rFonts w:cs="Times New Roman" w:ascii="Times New Roman" w:hAnsi="Times New Roman"/>
          <w:b/>
          <w:bCs/>
          <w:color w:val="2F5496" w:themeColor="accent1" w:themeShade="bf"/>
          <w:sz w:val="24"/>
          <w:szCs w:val="24"/>
          <w:lang w:val="en-GB"/>
        </w:rPr>
        <w:t>fiscal impulse</w:t>
      </w:r>
      <w:r>
        <w:rPr>
          <w:rFonts w:cs="Times New Roman" w:ascii="Times New Roman" w:hAnsi="Times New Roman"/>
          <w:sz w:val="24"/>
          <w:szCs w:val="24"/>
          <w:lang w:val="en-GB"/>
        </w:rPr>
        <w:t xml:space="preserve"> influences private demand and has an </w:t>
      </w:r>
      <w:r>
        <w:rPr>
          <w:rFonts w:cs="Times New Roman" w:ascii="Times New Roman" w:hAnsi="Times New Roman"/>
          <w:b/>
          <w:bCs/>
          <w:color w:val="2F5496" w:themeColor="accent1" w:themeShade="bf"/>
          <w:sz w:val="24"/>
          <w:szCs w:val="24"/>
          <w:lang w:val="en-GB"/>
        </w:rPr>
        <w:t>indirect effect</w:t>
      </w:r>
      <w:r>
        <w:rPr>
          <w:rFonts w:cs="Times New Roman" w:ascii="Times New Roman" w:hAnsi="Times New Roman"/>
          <w:color w:val="2F5496" w:themeColor="accent1" w:themeShade="bf"/>
          <w:sz w:val="24"/>
          <w:szCs w:val="24"/>
          <w:lang w:val="en-GB"/>
        </w:rPr>
        <w:t xml:space="preserve"> </w:t>
      </w:r>
      <w:r>
        <w:rPr>
          <w:rFonts w:cs="Times New Roman" w:ascii="Times New Roman" w:hAnsi="Times New Roman"/>
          <w:sz w:val="24"/>
          <w:szCs w:val="24"/>
          <w:lang w:val="en-GB"/>
        </w:rPr>
        <w:t>on output</w:t>
      </w:r>
    </w:p>
    <w:p>
      <w:pPr>
        <w:pStyle w:val="Normal"/>
        <w:spacing w:before="0" w:after="240"/>
        <w:rPr>
          <w:rFonts w:ascii="Times New Roman" w:hAnsi="Times New Roman" w:cs="Times New Roman"/>
          <w:sz w:val="24"/>
          <w:szCs w:val="24"/>
          <w:lang w:val="en-GB"/>
        </w:rPr>
      </w:pPr>
      <w:r>
        <w:rPr>
          <w:rFonts w:cs="Times New Roman" w:ascii="Times New Roman" w:hAnsi="Times New Roman"/>
          <w:sz w:val="24"/>
          <w:szCs w:val="24"/>
          <w:lang w:val="en-GB"/>
        </w:rPr>
        <w:t xml:space="preserve">--the two effects generate </w:t>
      </w:r>
      <w:r>
        <w:rPr>
          <w:rFonts w:cs="Times New Roman" w:ascii="Times New Roman" w:hAnsi="Times New Roman"/>
          <w:b/>
          <w:bCs/>
          <w:color w:val="2F5496" w:themeColor="accent1" w:themeShade="bf"/>
          <w:sz w:val="24"/>
          <w:szCs w:val="24"/>
          <w:lang w:val="en-GB"/>
        </w:rPr>
        <w:t>other indirect effects on output</w:t>
      </w:r>
      <w:r>
        <w:rPr>
          <w:rFonts w:cs="Times New Roman" w:ascii="Times New Roman" w:hAnsi="Times New Roman"/>
          <w:color w:val="2F5496" w:themeColor="accent1" w:themeShade="bf"/>
          <w:sz w:val="24"/>
          <w:szCs w:val="24"/>
          <w:lang w:val="en-GB"/>
        </w:rPr>
        <w:t xml:space="preserve"> </w:t>
      </w:r>
      <w:r>
        <w:rPr>
          <w:rFonts w:cs="Times New Roman" w:ascii="Times New Roman" w:hAnsi="Times New Roman"/>
          <w:color w:val="000000" w:themeColor="text1"/>
          <w:sz w:val="24"/>
          <w:szCs w:val="24"/>
          <w:lang w:val="en-GB"/>
        </w:rPr>
        <w:t xml:space="preserve">as </w:t>
      </w:r>
      <w:r>
        <w:rPr>
          <w:rFonts w:cs="Times New Roman" w:ascii="Times New Roman" w:hAnsi="Times New Roman"/>
          <w:sz w:val="24"/>
          <w:szCs w:val="24"/>
          <w:lang w:val="en-GB"/>
        </w:rPr>
        <w:t>output (income) is among the drivers of private demand, thus generating further demand effects etc. (multiplier).</w:t>
      </w:r>
    </w:p>
    <w:tbl>
      <w:tblPr>
        <w:tblStyle w:val="TableGrid"/>
        <w:tblW w:w="9875"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7205"/>
        <w:gridCol w:w="2669"/>
      </w:tblGrid>
      <w:tr>
        <w:trPr>
          <w:trHeight w:val="350" w:hRule="atLeast"/>
        </w:trPr>
        <w:tc>
          <w:tcPr>
            <w:tcW w:w="9874" w:type="dxa"/>
            <w:gridSpan w:val="2"/>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120"/>
              <w:jc w:val="left"/>
              <w:rPr>
                <w:rFonts w:ascii="Times New Roman" w:hAnsi="Times New Roman" w:cs="Times New Roman"/>
                <w:b/>
                <w:b/>
                <w:bCs/>
                <w:color w:val="0070C0"/>
                <w:sz w:val="20"/>
                <w:szCs w:val="20"/>
                <w:lang w:val="en-GB"/>
              </w:rPr>
            </w:pPr>
            <w:r>
              <w:rPr>
                <w:rFonts w:eastAsia="Calibri" w:cs="Times New Roman" w:ascii="Times New Roman" w:hAnsi="Times New Roman"/>
                <w:b/>
                <w:bCs/>
                <w:color w:val="0070C0"/>
                <w:kern w:val="0"/>
                <w:sz w:val="20"/>
                <w:szCs w:val="20"/>
                <w:lang w:val="en-GB" w:eastAsia="en-US" w:bidi="ar-SA"/>
              </w:rPr>
              <w:t xml:space="preserve">                </w:t>
            </w:r>
            <w:r>
              <w:rPr>
                <w:rFonts w:eastAsia="Calibri" w:cs="Times New Roman" w:ascii="Times New Roman" w:hAnsi="Times New Roman"/>
                <w:b/>
                <w:bCs/>
                <w:color w:val="0070C0"/>
                <w:kern w:val="0"/>
                <w:sz w:val="20"/>
                <w:szCs w:val="20"/>
                <w:lang w:val="en-GB" w:eastAsia="en-US" w:bidi="ar-SA"/>
              </w:rPr>
              <w:t>Figure A4.1  Output gap and fiscal policies,</w:t>
            </w:r>
            <w:r>
              <w:rPr>
                <w:rFonts w:eastAsia="Calibri" w:cs="Times New Roman" w:ascii="Times New Roman" w:hAnsi="Times New Roman"/>
                <w:b/>
                <w:bCs/>
                <w:color w:val="0070C0"/>
                <w:kern w:val="0"/>
                <w:sz w:val="20"/>
                <w:szCs w:val="20"/>
                <w:lang w:val="en-US" w:eastAsia="en-US" w:bidi="ar-SA"/>
              </w:rPr>
              <w:t xml:space="preserve"> 2017-26 (in % of GDP)</w:t>
            </w:r>
          </w:p>
        </w:tc>
      </w:tr>
      <w:tr>
        <w:trPr>
          <w:trHeight w:val="3590" w:hRule="atLeast"/>
        </w:trPr>
        <w:tc>
          <w:tcPr>
            <w:tcW w:w="7205"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drawing>
                <wp:inline distT="0" distB="0" distL="0" distR="0">
                  <wp:extent cx="4438015" cy="3813175"/>
                  <wp:effectExtent l="0" t="0" r="0" b="0"/>
                  <wp:docPr id="106"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8" descr=""/>
                          <pic:cNvPicPr>
                            <a:picLocks noChangeAspect="1" noChangeArrowheads="1"/>
                          </pic:cNvPicPr>
                        </pic:nvPicPr>
                        <pic:blipFill>
                          <a:blip r:embed="rId130"/>
                          <a:stretch>
                            <a:fillRect/>
                          </a:stretch>
                        </pic:blipFill>
                        <pic:spPr bwMode="auto">
                          <a:xfrm>
                            <a:off x="0" y="0"/>
                            <a:ext cx="4438015" cy="3813175"/>
                          </a:xfrm>
                          <a:prstGeom prst="rect">
                            <a:avLst/>
                          </a:prstGeom>
                        </pic:spPr>
                      </pic:pic>
                    </a:graphicData>
                  </a:graphic>
                </wp:inline>
              </w:drawing>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widowControl w:val="false"/>
              <w:suppressAutoHyphens w:val="true"/>
              <w:spacing w:lineRule="auto" w:line="240" w:before="0" w:after="0"/>
              <w:jc w:val="left"/>
              <w:rPr>
                <w:rFonts w:ascii="Times New Roman" w:hAnsi="Times New Roman" w:cs="Times New Roman"/>
                <w:sz w:val="20"/>
                <w:szCs w:val="20"/>
                <w:lang w:val="en-GB"/>
              </w:rPr>
            </w:pPr>
            <w:r>
              <w:rPr>
                <w:rFonts w:cs="Times New Roman" w:ascii="Times New Roman" w:hAnsi="Times New Roman"/>
                <w:sz w:val="20"/>
                <w:szCs w:val="20"/>
                <w:lang w:val="en-GB"/>
              </w:rPr>
            </w:r>
          </w:p>
        </w:tc>
        <w:tc>
          <w:tcPr>
            <w:tcW w:w="2669" w:type="dxa"/>
            <w:tcBorders>
              <w:top w:val="single" w:sz="12" w:space="0" w:color="FFF2CC"/>
              <w:left w:val="single" w:sz="12" w:space="0" w:color="FFF2CC"/>
              <w:bottom w:val="single" w:sz="12" w:space="0" w:color="FFF2CC"/>
              <w:right w:val="single" w:sz="12" w:space="0" w:color="FFF2CC"/>
            </w:tcBorders>
          </w:tcPr>
          <w:p>
            <w:pPr>
              <w:pStyle w:val="Normal"/>
              <w:widowControl w:val="false"/>
              <w:suppressAutoHyphens w:val="true"/>
              <w:spacing w:lineRule="auto" w:line="240" w:before="0" w:after="0"/>
              <w:jc w:val="left"/>
              <w:rPr>
                <w:rFonts w:ascii="Times New Roman" w:hAnsi="Times New Roman" w:cs="Times New Roman"/>
                <w:b/>
                <w:b/>
                <w:bCs/>
                <w:color w:val="0070C0"/>
                <w:sz w:val="20"/>
                <w:szCs w:val="20"/>
              </w:rPr>
            </w:pPr>
            <w:r>
              <w:rPr>
                <w:rFonts w:eastAsia="Calibri" w:cs="Times New Roman" w:ascii="Times New Roman" w:hAnsi="Times New Roman"/>
                <w:b/>
                <w:bCs/>
                <w:color w:val="0070C0"/>
                <w:kern w:val="0"/>
                <w:sz w:val="20"/>
                <w:szCs w:val="20"/>
                <w:lang w:val="en-US" w:eastAsia="en-US" w:bidi="ar-SA"/>
              </w:rPr>
              <w:t>Fig. A4.1</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w:t>
            </w:r>
            <w:r>
              <w:rPr>
                <w:rFonts w:eastAsia="Calibri" w:cs="Times New Roman" w:ascii="Times New Roman" w:hAnsi="Times New Roman"/>
                <w:b/>
                <w:bCs/>
                <w:color w:val="2F5496" w:themeColor="accent1" w:themeShade="bf"/>
                <w:kern w:val="0"/>
                <w:sz w:val="20"/>
                <w:szCs w:val="20"/>
                <w:lang w:val="en-US" w:eastAsia="en-US" w:bidi="ar-SA"/>
              </w:rPr>
              <w:t>gdem gap</w:t>
            </w:r>
            <w:r>
              <w:rPr>
                <w:rFonts w:eastAsia="Calibri" w:cs="Times New Roman" w:ascii="Times New Roman" w:hAnsi="Times New Roman"/>
                <w:color w:val="2F5496" w:themeColor="accent1" w:themeShade="bf"/>
                <w:kern w:val="0"/>
                <w:sz w:val="20"/>
                <w:szCs w:val="20"/>
                <w:lang w:val="en-US" w:eastAsia="en-US" w:bidi="ar-SA"/>
              </w:rPr>
              <w:t xml:space="preserve"> is % deviation from its trend, here weighted with the share of govt demand in GDP</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w:t>
            </w:r>
            <w:r>
              <w:rPr>
                <w:rFonts w:eastAsia="Calibri" w:cs="Times New Roman" w:ascii="Times New Roman" w:hAnsi="Times New Roman"/>
                <w:b/>
                <w:bCs/>
                <w:color w:val="2F5496" w:themeColor="accent1" w:themeShade="bf"/>
                <w:kern w:val="0"/>
                <w:sz w:val="20"/>
                <w:szCs w:val="20"/>
                <w:lang w:val="en-US" w:eastAsia="en-US" w:bidi="ar-SA"/>
              </w:rPr>
              <w:t>direct effect of gdem</w:t>
            </w:r>
            <w:r>
              <w:rPr>
                <w:rFonts w:eastAsia="Calibri" w:cs="Times New Roman" w:ascii="Times New Roman" w:hAnsi="Times New Roman"/>
                <w:color w:val="2F5496" w:themeColor="accent1" w:themeShade="bf"/>
                <w:kern w:val="0"/>
                <w:sz w:val="20"/>
                <w:szCs w:val="20"/>
                <w:lang w:val="en-US" w:eastAsia="en-US" w:bidi="ar-SA"/>
              </w:rPr>
              <w:t xml:space="preserve"> is the gap times the share of govt demand dem in GDP times the domestic share of gdem</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w:t>
            </w:r>
            <w:r>
              <w:rPr>
                <w:rFonts w:eastAsia="Calibri" w:cs="Times New Roman" w:ascii="Times New Roman" w:hAnsi="Times New Roman"/>
                <w:b/>
                <w:bCs/>
                <w:color w:val="2F5496" w:themeColor="accent1" w:themeShade="bf"/>
                <w:kern w:val="0"/>
                <w:sz w:val="20"/>
                <w:szCs w:val="20"/>
                <w:lang w:val="en-US" w:eastAsia="en-US" w:bidi="ar-SA"/>
              </w:rPr>
              <w:t>fiscal impulse</w:t>
            </w:r>
            <w:r>
              <w:rPr>
                <w:rFonts w:eastAsia="Calibri" w:cs="Times New Roman" w:ascii="Times New Roman" w:hAnsi="Times New Roman"/>
                <w:color w:val="2F5496" w:themeColor="accent1" w:themeShade="bf"/>
                <w:kern w:val="0"/>
                <w:sz w:val="20"/>
                <w:szCs w:val="20"/>
                <w:lang w:val="en-US" w:eastAsia="en-US" w:bidi="ar-SA"/>
              </w:rPr>
              <w:t xml:space="preserve"> (defined as discretionary deficit plus change in structural deficit) affects private demand</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 xml:space="preserve">--in Covid years 2020-22, </w:t>
            </w:r>
            <w:r>
              <w:rPr>
                <w:rFonts w:eastAsia="Calibri" w:cs="Times New Roman" w:ascii="Times New Roman" w:hAnsi="Times New Roman"/>
                <w:b/>
                <w:bCs/>
                <w:color w:val="2F5496" w:themeColor="accent1" w:themeShade="bf"/>
                <w:kern w:val="0"/>
                <w:sz w:val="20"/>
                <w:szCs w:val="20"/>
                <w:lang w:val="en-US" w:eastAsia="en-US" w:bidi="ar-SA"/>
              </w:rPr>
              <w:t>the fiscal impulse has been on average over 2% of GDP</w:t>
            </w:r>
            <w:r>
              <w:rPr>
                <w:rFonts w:eastAsia="Calibri" w:cs="Times New Roman" w:ascii="Times New Roman" w:hAnsi="Times New Roman"/>
                <w:color w:val="2F5496" w:themeColor="accent1" w:themeShade="bf"/>
                <w:kern w:val="0"/>
                <w:sz w:val="20"/>
                <w:szCs w:val="20"/>
                <w:lang w:val="en-US" w:eastAsia="en-US" w:bidi="ar-SA"/>
              </w:rPr>
              <w:t>, mainly on account of spending on G&amp;S and transfers</w:t>
            </w:r>
          </w:p>
          <w:p>
            <w:pPr>
              <w:pStyle w:val="Normal"/>
              <w:widowControl w:val="false"/>
              <w:suppressAutoHyphens w:val="true"/>
              <w:spacing w:lineRule="auto" w:line="240" w:before="0" w:after="120"/>
              <w:jc w:val="left"/>
              <w:rPr>
                <w:rFonts w:ascii="Times New Roman" w:hAnsi="Times New Roman" w:cs="Times New Roman"/>
                <w:color w:val="2F5496" w:themeColor="accent1" w:themeShade="bf"/>
                <w:sz w:val="20"/>
                <w:szCs w:val="20"/>
              </w:rPr>
            </w:pPr>
            <w:r>
              <w:rPr>
                <w:rFonts w:eastAsia="Calibri" w:cs="Times New Roman" w:ascii="Times New Roman" w:hAnsi="Times New Roman"/>
                <w:color w:val="2F5496" w:themeColor="accent1" w:themeShade="bf"/>
                <w:kern w:val="0"/>
                <w:sz w:val="20"/>
                <w:szCs w:val="20"/>
                <w:lang w:val="en-US" w:eastAsia="en-US" w:bidi="ar-SA"/>
              </w:rPr>
              <w:t>--</w:t>
            </w:r>
            <w:r>
              <w:rPr>
                <w:rFonts w:eastAsia="Calibri" w:cs="Times New Roman" w:ascii="Times New Roman" w:hAnsi="Times New Roman"/>
                <w:b/>
                <w:bCs/>
                <w:color w:val="2F5496" w:themeColor="accent1" w:themeShade="bf"/>
                <w:kern w:val="0"/>
                <w:sz w:val="20"/>
                <w:szCs w:val="20"/>
                <w:lang w:val="en-US" w:eastAsia="en-US" w:bidi="ar-SA"/>
              </w:rPr>
              <w:t>output gap</w:t>
            </w:r>
            <w:r>
              <w:rPr>
                <w:rFonts w:eastAsia="Calibri" w:cs="Times New Roman" w:ascii="Times New Roman" w:hAnsi="Times New Roman"/>
                <w:color w:val="2F5496" w:themeColor="accent1" w:themeShade="bf"/>
                <w:kern w:val="0"/>
                <w:sz w:val="20"/>
                <w:szCs w:val="20"/>
                <w:lang w:val="en-US" w:eastAsia="en-US" w:bidi="ar-SA"/>
              </w:rPr>
              <w:t xml:space="preserve"> has drivers other than govt demand (i.e., consumption, investment, ex/imports), in turn influenced by the RIR and RER</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color w:val="2F5496" w:themeColor="accent1" w:themeShade="bf"/>
                <w:kern w:val="0"/>
                <w:sz w:val="20"/>
                <w:szCs w:val="20"/>
                <w:lang w:val="en-US" w:eastAsia="en-US" w:bidi="ar-SA"/>
              </w:rPr>
              <w:t>--</w:t>
            </w:r>
            <w:r>
              <w:rPr>
                <w:rFonts w:eastAsia="Calibri" w:cs="Times New Roman" w:ascii="Times New Roman" w:hAnsi="Times New Roman"/>
                <w:b/>
                <w:bCs/>
                <w:color w:val="2F5496" w:themeColor="accent1" w:themeShade="bf"/>
                <w:kern w:val="0"/>
                <w:sz w:val="20"/>
                <w:szCs w:val="20"/>
                <w:lang w:val="en-US" w:eastAsia="en-US" w:bidi="ar-SA"/>
              </w:rPr>
              <w:t>fiscal expansion under Covid</w:t>
            </w:r>
            <w:r>
              <w:rPr>
                <w:rFonts w:eastAsia="Calibri" w:cs="Times New Roman" w:ascii="Times New Roman" w:hAnsi="Times New Roman"/>
                <w:color w:val="2F5496" w:themeColor="accent1" w:themeShade="bf"/>
                <w:kern w:val="0"/>
                <w:sz w:val="20"/>
                <w:szCs w:val="20"/>
                <w:lang w:val="en-US" w:eastAsia="en-US" w:bidi="ar-SA"/>
              </w:rPr>
              <w:t>: the direct and indirect effect is estimated to have mitigated the negative output gap by some 1.5% of GDP</w:t>
            </w:r>
          </w:p>
        </w:tc>
      </w:tr>
    </w:tbl>
    <w:p>
      <w:pPr>
        <w:pStyle w:val="Normal"/>
        <w:spacing w:before="0" w:after="120"/>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spacing w:before="0" w:after="120"/>
        <w:rPr>
          <w:rFonts w:ascii="Times New Roman" w:hAnsi="Times New Roman" w:cs="Times New Roman"/>
          <w:sz w:val="18"/>
          <w:szCs w:val="18"/>
          <w:lang w:val="en-GB"/>
        </w:rPr>
      </w:pPr>
      <w:r>
        <w:rPr>
          <w:rFonts w:cs="Times New Roman" w:ascii="Times New Roman" w:hAnsi="Times New Roman"/>
          <w:sz w:val="18"/>
          <w:szCs w:val="18"/>
          <w:lang w:val="en-GB"/>
        </w:rPr>
        <w:t xml:space="preserve">1/ </w:t>
      </w:r>
      <w:r>
        <w:rPr>
          <w:rFonts w:cs="Times New Roman" w:ascii="Times New Roman" w:hAnsi="Times New Roman"/>
          <w:sz w:val="18"/>
          <w:szCs w:val="18"/>
        </w:rPr>
        <w:t xml:space="preserve">In FPAS models that include fiscal policy, </w:t>
      </w:r>
      <w:r>
        <w:rPr>
          <w:rFonts w:cs="Times New Roman" w:ascii="Times New Roman" w:hAnsi="Times New Roman"/>
          <w:sz w:val="18"/>
          <w:szCs w:val="18"/>
          <w:lang w:val="en-GB"/>
        </w:rPr>
        <w:t>a fiscal stance variable typically appears in the output gap equation, along with lag, lead, and RIR, RER, etc.</w:t>
      </w:r>
    </w:p>
    <w:p>
      <w:pPr>
        <w:pStyle w:val="Normal"/>
        <w:spacing w:before="0" w:after="160"/>
        <w:ind w:left="720" w:hanging="720"/>
        <w:rPr>
          <w:lang w:val="en-GB"/>
        </w:rPr>
      </w:pPr>
      <w:r>
        <w:rPr/>
      </w:r>
    </w:p>
    <w:sectPr>
      <w:footerReference w:type="default" r:id="rId131"/>
      <w:footnotePr>
        <w:numFmt w:val="decimal"/>
      </w:footnotePr>
      <w:type w:val="nextPage"/>
      <w:pgSz w:w="12240" w:h="15840"/>
      <w:pgMar w:left="990" w:right="1350" w:gutter="0" w:header="0" w:top="1350" w:footer="720" w:bottom="117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rend Kouwenaar" w:date="2024-01-22T15:55:00Z" w:initials="aK">
    <w:p>
      <w:r>
        <w:rPr>
          <w:rFonts w:ascii="Liberation Serif" w:hAnsi="Liberation Serif" w:eastAsia="Segoe UI" w:cs="Tahoma"/>
          <w:sz w:val="24"/>
          <w:szCs w:val="24"/>
          <w:lang w:val="en-US" w:eastAsia="en-US" w:bidi="en-US"/>
        </w:rPr>
        <w:t>MINECOFIN can have a different assessment of  path and impact of monetary and ER policies than NBR, just as NBR can have a different assessment of path and impact of fiscal policies.</w:t>
      </w:r>
    </w:p>
  </w:comment>
  <w:comment w:id="1" w:author="Unknown Author" w:date="2024-02-05T07:50:53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Never be this specifc, the forecast uncertainty is always much larger</w:t>
      </w:r>
    </w:p>
  </w:comment>
  <w:comment w:id="2" w:author="Unknown Author" w:date="2024-02-05T07:52:11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TRy to avoid phrases that describe model relationships, see next comment especially</w:t>
      </w:r>
    </w:p>
  </w:comment>
  <w:comment w:id="3" w:author="Unknown Author" w:date="2024-02-05T07:53:04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See comment above</w:t>
      </w:r>
    </w:p>
  </w:comment>
  <w:comment w:id="4" w:author="Unknown Author" w:date="2024-02-05T07:53:36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Reformulate so that it does not sound like a model equation, but a real world relationship (describing how the forecast was calculated does not justify the forecast)</w:t>
      </w:r>
    </w:p>
  </w:comment>
  <w:comment w:id="5" w:author="Unknown Author" w:date="2024-02-05T07:56:30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S is this your assessment as economists, or is it the result of the model only. Do you agree with the model results?</w:t>
      </w:r>
    </w:p>
  </w:comment>
  <w:comment w:id="6" w:author="Unknown Author" w:date="2024-02-05T07:59:33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Be a bit less apologetic, rather say that estimates in such periods are more uncertain than during nirmal times</w:t>
      </w:r>
    </w:p>
  </w:comment>
  <w:comment w:id="7" w:author="Unknown Author" w:date="2024-02-05T08:01:13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See above; say something like “more uncertain due to measurement errors”, and then maybe explain in a footnote</w:t>
      </w:r>
    </w:p>
  </w:comment>
  <w:comment w:id="9" w:author="Unknown Author" w:date="2024-02-05T08:02:48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Why is this single word emphasised?</w:t>
      </w:r>
    </w:p>
  </w:comment>
  <w:comment w:id="10" w:author="Unknown Author" w:date="2024-02-05T08:03:41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See above</w:t>
      </w:r>
    </w:p>
  </w:comment>
  <w:comment w:id="8" w:author="Unknown Author" w:date="2024-02-05T08:05:04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Not at all sure this paragrpah is needed here, seems to belong to the model description part, and everything is explained in the subsequent paragraphs as well</w:t>
      </w:r>
    </w:p>
  </w:comment>
  <w:comment w:id="11" w:author="Unknown Author" w:date="2024-02-05T08:09:08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Again, this is definitely a model property, so shouldn’t be here, maybe replace with a short footnote, or a reference to the corresponding section in the model description.</w:t>
      </w:r>
    </w:p>
  </w:comment>
  <w:comment w:id="12" w:author="Unknown Author" w:date="2024-02-06T20:26:25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Cut this; the relative prices are very technical model variables, with often hard-to-understand behavior.</w:t>
      </w:r>
    </w:p>
  </w:comment>
  <w:comment w:id="13" w:author="Unknown Author" w:date="2024-02-06T20:28:27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Describe here recent inflation developments, and not the model equations.</w:t>
      </w:r>
    </w:p>
  </w:comment>
  <w:comment w:id="14" w:author="Unknown Author" w:date="2024-02-06T20:29:08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See previous comment</w:t>
      </w:r>
    </w:p>
  </w:comment>
  <w:comment w:id="15" w:author="Unknown Author" w:date="2024-02-06T20:30:15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Try to avoid using technical and model specific  terms; heres a useful dictionary:</w:t>
      </w:r>
    </w:p>
    <w:p>
      <w:r>
        <w:rPr>
          <w:rFonts w:ascii="Liberation Serif" w:hAnsi="Liberation Serif" w:eastAsia="Segoe UI" w:cs="Tahoma"/>
          <w:sz w:val="24"/>
          <w:szCs w:val="24"/>
          <w:lang w:val="en-US" w:eastAsia="en-US" w:bidi="en-US"/>
        </w:rPr>
      </w:r>
    </w:p>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 output gap: subdued/overeated demand</w:t>
      </w:r>
    </w:p>
    <w:p>
      <w:r>
        <w:rPr>
          <w:rFonts w:ascii="Liberation Serif" w:hAnsi="Liberation Serif" w:eastAsia="Segoe UI" w:cs="Tahoma"/>
          <w:sz w:val="24"/>
          <w:szCs w:val="24"/>
          <w:lang w:val="en-US" w:eastAsia="en-US" w:bidi="en-US"/>
        </w:rPr>
      </w:r>
    </w:p>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 RIR: tight/loose monetary policy</w:t>
      </w:r>
    </w:p>
    <w:p>
      <w:r>
        <w:rPr>
          <w:rFonts w:ascii="Liberation Serif" w:hAnsi="Liberation Serif" w:eastAsia="Segoe UI" w:cs="Tahoma"/>
          <w:sz w:val="24"/>
          <w:szCs w:val="24"/>
          <w:lang w:val="en-US" w:eastAsia="en-US" w:bidi="en-US"/>
        </w:rPr>
      </w:r>
    </w:p>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 RER: under/overvalued exchange rate</w:t>
      </w:r>
    </w:p>
    <w:p>
      <w:r>
        <w:rPr>
          <w:rFonts w:ascii="Liberation Serif" w:hAnsi="Liberation Serif" w:eastAsia="Segoe UI" w:cs="Tahoma"/>
          <w:sz w:val="24"/>
          <w:szCs w:val="24"/>
          <w:lang w:val="en-US" w:eastAsia="en-US" w:bidi="en-US"/>
        </w:rPr>
      </w:r>
    </w:p>
  </w:comment>
  <w:comment w:id="16" w:author="Unknown Author" w:date="2024-02-06T20:31:59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Call it “policy rule” instead</w:t>
      </w:r>
    </w:p>
  </w:comment>
  <w:comment w:id="17" w:author="Unknown Author" w:date="2024-02-06T20:33:05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The first part of this paragraph describes the model, the last sentence describes the data; separate these two better</w:t>
      </w:r>
    </w:p>
  </w:comment>
  <w:comment w:id="18" w:author="Unknown Author" w:date="2024-02-06T20:36:19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WE now have data for the whole 2023, don’t we?</w:t>
      </w:r>
    </w:p>
  </w:comment>
  <w:comment w:id="19" w:author="Unknown Author" w:date="2024-02-06T20:41:32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Maybe the audience is not much interested in how we chaqnged our model (but then, maybe hey are ...)</w:t>
      </w:r>
    </w:p>
  </w:comment>
  <w:comment w:id="20" w:author="arend Kouwenaar" w:date="2024-01-24T16:40:00Z" w:initials="aK">
    <w:p>
      <w:r>
        <w:rPr>
          <w:rFonts w:ascii="Liberation Serif" w:hAnsi="Liberation Serif" w:eastAsia="Segoe UI" w:cs="Tahoma"/>
          <w:sz w:val="24"/>
          <w:szCs w:val="24"/>
          <w:lang w:val="en-US" w:eastAsia="en-US" w:bidi="en-US"/>
        </w:rPr>
        <w:t>These numbers are -10.4 and -9.3 % of GDP if the underestimation of GDP deflator (by 4-5% points, due to overriding intMF est.) is corrected for; and similar for the next 2 years.</w:t>
      </w:r>
    </w:p>
  </w:comment>
  <w:comment w:id="21" w:author="arend Kouwenaar" w:date="2024-01-24T16:23:00Z" w:initials="aK">
    <w:p>
      <w:r>
        <w:rPr>
          <w:rFonts w:ascii="Liberation Serif" w:hAnsi="Liberation Serif" w:eastAsia="Segoe UI" w:cs="Tahoma"/>
          <w:sz w:val="24"/>
          <w:szCs w:val="24"/>
          <w:lang w:val="en-US" w:eastAsia="en-US" w:bidi="en-US"/>
        </w:rPr>
        <w:t>Post-PCI fiscal targets are NOT taken from current fiscal framework, but in line with sustainable deficit based on PCI- agreed  65% nominal debt /GDP target, i.e. deficits of  8% of GDP (before grants, some 3%).</w:t>
      </w:r>
    </w:p>
  </w:comment>
  <w:comment w:id="22" w:author="Unknown Author" w:date="2024-02-06T21:47:14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Output gap in consumption is proxy for income, use that interpretation here</w:t>
      </w:r>
    </w:p>
  </w:comment>
  <w:comment w:id="23" w:author="arend Kouwenaar" w:date="2024-01-24T20:11:00Z" w:initials="aK">
    <w:p>
      <w:r>
        <w:rPr>
          <w:rFonts w:ascii="Liberation Serif" w:hAnsi="Liberation Serif" w:eastAsia="Segoe UI" w:cs="Tahoma"/>
          <w:sz w:val="24"/>
          <w:szCs w:val="24"/>
          <w:lang w:val="en-US" w:eastAsia="en-US" w:bidi="en-US"/>
        </w:rPr>
        <w:t>We can’t keep PCI-agreed debt-ratio targets (65 and 50% NPV), because: they imply excessive grant element of 27% in foreign debt; and a debt-creating deficit of 5.5%, while we ‘compromised’ on 5% (ie higher than PCI, but below PCI-debt-target sustainable deficit).</w:t>
      </w:r>
    </w:p>
  </w:comment>
  <w:comment w:id="24" w:author="Unknown Author" w:date="2024-02-06T21:51:00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Ito took me some time to realize that this 1.5% is not a forecast, but the description of a reactiopn; this is quite confusing</w:t>
      </w:r>
    </w:p>
  </w:comment>
  <w:comment w:id="25" w:author="Unknown Author" w:date="2024-02-06T21:52:31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 xml:space="preserve">Inflation expectations, and inflationary expectations are not the sate; also, expectations and lags are no </w:t>
      </w:r>
      <w:r>
        <w:rPr>
          <w:rFonts w:ascii="Calibri" w:hAnsi="Calibri" w:eastAsia="Calibri" w:cs="" w:asciiTheme="minorHAnsi" w:cstheme="minorBidi" w:eastAsiaTheme="minorHAnsi" w:hAnsiTheme="minorHAnsi"/>
          <w:b w:val="false"/>
          <w:bCs w:val="false"/>
          <w:i/>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driving</w:t>
      </w:r>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 xml:space="preserve"> anything; it should be explained </w:t>
      </w:r>
      <w:r>
        <w:rPr>
          <w:rFonts w:ascii="Calibri" w:hAnsi="Calibri" w:eastAsia="Calibri" w:cs="" w:asciiTheme="minorHAnsi" w:cstheme="minorBidi" w:eastAsiaTheme="minorHAnsi" w:hAnsiTheme="minorHAnsi"/>
          <w:b w:val="false"/>
          <w:bCs w:val="false"/>
          <w:i/>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why</w:t>
      </w:r>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 xml:space="preserve"> expectations remain high or drop (policy reaction perhaps?)</w:t>
      </w:r>
    </w:p>
  </w:comment>
  <w:comment w:id="26" w:author="Unknown Author" w:date="2024-02-06T21:54:55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Such oscialltions are hard to get rid of in tightly managed FX models, but maybe some small tuning could help?</w:t>
      </w:r>
    </w:p>
  </w:comment>
  <w:comment w:id="27" w:author="Unknown Author" w:date="2024-02-06T21:55:59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Persistence</w:t>
      </w:r>
    </w:p>
  </w:comment>
  <w:comment w:id="28" w:author="Unknown Author" w:date="2024-02-06T21:58:18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This paragrpah seems quite out of context here</w:t>
      </w:r>
    </w:p>
  </w:comment>
  <w:comment w:id="29" w:author="Unknown Author" w:date="2024-02-06T21:58:56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GB" w:eastAsia="en-US" w:bidi="ar-SA"/>
        </w:rPr>
        <w:t>Just like these two</w:t>
      </w:r>
    </w:p>
  </w:comment>
  <w:comment w:id="30" w:author="Unknown Author" w:date="2024-02-06T21:59:25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Slower?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68382521"/>
    </w:sdtPr>
    <w:sdtContent>
      <w:p>
        <w:pPr>
          <w:pStyle w:val="Footer"/>
          <w:jc w:val="right"/>
          <w:rPr/>
        </w:pPr>
        <w:r>
          <w:rPr/>
          <w:fldChar w:fldCharType="begin"/>
        </w:r>
        <w:r>
          <w:rPr/>
          <w:instrText xml:space="preserve"> PAGE </w:instrText>
        </w:r>
        <w:r>
          <w:rPr/>
          <w:fldChar w:fldCharType="separate"/>
        </w:r>
        <w:r>
          <w:rPr/>
          <w:t>48</w:t>
        </w:r>
        <w:r>
          <w:rPr/>
          <w:fldChar w:fldCharType="end"/>
        </w:r>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87002029"/>
    </w:sdtPr>
    <w:sdtContent>
      <w:p>
        <w:pPr>
          <w:pStyle w:val="Footer"/>
          <w:jc w:val="right"/>
          <w:rPr/>
        </w:pPr>
        <w:r>
          <w:rPr/>
          <w:fldChar w:fldCharType="begin"/>
        </w:r>
        <w:r>
          <w:rPr/>
          <w:instrText xml:space="preserve"> PAGE </w:instrText>
        </w:r>
        <w:r>
          <w:rPr/>
          <w:fldChar w:fldCharType="separate"/>
        </w:r>
        <w:r>
          <w:rPr/>
          <w:t>50</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41275385"/>
    </w:sdtPr>
    <w:sdtContent>
      <w:p>
        <w:pPr>
          <w:pStyle w:val="Footer"/>
          <w:jc w:val="right"/>
          <w:rPr/>
        </w:pPr>
        <w:r>
          <w:rPr/>
          <w:fldChar w:fldCharType="begin"/>
        </w:r>
        <w:r>
          <w:rPr/>
          <w:instrText xml:space="preserve"> PAGE </w:instrText>
        </w:r>
        <w:r>
          <w:rPr/>
          <w:fldChar w:fldCharType="separate"/>
        </w:r>
        <w:r>
          <w:rPr/>
          <w:t>55</w:t>
        </w:r>
        <w:r>
          <w:rPr/>
          <w:fldChar w:fldCharType="end"/>
        </w:r>
      </w:p>
      <w:p>
        <w:pPr>
          <w:pStyle w:val="Footer"/>
          <w:rPr/>
        </w:pPr>
        <w:r>
          <w:rPr/>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rFonts w:ascii="Times New Roman" w:hAnsi="Times New Roman" w:cs="Times New Roman"/>
          <w:sz w:val="18"/>
          <w:szCs w:val="18"/>
        </w:rPr>
      </w:pPr>
      <w:r>
        <w:rPr>
          <w:rStyle w:val="FootnoteCharacters"/>
        </w:rPr>
        <w:footnoteRef/>
      </w:r>
      <w:r>
        <w:rPr/>
      </w:r>
    </w:p>
  </w:footnote>
  <w:footnote w:id="3">
    <w:p>
      <w:pPr>
        <w:pStyle w:val="Footnote"/>
        <w:rPr>
          <w:rFonts w:ascii="Times New Roman" w:hAnsi="Times New Roman" w:cs="Times New Roman"/>
          <w:sz w:val="18"/>
          <w:szCs w:val="18"/>
        </w:rPr>
      </w:pPr>
      <w:r>
        <w:rPr>
          <w:rStyle w:val="FootnoteCharacters"/>
        </w:rPr>
        <w:footnoteRef/>
      </w:r>
      <w:r>
        <w:rPr>
          <w:rFonts w:cs="Times New Roman" w:ascii="Times New Roman" w:hAnsi="Times New Roman"/>
          <w:sz w:val="18"/>
          <w:szCs w:val="18"/>
        </w:rPr>
        <w:t xml:space="preserve"> </w:t>
      </w:r>
      <w:r>
        <w:rPr>
          <w:rFonts w:cs="Times New Roman" w:ascii="Times New Roman" w:hAnsi="Times New Roman"/>
          <w:sz w:val="18"/>
          <w:szCs w:val="18"/>
        </w:rPr>
        <w:t>GFCF, Gross Fixed Capital Formation in National Accounts; Net Investment in Nonfinancial Assets in GFS2014 (intMF: NANFA).</w:t>
      </w:r>
    </w:p>
  </w:footnote>
  <w:footnote w:id="4">
    <w:p>
      <w:pPr>
        <w:pStyle w:val="Footnote"/>
        <w:spacing w:before="0" w:after="120"/>
        <w:rPr>
          <w:rFonts w:ascii="Times New Roman" w:hAnsi="Times New Roman" w:cs="Times New Roman"/>
          <w:sz w:val="18"/>
          <w:szCs w:val="18"/>
        </w:rPr>
      </w:pPr>
      <w:r>
        <w:rPr>
          <w:rStyle w:val="FootnoteCharacters"/>
        </w:rPr>
        <w:footnoteRef/>
      </w:r>
      <w:r>
        <w:rPr>
          <w:rFonts w:cs="Times New Roman" w:ascii="Times New Roman" w:hAnsi="Times New Roman"/>
          <w:sz w:val="18"/>
          <w:szCs w:val="18"/>
        </w:rPr>
        <w:t xml:space="preserve"> </w:t>
      </w:r>
      <w:r>
        <w:rPr>
          <w:rFonts w:cs="Times New Roman" w:ascii="Times New Roman" w:hAnsi="Times New Roman"/>
          <w:sz w:val="18"/>
          <w:szCs w:val="18"/>
        </w:rPr>
        <w:t>This study defines “fiscal impulse” as the discretionary deficit plus the change in the structural deficit (excl. grants, in % of GDP).</w:t>
      </w:r>
    </w:p>
  </w:footnote>
  <w:footnote w:id="5">
    <w:p>
      <w:pPr>
        <w:pStyle w:val="Footnote"/>
        <w:rPr/>
      </w:pPr>
      <w:r>
        <w:rPr>
          <w:rStyle w:val="FootnoteCharacters"/>
        </w:rPr>
        <w:footnoteRef/>
      </w:r>
      <w:r>
        <w:rPr/>
      </w:r>
    </w:p>
  </w:footnote>
  <w:footnote w:id="6">
    <w:p>
      <w:pPr>
        <w:pStyle w:val="Footnote"/>
        <w:rPr/>
      </w:pPr>
      <w:r>
        <w:rPr>
          <w:rStyle w:val="FootnoteCharacters"/>
        </w:rPr>
        <w:footnoteRef/>
      </w:r>
      <w:r>
        <w:rPr/>
      </w:r>
    </w:p>
  </w:footnote>
  <w:footnote w:id="7">
    <w:p>
      <w:pPr>
        <w:pStyle w:val="Footnote"/>
        <w:rPr/>
      </w:pPr>
      <w:r>
        <w:rPr>
          <w:rStyle w:val="FootnoteCharacters"/>
        </w:rPr>
        <w:footnoteRef/>
      </w:r>
      <w:r>
        <w:rPr/>
      </w:r>
    </w:p>
  </w:footnote>
  <w:footnote w:id="8">
    <w:p>
      <w:pPr>
        <w:pStyle w:val="Footnote"/>
        <w:rPr/>
      </w:pPr>
      <w:r>
        <w:rPr>
          <w:rStyle w:val="FootnoteCharacters"/>
        </w:rPr>
        <w:footnoteRef/>
      </w:r>
      <w:r>
        <w:rPr/>
      </w:r>
    </w:p>
  </w:footnote>
  <w:footnote w:id="9">
    <w:p>
      <w:pPr>
        <w:pStyle w:val="Footnote"/>
        <w:rPr/>
      </w:pPr>
      <w:r>
        <w:rPr>
          <w:rStyle w:val="FootnoteCharacters"/>
        </w:rPr>
        <w:footnoteRef/>
      </w:r>
      <w:r>
        <w:rPr/>
      </w:r>
    </w:p>
  </w:footnote>
  <w:footnote w:id="10">
    <w:p>
      <w:pPr>
        <w:pStyle w:val="Footnote"/>
        <w:rPr/>
      </w:pPr>
      <w:r>
        <w:rPr>
          <w:rStyle w:val="FootnoteCharacters"/>
        </w:rPr>
        <w:footnoteRef/>
      </w:r>
      <w:r>
        <w:rPr/>
      </w:r>
    </w:p>
  </w:footnote>
  <w:footnote w:id="11">
    <w:p>
      <w:pPr>
        <w:pStyle w:val="Footnote"/>
        <w:rPr/>
      </w:pPr>
      <w:r>
        <w:rPr>
          <w:rStyle w:val="FootnoteCharacters"/>
        </w:rPr>
        <w:footnoteRef/>
      </w:r>
      <w:r>
        <w:rPr/>
      </w:r>
    </w:p>
  </w:footnote>
  <w:footnote w:id="12">
    <w:p>
      <w:pPr>
        <w:pStyle w:val="Footnote"/>
        <w:rPr/>
      </w:pPr>
      <w:r>
        <w:rPr>
          <w:rStyle w:val="FootnoteCharacters"/>
        </w:rPr>
        <w:footnoteRef/>
      </w:r>
      <w:r>
        <w:rPr/>
      </w:r>
    </w:p>
  </w:footnote>
  <w:footnote w:id="13">
    <w:p>
      <w:pPr>
        <w:pStyle w:val="Footnote"/>
        <w:rPr/>
      </w:pPr>
      <w:r>
        <w:rPr>
          <w:rStyle w:val="FootnoteCharacters"/>
        </w:rPr>
        <w:footnoteRef/>
      </w:r>
      <w:r>
        <w:rPr/>
      </w:r>
    </w:p>
  </w:footnote>
  <w:footnote w:id="14">
    <w:p>
      <w:pPr>
        <w:pStyle w:val="Footnote"/>
        <w:rPr/>
      </w:pPr>
      <w:r>
        <w:rPr>
          <w:rStyle w:val="FootnoteCharacters"/>
        </w:rPr>
        <w:footnoteRef/>
      </w:r>
      <w:r>
        <w:rPr/>
      </w:r>
    </w:p>
  </w:footnote>
  <w:footnote w:id="15">
    <w:p>
      <w:pPr>
        <w:pStyle w:val="Footnote"/>
        <w:rPr/>
      </w:pPr>
      <w:r>
        <w:rPr>
          <w:rStyle w:val="FootnoteCharacters"/>
        </w:rPr>
        <w:footnoteRef/>
      </w:r>
      <w:r>
        <w:rPr/>
      </w:r>
    </w:p>
  </w:footnote>
  <w:footnote w:id="16">
    <w:p>
      <w:pPr>
        <w:pStyle w:val="Footnote"/>
        <w:rPr/>
      </w:pPr>
      <w:r>
        <w:rPr>
          <w:rStyle w:val="FootnoteCharacters"/>
        </w:rPr>
        <w:footnoteRef/>
      </w:r>
      <w:r>
        <w:rPr/>
      </w:r>
    </w:p>
  </w:footnote>
  <w:footnote w:id="17">
    <w:p>
      <w:pPr>
        <w:pStyle w:val="Footnote"/>
        <w:rPr/>
      </w:pPr>
      <w:r>
        <w:rPr>
          <w:rStyle w:val="FootnoteCharacters"/>
        </w:rPr>
        <w:footnoteRef/>
      </w:r>
      <w:r>
        <w:rPr/>
      </w:r>
    </w:p>
  </w:footnote>
  <w:footnote w:id="18">
    <w:p>
      <w:pPr>
        <w:pStyle w:val="Footnote"/>
        <w:rPr/>
      </w:pPr>
      <w:r>
        <w:rPr>
          <w:rStyle w:val="FootnoteCharacters"/>
        </w:rPr>
        <w:footnoteRef/>
      </w:r>
      <w:r>
        <w:rPr/>
      </w:r>
    </w:p>
  </w:footnote>
  <w:footnote w:id="19">
    <w:p>
      <w:pPr>
        <w:pStyle w:val="Footnote"/>
        <w:rPr/>
      </w:pPr>
      <w:r>
        <w:rPr>
          <w:rStyle w:val="FootnoteCharacters"/>
        </w:rPr>
        <w:footnoteRef/>
      </w:r>
      <w:r>
        <w:rPr/>
      </w:r>
    </w:p>
  </w:footnote>
  <w:footnote w:id="20">
    <w:p>
      <w:pPr>
        <w:pStyle w:val="Footnote"/>
        <w:rPr/>
      </w:pPr>
      <w:r>
        <w:rPr>
          <w:rStyle w:val="FootnoteCharacters"/>
        </w:rPr>
        <w:footnoteRef/>
      </w:r>
      <w:r>
        <w:rPr/>
      </w:r>
    </w:p>
  </w:footnote>
  <w:footnote w:id="21">
    <w:p>
      <w:pPr>
        <w:pStyle w:val="Footnote"/>
        <w:rPr/>
      </w:pPr>
      <w:r>
        <w:rPr>
          <w:rStyle w:val="FootnoteCharacters"/>
        </w:rPr>
        <w:footnoteRef/>
      </w: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left"/>
      <w:pPr>
        <w:tabs>
          <w:tab w:val="num" w:pos="0"/>
        </w:tabs>
        <w:ind w:left="90" w:hanging="0"/>
      </w:pPr>
      <w:rPr>
        <w:sz w:val="32"/>
        <w:b/>
        <w:szCs w:val="32"/>
        <w:bCs/>
        <w:rFonts w:ascii="Calibri Light" w:hAnsi="Calibri Light" w:cs="Calibri Light" w:asciiTheme="majorHAnsi" w:cstheme="majorHAnsi" w:hAnsiTheme="majorHAnsi"/>
        <w:color w:val="2F5496" w:themeColor="accent1" w:themeShade="bf"/>
      </w:rPr>
    </w:lvl>
    <w:lvl w:ilvl="1">
      <w:start w:val="1"/>
      <w:pStyle w:val="Heading2"/>
      <w:numFmt w:val="upperLetter"/>
      <w:lvlText w:val="%2."/>
      <w:lvlJc w:val="left"/>
      <w:pPr>
        <w:tabs>
          <w:tab w:val="num" w:pos="0"/>
        </w:tabs>
        <w:ind w:left="504" w:hanging="72"/>
      </w:pPr>
      <w:rPr>
        <w:sz w:val="24"/>
        <w:b/>
        <w:szCs w:val="24"/>
        <w:bCs/>
        <w:color w:val="2F5496" w:themeColor="accent1" w:themeShade="bf"/>
      </w:rPr>
    </w:lvl>
    <w:lvl w:ilvl="2">
      <w:start w:val="1"/>
      <w:pStyle w:val="Heading3"/>
      <w:numFmt w:val="decimal"/>
      <w:lvlText w:val="%3."/>
      <w:lvlJc w:val="left"/>
      <w:pPr>
        <w:tabs>
          <w:tab w:val="num" w:pos="0"/>
        </w:tabs>
        <w:ind w:left="990" w:firstLine="90"/>
      </w:pPr>
      <w:rPr>
        <w:b/>
        <w:bCs/>
        <w:rFonts w:ascii="Times New Roman" w:hAnsi="Times New Roman" w:cs="Times New Roman"/>
        <w:color w:val="2F5496" w:themeColor="accent1" w:themeShade="bf"/>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upperRoman"/>
      <w:lvlText w:val="%1."/>
      <w:lvlJc w:val="left"/>
      <w:pPr>
        <w:tabs>
          <w:tab w:val="num" w:pos="0"/>
        </w:tabs>
        <w:ind w:left="0" w:hanging="0"/>
      </w:pPr>
      <w:rPr/>
    </w:lvl>
    <w:lvl w:ilvl="1">
      <w:start w:val="1"/>
      <w:numFmt w:val="upperLetter"/>
      <w:lvlText w:val="%2."/>
      <w:lvlJc w:val="left"/>
      <w:pPr>
        <w:tabs>
          <w:tab w:val="num" w:pos="0"/>
        </w:tabs>
        <w:ind w:left="432" w:hanging="144"/>
      </w:pPr>
      <w:rPr>
        <w:sz w:val="24"/>
        <w:b/>
        <w:szCs w:val="24"/>
        <w:bCs/>
        <w:color w:val="2F5496" w:themeColor="accent1" w:themeShade="bf"/>
      </w:rPr>
    </w:lvl>
    <w:lvl w:ilvl="2">
      <w:start w:val="1"/>
      <w:numFmt w:val="decimal"/>
      <w:lvlText w:val="%3."/>
      <w:lvlJc w:val="left"/>
      <w:pPr>
        <w:tabs>
          <w:tab w:val="num" w:pos="0"/>
        </w:tabs>
        <w:ind w:left="1440" w:hanging="0"/>
      </w:pPr>
      <w:rPr/>
    </w:lvl>
    <w:lvl w:ilvl="3">
      <w:start w:val="1"/>
      <w:numFmt w:val="lowerLetter"/>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lowerLetter"/>
      <w:lvlText w:val="(%6)"/>
      <w:lvlJc w:val="left"/>
      <w:pPr>
        <w:tabs>
          <w:tab w:val="num" w:pos="0"/>
        </w:tabs>
        <w:ind w:left="3600" w:hanging="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abstractNum w:abstractNumId="3">
    <w:lvl w:ilvl="0">
      <w:start w:val="1"/>
      <w:numFmt w:val="upperRoman"/>
      <w:lvlText w:val="%1."/>
      <w:lvlJc w:val="left"/>
      <w:pPr>
        <w:tabs>
          <w:tab w:val="num" w:pos="0"/>
        </w:tabs>
        <w:ind w:left="0" w:hanging="0"/>
      </w:pPr>
      <w:rPr/>
    </w:lvl>
    <w:lvl w:ilvl="1">
      <w:start w:val="1"/>
      <w:numFmt w:val="upperLetter"/>
      <w:lvlText w:val="%2."/>
      <w:lvlJc w:val="left"/>
      <w:pPr>
        <w:tabs>
          <w:tab w:val="num" w:pos="0"/>
        </w:tabs>
        <w:ind w:left="432" w:hanging="144"/>
      </w:pPr>
      <w:rPr>
        <w:sz w:val="24"/>
        <w:b/>
        <w:szCs w:val="24"/>
        <w:bCs/>
        <w:rFonts w:ascii="Times New Roman" w:hAnsi="Times New Roman" w:cs="Times New Roman"/>
        <w:color w:val="2F5496" w:themeColor="accent1" w:themeShade="bf"/>
      </w:rPr>
    </w:lvl>
    <w:lvl w:ilvl="2">
      <w:start w:val="1"/>
      <w:numFmt w:val="decimal"/>
      <w:lvlText w:val="%3."/>
      <w:lvlJc w:val="left"/>
      <w:pPr>
        <w:tabs>
          <w:tab w:val="num" w:pos="0"/>
        </w:tabs>
        <w:ind w:left="1440" w:hanging="0"/>
      </w:pPr>
      <w:rPr/>
    </w:lvl>
    <w:lvl w:ilvl="3">
      <w:start w:val="1"/>
      <w:numFmt w:val="lowerLetter"/>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lowerLetter"/>
      <w:lvlText w:val="(%6)"/>
      <w:lvlJc w:val="left"/>
      <w:pPr>
        <w:tabs>
          <w:tab w:val="num" w:pos="0"/>
        </w:tabs>
        <w:ind w:left="3600" w:hanging="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abstractNum w:abstractNumId="4">
    <w:lvl w:ilvl="0">
      <w:start w:val="1"/>
      <w:numFmt w:val="bullet"/>
      <w:lvlText w:val=""/>
      <w:lvlJc w:val="left"/>
      <w:pPr>
        <w:tabs>
          <w:tab w:val="num" w:pos="0"/>
        </w:tabs>
        <w:ind w:left="504" w:hanging="216"/>
      </w:pPr>
      <w:rPr>
        <w:rFonts w:ascii="Symbol" w:hAnsi="Symbol" w:cs="Symbol" w:hint="default"/>
        <w:lang w:val="en-G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288"/>
      </w:pPr>
      <w:rPr>
        <w:rFonts w:ascii="Wingdings" w:hAnsi="Wingdings" w:cs="Wingdings" w:hint="default"/>
        <w:color w:val="auto"/>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6">
    <w:lvl w:ilvl="0">
      <w:start w:val="1"/>
      <w:numFmt w:val="bullet"/>
      <w:lvlText w:val=""/>
      <w:lvlJc w:val="left"/>
      <w:pPr>
        <w:tabs>
          <w:tab w:val="num" w:pos="0"/>
        </w:tabs>
        <w:ind w:left="288" w:hanging="216"/>
      </w:pPr>
      <w:rPr>
        <w:rFonts w:ascii="Symbol" w:hAnsi="Symbol" w:cs="Symbol" w:hint="default"/>
        <w:lang w:val="en-G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8">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9">
    <w:lvl w:ilvl="0">
      <w:start w:val="1"/>
      <w:numFmt w:val="upperRoman"/>
      <w:lvlText w:val="%1."/>
      <w:lvlJc w:val="left"/>
      <w:pPr>
        <w:tabs>
          <w:tab w:val="num" w:pos="0"/>
        </w:tabs>
        <w:ind w:left="0" w:hanging="0"/>
      </w:pPr>
      <w:rPr/>
    </w:lvl>
    <w:lvl w:ilvl="1">
      <w:start w:val="1"/>
      <w:numFmt w:val="upperLetter"/>
      <w:lvlText w:val="%2."/>
      <w:lvlJc w:val="left"/>
      <w:pPr>
        <w:tabs>
          <w:tab w:val="num" w:pos="0"/>
        </w:tabs>
        <w:ind w:left="432" w:hanging="144"/>
      </w:pPr>
      <w:rPr>
        <w:sz w:val="24"/>
        <w:b/>
        <w:szCs w:val="24"/>
        <w:bCs/>
        <w:rFonts w:ascii="Times New Roman" w:hAnsi="Times New Roman" w:cs="Times New Roman"/>
        <w:color w:val="2F5496" w:themeColor="accent1" w:themeShade="bf"/>
      </w:rPr>
    </w:lvl>
    <w:lvl w:ilvl="2">
      <w:start w:val="1"/>
      <w:numFmt w:val="decimal"/>
      <w:lvlText w:val="%3."/>
      <w:lvlJc w:val="left"/>
      <w:pPr>
        <w:tabs>
          <w:tab w:val="num" w:pos="0"/>
        </w:tabs>
        <w:ind w:left="1440" w:hanging="0"/>
      </w:pPr>
      <w:rPr/>
    </w:lvl>
    <w:lvl w:ilvl="3">
      <w:start w:val="1"/>
      <w:numFmt w:val="lowerLetter"/>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lowerLetter"/>
      <w:lvlText w:val="(%6)"/>
      <w:lvlJc w:val="left"/>
      <w:pPr>
        <w:tabs>
          <w:tab w:val="num" w:pos="0"/>
        </w:tabs>
        <w:ind w:left="3600" w:hanging="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abstractNum w:abstractNumId="10">
    <w:lvl w:ilvl="0">
      <w:start w:val="1"/>
      <w:numFmt w:val="decimal"/>
      <w:lvlText w:val="%1."/>
      <w:lvlJc w:val="left"/>
      <w:pPr>
        <w:tabs>
          <w:tab w:val="num" w:pos="0"/>
        </w:tabs>
        <w:ind w:left="1440" w:hanging="360"/>
      </w:pPr>
      <w:rPr>
        <w:b/>
        <w:bCs/>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1"/>
      <w:numFmt w:val="upperRoman"/>
      <w:lvlText w:val="%1."/>
      <w:lvlJc w:val="left"/>
      <w:pPr>
        <w:tabs>
          <w:tab w:val="num" w:pos="0"/>
        </w:tabs>
        <w:ind w:left="0" w:hanging="0"/>
      </w:pPr>
      <w:rPr/>
    </w:lvl>
    <w:lvl w:ilvl="1">
      <w:start w:val="1"/>
      <w:numFmt w:val="upperLetter"/>
      <w:lvlText w:val="%2."/>
      <w:lvlJc w:val="left"/>
      <w:pPr>
        <w:tabs>
          <w:tab w:val="num" w:pos="0"/>
        </w:tabs>
        <w:ind w:left="432" w:hanging="144"/>
      </w:pPr>
      <w:rPr>
        <w:sz w:val="24"/>
        <w:b/>
        <w:szCs w:val="24"/>
        <w:bCs/>
        <w:color w:val="2F5496" w:themeColor="accent1" w:themeShade="bf"/>
      </w:rPr>
    </w:lvl>
    <w:lvl w:ilvl="2">
      <w:start w:val="1"/>
      <w:numFmt w:val="decimal"/>
      <w:lvlText w:val="%3."/>
      <w:lvlJc w:val="left"/>
      <w:pPr>
        <w:tabs>
          <w:tab w:val="num" w:pos="0"/>
        </w:tabs>
        <w:ind w:left="1440" w:hanging="0"/>
      </w:pPr>
      <w:rPr/>
    </w:lvl>
    <w:lvl w:ilvl="3">
      <w:start w:val="1"/>
      <w:numFmt w:val="lowerLetter"/>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lowerLetter"/>
      <w:lvlText w:val="(%6)"/>
      <w:lvlJc w:val="left"/>
      <w:pPr>
        <w:tabs>
          <w:tab w:val="num" w:pos="0"/>
        </w:tabs>
        <w:ind w:left="3600" w:hanging="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abstractNum w:abstractNumId="12">
    <w:lvl w:ilvl="0">
      <w:start w:val="1"/>
      <w:numFmt w:val="bullet"/>
      <w:lvlText w:val=""/>
      <w:lvlJc w:val="left"/>
      <w:pPr>
        <w:tabs>
          <w:tab w:val="num" w:pos="0"/>
        </w:tabs>
        <w:ind w:left="360" w:hanging="216"/>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288" w:hanging="216"/>
      </w:pPr>
      <w:rPr>
        <w:rFonts w:ascii="Symbol" w:hAnsi="Symbol" w:cs="Symbol" w:hint="default"/>
        <w:sz w:val="20"/>
        <w:szCs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upperRoman"/>
      <w:lvlText w:val="%1."/>
      <w:lvlJc w:val="left"/>
      <w:pPr>
        <w:tabs>
          <w:tab w:val="num" w:pos="0"/>
        </w:tabs>
        <w:ind w:left="90" w:hanging="0"/>
      </w:pPr>
      <w:rPr>
        <w:sz w:val="32"/>
        <w:b/>
        <w:szCs w:val="32"/>
        <w:bCs/>
        <w:rFonts w:ascii="Calibri Light" w:hAnsi="Calibri Light" w:cs="Calibri Light" w:asciiTheme="majorHAnsi" w:cstheme="majorHAnsi" w:hAnsiTheme="majorHAnsi"/>
        <w:color w:val="2F5496" w:themeColor="accent1" w:themeShade="bf"/>
      </w:rPr>
    </w:lvl>
    <w:lvl w:ilvl="1">
      <w:start w:val="1"/>
      <w:numFmt w:val="upperLetter"/>
      <w:lvlText w:val="%2."/>
      <w:lvlJc w:val="left"/>
      <w:pPr>
        <w:tabs>
          <w:tab w:val="num" w:pos="0"/>
        </w:tabs>
        <w:ind w:left="504" w:hanging="72"/>
      </w:pPr>
      <w:rPr>
        <w:sz w:val="24"/>
        <w:b/>
        <w:szCs w:val="24"/>
        <w:bCs/>
        <w:color w:val="2F5496" w:themeColor="accent1" w:themeShade="bf"/>
      </w:rPr>
    </w:lvl>
    <w:lvl w:ilvl="2">
      <w:start w:val="1"/>
      <w:numFmt w:val="decimal"/>
      <w:lvlText w:val="%3."/>
      <w:lvlJc w:val="left"/>
      <w:pPr>
        <w:tabs>
          <w:tab w:val="num" w:pos="0"/>
        </w:tabs>
        <w:ind w:left="990" w:firstLine="90"/>
      </w:pPr>
      <w:rPr>
        <w:b/>
        <w:bCs/>
        <w:rFonts w:ascii="Times New Roman" w:hAnsi="Times New Roman" w:cs="Times New Roman"/>
        <w:color w:val="2F5496" w:themeColor="accent1" w:themeShade="bf"/>
      </w:rPr>
    </w:lvl>
    <w:lvl w:ilvl="3">
      <w:start w:val="1"/>
      <w:numFmt w:val="lowerLetter"/>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lowerLetter"/>
      <w:lvlText w:val="(%6)"/>
      <w:lvlJc w:val="left"/>
      <w:pPr>
        <w:tabs>
          <w:tab w:val="num" w:pos="0"/>
        </w:tabs>
        <w:ind w:left="3600" w:hanging="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abstractNum w:abstractNumId="16">
    <w:lvl w:ilvl="0">
      <w:start w:val="1"/>
      <w:numFmt w:val="upperRoman"/>
      <w:lvlText w:val="%1."/>
      <w:lvlJc w:val="left"/>
      <w:pPr>
        <w:tabs>
          <w:tab w:val="num" w:pos="0"/>
        </w:tabs>
        <w:ind w:left="90" w:hanging="0"/>
      </w:pPr>
      <w:rPr>
        <w:sz w:val="32"/>
        <w:b/>
        <w:szCs w:val="32"/>
        <w:bCs/>
        <w:rFonts w:ascii="Calibri Light" w:hAnsi="Calibri Light" w:cs="Calibri Light" w:asciiTheme="majorHAnsi" w:cstheme="majorHAnsi" w:hAnsiTheme="majorHAnsi"/>
        <w:color w:val="2F5496" w:themeColor="accent1" w:themeShade="bf"/>
      </w:rPr>
    </w:lvl>
    <w:lvl w:ilvl="1">
      <w:start w:val="1"/>
      <w:numFmt w:val="upperLetter"/>
      <w:lvlText w:val="%2."/>
      <w:lvlJc w:val="left"/>
      <w:pPr>
        <w:tabs>
          <w:tab w:val="num" w:pos="0"/>
        </w:tabs>
        <w:ind w:left="504" w:hanging="72"/>
      </w:pPr>
      <w:rPr>
        <w:sz w:val="24"/>
        <w:b/>
        <w:szCs w:val="24"/>
        <w:bCs/>
        <w:color w:val="2F5496" w:themeColor="accent1" w:themeShade="bf"/>
      </w:rPr>
    </w:lvl>
    <w:lvl w:ilvl="2">
      <w:start w:val="1"/>
      <w:numFmt w:val="decimal"/>
      <w:lvlText w:val="%3."/>
      <w:lvlJc w:val="left"/>
      <w:pPr>
        <w:tabs>
          <w:tab w:val="num" w:pos="0"/>
        </w:tabs>
        <w:ind w:left="990" w:firstLine="90"/>
      </w:pPr>
      <w:rPr>
        <w:b/>
        <w:bCs/>
        <w:rFonts w:ascii="Times New Roman" w:hAnsi="Times New Roman" w:cs="Times New Roman"/>
        <w:color w:val="2F5496" w:themeColor="accent1" w:themeShade="bf"/>
      </w:rPr>
    </w:lvl>
    <w:lvl w:ilvl="3">
      <w:start w:val="1"/>
      <w:numFmt w:val="lowerLetter"/>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lowerLetter"/>
      <w:lvlText w:val="(%6)"/>
      <w:lvlJc w:val="left"/>
      <w:pPr>
        <w:tabs>
          <w:tab w:val="num" w:pos="0"/>
        </w:tabs>
        <w:ind w:left="3600" w:hanging="0"/>
      </w:pPr>
      <w:rPr/>
    </w:lvl>
    <w:lvl w:ilvl="6">
      <w:start w:val="1"/>
      <w:numFmt w:val="lowerRoman"/>
      <w:lvlText w:val="(%7)"/>
      <w:lvlJc w:val="left"/>
      <w:pPr>
        <w:tabs>
          <w:tab w:val="num" w:pos="0"/>
        </w:tabs>
        <w:ind w:left="4320" w:hanging="0"/>
      </w:pPr>
      <w:rPr/>
    </w:lvl>
    <w:lvl w:ilvl="7">
      <w:start w:val="1"/>
      <w:numFmt w:val="lowerLetter"/>
      <w:lvlText w:val="(%8)"/>
      <w:lvlJc w:val="left"/>
      <w:pPr>
        <w:tabs>
          <w:tab w:val="num" w:pos="0"/>
        </w:tabs>
        <w:ind w:left="5040" w:hanging="0"/>
      </w:pPr>
      <w:rPr/>
    </w:lvl>
    <w:lvl w:ilvl="8">
      <w:start w:val="1"/>
      <w:numFmt w:val="lowerRoman"/>
      <w:lvlText w:val="(%9)"/>
      <w:lvlJc w:val="left"/>
      <w:pPr>
        <w:tabs>
          <w:tab w:val="num" w:pos="0"/>
        </w:tabs>
        <w:ind w:left="576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lvlOverride w:ilvl="1"/>
    <w:lvlOverride w:ilvl="2">
      <w:startOverride w:val="1"/>
    </w:lvlOverride>
  </w:num>
  <w:num w:numId="18">
    <w:abstractNumId w:val="1"/>
  </w:num>
</w:numbering>
</file>

<file path=word/settings.xml><?xml version="1.0" encoding="utf-8"?>
<w:settings xmlns:w="http://schemas.openxmlformats.org/wordprocessingml/2006/main">
  <w:zoom w:percent="100"/>
  <w:trackRevisions/>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114a"/>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6114a"/>
    <w:pPr>
      <w:keepNext w:val="true"/>
      <w:keepLines/>
      <w:numPr>
        <w:ilvl w:val="0"/>
        <w:numId w:val="1"/>
      </w:numPr>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val="true"/>
      <w:keepLines/>
      <w:numPr>
        <w:ilvl w:val="1"/>
        <w:numId w:val="1"/>
      </w:numPr>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a6114a"/>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a6114a"/>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6114a"/>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a6114a"/>
    <w:rPr>
      <w:rFonts w:ascii="Calibri Light" w:hAnsi="Calibri Light" w:eastAsia="" w:cs="" w:asciiTheme="majorHAnsi" w:cstheme="majorBidi" w:eastAsiaTheme="majorEastAsia" w:hAnsiTheme="majorHAnsi"/>
      <w:color w:val="2F5496" w:themeColor="accent1" w:themeShade="bf"/>
      <w:sz w:val="26"/>
      <w:szCs w:val="26"/>
    </w:rPr>
  </w:style>
  <w:style w:type="character" w:styleId="Heading3Char" w:customStyle="1">
    <w:name w:val="Heading 3 Char"/>
    <w:basedOn w:val="DefaultParagraphFont"/>
    <w:link w:val="Heading3"/>
    <w:uiPriority w:val="9"/>
    <w:qFormat/>
    <w:rsid w:val="00a6114a"/>
    <w:rPr>
      <w:rFonts w:ascii="Calibri Light" w:hAnsi="Calibri Light" w:eastAsia="" w:cs="" w:asciiTheme="majorHAnsi" w:cstheme="majorBidi" w:eastAsiaTheme="majorEastAsia" w:hAnsiTheme="majorHAnsi"/>
      <w:color w:val="1F3763" w:themeColor="accent1" w:themeShade="7f"/>
      <w:sz w:val="24"/>
      <w:szCs w:val="24"/>
    </w:rPr>
  </w:style>
  <w:style w:type="character" w:styleId="Heading4Char" w:customStyle="1">
    <w:name w:val="Heading 4 Char"/>
    <w:basedOn w:val="DefaultParagraphFont"/>
    <w:link w:val="Heading4"/>
    <w:uiPriority w:val="9"/>
    <w:semiHidden/>
    <w:qFormat/>
    <w:rsid w:val="00a6114a"/>
    <w:rPr>
      <w:rFonts w:ascii="Calibri Light" w:hAnsi="Calibri Light" w:eastAsia="" w:cs="" w:asciiTheme="majorHAnsi" w:cstheme="majorBidi" w:eastAsiaTheme="majorEastAsia" w:hAnsiTheme="majorHAnsi"/>
      <w:i/>
      <w:iCs/>
      <w:color w:val="2F5496" w:themeColor="accent1" w:themeShade="bf"/>
    </w:rPr>
  </w:style>
  <w:style w:type="character" w:styleId="Heading5Char" w:customStyle="1">
    <w:name w:val="Heading 5 Char"/>
    <w:basedOn w:val="DefaultParagraphFont"/>
    <w:link w:val="Heading5"/>
    <w:uiPriority w:val="9"/>
    <w:semiHidden/>
    <w:qFormat/>
    <w:rsid w:val="00a6114a"/>
    <w:rPr>
      <w:rFonts w:ascii="Calibri Light" w:hAnsi="Calibri Light" w:eastAsia="" w:cs="" w:asciiTheme="majorHAnsi" w:cstheme="majorBidi" w:eastAsiaTheme="majorEastAsia" w:hAnsiTheme="majorHAnsi"/>
      <w:color w:val="2F5496" w:themeColor="accent1" w:themeShade="bf"/>
    </w:rPr>
  </w:style>
  <w:style w:type="character" w:styleId="Heading6Char" w:customStyle="1">
    <w:name w:val="Heading 6 Char"/>
    <w:basedOn w:val="DefaultParagraphFont"/>
    <w:link w:val="Heading6"/>
    <w:uiPriority w:val="9"/>
    <w:semiHidden/>
    <w:qFormat/>
    <w:rsid w:val="00a6114a"/>
    <w:rPr>
      <w:rFonts w:ascii="Calibri Light" w:hAnsi="Calibri Light" w:eastAsia="" w:cs="" w:asciiTheme="majorHAnsi" w:cstheme="majorBidi" w:eastAsiaTheme="majorEastAsia" w:hAnsiTheme="majorHAnsi"/>
      <w:color w:val="1F3763" w:themeColor="accent1" w:themeShade="7f"/>
    </w:rPr>
  </w:style>
  <w:style w:type="character" w:styleId="Heading7Char" w:customStyle="1">
    <w:name w:val="Heading 7 Char"/>
    <w:basedOn w:val="DefaultParagraphFont"/>
    <w:link w:val="Heading7"/>
    <w:uiPriority w:val="9"/>
    <w:semiHidden/>
    <w:qFormat/>
    <w:rsid w:val="00a6114a"/>
    <w:rPr>
      <w:rFonts w:ascii="Calibri Light" w:hAnsi="Calibri Light" w:eastAsia="" w:cs="" w:asciiTheme="majorHAnsi" w:cstheme="majorBidi" w:eastAsiaTheme="majorEastAsia" w:hAnsiTheme="majorHAnsi"/>
      <w:i/>
      <w:iCs/>
      <w:color w:val="1F3763" w:themeColor="accent1" w:themeShade="7f"/>
    </w:rPr>
  </w:style>
  <w:style w:type="character" w:styleId="Heading8Char" w:customStyle="1">
    <w:name w:val="Heading 8 Char"/>
    <w:basedOn w:val="DefaultParagraphFont"/>
    <w:link w:val="Heading8"/>
    <w:uiPriority w:val="9"/>
    <w:semiHidden/>
    <w:qFormat/>
    <w:rsid w:val="00a6114a"/>
    <w:rPr>
      <w:rFonts w:ascii="Calibri Light" w:hAnsi="Calibri Light" w:eastAsia="" w:cs="" w:asciiTheme="majorHAnsi" w:cstheme="majorBidi" w:eastAsiaTheme="majorEastAsia" w:hAnsiTheme="majorHAnsi"/>
      <w:color w:val="272727" w:themeColor="text1" w:themeTint="d8"/>
      <w:sz w:val="21"/>
      <w:szCs w:val="21"/>
    </w:rPr>
  </w:style>
  <w:style w:type="character" w:styleId="Heading9Char" w:customStyle="1">
    <w:name w:val="Heading 9 Char"/>
    <w:basedOn w:val="DefaultParagraphFont"/>
    <w:link w:val="Heading9"/>
    <w:uiPriority w:val="9"/>
    <w:semiHidden/>
    <w:qFormat/>
    <w:rsid w:val="00a6114a"/>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FootnoteTextChar" w:customStyle="1">
    <w:name w:val="Footnote Text Char"/>
    <w:basedOn w:val="DefaultParagraphFont"/>
    <w:link w:val="Footnote"/>
    <w:uiPriority w:val="99"/>
    <w:semiHidden/>
    <w:qFormat/>
    <w:rsid w:val="00a6114a"/>
    <w:rPr>
      <w:sz w:val="20"/>
      <w:szCs w:val="20"/>
    </w:rPr>
  </w:style>
  <w:style w:type="character" w:styleId="FootnoteCharacters">
    <w:name w:val="Footnote Characters"/>
    <w:uiPriority w:val="99"/>
    <w:semiHidden/>
    <w:unhideWhenUsed/>
    <w:qFormat/>
    <w:rsid w:val="00a6114a"/>
    <w:rPr>
      <w:vertAlign w:val="superscript"/>
    </w:rPr>
  </w:style>
  <w:style w:type="character" w:styleId="FootnoteAnchor">
    <w:name w:val="Footnote Reference"/>
    <w:rPr>
      <w:vertAlign w:val="superscript"/>
    </w:rPr>
  </w:style>
  <w:style w:type="character" w:styleId="ListParagraphChar" w:customStyle="1">
    <w:name w:val="List Paragraph Char"/>
    <w:link w:val="ListParagraph"/>
    <w:uiPriority w:val="34"/>
    <w:qFormat/>
    <w:rsid w:val="0051070c"/>
    <w:rPr/>
  </w:style>
  <w:style w:type="character" w:styleId="HeaderChar" w:customStyle="1">
    <w:name w:val="Header Char"/>
    <w:basedOn w:val="DefaultParagraphFont"/>
    <w:link w:val="Header"/>
    <w:uiPriority w:val="99"/>
    <w:qFormat/>
    <w:rsid w:val="005b3ca7"/>
    <w:rPr/>
  </w:style>
  <w:style w:type="character" w:styleId="FooterChar" w:customStyle="1">
    <w:name w:val="Footer Char"/>
    <w:basedOn w:val="DefaultParagraphFont"/>
    <w:link w:val="Footer"/>
    <w:uiPriority w:val="99"/>
    <w:qFormat/>
    <w:rsid w:val="005b3ca7"/>
    <w:rPr/>
  </w:style>
  <w:style w:type="character" w:styleId="Internet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qFormat/>
    <w:rsid w:val="00c302b0"/>
    <w:rPr>
      <w:color w:val="605E5C"/>
      <w:shd w:fill="E1DFDD" w:val="clear"/>
    </w:rPr>
  </w:style>
  <w:style w:type="character" w:styleId="VisitedInternetLink">
    <w:name w:val="FollowedHyperlink"/>
    <w:basedOn w:val="DefaultParagraphFont"/>
    <w:uiPriority w:val="99"/>
    <w:semiHidden/>
    <w:unhideWhenUsed/>
    <w:rsid w:val="00c302b0"/>
    <w:rPr>
      <w:color w:val="954F72" w:themeColor="followedHyperlink"/>
      <w:u w:val="single"/>
    </w:rPr>
  </w:style>
  <w:style w:type="character" w:styleId="Annotationreference">
    <w:name w:val="annotation reference"/>
    <w:basedOn w:val="DefaultParagraphFont"/>
    <w:uiPriority w:val="99"/>
    <w:semiHidden/>
    <w:unhideWhenUsed/>
    <w:qFormat/>
    <w:rsid w:val="00ad6b5c"/>
    <w:rPr>
      <w:sz w:val="16"/>
      <w:szCs w:val="16"/>
    </w:rPr>
  </w:style>
  <w:style w:type="character" w:styleId="CommentTextChar" w:customStyle="1">
    <w:name w:val="Comment Text Char"/>
    <w:basedOn w:val="DefaultParagraphFont"/>
    <w:link w:val="Annotationtext"/>
    <w:uiPriority w:val="99"/>
    <w:qFormat/>
    <w:rsid w:val="00ad6b5c"/>
    <w:rPr>
      <w:sz w:val="20"/>
      <w:szCs w:val="20"/>
    </w:rPr>
  </w:style>
  <w:style w:type="character" w:styleId="CommentSubjectChar" w:customStyle="1">
    <w:name w:val="Comment Subject Char"/>
    <w:basedOn w:val="CommentTextChar"/>
    <w:link w:val="Annotationsubject"/>
    <w:uiPriority w:val="99"/>
    <w:semiHidden/>
    <w:qFormat/>
    <w:rsid w:val="00ad6b5c"/>
    <w:rPr>
      <w:b/>
      <w:bCs/>
      <w:sz w:val="20"/>
      <w:szCs w:val="20"/>
    </w:rPr>
  </w:style>
  <w:style w:type="character" w:styleId="Strong">
    <w:name w:val="Strong"/>
    <w:basedOn w:val="DefaultParagraphFont"/>
    <w:uiPriority w:val="22"/>
    <w:qFormat/>
    <w:rsid w:val="0044794d"/>
    <w:rPr>
      <w:b/>
      <w:bCs/>
    </w:rPr>
  </w:style>
  <w:style w:type="character" w:styleId="IndexLink">
    <w:name w:val="Index Link"/>
    <w:qFormat/>
    <w:rPr/>
  </w:style>
  <w:style w:type="character" w:styleId="LineNumbering">
    <w:name w:val="Line Number"/>
    <w:rPr/>
  </w:style>
  <w:style w:type="character" w:styleId="EndnoteCharacters">
    <w:name w:val="Endnote Characters"/>
    <w:qFormat/>
    <w:rPr>
      <w:vertAlign w:val="superscript"/>
    </w:rPr>
  </w:style>
  <w:style w:type="character" w:styleId="EndnoteAnchor">
    <w:name w:val="Endnote Reference"/>
    <w:rPr>
      <w:vertAlign w:val="superscrip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
    <w:name w:val="Footnote Text"/>
    <w:basedOn w:val="Normal"/>
    <w:link w:val="FootnoteTextChar"/>
    <w:uiPriority w:val="99"/>
    <w:semiHidden/>
    <w:unhideWhenUsed/>
    <w:rsid w:val="00a6114a"/>
    <w:pPr>
      <w:spacing w:lineRule="auto" w:line="240" w:before="0" w:after="0"/>
    </w:pPr>
    <w:rPr>
      <w:sz w:val="20"/>
      <w:szCs w:val="20"/>
    </w:rPr>
  </w:style>
  <w:style w:type="paragraph" w:styleId="ListParagraph">
    <w:name w:val="List Paragraph"/>
    <w:basedOn w:val="Normal"/>
    <w:link w:val="ListParagraphChar"/>
    <w:uiPriority w:val="34"/>
    <w:qFormat/>
    <w:rsid w:val="0051070c"/>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b3ca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b3ca7"/>
    <w:pPr>
      <w:tabs>
        <w:tab w:val="clear" w:pos="720"/>
        <w:tab w:val="center" w:pos="4680" w:leader="none"/>
        <w:tab w:val="right" w:pos="9360" w:leader="none"/>
      </w:tabs>
      <w:spacing w:lineRule="auto" w:line="240" w:before="0" w:after="0"/>
    </w:pPr>
    <w:rPr/>
  </w:style>
  <w:style w:type="paragraph" w:styleId="Caption1">
    <w:name w:val="caption"/>
    <w:basedOn w:val="Normal"/>
    <w:next w:val="Normal"/>
    <w:uiPriority w:val="35"/>
    <w:unhideWhenUsed/>
    <w:qFormat/>
    <w:rsid w:val="009d3b03"/>
    <w:pPr>
      <w:spacing w:lineRule="auto" w:line="240" w:before="0" w:after="200"/>
    </w:pPr>
    <w:rPr>
      <w:i/>
      <w:iCs/>
      <w:color w:val="44546A" w:themeColor="text2"/>
      <w:sz w:val="18"/>
      <w:szCs w:val="18"/>
    </w:rPr>
  </w:style>
  <w:style w:type="paragraph" w:styleId="Revision">
    <w:name w:val="Revision"/>
    <w:uiPriority w:val="99"/>
    <w:semiHidden/>
    <w:qFormat/>
    <w:rsid w:val="00363436"/>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ontents1">
    <w:name w:val="TOC 1"/>
    <w:basedOn w:val="Normal"/>
    <w:next w:val="Normal"/>
    <w:autoRedefine/>
    <w:uiPriority w:val="39"/>
    <w:unhideWhenUsed/>
    <w:rsid w:val="00c22fc7"/>
    <w:pPr>
      <w:tabs>
        <w:tab w:val="clear" w:pos="720"/>
        <w:tab w:val="left" w:pos="660" w:leader="none"/>
        <w:tab w:val="right" w:pos="9890" w:leader="dot"/>
      </w:tabs>
      <w:spacing w:before="0" w:after="100"/>
    </w:pPr>
    <w:rPr>
      <w:rFonts w:eastAsia="Times New Roman" w:cs="Calibri Light" w:cstheme="majorHAnsi"/>
      <w:b/>
      <w:bCs/>
      <w:color w:val="4472C4" w:themeColor="accent1"/>
    </w:rPr>
  </w:style>
  <w:style w:type="paragraph" w:styleId="Contents2">
    <w:name w:val="TOC 2"/>
    <w:basedOn w:val="Normal"/>
    <w:next w:val="Normal"/>
    <w:autoRedefine/>
    <w:uiPriority w:val="39"/>
    <w:unhideWhenUsed/>
    <w:rsid w:val="00c22fc7"/>
    <w:pPr>
      <w:tabs>
        <w:tab w:val="clear" w:pos="720"/>
        <w:tab w:val="left" w:pos="660" w:leader="none"/>
        <w:tab w:val="right" w:pos="9890" w:leader="dot"/>
      </w:tabs>
      <w:spacing w:before="0" w:after="100"/>
      <w:ind w:left="220" w:hanging="0"/>
    </w:pPr>
    <w:rPr>
      <w:rFonts w:ascii="Times New Roman" w:hAnsi="Times New Roman" w:eastAsia="Times New Roman" w:cs="Times New Roman"/>
      <w:b/>
      <w:bCs/>
      <w:color w:val="4472C4" w:themeColor="accent1"/>
    </w:rPr>
  </w:style>
  <w:style w:type="paragraph" w:styleId="Contents3">
    <w:name w:val="TOC 3"/>
    <w:basedOn w:val="Normal"/>
    <w:next w:val="Normal"/>
    <w:autoRedefine/>
    <w:uiPriority w:val="39"/>
    <w:unhideWhenUsed/>
    <w:rsid w:val="009b2aa8"/>
    <w:pPr>
      <w:spacing w:before="0" w:after="100"/>
      <w:ind w:left="440" w:hanging="0"/>
    </w:pPr>
    <w:rPr/>
  </w:style>
  <w:style w:type="paragraph" w:styleId="Annotationtext">
    <w:name w:val="annotation text"/>
    <w:basedOn w:val="Normal"/>
    <w:link w:val="CommentTextChar"/>
    <w:uiPriority w:val="99"/>
    <w:unhideWhenUsed/>
    <w:qFormat/>
    <w:rsid w:val="00ad6b5c"/>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d6b5c"/>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MediumList2-Accent1">
    <w:name w:val="Medium List 2 Accent 1"/>
    <w:basedOn w:val="TableNormal"/>
    <w:uiPriority w:val="66"/>
    <w:rsid w:val="00bf39de"/>
    <w:pPr>
      <w:spacing w:after="0" w:line="240" w:lineRule="auto"/>
    </w:pPr>
    <w:rPr>
      <w:rFonts w:asciiTheme="majorHAnsi" w:hAnsiTheme="majorHAnsi" w:eastAsiaTheme="majorEastAsia" w:cstheme="majorBidi"/>
      <w:lang w:eastAsia="ja-JP"/>
      <w:color w:val="000000" w:themeColor="text1"/>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7133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png"/><Relationship Id="rId12" Type="http://schemas.openxmlformats.org/officeDocument/2006/relationships/image" Target="media/image11.wmf"/><Relationship Id="rId13" Type="http://schemas.openxmlformats.org/officeDocument/2006/relationships/image" Target="media/image6.png"/><Relationship Id="rId14" Type="http://schemas.openxmlformats.org/officeDocument/2006/relationships/image" Target="media/image12.wmf"/><Relationship Id="rId15" Type="http://schemas.openxmlformats.org/officeDocument/2006/relationships/image" Target="media/image13.wmf"/><Relationship Id="rId16" Type="http://schemas.openxmlformats.org/officeDocument/2006/relationships/image" Target="media/image14.wmf"/><Relationship Id="rId17" Type="http://schemas.openxmlformats.org/officeDocument/2006/relationships/image" Target="media/image15.png"/><Relationship Id="rId18" Type="http://schemas.openxmlformats.org/officeDocument/2006/relationships/image" Target="media/image16.wmf"/><Relationship Id="rId19" Type="http://schemas.openxmlformats.org/officeDocument/2006/relationships/image" Target="media/image17.png"/><Relationship Id="rId20" Type="http://schemas.openxmlformats.org/officeDocument/2006/relationships/image" Target="media/image18.wmf"/><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wmf"/><Relationship Id="rId25" Type="http://schemas.openxmlformats.org/officeDocument/2006/relationships/image" Target="media/image23.wmf"/><Relationship Id="rId26" Type="http://schemas.openxmlformats.org/officeDocument/2006/relationships/image" Target="media/image24.wmf"/><Relationship Id="rId27" Type="http://schemas.openxmlformats.org/officeDocument/2006/relationships/image" Target="media/image25.wmf"/><Relationship Id="rId28" Type="http://schemas.openxmlformats.org/officeDocument/2006/relationships/image" Target="media/image26.wmf"/><Relationship Id="rId29" Type="http://schemas.openxmlformats.org/officeDocument/2006/relationships/image" Target="media/image27.wmf"/><Relationship Id="rId30" Type="http://schemas.openxmlformats.org/officeDocument/2006/relationships/image" Target="media/image28.wmf"/><Relationship Id="rId31" Type="http://schemas.openxmlformats.org/officeDocument/2006/relationships/image" Target="media/image29.wmf"/><Relationship Id="rId32" Type="http://schemas.openxmlformats.org/officeDocument/2006/relationships/image" Target="media/image30.wmf"/><Relationship Id="rId33" Type="http://schemas.openxmlformats.org/officeDocument/2006/relationships/image" Target="media/image31.wmf"/><Relationship Id="rId34" Type="http://schemas.openxmlformats.org/officeDocument/2006/relationships/image" Target="media/image32.wmf"/><Relationship Id="rId35" Type="http://schemas.openxmlformats.org/officeDocument/2006/relationships/image" Target="media/image33.wmf"/><Relationship Id="rId36" Type="http://schemas.openxmlformats.org/officeDocument/2006/relationships/image" Target="media/image34.png"/><Relationship Id="rId37" Type="http://schemas.microsoft.com/office/2007/relationships/hdphoto" Target="media/hdphoto1.wdp"/><Relationship Id="rId38" Type="http://schemas.openxmlformats.org/officeDocument/2006/relationships/image" Target="media/image34.png"/><Relationship Id="rId39" Type="http://schemas.openxmlformats.org/officeDocument/2006/relationships/image" Target="media/image35.wmf"/><Relationship Id="rId40" Type="http://schemas.openxmlformats.org/officeDocument/2006/relationships/image" Target="media/image36.wmf"/><Relationship Id="rId41" Type="http://schemas.openxmlformats.org/officeDocument/2006/relationships/image" Target="media/image37.png"/><Relationship Id="rId42" Type="http://schemas.microsoft.com/office/2007/relationships/hdphoto" Target="media/hdphoto2.wdp"/><Relationship Id="rId43" Type="http://schemas.openxmlformats.org/officeDocument/2006/relationships/image" Target="media/image37.png"/><Relationship Id="rId44" Type="http://schemas.openxmlformats.org/officeDocument/2006/relationships/image" Target="media/image38.png"/><Relationship Id="rId45" Type="http://schemas.microsoft.com/office/2007/relationships/hdphoto" Target="media/hdphoto3.wdp"/><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microsoft.com/office/2007/relationships/hdphoto" Target="media/hdphoto4.wdp"/><Relationship Id="rId52" Type="http://schemas.openxmlformats.org/officeDocument/2006/relationships/image" Target="media/image42.png"/><Relationship Id="rId53" Type="http://schemas.openxmlformats.org/officeDocument/2006/relationships/image" Target="media/image43.png"/><Relationship Id="rId54" Type="http://schemas.microsoft.com/office/2007/relationships/hdphoto" Target="media/hdphoto5.wdp"/><Relationship Id="rId55" Type="http://schemas.openxmlformats.org/officeDocument/2006/relationships/image" Target="media/image43.png"/><Relationship Id="rId56" Type="http://schemas.openxmlformats.org/officeDocument/2006/relationships/image" Target="media/image44.png"/><Relationship Id="rId57" Type="http://schemas.microsoft.com/office/2007/relationships/hdphoto" Target="media/hdphoto6.wdp"/><Relationship Id="rId58" Type="http://schemas.openxmlformats.org/officeDocument/2006/relationships/image" Target="media/image44.png"/><Relationship Id="rId59" Type="http://schemas.openxmlformats.org/officeDocument/2006/relationships/image" Target="media/image45.png"/><Relationship Id="rId60" Type="http://schemas.microsoft.com/office/2007/relationships/hdphoto" Target="media/hdphoto7.wdp"/><Relationship Id="rId61" Type="http://schemas.openxmlformats.org/officeDocument/2006/relationships/image" Target="media/image45.png"/><Relationship Id="rId62" Type="http://schemas.openxmlformats.org/officeDocument/2006/relationships/image" Target="media/image46.wmf"/><Relationship Id="rId63" Type="http://schemas.openxmlformats.org/officeDocument/2006/relationships/image" Target="media/image47.wmf"/><Relationship Id="rId64" Type="http://schemas.openxmlformats.org/officeDocument/2006/relationships/image" Target="media/image48.png"/><Relationship Id="rId65" Type="http://schemas.microsoft.com/office/2007/relationships/hdphoto" Target="media/hdphoto8.wdp"/><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wmf"/><Relationship Id="rId69" Type="http://schemas.openxmlformats.org/officeDocument/2006/relationships/image" Target="media/image51.png"/><Relationship Id="rId70" Type="http://schemas.openxmlformats.org/officeDocument/2006/relationships/image" Target="media/image52.wmf"/><Relationship Id="rId71" Type="http://schemas.openxmlformats.org/officeDocument/2006/relationships/image" Target="media/image53.png"/><Relationship Id="rId72" Type="http://schemas.openxmlformats.org/officeDocument/2006/relationships/image" Target="media/image54.wmf"/><Relationship Id="rId73" Type="http://schemas.openxmlformats.org/officeDocument/2006/relationships/image" Target="media/image55.wmf"/><Relationship Id="rId74" Type="http://schemas.openxmlformats.org/officeDocument/2006/relationships/image" Target="media/image56.png"/><Relationship Id="rId75" Type="http://schemas.openxmlformats.org/officeDocument/2006/relationships/image" Target="media/image57.wmf"/><Relationship Id="rId76" Type="http://schemas.openxmlformats.org/officeDocument/2006/relationships/image" Target="media/image58.wmf"/><Relationship Id="rId77" Type="http://schemas.openxmlformats.org/officeDocument/2006/relationships/image" Target="media/image59.wmf"/><Relationship Id="rId78" Type="http://schemas.openxmlformats.org/officeDocument/2006/relationships/image" Target="media/image60.wmf"/><Relationship Id="rId79" Type="http://schemas.openxmlformats.org/officeDocument/2006/relationships/image" Target="media/image61.wmf"/><Relationship Id="rId80" Type="http://schemas.openxmlformats.org/officeDocument/2006/relationships/image" Target="media/image62.png"/><Relationship Id="rId81" Type="http://schemas.microsoft.com/office/2007/relationships/hdphoto" Target="media/hdphoto9.wdp"/><Relationship Id="rId82" Type="http://schemas.openxmlformats.org/officeDocument/2006/relationships/image" Target="media/image62.png"/><Relationship Id="rId83" Type="http://schemas.openxmlformats.org/officeDocument/2006/relationships/image" Target="media/image63.png"/><Relationship Id="rId84" Type="http://schemas.openxmlformats.org/officeDocument/2006/relationships/image" Target="media/image64.wmf"/><Relationship Id="rId85" Type="http://schemas.openxmlformats.org/officeDocument/2006/relationships/image" Target="media/image65.png"/><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wmf"/><Relationship Id="rId89" Type="http://schemas.openxmlformats.org/officeDocument/2006/relationships/image" Target="media/image69.wmf"/><Relationship Id="rId90" Type="http://schemas.openxmlformats.org/officeDocument/2006/relationships/image" Target="media/image70.wmf"/><Relationship Id="rId91" Type="http://schemas.openxmlformats.org/officeDocument/2006/relationships/image" Target="media/image71.wmf"/><Relationship Id="rId92" Type="http://schemas.openxmlformats.org/officeDocument/2006/relationships/image" Target="media/image72.wmf"/><Relationship Id="rId93" Type="http://schemas.openxmlformats.org/officeDocument/2006/relationships/image" Target="media/image73.wmf"/><Relationship Id="rId94" Type="http://schemas.openxmlformats.org/officeDocument/2006/relationships/image" Target="media/image74.wmf"/><Relationship Id="rId95" Type="http://schemas.openxmlformats.org/officeDocument/2006/relationships/image" Target="media/image75.wmf"/><Relationship Id="rId96" Type="http://schemas.openxmlformats.org/officeDocument/2006/relationships/image" Target="media/image76.png"/><Relationship Id="rId97" Type="http://schemas.openxmlformats.org/officeDocument/2006/relationships/image" Target="media/image77.wmf"/><Relationship Id="rId98" Type="http://schemas.openxmlformats.org/officeDocument/2006/relationships/image" Target="media/image78.wmf"/><Relationship Id="rId99" Type="http://schemas.openxmlformats.org/officeDocument/2006/relationships/image" Target="media/image79.png"/><Relationship Id="rId100" Type="http://schemas.openxmlformats.org/officeDocument/2006/relationships/image" Target="media/image80.png"/><Relationship Id="rId101" Type="http://schemas.openxmlformats.org/officeDocument/2006/relationships/image" Target="media/image81.wmf"/><Relationship Id="rId102" Type="http://schemas.openxmlformats.org/officeDocument/2006/relationships/image" Target="media/image82.png"/><Relationship Id="rId103" Type="http://schemas.openxmlformats.org/officeDocument/2006/relationships/image" Target="media/image83.wmf"/><Relationship Id="rId104" Type="http://schemas.openxmlformats.org/officeDocument/2006/relationships/image" Target="media/image84.png"/><Relationship Id="rId105" Type="http://schemas.openxmlformats.org/officeDocument/2006/relationships/image" Target="media/image85.wmf"/><Relationship Id="rId106" Type="http://schemas.openxmlformats.org/officeDocument/2006/relationships/image" Target="media/image86.png"/><Relationship Id="rId107" Type="http://schemas.microsoft.com/office/2007/relationships/hdphoto" Target="media/hdphoto10.wdp"/><Relationship Id="rId108" Type="http://schemas.openxmlformats.org/officeDocument/2006/relationships/image" Target="media/image86.png"/><Relationship Id="rId109" Type="http://schemas.openxmlformats.org/officeDocument/2006/relationships/image" Target="media/image87.png"/><Relationship Id="rId110" Type="http://schemas.openxmlformats.org/officeDocument/2006/relationships/image" Target="media/image88.png"/><Relationship Id="rId111" Type="http://schemas.openxmlformats.org/officeDocument/2006/relationships/image" Target="media/image89.png"/><Relationship Id="rId112" Type="http://schemas.openxmlformats.org/officeDocument/2006/relationships/image" Target="media/image90.png"/><Relationship Id="rId113" Type="http://schemas.openxmlformats.org/officeDocument/2006/relationships/image" Target="media/image91.png"/><Relationship Id="rId114" Type="http://schemas.openxmlformats.org/officeDocument/2006/relationships/image" Target="media/image92.png"/><Relationship Id="rId115" Type="http://schemas.openxmlformats.org/officeDocument/2006/relationships/image" Target="media/image93.png"/><Relationship Id="rId116" Type="http://schemas.openxmlformats.org/officeDocument/2006/relationships/image" Target="media/image94.png"/><Relationship Id="rId117" Type="http://schemas.openxmlformats.org/officeDocument/2006/relationships/image" Target="media/image95.png"/><Relationship Id="rId118" Type="http://schemas.openxmlformats.org/officeDocument/2006/relationships/image" Target="media/image96.png"/><Relationship Id="rId119" Type="http://schemas.openxmlformats.org/officeDocument/2006/relationships/footer" Target="footer1.xml"/><Relationship Id="rId120" Type="http://schemas.openxmlformats.org/officeDocument/2006/relationships/image" Target="media/image97.png"/><Relationship Id="rId121" Type="http://schemas.openxmlformats.org/officeDocument/2006/relationships/image" Target="media/image98.jpeg"/><Relationship Id="rId122" Type="http://schemas.openxmlformats.org/officeDocument/2006/relationships/image" Target="media/image98.jpeg"/><Relationship Id="rId123" Type="http://schemas.openxmlformats.org/officeDocument/2006/relationships/footer" Target="footer2.xml"/><Relationship Id="rId124" Type="http://schemas.openxmlformats.org/officeDocument/2006/relationships/image" Target="media/image99.png"/><Relationship Id="rId125" Type="http://schemas.openxmlformats.org/officeDocument/2006/relationships/image" Target="media/image100.png"/><Relationship Id="rId126" Type="http://schemas.openxmlformats.org/officeDocument/2006/relationships/image" Target="media/image101.png"/><Relationship Id="rId127" Type="http://schemas.openxmlformats.org/officeDocument/2006/relationships/image" Target="media/image102.png"/><Relationship Id="rId128" Type="http://schemas.openxmlformats.org/officeDocument/2006/relationships/image" Target="media/image103.png"/><Relationship Id="rId129" Type="http://schemas.openxmlformats.org/officeDocument/2006/relationships/image" Target="media/image104.png"/><Relationship Id="rId130" Type="http://schemas.openxmlformats.org/officeDocument/2006/relationships/image" Target="media/image105.wmf"/><Relationship Id="rId131" Type="http://schemas.openxmlformats.org/officeDocument/2006/relationships/footer" Target="footer3.xml"/><Relationship Id="rId132" Type="http://schemas.openxmlformats.org/officeDocument/2006/relationships/footnotes" Target="footnotes.xml"/><Relationship Id="rId133" Type="http://schemas.openxmlformats.org/officeDocument/2006/relationships/comments" Target="comments.xml"/><Relationship Id="rId134" Type="http://schemas.openxmlformats.org/officeDocument/2006/relationships/numbering" Target="numbering.xml"/><Relationship Id="rId135" Type="http://schemas.openxmlformats.org/officeDocument/2006/relationships/fontTable" Target="fontTable.xml"/><Relationship Id="rId136" Type="http://schemas.openxmlformats.org/officeDocument/2006/relationships/settings" Target="settings.xml"/><Relationship Id="rId137" Type="http://schemas.openxmlformats.org/officeDocument/2006/relationships/theme" Target="theme/theme1.xml"/><Relationship Id="rId13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Application>LibreOffice/7.4.7.2$Windows_X86_64 LibreOffice_project/723314e595e8007d3cf785c16538505a1c878ca5</Application>
  <AppVersion>15.0000</AppVersion>
  <Pages>55</Pages>
  <Words>12699</Words>
  <Characters>67942</Characters>
  <CharactersWithSpaces>80190</CharactersWithSpaces>
  <Paragraphs>745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2024-01-24T20:51:00Z</dcterms:created>
  <dc:creator>arend Kouwenaar</dc:creator>
  <dc:description/>
  <dc:language>en-US</dc:language>
  <cp:lastModifiedBy/>
  <cp:lastPrinted>2024-01-26T20:00:00Z</cp:lastPrinted>
  <dcterms:modified xsi:type="dcterms:W3CDTF">2024-02-06T22:00:06Z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