
<file path=[Content_Types].xml><?xml version="1.0" encoding="utf-8"?>
<Types xmlns="http://schemas.openxmlformats.org/package/2006/content-types">
  <Default Extension="png" ContentType="image/png"/>
  <Default Extension="tmp" ContentType="image/png"/>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38E0FC" w14:textId="7EC7E852" w:rsidR="00A6114A" w:rsidRPr="00E218F3" w:rsidRDefault="00A6114A" w:rsidP="009B2AA8">
      <w:pPr>
        <w:pStyle w:val="Heading1"/>
        <w:numPr>
          <w:ilvl w:val="0"/>
          <w:numId w:val="0"/>
        </w:numPr>
        <w:ind w:left="90" w:firstLine="630"/>
        <w:rPr>
          <w:rFonts w:ascii="Times New Roman" w:hAnsi="Times New Roman" w:cs="Times New Roman"/>
          <w:b/>
          <w:bCs/>
          <w:i/>
          <w:iCs/>
          <w:sz w:val="28"/>
          <w:szCs w:val="28"/>
          <w:shd w:val="clear" w:color="auto" w:fill="FFFFFF"/>
        </w:rPr>
      </w:pPr>
      <w:bookmarkStart w:id="0" w:name="_Hlk124697404"/>
      <w:bookmarkStart w:id="1" w:name="_Toc154000827"/>
      <w:bookmarkEnd w:id="0"/>
      <w:commentRangeStart w:id="2"/>
      <w:commentRangeStart w:id="3"/>
      <w:r>
        <w:rPr>
          <w:rFonts w:ascii="Times New Roman" w:hAnsi="Times New Roman" w:cs="Times New Roman"/>
          <w:b/>
          <w:bCs/>
          <w:sz w:val="28"/>
          <w:szCs w:val="28"/>
          <w:shd w:val="clear" w:color="auto" w:fill="FFFFFF"/>
        </w:rPr>
        <w:t>MINECOFIN</w:t>
      </w:r>
      <w:r w:rsidRPr="002C5DFA">
        <w:rPr>
          <w:rFonts w:ascii="Times New Roman" w:hAnsi="Times New Roman" w:cs="Times New Roman"/>
          <w:b/>
          <w:bCs/>
          <w:sz w:val="28"/>
          <w:szCs w:val="28"/>
          <w:shd w:val="clear" w:color="auto" w:fill="FFFFFF"/>
        </w:rPr>
        <w:t xml:space="preserve"> Quarterly Macro-Fiscal Outlook</w:t>
      </w:r>
      <w:r w:rsidR="00154E71">
        <w:rPr>
          <w:rFonts w:ascii="Times New Roman" w:hAnsi="Times New Roman" w:cs="Times New Roman"/>
          <w:b/>
          <w:bCs/>
          <w:sz w:val="28"/>
          <w:szCs w:val="28"/>
          <w:shd w:val="clear" w:color="auto" w:fill="FFFFFF"/>
        </w:rPr>
        <w:t>—</w:t>
      </w:r>
      <w:r w:rsidR="00E85BB6">
        <w:rPr>
          <w:rFonts w:ascii="Times New Roman" w:hAnsi="Times New Roman" w:cs="Times New Roman"/>
          <w:b/>
          <w:bCs/>
          <w:sz w:val="28"/>
          <w:szCs w:val="28"/>
          <w:shd w:val="clear" w:color="auto" w:fill="FFFFFF"/>
        </w:rPr>
        <w:t>2023-</w:t>
      </w:r>
      <w:r w:rsidR="008609F5">
        <w:rPr>
          <w:rFonts w:ascii="Times New Roman" w:hAnsi="Times New Roman" w:cs="Times New Roman"/>
          <w:b/>
          <w:bCs/>
          <w:sz w:val="28"/>
          <w:szCs w:val="28"/>
          <w:shd w:val="clear" w:color="auto" w:fill="FFFFFF"/>
        </w:rPr>
        <w:t>2</w:t>
      </w:r>
      <w:r w:rsidR="00A51FA4">
        <w:rPr>
          <w:rFonts w:ascii="Times New Roman" w:hAnsi="Times New Roman" w:cs="Times New Roman"/>
          <w:b/>
          <w:bCs/>
          <w:sz w:val="28"/>
          <w:szCs w:val="28"/>
          <w:shd w:val="clear" w:color="auto" w:fill="FFFFFF"/>
        </w:rPr>
        <w:t>7</w:t>
      </w:r>
      <w:r w:rsidR="00AC3262" w:rsidRPr="00876799">
        <w:rPr>
          <w:rStyle w:val="FootnoteReference"/>
          <w:rFonts w:ascii="Times New Roman" w:hAnsi="Times New Roman" w:cs="Times New Roman"/>
          <w:b/>
          <w:bCs/>
          <w:sz w:val="28"/>
          <w:szCs w:val="28"/>
          <w:shd w:val="clear" w:color="auto" w:fill="FFFFFF"/>
        </w:rPr>
        <w:footnoteReference w:id="1"/>
      </w:r>
      <w:bookmarkEnd w:id="1"/>
      <w:commentRangeEnd w:id="2"/>
      <w:r w:rsidR="007C1652">
        <w:rPr>
          <w:rStyle w:val="CommentReference"/>
          <w:rFonts w:asciiTheme="minorHAnsi" w:eastAsiaTheme="minorHAnsi" w:hAnsiTheme="minorHAnsi" w:cstheme="minorBidi"/>
          <w:color w:val="auto"/>
        </w:rPr>
        <w:commentReference w:id="2"/>
      </w:r>
      <w:commentRangeEnd w:id="3"/>
      <w:r w:rsidR="000E24FF">
        <w:rPr>
          <w:rStyle w:val="CommentReference"/>
          <w:rFonts w:asciiTheme="minorHAnsi" w:eastAsiaTheme="minorHAnsi" w:hAnsiTheme="minorHAnsi" w:cstheme="minorBidi"/>
          <w:color w:val="auto"/>
        </w:rPr>
        <w:commentReference w:id="3"/>
      </w:r>
    </w:p>
    <w:p w14:paraId="3E1C0926" w14:textId="77777777" w:rsidR="00E218F3" w:rsidRDefault="00E218F3" w:rsidP="00E218F3">
      <w:pPr>
        <w:spacing w:after="0"/>
        <w:rPr>
          <w:rFonts w:ascii="Times New Roman" w:hAnsi="Times New Roman" w:cs="Times New Roman"/>
          <w:i/>
          <w:iCs/>
          <w:color w:val="000000" w:themeColor="text1"/>
          <w:sz w:val="24"/>
          <w:szCs w:val="24"/>
          <w:shd w:val="clear" w:color="auto" w:fill="FFFFFF"/>
        </w:rPr>
      </w:pPr>
    </w:p>
    <w:tbl>
      <w:tblPr>
        <w:tblStyle w:val="TableGrid"/>
        <w:tblW w:w="0" w:type="auto"/>
        <w:tblLook w:val="04A0" w:firstRow="1" w:lastRow="0" w:firstColumn="1" w:lastColumn="0" w:noHBand="0" w:noVBand="1"/>
      </w:tblPr>
      <w:tblGrid>
        <w:gridCol w:w="9890"/>
      </w:tblGrid>
      <w:tr w:rsidR="00A45990" w:rsidRPr="006B646D" w14:paraId="7E980F29" w14:textId="77777777" w:rsidTr="00A51FA4">
        <w:tc>
          <w:tcPr>
            <w:tcW w:w="10008" w:type="dxa"/>
          </w:tcPr>
          <w:p w14:paraId="5497DC55" w14:textId="77777777" w:rsidR="000E2F3D" w:rsidRDefault="000E2F3D" w:rsidP="00A51FA4">
            <w:pPr>
              <w:spacing w:before="120" w:after="120"/>
              <w:rPr>
                <w:rFonts w:ascii="Times New Roman" w:hAnsi="Times New Roman" w:cs="Times New Roman"/>
                <w:color w:val="000000" w:themeColor="text1"/>
                <w:sz w:val="24"/>
                <w:szCs w:val="24"/>
                <w:shd w:val="clear" w:color="auto" w:fill="FFFFFF"/>
              </w:rPr>
            </w:pPr>
            <w:r w:rsidRPr="00C454B9">
              <w:rPr>
                <w:rFonts w:ascii="Times New Roman" w:hAnsi="Times New Roman" w:cs="Times New Roman"/>
                <w:b/>
                <w:bCs/>
                <w:i/>
                <w:iCs/>
                <w:color w:val="2F5496" w:themeColor="accent1" w:themeShade="BF"/>
                <w:sz w:val="24"/>
                <w:szCs w:val="24"/>
                <w:shd w:val="clear" w:color="auto" w:fill="FFFFFF"/>
              </w:rPr>
              <w:t>Background</w:t>
            </w:r>
          </w:p>
          <w:p w14:paraId="60EC8770" w14:textId="77777777" w:rsidR="00A45990" w:rsidRPr="004E520D" w:rsidRDefault="00A45990" w:rsidP="004E520D">
            <w:pPr>
              <w:spacing w:after="120"/>
              <w:rPr>
                <w:rFonts w:ascii="Times New Roman" w:hAnsi="Times New Roman" w:cs="Times New Roman"/>
                <w:i/>
                <w:iCs/>
                <w:color w:val="000000" w:themeColor="text1"/>
                <w:sz w:val="24"/>
                <w:szCs w:val="24"/>
                <w:shd w:val="clear" w:color="auto" w:fill="FFFFFF"/>
              </w:rPr>
            </w:pPr>
            <w:r w:rsidRPr="004E520D">
              <w:rPr>
                <w:rFonts w:ascii="Times New Roman" w:hAnsi="Times New Roman" w:cs="Times New Roman"/>
                <w:i/>
                <w:iCs/>
                <w:color w:val="000000" w:themeColor="text1"/>
                <w:sz w:val="24"/>
                <w:szCs w:val="24"/>
                <w:shd w:val="clear" w:color="auto" w:fill="FFFFFF"/>
              </w:rPr>
              <w:t>T</w:t>
            </w:r>
            <w:r w:rsidR="00B87E5F" w:rsidRPr="004E520D">
              <w:rPr>
                <w:rFonts w:ascii="Times New Roman" w:hAnsi="Times New Roman" w:cs="Times New Roman"/>
                <w:i/>
                <w:iCs/>
                <w:color w:val="000000" w:themeColor="text1"/>
                <w:sz w:val="24"/>
                <w:szCs w:val="24"/>
                <w:shd w:val="clear" w:color="auto" w:fill="FFFFFF"/>
              </w:rPr>
              <w:t xml:space="preserve">his Outlook </w:t>
            </w:r>
            <w:r w:rsidRPr="004E520D">
              <w:rPr>
                <w:rFonts w:ascii="Times New Roman" w:hAnsi="Times New Roman" w:cs="Times New Roman"/>
                <w:i/>
                <w:iCs/>
                <w:color w:val="000000" w:themeColor="text1"/>
                <w:sz w:val="24"/>
                <w:szCs w:val="24"/>
                <w:shd w:val="clear" w:color="auto" w:fill="FFFFFF"/>
              </w:rPr>
              <w:t>analyze</w:t>
            </w:r>
            <w:r w:rsidR="0012483A" w:rsidRPr="004E520D">
              <w:rPr>
                <w:rFonts w:ascii="Times New Roman" w:hAnsi="Times New Roman" w:cs="Times New Roman"/>
                <w:i/>
                <w:iCs/>
                <w:color w:val="000000" w:themeColor="text1"/>
                <w:sz w:val="24"/>
                <w:szCs w:val="24"/>
                <w:shd w:val="clear" w:color="auto" w:fill="FFFFFF"/>
              </w:rPr>
              <w:t>s</w:t>
            </w:r>
            <w:r w:rsidRPr="004E520D">
              <w:rPr>
                <w:rFonts w:ascii="Times New Roman" w:hAnsi="Times New Roman" w:cs="Times New Roman"/>
                <w:i/>
                <w:iCs/>
                <w:color w:val="000000" w:themeColor="text1"/>
                <w:sz w:val="24"/>
                <w:szCs w:val="24"/>
                <w:shd w:val="clear" w:color="auto" w:fill="FFFFFF"/>
              </w:rPr>
              <w:t xml:space="preserve"> recent developments and the short- to medium-term outlook</w:t>
            </w:r>
            <w:r w:rsidR="00B87E5F" w:rsidRPr="004E520D">
              <w:rPr>
                <w:rFonts w:ascii="Times New Roman" w:hAnsi="Times New Roman" w:cs="Times New Roman"/>
                <w:i/>
                <w:iCs/>
                <w:color w:val="000000" w:themeColor="text1"/>
                <w:sz w:val="24"/>
                <w:szCs w:val="24"/>
                <w:shd w:val="clear" w:color="auto" w:fill="FFFFFF"/>
              </w:rPr>
              <w:t xml:space="preserve"> for key macro aggregates</w:t>
            </w:r>
            <w:r w:rsidR="002235A4">
              <w:rPr>
                <w:rFonts w:ascii="Times New Roman" w:hAnsi="Times New Roman" w:cs="Times New Roman"/>
                <w:i/>
                <w:iCs/>
                <w:color w:val="000000" w:themeColor="text1"/>
                <w:sz w:val="24"/>
                <w:szCs w:val="24"/>
                <w:shd w:val="clear" w:color="auto" w:fill="FFFFFF"/>
              </w:rPr>
              <w:t xml:space="preserve"> (16 quarters ahead)</w:t>
            </w:r>
            <w:r w:rsidRPr="004E520D">
              <w:rPr>
                <w:rFonts w:ascii="Times New Roman" w:hAnsi="Times New Roman" w:cs="Times New Roman"/>
                <w:i/>
                <w:iCs/>
                <w:color w:val="000000" w:themeColor="text1"/>
                <w:sz w:val="24"/>
                <w:szCs w:val="24"/>
                <w:shd w:val="clear" w:color="auto" w:fill="FFFFFF"/>
              </w:rPr>
              <w:t>, considering macro policies and policy responses to new developments and shocks. It interpret</w:t>
            </w:r>
            <w:r w:rsidR="0012483A" w:rsidRPr="004E520D">
              <w:rPr>
                <w:rFonts w:ascii="Times New Roman" w:hAnsi="Times New Roman" w:cs="Times New Roman"/>
                <w:i/>
                <w:iCs/>
                <w:color w:val="000000" w:themeColor="text1"/>
                <w:sz w:val="24"/>
                <w:szCs w:val="24"/>
                <w:shd w:val="clear" w:color="auto" w:fill="FFFFFF"/>
              </w:rPr>
              <w:t>s</w:t>
            </w:r>
            <w:r w:rsidRPr="004E520D">
              <w:rPr>
                <w:rFonts w:ascii="Times New Roman" w:hAnsi="Times New Roman" w:cs="Times New Roman"/>
                <w:i/>
                <w:iCs/>
                <w:color w:val="000000" w:themeColor="text1"/>
                <w:sz w:val="24"/>
                <w:szCs w:val="24"/>
                <w:shd w:val="clear" w:color="auto" w:fill="FFFFFF"/>
              </w:rPr>
              <w:t xml:space="preserve"> the transmission mechanisms of shocks and policies, with emphasis on fiscal variables and MINECOFIN’s concern about stabilizing output</w:t>
            </w:r>
            <w:r w:rsidR="00921F43" w:rsidRPr="004E520D">
              <w:rPr>
                <w:rFonts w:ascii="Times New Roman" w:hAnsi="Times New Roman" w:cs="Times New Roman"/>
                <w:i/>
                <w:iCs/>
                <w:color w:val="000000" w:themeColor="text1"/>
                <w:sz w:val="24"/>
                <w:szCs w:val="24"/>
                <w:shd w:val="clear" w:color="auto" w:fill="FFFFFF"/>
              </w:rPr>
              <w:t>, maintain</w:t>
            </w:r>
            <w:r w:rsidR="00B359D8" w:rsidRPr="004E520D">
              <w:rPr>
                <w:rFonts w:ascii="Times New Roman" w:hAnsi="Times New Roman" w:cs="Times New Roman"/>
                <w:i/>
                <w:iCs/>
                <w:color w:val="000000" w:themeColor="text1"/>
                <w:sz w:val="24"/>
                <w:szCs w:val="24"/>
                <w:shd w:val="clear" w:color="auto" w:fill="FFFFFF"/>
              </w:rPr>
              <w:t>ing</w:t>
            </w:r>
            <w:r w:rsidR="00921F43" w:rsidRPr="004E520D">
              <w:rPr>
                <w:rFonts w:ascii="Times New Roman" w:hAnsi="Times New Roman" w:cs="Times New Roman"/>
                <w:i/>
                <w:iCs/>
                <w:color w:val="000000" w:themeColor="text1"/>
                <w:sz w:val="24"/>
                <w:szCs w:val="24"/>
                <w:shd w:val="clear" w:color="auto" w:fill="FFFFFF"/>
              </w:rPr>
              <w:t xml:space="preserve"> levels of living</w:t>
            </w:r>
            <w:r w:rsidR="00FA4CD5" w:rsidRPr="004E520D">
              <w:rPr>
                <w:rFonts w:ascii="Times New Roman" w:hAnsi="Times New Roman" w:cs="Times New Roman"/>
                <w:i/>
                <w:iCs/>
                <w:color w:val="000000" w:themeColor="text1"/>
                <w:sz w:val="24"/>
                <w:szCs w:val="24"/>
                <w:shd w:val="clear" w:color="auto" w:fill="FFFFFF"/>
              </w:rPr>
              <w:t>,</w:t>
            </w:r>
            <w:r w:rsidRPr="004E520D">
              <w:rPr>
                <w:rFonts w:ascii="Times New Roman" w:hAnsi="Times New Roman" w:cs="Times New Roman"/>
                <w:i/>
                <w:iCs/>
                <w:color w:val="000000" w:themeColor="text1"/>
                <w:sz w:val="24"/>
                <w:szCs w:val="24"/>
                <w:shd w:val="clear" w:color="auto" w:fill="FFFFFF"/>
              </w:rPr>
              <w:t xml:space="preserve"> and </w:t>
            </w:r>
            <w:r w:rsidR="008239B0" w:rsidRPr="004E520D">
              <w:rPr>
                <w:rFonts w:ascii="Times New Roman" w:hAnsi="Times New Roman" w:cs="Times New Roman"/>
                <w:i/>
                <w:iCs/>
                <w:color w:val="000000" w:themeColor="text1"/>
                <w:sz w:val="24"/>
                <w:szCs w:val="24"/>
                <w:shd w:val="clear" w:color="auto" w:fill="FFFFFF"/>
              </w:rPr>
              <w:t>keepi</w:t>
            </w:r>
            <w:r w:rsidR="0012483A" w:rsidRPr="004E520D">
              <w:rPr>
                <w:rFonts w:ascii="Times New Roman" w:hAnsi="Times New Roman" w:cs="Times New Roman"/>
                <w:i/>
                <w:iCs/>
                <w:color w:val="000000" w:themeColor="text1"/>
                <w:sz w:val="24"/>
                <w:szCs w:val="24"/>
                <w:shd w:val="clear" w:color="auto" w:fill="FFFFFF"/>
              </w:rPr>
              <w:t>ng the</w:t>
            </w:r>
            <w:r w:rsidRPr="004E520D">
              <w:rPr>
                <w:rFonts w:ascii="Times New Roman" w:hAnsi="Times New Roman" w:cs="Times New Roman"/>
                <w:i/>
                <w:iCs/>
                <w:color w:val="000000" w:themeColor="text1"/>
                <w:sz w:val="24"/>
                <w:szCs w:val="24"/>
                <w:shd w:val="clear" w:color="auto" w:fill="FFFFFF"/>
              </w:rPr>
              <w:t xml:space="preserve"> longer-term growth potential.</w:t>
            </w:r>
          </w:p>
          <w:p w14:paraId="6D14B65E" w14:textId="77777777" w:rsidR="00AB1CA2" w:rsidRDefault="00A45990" w:rsidP="004E520D">
            <w:pPr>
              <w:spacing w:before="120" w:after="120"/>
              <w:rPr>
                <w:rFonts w:ascii="Times New Roman" w:hAnsi="Times New Roman" w:cs="Times New Roman"/>
                <w:i/>
                <w:iCs/>
                <w:color w:val="000000" w:themeColor="text1"/>
                <w:sz w:val="24"/>
                <w:szCs w:val="24"/>
                <w:shd w:val="clear" w:color="auto" w:fill="FFFFFF"/>
              </w:rPr>
            </w:pPr>
            <w:r w:rsidRPr="004E520D">
              <w:rPr>
                <w:rFonts w:ascii="Times New Roman" w:hAnsi="Times New Roman" w:cs="Times New Roman"/>
                <w:i/>
                <w:iCs/>
                <w:color w:val="000000" w:themeColor="text1"/>
                <w:sz w:val="24"/>
                <w:szCs w:val="24"/>
                <w:shd w:val="clear" w:color="auto" w:fill="FFFFFF"/>
              </w:rPr>
              <w:t xml:space="preserve">The underlying </w:t>
            </w:r>
            <w:r w:rsidR="00AA128C" w:rsidRPr="004E520D">
              <w:rPr>
                <w:rFonts w:ascii="Times New Roman" w:hAnsi="Times New Roman" w:cs="Times New Roman"/>
                <w:i/>
                <w:iCs/>
                <w:color w:val="000000" w:themeColor="text1"/>
                <w:sz w:val="24"/>
                <w:szCs w:val="24"/>
                <w:shd w:val="clear" w:color="auto" w:fill="FFFFFF"/>
              </w:rPr>
              <w:t xml:space="preserve">macro </w:t>
            </w:r>
            <w:r w:rsidRPr="004E520D">
              <w:rPr>
                <w:rFonts w:ascii="Times New Roman" w:hAnsi="Times New Roman" w:cs="Times New Roman"/>
                <w:i/>
                <w:iCs/>
                <w:color w:val="000000" w:themeColor="text1"/>
                <w:sz w:val="24"/>
                <w:szCs w:val="24"/>
                <w:shd w:val="clear" w:color="auto" w:fill="FFFFFF"/>
              </w:rPr>
              <w:t xml:space="preserve">model is a </w:t>
            </w:r>
            <w:r w:rsidR="005F61C3" w:rsidRPr="00305E11">
              <w:rPr>
                <w:rFonts w:ascii="Times New Roman" w:hAnsi="Times New Roman" w:cs="Times New Roman"/>
                <w:i/>
                <w:iCs/>
                <w:color w:val="7030A0"/>
                <w:sz w:val="24"/>
                <w:szCs w:val="24"/>
                <w:shd w:val="clear" w:color="auto" w:fill="FFFFFF"/>
                <w:rPrChange w:id="4" w:author="Chris NGUGABE" w:date="2024-01-05T11:47:00Z">
                  <w:rPr>
                    <w:rFonts w:ascii="Times New Roman" w:hAnsi="Times New Roman" w:cs="Times New Roman"/>
                    <w:i/>
                    <w:iCs/>
                    <w:color w:val="C00000"/>
                    <w:sz w:val="24"/>
                    <w:szCs w:val="24"/>
                    <w:shd w:val="clear" w:color="auto" w:fill="FFFFFF"/>
                  </w:rPr>
                </w:rPrChange>
              </w:rPr>
              <w:t xml:space="preserve">New-Keynesian </w:t>
            </w:r>
            <w:r w:rsidR="00AA128C" w:rsidRPr="00305E11">
              <w:rPr>
                <w:rFonts w:ascii="Times New Roman" w:hAnsi="Times New Roman" w:cs="Times New Roman"/>
                <w:i/>
                <w:iCs/>
                <w:color w:val="7030A0"/>
                <w:sz w:val="24"/>
                <w:szCs w:val="24"/>
                <w:shd w:val="clear" w:color="auto" w:fill="FFFFFF"/>
                <w:rPrChange w:id="5" w:author="Chris NGUGABE" w:date="2024-01-05T11:47:00Z">
                  <w:rPr>
                    <w:rFonts w:ascii="Times New Roman" w:hAnsi="Times New Roman" w:cs="Times New Roman"/>
                    <w:i/>
                    <w:iCs/>
                    <w:color w:val="C00000"/>
                    <w:sz w:val="24"/>
                    <w:szCs w:val="24"/>
                    <w:shd w:val="clear" w:color="auto" w:fill="FFFFFF"/>
                  </w:rPr>
                </w:rPrChange>
              </w:rPr>
              <w:t xml:space="preserve">semi-structural </w:t>
            </w:r>
            <w:r w:rsidR="00921F43" w:rsidRPr="00305E11">
              <w:rPr>
                <w:rFonts w:ascii="Times New Roman" w:hAnsi="Times New Roman" w:cs="Times New Roman"/>
                <w:i/>
                <w:iCs/>
                <w:color w:val="7030A0"/>
                <w:sz w:val="24"/>
                <w:szCs w:val="24"/>
                <w:shd w:val="clear" w:color="auto" w:fill="FFFFFF"/>
                <w:rPrChange w:id="6" w:author="Chris NGUGABE" w:date="2024-01-05T11:47:00Z">
                  <w:rPr>
                    <w:rFonts w:ascii="Times New Roman" w:hAnsi="Times New Roman" w:cs="Times New Roman"/>
                    <w:i/>
                    <w:iCs/>
                    <w:color w:val="C00000"/>
                    <w:sz w:val="24"/>
                    <w:szCs w:val="24"/>
                    <w:shd w:val="clear" w:color="auto" w:fill="FFFFFF"/>
                  </w:rPr>
                </w:rPrChange>
              </w:rPr>
              <w:t>‘</w:t>
            </w:r>
            <w:r w:rsidRPr="00305E11">
              <w:rPr>
                <w:rFonts w:ascii="Times New Roman" w:hAnsi="Times New Roman" w:cs="Times New Roman"/>
                <w:i/>
                <w:iCs/>
                <w:color w:val="7030A0"/>
                <w:sz w:val="24"/>
                <w:szCs w:val="24"/>
                <w:shd w:val="clear" w:color="auto" w:fill="FFFFFF"/>
                <w:rPrChange w:id="7" w:author="Chris NGUGABE" w:date="2024-01-05T11:47:00Z">
                  <w:rPr>
                    <w:rFonts w:ascii="Times New Roman" w:hAnsi="Times New Roman" w:cs="Times New Roman"/>
                    <w:i/>
                    <w:iCs/>
                    <w:color w:val="C00000"/>
                    <w:sz w:val="24"/>
                    <w:szCs w:val="24"/>
                    <w:shd w:val="clear" w:color="auto" w:fill="FFFFFF"/>
                  </w:rPr>
                </w:rPrChange>
              </w:rPr>
              <w:t xml:space="preserve">gap </w:t>
            </w:r>
            <w:commentRangeStart w:id="8"/>
            <w:commentRangeStart w:id="9"/>
            <w:r w:rsidRPr="00305E11">
              <w:rPr>
                <w:rFonts w:ascii="Times New Roman" w:hAnsi="Times New Roman" w:cs="Times New Roman"/>
                <w:i/>
                <w:iCs/>
                <w:color w:val="7030A0"/>
                <w:sz w:val="24"/>
                <w:szCs w:val="24"/>
                <w:shd w:val="clear" w:color="auto" w:fill="FFFFFF"/>
                <w:rPrChange w:id="10" w:author="Chris NGUGABE" w:date="2024-01-05T11:47:00Z">
                  <w:rPr>
                    <w:rFonts w:ascii="Times New Roman" w:hAnsi="Times New Roman" w:cs="Times New Roman"/>
                    <w:i/>
                    <w:iCs/>
                    <w:color w:val="C00000"/>
                    <w:sz w:val="24"/>
                    <w:szCs w:val="24"/>
                    <w:shd w:val="clear" w:color="auto" w:fill="FFFFFF"/>
                  </w:rPr>
                </w:rPrChange>
              </w:rPr>
              <w:t>model</w:t>
            </w:r>
            <w:commentRangeEnd w:id="8"/>
            <w:r w:rsidR="00ED5AB2">
              <w:rPr>
                <w:rStyle w:val="CommentReference"/>
              </w:rPr>
              <w:commentReference w:id="8"/>
            </w:r>
            <w:commentRangeEnd w:id="9"/>
            <w:r w:rsidR="0036606F">
              <w:rPr>
                <w:rStyle w:val="CommentReference"/>
              </w:rPr>
              <w:commentReference w:id="9"/>
            </w:r>
            <w:r w:rsidR="00921F43" w:rsidRPr="00305E11">
              <w:rPr>
                <w:rFonts w:ascii="Times New Roman" w:hAnsi="Times New Roman" w:cs="Times New Roman"/>
                <w:i/>
                <w:iCs/>
                <w:color w:val="7030A0"/>
                <w:sz w:val="24"/>
                <w:szCs w:val="24"/>
                <w:shd w:val="clear" w:color="auto" w:fill="FFFFFF"/>
                <w:rPrChange w:id="11" w:author="Chris NGUGABE" w:date="2024-01-05T11:47:00Z">
                  <w:rPr>
                    <w:rFonts w:ascii="Times New Roman" w:hAnsi="Times New Roman" w:cs="Times New Roman"/>
                    <w:i/>
                    <w:iCs/>
                    <w:color w:val="C00000"/>
                    <w:sz w:val="24"/>
                    <w:szCs w:val="24"/>
                    <w:shd w:val="clear" w:color="auto" w:fill="FFFFFF"/>
                  </w:rPr>
                </w:rPrChange>
              </w:rPr>
              <w:t>’</w:t>
            </w:r>
            <w:r w:rsidRPr="00305E11">
              <w:rPr>
                <w:rFonts w:ascii="Times New Roman" w:hAnsi="Times New Roman" w:cs="Times New Roman"/>
                <w:i/>
                <w:iCs/>
                <w:color w:val="7030A0"/>
                <w:sz w:val="24"/>
                <w:szCs w:val="24"/>
                <w:shd w:val="clear" w:color="auto" w:fill="FFFFFF"/>
                <w:rPrChange w:id="12" w:author="Chris NGUGABE" w:date="2024-01-05T11:47:00Z">
                  <w:rPr>
                    <w:rFonts w:ascii="Times New Roman" w:hAnsi="Times New Roman" w:cs="Times New Roman"/>
                    <w:i/>
                    <w:iCs/>
                    <w:color w:val="C00000"/>
                    <w:sz w:val="24"/>
                    <w:szCs w:val="24"/>
                    <w:shd w:val="clear" w:color="auto" w:fill="FFFFFF"/>
                  </w:rPr>
                </w:rPrChange>
              </w:rPr>
              <w:t xml:space="preserve"> </w:t>
            </w:r>
            <w:r w:rsidR="00921F43" w:rsidRPr="004E520D">
              <w:rPr>
                <w:rFonts w:ascii="Times New Roman" w:hAnsi="Times New Roman" w:cs="Times New Roman"/>
                <w:i/>
                <w:iCs/>
                <w:color w:val="000000" w:themeColor="text1"/>
                <w:sz w:val="24"/>
                <w:szCs w:val="24"/>
                <w:shd w:val="clear" w:color="auto" w:fill="FFFFFF"/>
              </w:rPr>
              <w:t>which</w:t>
            </w:r>
            <w:r w:rsidRPr="004E520D">
              <w:rPr>
                <w:rFonts w:ascii="Times New Roman" w:hAnsi="Times New Roman" w:cs="Times New Roman"/>
                <w:i/>
                <w:iCs/>
                <w:color w:val="000000" w:themeColor="text1"/>
                <w:sz w:val="24"/>
                <w:szCs w:val="24"/>
                <w:shd w:val="clear" w:color="auto" w:fill="FFFFFF"/>
              </w:rPr>
              <w:t xml:space="preserve"> traces key macro variables</w:t>
            </w:r>
            <w:r w:rsidR="005F61C3">
              <w:rPr>
                <w:rFonts w:ascii="Times New Roman" w:hAnsi="Times New Roman" w:cs="Times New Roman"/>
                <w:i/>
                <w:iCs/>
                <w:color w:val="000000" w:themeColor="text1"/>
                <w:sz w:val="24"/>
                <w:szCs w:val="24"/>
                <w:shd w:val="clear" w:color="auto" w:fill="FFFFFF"/>
              </w:rPr>
              <w:t>—output, inflation, exchange rate, and interest rate—i</w:t>
            </w:r>
            <w:r w:rsidRPr="004E520D">
              <w:rPr>
                <w:rFonts w:ascii="Times New Roman" w:hAnsi="Times New Roman" w:cs="Times New Roman"/>
                <w:i/>
                <w:iCs/>
                <w:color w:val="000000" w:themeColor="text1"/>
                <w:sz w:val="24"/>
                <w:szCs w:val="24"/>
                <w:shd w:val="clear" w:color="auto" w:fill="FFFFFF"/>
              </w:rPr>
              <w:t xml:space="preserve">n deviation </w:t>
            </w:r>
            <w:r w:rsidR="00B359D8" w:rsidRPr="004E520D">
              <w:rPr>
                <w:rFonts w:ascii="Times New Roman" w:hAnsi="Times New Roman" w:cs="Times New Roman"/>
                <w:i/>
                <w:iCs/>
                <w:color w:val="000000" w:themeColor="text1"/>
                <w:sz w:val="24"/>
                <w:szCs w:val="24"/>
                <w:shd w:val="clear" w:color="auto" w:fill="FFFFFF"/>
              </w:rPr>
              <w:t>from</w:t>
            </w:r>
            <w:r w:rsidRPr="004E520D">
              <w:rPr>
                <w:rFonts w:ascii="Times New Roman" w:hAnsi="Times New Roman" w:cs="Times New Roman"/>
                <w:i/>
                <w:iCs/>
                <w:color w:val="000000" w:themeColor="text1"/>
                <w:sz w:val="24"/>
                <w:szCs w:val="24"/>
                <w:shd w:val="clear" w:color="auto" w:fill="FFFFFF"/>
              </w:rPr>
              <w:t xml:space="preserve"> their potential or trend levels. After shocks and policy responses have worked out, all variables return to their trend path which converge to their steady</w:t>
            </w:r>
            <w:r w:rsidR="0049329C" w:rsidRPr="004E520D">
              <w:rPr>
                <w:rFonts w:ascii="Times New Roman" w:hAnsi="Times New Roman" w:cs="Times New Roman"/>
                <w:i/>
                <w:iCs/>
                <w:color w:val="000000" w:themeColor="text1"/>
                <w:sz w:val="24"/>
                <w:szCs w:val="24"/>
                <w:shd w:val="clear" w:color="auto" w:fill="FFFFFF"/>
              </w:rPr>
              <w:t>-</w:t>
            </w:r>
            <w:r w:rsidRPr="004E520D">
              <w:rPr>
                <w:rFonts w:ascii="Times New Roman" w:hAnsi="Times New Roman" w:cs="Times New Roman"/>
                <w:i/>
                <w:iCs/>
                <w:color w:val="000000" w:themeColor="text1"/>
                <w:sz w:val="24"/>
                <w:szCs w:val="24"/>
                <w:shd w:val="clear" w:color="auto" w:fill="FFFFFF"/>
              </w:rPr>
              <w:t xml:space="preserve">states levels, determined outside the model (e.g., potential GDP growth, </w:t>
            </w:r>
            <w:r w:rsidR="005F61C3">
              <w:rPr>
                <w:rFonts w:ascii="Times New Roman" w:hAnsi="Times New Roman" w:cs="Times New Roman"/>
                <w:i/>
                <w:iCs/>
                <w:color w:val="000000" w:themeColor="text1"/>
                <w:sz w:val="24"/>
                <w:szCs w:val="24"/>
                <w:shd w:val="clear" w:color="auto" w:fill="FFFFFF"/>
              </w:rPr>
              <w:t xml:space="preserve">CPI target, </w:t>
            </w:r>
            <w:r w:rsidRPr="004E520D">
              <w:rPr>
                <w:rFonts w:ascii="Times New Roman" w:hAnsi="Times New Roman" w:cs="Times New Roman"/>
                <w:i/>
                <w:iCs/>
                <w:color w:val="000000" w:themeColor="text1"/>
                <w:sz w:val="24"/>
                <w:szCs w:val="24"/>
                <w:shd w:val="clear" w:color="auto" w:fill="FFFFFF"/>
              </w:rPr>
              <w:t>real interest rate, real exchange rate depreciation rate, etc.).</w:t>
            </w:r>
            <w:r w:rsidR="009413A9" w:rsidRPr="004E520D">
              <w:rPr>
                <w:rFonts w:ascii="Times New Roman" w:hAnsi="Times New Roman" w:cs="Times New Roman"/>
                <w:i/>
                <w:iCs/>
                <w:color w:val="000000" w:themeColor="text1"/>
                <w:sz w:val="24"/>
                <w:szCs w:val="24"/>
                <w:shd w:val="clear" w:color="auto" w:fill="FFFFFF"/>
              </w:rPr>
              <w:t xml:space="preserve"> </w:t>
            </w:r>
            <w:r w:rsidRPr="004E520D">
              <w:rPr>
                <w:rFonts w:ascii="Times New Roman" w:hAnsi="Times New Roman" w:cs="Times New Roman"/>
                <w:i/>
                <w:iCs/>
                <w:color w:val="000000" w:themeColor="text1"/>
                <w:sz w:val="24"/>
                <w:szCs w:val="24"/>
                <w:shd w:val="clear" w:color="auto" w:fill="FFFFFF"/>
              </w:rPr>
              <w:t xml:space="preserve">The model captures </w:t>
            </w:r>
            <w:r w:rsidR="002235A4">
              <w:rPr>
                <w:rFonts w:ascii="Times New Roman" w:hAnsi="Times New Roman" w:cs="Times New Roman"/>
                <w:i/>
                <w:iCs/>
                <w:color w:val="000000" w:themeColor="text1"/>
                <w:sz w:val="24"/>
                <w:szCs w:val="24"/>
                <w:shd w:val="clear" w:color="auto" w:fill="FFFFFF"/>
              </w:rPr>
              <w:t xml:space="preserve">fiscal, </w:t>
            </w:r>
            <w:r w:rsidRPr="004E520D">
              <w:rPr>
                <w:rFonts w:ascii="Times New Roman" w:hAnsi="Times New Roman" w:cs="Times New Roman"/>
                <w:i/>
                <w:iCs/>
                <w:color w:val="000000" w:themeColor="text1"/>
                <w:sz w:val="24"/>
                <w:szCs w:val="24"/>
                <w:shd w:val="clear" w:color="auto" w:fill="FFFFFF"/>
              </w:rPr>
              <w:t xml:space="preserve">monetary, </w:t>
            </w:r>
            <w:r w:rsidR="002235A4">
              <w:rPr>
                <w:rFonts w:ascii="Times New Roman" w:hAnsi="Times New Roman" w:cs="Times New Roman"/>
                <w:i/>
                <w:iCs/>
                <w:color w:val="000000" w:themeColor="text1"/>
                <w:sz w:val="24"/>
                <w:szCs w:val="24"/>
                <w:shd w:val="clear" w:color="auto" w:fill="FFFFFF"/>
              </w:rPr>
              <w:t xml:space="preserve">and </w:t>
            </w:r>
            <w:r w:rsidRPr="004E520D">
              <w:rPr>
                <w:rFonts w:ascii="Times New Roman" w:hAnsi="Times New Roman" w:cs="Times New Roman"/>
                <w:i/>
                <w:iCs/>
                <w:color w:val="000000" w:themeColor="text1"/>
                <w:sz w:val="24"/>
                <w:szCs w:val="24"/>
                <w:shd w:val="clear" w:color="auto" w:fill="FFFFFF"/>
              </w:rPr>
              <w:t>exchange rate policies—with policy rules and scope for discretion—</w:t>
            </w:r>
            <w:r w:rsidR="0049329C" w:rsidRPr="004E520D">
              <w:rPr>
                <w:rFonts w:ascii="Times New Roman" w:hAnsi="Times New Roman" w:cs="Times New Roman"/>
                <w:i/>
                <w:iCs/>
                <w:color w:val="000000" w:themeColor="text1"/>
                <w:sz w:val="24"/>
                <w:szCs w:val="24"/>
                <w:shd w:val="clear" w:color="auto" w:fill="FFFFFF"/>
              </w:rPr>
              <w:t>with a view to</w:t>
            </w:r>
            <w:r w:rsidRPr="004E520D">
              <w:rPr>
                <w:rFonts w:ascii="Times New Roman" w:hAnsi="Times New Roman" w:cs="Times New Roman"/>
                <w:i/>
                <w:iCs/>
                <w:color w:val="000000" w:themeColor="text1"/>
                <w:sz w:val="24"/>
                <w:szCs w:val="24"/>
                <w:shd w:val="clear" w:color="auto" w:fill="FFFFFF"/>
              </w:rPr>
              <w:t xml:space="preserve"> </w:t>
            </w:r>
            <w:r w:rsidR="0049329C" w:rsidRPr="004E520D">
              <w:rPr>
                <w:rFonts w:ascii="Times New Roman" w:hAnsi="Times New Roman" w:cs="Times New Roman"/>
                <w:i/>
                <w:iCs/>
                <w:color w:val="000000" w:themeColor="text1"/>
                <w:sz w:val="24"/>
                <w:szCs w:val="24"/>
                <w:shd w:val="clear" w:color="auto" w:fill="FFFFFF"/>
              </w:rPr>
              <w:t>enhancing</w:t>
            </w:r>
            <w:r w:rsidRPr="004E520D">
              <w:rPr>
                <w:rFonts w:ascii="Times New Roman" w:hAnsi="Times New Roman" w:cs="Times New Roman"/>
                <w:i/>
                <w:iCs/>
                <w:color w:val="000000" w:themeColor="text1"/>
                <w:sz w:val="24"/>
                <w:szCs w:val="24"/>
                <w:shd w:val="clear" w:color="auto" w:fill="FFFFFF"/>
              </w:rPr>
              <w:t xml:space="preserve"> </w:t>
            </w:r>
            <w:r w:rsidR="00AA128C" w:rsidRPr="004E520D">
              <w:rPr>
                <w:rFonts w:ascii="Times New Roman" w:hAnsi="Times New Roman" w:cs="Times New Roman"/>
                <w:i/>
                <w:iCs/>
                <w:color w:val="000000" w:themeColor="text1"/>
                <w:sz w:val="24"/>
                <w:szCs w:val="24"/>
                <w:shd w:val="clear" w:color="auto" w:fill="FFFFFF"/>
              </w:rPr>
              <w:t xml:space="preserve">policy </w:t>
            </w:r>
            <w:r w:rsidRPr="004E520D">
              <w:rPr>
                <w:rFonts w:ascii="Times New Roman" w:hAnsi="Times New Roman" w:cs="Times New Roman"/>
                <w:i/>
                <w:iCs/>
                <w:color w:val="000000" w:themeColor="text1"/>
                <w:sz w:val="24"/>
                <w:szCs w:val="24"/>
                <w:shd w:val="clear" w:color="auto" w:fill="FFFFFF"/>
              </w:rPr>
              <w:t xml:space="preserve">coordination. </w:t>
            </w:r>
          </w:p>
          <w:p w14:paraId="4EA51674" w14:textId="58EC4852" w:rsidR="00A45990" w:rsidRPr="004E520D" w:rsidRDefault="002235A4" w:rsidP="004E520D">
            <w:pPr>
              <w:spacing w:before="120" w:after="120"/>
              <w:rPr>
                <w:rFonts w:ascii="Times New Roman" w:hAnsi="Times New Roman" w:cs="Times New Roman"/>
                <w:i/>
                <w:iCs/>
                <w:color w:val="000000" w:themeColor="text1"/>
                <w:sz w:val="24"/>
                <w:szCs w:val="24"/>
                <w:shd w:val="clear" w:color="auto" w:fill="FFFFFF"/>
              </w:rPr>
            </w:pPr>
            <w:r>
              <w:rPr>
                <w:rFonts w:ascii="Times New Roman" w:hAnsi="Times New Roman" w:cs="Times New Roman"/>
                <w:i/>
                <w:iCs/>
                <w:color w:val="000000" w:themeColor="text1"/>
                <w:sz w:val="24"/>
                <w:szCs w:val="24"/>
                <w:shd w:val="clear" w:color="auto" w:fill="FFFFFF"/>
              </w:rPr>
              <w:t>T</w:t>
            </w:r>
            <w:r w:rsidRPr="004E520D">
              <w:rPr>
                <w:rFonts w:ascii="Times New Roman" w:hAnsi="Times New Roman" w:cs="Times New Roman"/>
                <w:i/>
                <w:iCs/>
                <w:color w:val="000000" w:themeColor="text1"/>
                <w:sz w:val="24"/>
                <w:szCs w:val="24"/>
                <w:shd w:val="clear" w:color="auto" w:fill="FFFFFF"/>
              </w:rPr>
              <w:t xml:space="preserve">he model </w:t>
            </w:r>
            <w:r>
              <w:rPr>
                <w:rFonts w:ascii="Times New Roman" w:hAnsi="Times New Roman" w:cs="Times New Roman"/>
                <w:i/>
                <w:iCs/>
                <w:color w:val="000000" w:themeColor="text1"/>
                <w:sz w:val="24"/>
                <w:szCs w:val="24"/>
                <w:shd w:val="clear" w:color="auto" w:fill="FFFFFF"/>
              </w:rPr>
              <w:t xml:space="preserve">is distinct </w:t>
            </w:r>
            <w:r w:rsidRPr="004E520D">
              <w:rPr>
                <w:rFonts w:ascii="Times New Roman" w:hAnsi="Times New Roman" w:cs="Times New Roman"/>
                <w:i/>
                <w:iCs/>
                <w:color w:val="000000" w:themeColor="text1"/>
                <w:sz w:val="24"/>
                <w:szCs w:val="24"/>
                <w:shd w:val="clear" w:color="auto" w:fill="FFFFFF"/>
              </w:rPr>
              <w:t xml:space="preserve">from other FPAS models as used by central banks </w:t>
            </w:r>
            <w:r>
              <w:rPr>
                <w:rFonts w:ascii="Times New Roman" w:hAnsi="Times New Roman" w:cs="Times New Roman"/>
                <w:i/>
                <w:iCs/>
                <w:color w:val="000000" w:themeColor="text1"/>
                <w:sz w:val="24"/>
                <w:szCs w:val="24"/>
                <w:shd w:val="clear" w:color="auto" w:fill="FFFFFF"/>
              </w:rPr>
              <w:t>in several ways: t</w:t>
            </w:r>
            <w:r w:rsidR="00A45990" w:rsidRPr="004E520D">
              <w:rPr>
                <w:rFonts w:ascii="Times New Roman" w:hAnsi="Times New Roman" w:cs="Times New Roman"/>
                <w:i/>
                <w:iCs/>
                <w:color w:val="000000" w:themeColor="text1"/>
                <w:sz w:val="24"/>
                <w:szCs w:val="24"/>
                <w:shd w:val="clear" w:color="auto" w:fill="FFFFFF"/>
              </w:rPr>
              <w:t>he elaborate fiscal block</w:t>
            </w:r>
            <w:r w:rsidR="00A51FA4">
              <w:rPr>
                <w:rFonts w:ascii="Times New Roman" w:hAnsi="Times New Roman" w:cs="Times New Roman"/>
                <w:i/>
                <w:iCs/>
                <w:color w:val="000000" w:themeColor="text1"/>
                <w:sz w:val="24"/>
                <w:szCs w:val="24"/>
                <w:shd w:val="clear" w:color="auto" w:fill="FFFFFF"/>
              </w:rPr>
              <w:t xml:space="preserve"> with deficit </w:t>
            </w:r>
            <w:r w:rsidR="00AB1CA2">
              <w:rPr>
                <w:rFonts w:ascii="Times New Roman" w:hAnsi="Times New Roman" w:cs="Times New Roman"/>
                <w:i/>
                <w:iCs/>
                <w:color w:val="000000" w:themeColor="text1"/>
                <w:sz w:val="24"/>
                <w:szCs w:val="24"/>
                <w:shd w:val="clear" w:color="auto" w:fill="FFFFFF"/>
              </w:rPr>
              <w:t>and its constituen</w:t>
            </w:r>
            <w:r w:rsidR="00DD5930">
              <w:rPr>
                <w:rFonts w:ascii="Times New Roman" w:hAnsi="Times New Roman" w:cs="Times New Roman"/>
                <w:i/>
                <w:iCs/>
                <w:color w:val="000000" w:themeColor="text1"/>
                <w:sz w:val="24"/>
                <w:szCs w:val="24"/>
                <w:shd w:val="clear" w:color="auto" w:fill="FFFFFF"/>
              </w:rPr>
              <w:t>t part</w:t>
            </w:r>
            <w:r w:rsidR="00AB1CA2">
              <w:rPr>
                <w:rFonts w:ascii="Times New Roman" w:hAnsi="Times New Roman" w:cs="Times New Roman"/>
                <w:i/>
                <w:iCs/>
                <w:color w:val="000000" w:themeColor="text1"/>
                <w:sz w:val="24"/>
                <w:szCs w:val="24"/>
                <w:shd w:val="clear" w:color="auto" w:fill="FFFFFF"/>
              </w:rPr>
              <w:t xml:space="preserve">s (revenue, spending on goods and services, other spending) and their discretionary, </w:t>
            </w:r>
            <w:r w:rsidR="008A4125">
              <w:rPr>
                <w:rFonts w:ascii="Times New Roman" w:hAnsi="Times New Roman" w:cs="Times New Roman"/>
                <w:i/>
                <w:iCs/>
                <w:color w:val="000000" w:themeColor="text1"/>
                <w:sz w:val="24"/>
                <w:szCs w:val="24"/>
                <w:shd w:val="clear" w:color="auto" w:fill="FFFFFF"/>
              </w:rPr>
              <w:t>cyclical,</w:t>
            </w:r>
            <w:r w:rsidR="00AB1CA2">
              <w:rPr>
                <w:rFonts w:ascii="Times New Roman" w:hAnsi="Times New Roman" w:cs="Times New Roman"/>
                <w:i/>
                <w:iCs/>
                <w:color w:val="000000" w:themeColor="text1"/>
                <w:sz w:val="24"/>
                <w:szCs w:val="24"/>
                <w:shd w:val="clear" w:color="auto" w:fill="FFFFFF"/>
              </w:rPr>
              <w:t xml:space="preserve"> and structural components</w:t>
            </w:r>
            <w:r>
              <w:rPr>
                <w:rFonts w:ascii="Times New Roman" w:hAnsi="Times New Roman" w:cs="Times New Roman"/>
                <w:i/>
                <w:iCs/>
                <w:color w:val="000000" w:themeColor="text1"/>
                <w:sz w:val="24"/>
                <w:szCs w:val="24"/>
                <w:shd w:val="clear" w:color="auto" w:fill="FFFFFF"/>
              </w:rPr>
              <w:t>;</w:t>
            </w:r>
            <w:r w:rsidR="00990CBC" w:rsidRPr="004E520D">
              <w:rPr>
                <w:rFonts w:ascii="Times New Roman" w:hAnsi="Times New Roman" w:cs="Times New Roman"/>
                <w:i/>
                <w:iCs/>
                <w:color w:val="000000" w:themeColor="text1"/>
                <w:sz w:val="24"/>
                <w:szCs w:val="24"/>
                <w:shd w:val="clear" w:color="auto" w:fill="FFFFFF"/>
              </w:rPr>
              <w:t xml:space="preserve"> </w:t>
            </w:r>
            <w:r w:rsidR="00AB1CA2">
              <w:rPr>
                <w:rFonts w:ascii="Times New Roman" w:hAnsi="Times New Roman" w:cs="Times New Roman"/>
                <w:i/>
                <w:iCs/>
                <w:color w:val="000000" w:themeColor="text1"/>
                <w:sz w:val="24"/>
                <w:szCs w:val="24"/>
                <w:shd w:val="clear" w:color="auto" w:fill="FFFFFF"/>
              </w:rPr>
              <w:t xml:space="preserve">the </w:t>
            </w:r>
            <w:r w:rsidR="00A45990" w:rsidRPr="004E520D">
              <w:rPr>
                <w:rFonts w:ascii="Times New Roman" w:hAnsi="Times New Roman" w:cs="Times New Roman"/>
                <w:i/>
                <w:iCs/>
                <w:color w:val="000000" w:themeColor="text1"/>
                <w:sz w:val="24"/>
                <w:szCs w:val="24"/>
                <w:shd w:val="clear" w:color="auto" w:fill="FFFFFF"/>
              </w:rPr>
              <w:t>breakdown of</w:t>
            </w:r>
            <w:r w:rsidR="00A51FA4">
              <w:rPr>
                <w:rFonts w:ascii="Times New Roman" w:hAnsi="Times New Roman" w:cs="Times New Roman"/>
                <w:i/>
                <w:iCs/>
                <w:color w:val="000000" w:themeColor="text1"/>
                <w:sz w:val="24"/>
                <w:szCs w:val="24"/>
                <w:shd w:val="clear" w:color="auto" w:fill="FFFFFF"/>
              </w:rPr>
              <w:t xml:space="preserve"> demand into five </w:t>
            </w:r>
            <w:r w:rsidR="00A45990" w:rsidRPr="004E520D">
              <w:rPr>
                <w:rFonts w:ascii="Times New Roman" w:hAnsi="Times New Roman" w:cs="Times New Roman"/>
                <w:i/>
                <w:iCs/>
                <w:color w:val="000000" w:themeColor="text1"/>
                <w:sz w:val="24"/>
                <w:szCs w:val="24"/>
                <w:shd w:val="clear" w:color="auto" w:fill="FFFFFF"/>
              </w:rPr>
              <w:t>components</w:t>
            </w:r>
            <w:r w:rsidR="00AB1CA2">
              <w:rPr>
                <w:rFonts w:ascii="Times New Roman" w:hAnsi="Times New Roman" w:cs="Times New Roman"/>
                <w:i/>
                <w:iCs/>
                <w:color w:val="000000" w:themeColor="text1"/>
                <w:sz w:val="24"/>
                <w:szCs w:val="24"/>
                <w:shd w:val="clear" w:color="auto" w:fill="FFFFFF"/>
              </w:rPr>
              <w:t xml:space="preserve"> each with its own equation</w:t>
            </w:r>
            <w:r>
              <w:rPr>
                <w:rFonts w:ascii="Times New Roman" w:hAnsi="Times New Roman" w:cs="Times New Roman"/>
                <w:i/>
                <w:iCs/>
                <w:color w:val="000000" w:themeColor="text1"/>
                <w:sz w:val="24"/>
                <w:szCs w:val="24"/>
                <w:shd w:val="clear" w:color="auto" w:fill="FFFFFF"/>
              </w:rPr>
              <w:t>;</w:t>
            </w:r>
            <w:r w:rsidR="00990CBC" w:rsidRPr="004E520D">
              <w:rPr>
                <w:rFonts w:ascii="Times New Roman" w:hAnsi="Times New Roman" w:cs="Times New Roman"/>
                <w:i/>
                <w:iCs/>
                <w:color w:val="000000" w:themeColor="text1"/>
                <w:sz w:val="24"/>
                <w:szCs w:val="24"/>
                <w:shd w:val="clear" w:color="auto" w:fill="FFFFFF"/>
              </w:rPr>
              <w:t xml:space="preserve"> and </w:t>
            </w:r>
            <w:r w:rsidR="00AB1CA2">
              <w:rPr>
                <w:rFonts w:ascii="Times New Roman" w:hAnsi="Times New Roman" w:cs="Times New Roman"/>
                <w:i/>
                <w:iCs/>
                <w:color w:val="000000" w:themeColor="text1"/>
                <w:sz w:val="24"/>
                <w:szCs w:val="24"/>
                <w:shd w:val="clear" w:color="auto" w:fill="FFFFFF"/>
              </w:rPr>
              <w:t xml:space="preserve">the </w:t>
            </w:r>
            <w:r w:rsidR="00990CBC" w:rsidRPr="004E520D">
              <w:rPr>
                <w:rFonts w:ascii="Times New Roman" w:hAnsi="Times New Roman" w:cs="Times New Roman"/>
                <w:i/>
                <w:iCs/>
                <w:color w:val="000000" w:themeColor="text1"/>
                <w:sz w:val="24"/>
                <w:szCs w:val="24"/>
                <w:shd w:val="clear" w:color="auto" w:fill="FFFFFF"/>
              </w:rPr>
              <w:t>derivation of variables in levels</w:t>
            </w:r>
            <w:r w:rsidR="00876FF9">
              <w:rPr>
                <w:rFonts w:ascii="Times New Roman" w:hAnsi="Times New Roman" w:cs="Times New Roman"/>
                <w:i/>
                <w:iCs/>
                <w:color w:val="000000" w:themeColor="text1"/>
                <w:sz w:val="24"/>
                <w:szCs w:val="24"/>
                <w:shd w:val="clear" w:color="auto" w:fill="FFFFFF"/>
              </w:rPr>
              <w:t xml:space="preserve"> allowing comparison with other macro projections.</w:t>
            </w:r>
          </w:p>
          <w:p w14:paraId="2E5B45F8" w14:textId="3788A04B" w:rsidR="004E520D" w:rsidRPr="004C3D92" w:rsidRDefault="00B87E5F" w:rsidP="005F61C3">
            <w:pPr>
              <w:spacing w:after="240"/>
              <w:rPr>
                <w:rFonts w:ascii="Times New Roman" w:hAnsi="Times New Roman" w:cs="Times New Roman"/>
                <w:b/>
                <w:bCs/>
                <w:i/>
                <w:iCs/>
                <w:color w:val="2F5496" w:themeColor="accent1" w:themeShade="BF"/>
                <w:sz w:val="28"/>
                <w:szCs w:val="28"/>
                <w:shd w:val="clear" w:color="auto" w:fill="FFFFFF"/>
              </w:rPr>
            </w:pPr>
            <w:r w:rsidRPr="004E520D">
              <w:rPr>
                <w:rFonts w:ascii="Times New Roman" w:hAnsi="Times New Roman" w:cs="Times New Roman"/>
                <w:i/>
                <w:iCs/>
                <w:color w:val="000000" w:themeColor="text1"/>
                <w:sz w:val="24"/>
                <w:szCs w:val="24"/>
                <w:shd w:val="clear" w:color="auto" w:fill="FFFFFF"/>
              </w:rPr>
              <w:t>S</w:t>
            </w:r>
            <w:r w:rsidR="009444D2" w:rsidRPr="004E520D">
              <w:rPr>
                <w:rFonts w:ascii="Times New Roman" w:hAnsi="Times New Roman" w:cs="Times New Roman"/>
                <w:i/>
                <w:iCs/>
                <w:color w:val="000000" w:themeColor="text1"/>
                <w:sz w:val="24"/>
                <w:szCs w:val="24"/>
                <w:shd w:val="clear" w:color="auto" w:fill="FFFFFF"/>
              </w:rPr>
              <w:t xml:space="preserve">ection </w:t>
            </w:r>
            <w:r w:rsidRPr="004E520D">
              <w:rPr>
                <w:rFonts w:ascii="Times New Roman" w:hAnsi="Times New Roman" w:cs="Times New Roman"/>
                <w:i/>
                <w:iCs/>
                <w:color w:val="000000" w:themeColor="text1"/>
                <w:sz w:val="24"/>
                <w:szCs w:val="24"/>
                <w:shd w:val="clear" w:color="auto" w:fill="FFFFFF"/>
              </w:rPr>
              <w:t>I</w:t>
            </w:r>
            <w:r w:rsidR="009444D2" w:rsidRPr="004E520D">
              <w:rPr>
                <w:rFonts w:ascii="Times New Roman" w:hAnsi="Times New Roman" w:cs="Times New Roman"/>
                <w:i/>
                <w:iCs/>
                <w:color w:val="000000" w:themeColor="text1"/>
                <w:sz w:val="24"/>
                <w:szCs w:val="24"/>
                <w:shd w:val="clear" w:color="auto" w:fill="FFFFFF"/>
              </w:rPr>
              <w:t xml:space="preserve"> reviews recent macro development</w:t>
            </w:r>
            <w:r w:rsidR="00D70569" w:rsidRPr="004E520D">
              <w:rPr>
                <w:rFonts w:ascii="Times New Roman" w:hAnsi="Times New Roman" w:cs="Times New Roman"/>
                <w:i/>
                <w:iCs/>
                <w:color w:val="000000" w:themeColor="text1"/>
                <w:sz w:val="24"/>
                <w:szCs w:val="24"/>
                <w:shd w:val="clear" w:color="auto" w:fill="FFFFFF"/>
              </w:rPr>
              <w:t>s</w:t>
            </w:r>
            <w:r w:rsidR="009413A9" w:rsidRPr="004E520D">
              <w:rPr>
                <w:rFonts w:ascii="Times New Roman" w:hAnsi="Times New Roman" w:cs="Times New Roman"/>
                <w:i/>
                <w:iCs/>
                <w:color w:val="000000" w:themeColor="text1"/>
                <w:sz w:val="24"/>
                <w:szCs w:val="24"/>
                <w:shd w:val="clear" w:color="auto" w:fill="FFFFFF"/>
              </w:rPr>
              <w:t xml:space="preserve"> (16</w:t>
            </w:r>
            <w:r w:rsidR="000E2F3D" w:rsidRPr="004E520D">
              <w:rPr>
                <w:rFonts w:ascii="Times New Roman" w:hAnsi="Times New Roman" w:cs="Times New Roman"/>
                <w:i/>
                <w:iCs/>
                <w:color w:val="000000" w:themeColor="text1"/>
                <w:sz w:val="24"/>
                <w:szCs w:val="24"/>
                <w:shd w:val="clear" w:color="auto" w:fill="FFFFFF"/>
              </w:rPr>
              <w:t xml:space="preserve"> quarters</w:t>
            </w:r>
            <w:r w:rsidR="00AA128C" w:rsidRPr="004E520D">
              <w:rPr>
                <w:rFonts w:ascii="Times New Roman" w:hAnsi="Times New Roman" w:cs="Times New Roman"/>
                <w:i/>
                <w:iCs/>
                <w:color w:val="000000" w:themeColor="text1"/>
                <w:sz w:val="24"/>
                <w:szCs w:val="24"/>
                <w:shd w:val="clear" w:color="auto" w:fill="FFFFFF"/>
              </w:rPr>
              <w:t xml:space="preserve"> past</w:t>
            </w:r>
            <w:r w:rsidR="009413A9" w:rsidRPr="004E520D">
              <w:rPr>
                <w:rFonts w:ascii="Times New Roman" w:hAnsi="Times New Roman" w:cs="Times New Roman"/>
                <w:i/>
                <w:iCs/>
                <w:color w:val="000000" w:themeColor="text1"/>
                <w:sz w:val="24"/>
                <w:szCs w:val="24"/>
                <w:shd w:val="clear" w:color="auto" w:fill="FFFFFF"/>
              </w:rPr>
              <w:t>)</w:t>
            </w:r>
            <w:r w:rsidRPr="004E520D">
              <w:rPr>
                <w:rFonts w:ascii="Times New Roman" w:hAnsi="Times New Roman" w:cs="Times New Roman"/>
                <w:i/>
                <w:iCs/>
                <w:color w:val="000000" w:themeColor="text1"/>
                <w:sz w:val="24"/>
                <w:szCs w:val="24"/>
                <w:shd w:val="clear" w:color="auto" w:fill="FFFFFF"/>
              </w:rPr>
              <w:t>, interpret</w:t>
            </w:r>
            <w:r w:rsidR="009413A9" w:rsidRPr="004E520D">
              <w:rPr>
                <w:rFonts w:ascii="Times New Roman" w:hAnsi="Times New Roman" w:cs="Times New Roman"/>
                <w:i/>
                <w:iCs/>
                <w:color w:val="000000" w:themeColor="text1"/>
                <w:sz w:val="24"/>
                <w:szCs w:val="24"/>
                <w:shd w:val="clear" w:color="auto" w:fill="FFFFFF"/>
              </w:rPr>
              <w:t>s</w:t>
            </w:r>
            <w:r w:rsidRPr="004E520D">
              <w:rPr>
                <w:rFonts w:ascii="Times New Roman" w:hAnsi="Times New Roman" w:cs="Times New Roman"/>
                <w:i/>
                <w:iCs/>
                <w:color w:val="000000" w:themeColor="text1"/>
                <w:sz w:val="24"/>
                <w:szCs w:val="24"/>
                <w:shd w:val="clear" w:color="auto" w:fill="FFFFFF"/>
              </w:rPr>
              <w:t xml:space="preserve"> updated trends </w:t>
            </w:r>
            <w:r w:rsidR="008239B0" w:rsidRPr="004E520D">
              <w:rPr>
                <w:rFonts w:ascii="Times New Roman" w:hAnsi="Times New Roman" w:cs="Times New Roman"/>
                <w:i/>
                <w:iCs/>
                <w:color w:val="000000" w:themeColor="text1"/>
                <w:sz w:val="24"/>
                <w:szCs w:val="24"/>
                <w:shd w:val="clear" w:color="auto" w:fill="FFFFFF"/>
              </w:rPr>
              <w:t>and</w:t>
            </w:r>
            <w:r w:rsidRPr="004E520D">
              <w:rPr>
                <w:rFonts w:ascii="Times New Roman" w:hAnsi="Times New Roman" w:cs="Times New Roman"/>
                <w:i/>
                <w:iCs/>
                <w:color w:val="000000" w:themeColor="text1"/>
                <w:sz w:val="24"/>
                <w:szCs w:val="24"/>
                <w:shd w:val="clear" w:color="auto" w:fill="FFFFFF"/>
              </w:rPr>
              <w:t xml:space="preserve"> gaps for </w:t>
            </w:r>
            <w:r w:rsidR="009413A9" w:rsidRPr="004E520D">
              <w:rPr>
                <w:rFonts w:ascii="Times New Roman" w:hAnsi="Times New Roman" w:cs="Times New Roman"/>
                <w:i/>
                <w:iCs/>
                <w:color w:val="000000" w:themeColor="text1"/>
                <w:sz w:val="24"/>
                <w:szCs w:val="24"/>
                <w:shd w:val="clear" w:color="auto" w:fill="FFFFFF"/>
              </w:rPr>
              <w:t>key macro variables</w:t>
            </w:r>
            <w:r w:rsidR="000E2F3D" w:rsidRPr="004E520D">
              <w:rPr>
                <w:rFonts w:ascii="Times New Roman" w:hAnsi="Times New Roman" w:cs="Times New Roman"/>
                <w:i/>
                <w:iCs/>
                <w:color w:val="000000" w:themeColor="text1"/>
                <w:sz w:val="24"/>
                <w:szCs w:val="24"/>
                <w:shd w:val="clear" w:color="auto" w:fill="FFFFFF"/>
              </w:rPr>
              <w:t xml:space="preserve">, </w:t>
            </w:r>
            <w:r w:rsidR="00B06EA9" w:rsidRPr="004E520D">
              <w:rPr>
                <w:rFonts w:ascii="Times New Roman" w:hAnsi="Times New Roman" w:cs="Times New Roman"/>
                <w:i/>
                <w:iCs/>
                <w:color w:val="000000" w:themeColor="text1"/>
                <w:sz w:val="24"/>
                <w:szCs w:val="24"/>
                <w:shd w:val="clear" w:color="auto" w:fill="FFFFFF"/>
              </w:rPr>
              <w:t>e.g.,</w:t>
            </w:r>
            <w:r w:rsidR="000E2F3D" w:rsidRPr="004E520D">
              <w:rPr>
                <w:rFonts w:ascii="Times New Roman" w:hAnsi="Times New Roman" w:cs="Times New Roman"/>
                <w:i/>
                <w:iCs/>
                <w:color w:val="000000" w:themeColor="text1"/>
                <w:sz w:val="24"/>
                <w:szCs w:val="24"/>
                <w:shd w:val="clear" w:color="auto" w:fill="FFFFFF"/>
              </w:rPr>
              <w:t xml:space="preserve"> output</w:t>
            </w:r>
            <w:r w:rsidR="008239B0" w:rsidRPr="004E520D">
              <w:rPr>
                <w:rFonts w:ascii="Times New Roman" w:hAnsi="Times New Roman" w:cs="Times New Roman"/>
                <w:i/>
                <w:iCs/>
                <w:color w:val="000000" w:themeColor="text1"/>
                <w:sz w:val="24"/>
                <w:szCs w:val="24"/>
                <w:shd w:val="clear" w:color="auto" w:fill="FFFFFF"/>
              </w:rPr>
              <w:t xml:space="preserve">, </w:t>
            </w:r>
            <w:r w:rsidR="000E2F3D" w:rsidRPr="004E520D">
              <w:rPr>
                <w:rFonts w:ascii="Times New Roman" w:hAnsi="Times New Roman" w:cs="Times New Roman"/>
                <w:i/>
                <w:iCs/>
                <w:color w:val="000000" w:themeColor="text1"/>
                <w:sz w:val="24"/>
                <w:szCs w:val="24"/>
                <w:shd w:val="clear" w:color="auto" w:fill="FFFFFF"/>
              </w:rPr>
              <w:t xml:space="preserve">RIR </w:t>
            </w:r>
            <w:r w:rsidR="008239B0" w:rsidRPr="004E520D">
              <w:rPr>
                <w:rFonts w:ascii="Times New Roman" w:hAnsi="Times New Roman" w:cs="Times New Roman"/>
                <w:i/>
                <w:iCs/>
                <w:color w:val="000000" w:themeColor="text1"/>
                <w:sz w:val="24"/>
                <w:szCs w:val="24"/>
                <w:shd w:val="clear" w:color="auto" w:fill="FFFFFF"/>
              </w:rPr>
              <w:t xml:space="preserve">and RER </w:t>
            </w:r>
            <w:r w:rsidR="000E2F3D" w:rsidRPr="004E520D">
              <w:rPr>
                <w:rFonts w:ascii="Times New Roman" w:hAnsi="Times New Roman" w:cs="Times New Roman"/>
                <w:i/>
                <w:iCs/>
                <w:color w:val="000000" w:themeColor="text1"/>
                <w:sz w:val="24"/>
                <w:szCs w:val="24"/>
                <w:shd w:val="clear" w:color="auto" w:fill="FFFFFF"/>
              </w:rPr>
              <w:t>(</w:t>
            </w:r>
            <w:r w:rsidR="00990CBC" w:rsidRPr="004E520D">
              <w:rPr>
                <w:rFonts w:ascii="Times New Roman" w:hAnsi="Times New Roman" w:cs="Times New Roman"/>
                <w:i/>
                <w:iCs/>
                <w:color w:val="000000" w:themeColor="text1"/>
                <w:sz w:val="24"/>
                <w:szCs w:val="24"/>
                <w:shd w:val="clear" w:color="auto" w:fill="FFFFFF"/>
              </w:rPr>
              <w:t>using data for</w:t>
            </w:r>
            <w:r w:rsidR="000E2F3D" w:rsidRPr="004E520D">
              <w:rPr>
                <w:rFonts w:ascii="Times New Roman" w:hAnsi="Times New Roman" w:cs="Times New Roman"/>
                <w:i/>
                <w:iCs/>
                <w:color w:val="000000" w:themeColor="text1"/>
                <w:sz w:val="24"/>
                <w:szCs w:val="24"/>
                <w:shd w:val="clear" w:color="auto" w:fill="FFFFFF"/>
              </w:rPr>
              <w:t xml:space="preserve"> 2006-2</w:t>
            </w:r>
            <w:r w:rsidR="00A51FA4">
              <w:rPr>
                <w:rFonts w:ascii="Times New Roman" w:hAnsi="Times New Roman" w:cs="Times New Roman"/>
                <w:i/>
                <w:iCs/>
                <w:color w:val="000000" w:themeColor="text1"/>
                <w:sz w:val="24"/>
                <w:szCs w:val="24"/>
                <w:shd w:val="clear" w:color="auto" w:fill="FFFFFF"/>
              </w:rPr>
              <w:t>3</w:t>
            </w:r>
            <w:r w:rsidR="00DD5930">
              <w:rPr>
                <w:rFonts w:ascii="Times New Roman" w:hAnsi="Times New Roman" w:cs="Times New Roman"/>
                <w:i/>
                <w:iCs/>
                <w:color w:val="000000" w:themeColor="text1"/>
                <w:sz w:val="24"/>
                <w:szCs w:val="24"/>
                <w:shd w:val="clear" w:color="auto" w:fill="FFFFFF"/>
              </w:rPr>
              <w:t>)</w:t>
            </w:r>
            <w:r w:rsidR="00A51FA4">
              <w:rPr>
                <w:rFonts w:ascii="Times New Roman" w:hAnsi="Times New Roman" w:cs="Times New Roman"/>
                <w:i/>
                <w:iCs/>
                <w:color w:val="000000" w:themeColor="text1"/>
                <w:sz w:val="24"/>
                <w:szCs w:val="24"/>
                <w:shd w:val="clear" w:color="auto" w:fill="FFFFFF"/>
              </w:rPr>
              <w:t>. Section II</w:t>
            </w:r>
            <w:r w:rsidR="009413A9" w:rsidRPr="004E520D">
              <w:rPr>
                <w:rFonts w:ascii="Times New Roman" w:hAnsi="Times New Roman" w:cs="Times New Roman"/>
                <w:i/>
                <w:iCs/>
                <w:color w:val="000000" w:themeColor="text1"/>
                <w:sz w:val="24"/>
                <w:szCs w:val="24"/>
                <w:shd w:val="clear" w:color="auto" w:fill="FFFFFF"/>
              </w:rPr>
              <w:t xml:space="preserve"> </w:t>
            </w:r>
            <w:r w:rsidR="00DD5930">
              <w:rPr>
                <w:rFonts w:ascii="Times New Roman" w:hAnsi="Times New Roman" w:cs="Times New Roman"/>
                <w:i/>
                <w:iCs/>
                <w:color w:val="000000" w:themeColor="text1"/>
                <w:sz w:val="24"/>
                <w:szCs w:val="24"/>
                <w:shd w:val="clear" w:color="auto" w:fill="FFFFFF"/>
              </w:rPr>
              <w:t>sums up</w:t>
            </w:r>
            <w:r w:rsidR="009413A9" w:rsidRPr="004E520D">
              <w:rPr>
                <w:rFonts w:ascii="Times New Roman" w:hAnsi="Times New Roman" w:cs="Times New Roman"/>
                <w:i/>
                <w:iCs/>
                <w:color w:val="000000" w:themeColor="text1"/>
                <w:sz w:val="24"/>
                <w:szCs w:val="24"/>
                <w:shd w:val="clear" w:color="auto" w:fill="FFFFFF"/>
              </w:rPr>
              <w:t xml:space="preserve"> the policy stance</w:t>
            </w:r>
            <w:r w:rsidR="00A51FA4">
              <w:rPr>
                <w:rFonts w:ascii="Times New Roman" w:hAnsi="Times New Roman" w:cs="Times New Roman"/>
                <w:i/>
                <w:iCs/>
                <w:color w:val="000000" w:themeColor="text1"/>
                <w:sz w:val="24"/>
                <w:szCs w:val="24"/>
                <w:shd w:val="clear" w:color="auto" w:fill="FFFFFF"/>
              </w:rPr>
              <w:t xml:space="preserve"> and initial conditions for the forecast</w:t>
            </w:r>
            <w:r w:rsidR="009413A9" w:rsidRPr="004E520D">
              <w:rPr>
                <w:rFonts w:ascii="Times New Roman" w:hAnsi="Times New Roman" w:cs="Times New Roman"/>
                <w:i/>
                <w:iCs/>
                <w:color w:val="000000" w:themeColor="text1"/>
                <w:sz w:val="24"/>
                <w:szCs w:val="24"/>
                <w:shd w:val="clear" w:color="auto" w:fill="FFFFFF"/>
              </w:rPr>
              <w:t>. S</w:t>
            </w:r>
            <w:r w:rsidR="00D70569" w:rsidRPr="004E520D">
              <w:rPr>
                <w:rFonts w:ascii="Times New Roman" w:hAnsi="Times New Roman" w:cs="Times New Roman"/>
                <w:i/>
                <w:iCs/>
                <w:color w:val="000000" w:themeColor="text1"/>
                <w:sz w:val="24"/>
                <w:szCs w:val="24"/>
                <w:shd w:val="clear" w:color="auto" w:fill="FFFFFF"/>
              </w:rPr>
              <w:t xml:space="preserve">ection </w:t>
            </w:r>
            <w:r w:rsidR="009413A9" w:rsidRPr="004E520D">
              <w:rPr>
                <w:rFonts w:ascii="Times New Roman" w:hAnsi="Times New Roman" w:cs="Times New Roman"/>
                <w:i/>
                <w:iCs/>
                <w:color w:val="000000" w:themeColor="text1"/>
                <w:sz w:val="24"/>
                <w:szCs w:val="24"/>
                <w:shd w:val="clear" w:color="auto" w:fill="FFFFFF"/>
              </w:rPr>
              <w:t>I</w:t>
            </w:r>
            <w:r w:rsidR="00A51FA4">
              <w:rPr>
                <w:rFonts w:ascii="Times New Roman" w:hAnsi="Times New Roman" w:cs="Times New Roman"/>
                <w:i/>
                <w:iCs/>
                <w:color w:val="000000" w:themeColor="text1"/>
                <w:sz w:val="24"/>
                <w:szCs w:val="24"/>
                <w:shd w:val="clear" w:color="auto" w:fill="FFFFFF"/>
              </w:rPr>
              <w:t>I</w:t>
            </w:r>
            <w:r w:rsidR="009413A9" w:rsidRPr="004E520D">
              <w:rPr>
                <w:rFonts w:ascii="Times New Roman" w:hAnsi="Times New Roman" w:cs="Times New Roman"/>
                <w:i/>
                <w:iCs/>
                <w:color w:val="000000" w:themeColor="text1"/>
                <w:sz w:val="24"/>
                <w:szCs w:val="24"/>
                <w:shd w:val="clear" w:color="auto" w:fill="FFFFFF"/>
              </w:rPr>
              <w:t>I provides forecasts (16</w:t>
            </w:r>
            <w:r w:rsidR="000E2F3D" w:rsidRPr="004E520D">
              <w:rPr>
                <w:rFonts w:ascii="Times New Roman" w:hAnsi="Times New Roman" w:cs="Times New Roman"/>
                <w:i/>
                <w:iCs/>
                <w:color w:val="000000" w:themeColor="text1"/>
                <w:sz w:val="24"/>
                <w:szCs w:val="24"/>
                <w:shd w:val="clear" w:color="auto" w:fill="FFFFFF"/>
              </w:rPr>
              <w:t xml:space="preserve"> quarters</w:t>
            </w:r>
            <w:r w:rsidR="00AA128C" w:rsidRPr="004E520D">
              <w:rPr>
                <w:rFonts w:ascii="Times New Roman" w:hAnsi="Times New Roman" w:cs="Times New Roman"/>
                <w:i/>
                <w:iCs/>
                <w:color w:val="000000" w:themeColor="text1"/>
                <w:sz w:val="24"/>
                <w:szCs w:val="24"/>
                <w:shd w:val="clear" w:color="auto" w:fill="FFFFFF"/>
              </w:rPr>
              <w:t xml:space="preserve"> ahead</w:t>
            </w:r>
            <w:r w:rsidR="000E2F3D" w:rsidRPr="004E520D">
              <w:rPr>
                <w:rFonts w:ascii="Times New Roman" w:hAnsi="Times New Roman" w:cs="Times New Roman"/>
                <w:i/>
                <w:iCs/>
                <w:color w:val="000000" w:themeColor="text1"/>
                <w:sz w:val="24"/>
                <w:szCs w:val="24"/>
                <w:shd w:val="clear" w:color="auto" w:fill="FFFFFF"/>
              </w:rPr>
              <w:t>)</w:t>
            </w:r>
            <w:r w:rsidR="009413A9" w:rsidRPr="004E520D">
              <w:rPr>
                <w:rFonts w:ascii="Times New Roman" w:hAnsi="Times New Roman" w:cs="Times New Roman"/>
                <w:i/>
                <w:iCs/>
                <w:color w:val="000000" w:themeColor="text1"/>
                <w:sz w:val="24"/>
                <w:szCs w:val="24"/>
                <w:shd w:val="clear" w:color="auto" w:fill="FFFFFF"/>
              </w:rPr>
              <w:t xml:space="preserve"> given exogenous external variables, </w:t>
            </w:r>
            <w:r w:rsidR="00A51FA4">
              <w:rPr>
                <w:rFonts w:ascii="Times New Roman" w:hAnsi="Times New Roman" w:cs="Times New Roman"/>
                <w:i/>
                <w:iCs/>
                <w:color w:val="000000" w:themeColor="text1"/>
                <w:sz w:val="24"/>
                <w:szCs w:val="24"/>
                <w:shd w:val="clear" w:color="auto" w:fill="FFFFFF"/>
              </w:rPr>
              <w:t xml:space="preserve">expected fiscal </w:t>
            </w:r>
            <w:r w:rsidR="009413A9" w:rsidRPr="004E520D">
              <w:rPr>
                <w:rFonts w:ascii="Times New Roman" w:hAnsi="Times New Roman" w:cs="Times New Roman"/>
                <w:i/>
                <w:iCs/>
                <w:color w:val="000000" w:themeColor="text1"/>
                <w:sz w:val="24"/>
                <w:szCs w:val="24"/>
                <w:shd w:val="clear" w:color="auto" w:fill="FFFFFF"/>
              </w:rPr>
              <w:t>policy stance, near-term</w:t>
            </w:r>
            <w:r w:rsidR="000E2F3D" w:rsidRPr="004E520D">
              <w:rPr>
                <w:rFonts w:ascii="Times New Roman" w:hAnsi="Times New Roman" w:cs="Times New Roman"/>
                <w:i/>
                <w:iCs/>
                <w:color w:val="000000" w:themeColor="text1"/>
                <w:sz w:val="24"/>
                <w:szCs w:val="24"/>
                <w:shd w:val="clear" w:color="auto" w:fill="FFFFFF"/>
              </w:rPr>
              <w:t>/</w:t>
            </w:r>
            <w:r w:rsidR="009413A9" w:rsidRPr="004E520D">
              <w:rPr>
                <w:rFonts w:ascii="Times New Roman" w:hAnsi="Times New Roman" w:cs="Times New Roman"/>
                <w:i/>
                <w:iCs/>
                <w:color w:val="000000" w:themeColor="text1"/>
                <w:sz w:val="24"/>
                <w:szCs w:val="24"/>
                <w:shd w:val="clear" w:color="auto" w:fill="FFFFFF"/>
              </w:rPr>
              <w:t>judgmen</w:t>
            </w:r>
            <w:r w:rsidR="000E2F3D" w:rsidRPr="004E520D">
              <w:rPr>
                <w:rFonts w:ascii="Times New Roman" w:hAnsi="Times New Roman" w:cs="Times New Roman"/>
                <w:i/>
                <w:iCs/>
                <w:color w:val="000000" w:themeColor="text1"/>
                <w:sz w:val="24"/>
                <w:szCs w:val="24"/>
                <w:shd w:val="clear" w:color="auto" w:fill="FFFFFF"/>
              </w:rPr>
              <w:t>tal</w:t>
            </w:r>
            <w:r w:rsidR="009413A9" w:rsidRPr="004E520D">
              <w:rPr>
                <w:rFonts w:ascii="Times New Roman" w:hAnsi="Times New Roman" w:cs="Times New Roman"/>
                <w:i/>
                <w:iCs/>
                <w:color w:val="000000" w:themeColor="text1"/>
                <w:sz w:val="24"/>
                <w:szCs w:val="24"/>
                <w:shd w:val="clear" w:color="auto" w:fill="FFFFFF"/>
              </w:rPr>
              <w:t xml:space="preserve"> forecasts</w:t>
            </w:r>
            <w:r w:rsidR="00540BEB">
              <w:rPr>
                <w:rFonts w:ascii="Times New Roman" w:hAnsi="Times New Roman" w:cs="Times New Roman"/>
                <w:i/>
                <w:iCs/>
                <w:color w:val="000000" w:themeColor="text1"/>
                <w:sz w:val="24"/>
                <w:szCs w:val="24"/>
                <w:shd w:val="clear" w:color="auto" w:fill="FFFFFF"/>
              </w:rPr>
              <w:t xml:space="preserve"> and modeled monetary and exchange rate policy rules</w:t>
            </w:r>
            <w:r w:rsidR="009413A9" w:rsidRPr="004E520D">
              <w:rPr>
                <w:rFonts w:ascii="Times New Roman" w:hAnsi="Times New Roman" w:cs="Times New Roman"/>
                <w:i/>
                <w:iCs/>
                <w:color w:val="000000" w:themeColor="text1"/>
                <w:sz w:val="24"/>
                <w:szCs w:val="24"/>
                <w:shd w:val="clear" w:color="auto" w:fill="FFFFFF"/>
              </w:rPr>
              <w:t>. Section I</w:t>
            </w:r>
            <w:r w:rsidR="00A51FA4">
              <w:rPr>
                <w:rFonts w:ascii="Times New Roman" w:hAnsi="Times New Roman" w:cs="Times New Roman"/>
                <w:i/>
                <w:iCs/>
                <w:color w:val="000000" w:themeColor="text1"/>
                <w:sz w:val="24"/>
                <w:szCs w:val="24"/>
                <w:shd w:val="clear" w:color="auto" w:fill="FFFFFF"/>
              </w:rPr>
              <w:t>V</w:t>
            </w:r>
            <w:r w:rsidR="009413A9" w:rsidRPr="004E520D">
              <w:rPr>
                <w:rFonts w:ascii="Times New Roman" w:hAnsi="Times New Roman" w:cs="Times New Roman"/>
                <w:i/>
                <w:iCs/>
                <w:color w:val="000000" w:themeColor="text1"/>
                <w:sz w:val="24"/>
                <w:szCs w:val="24"/>
                <w:shd w:val="clear" w:color="auto" w:fill="FFFFFF"/>
              </w:rPr>
              <w:t xml:space="preserve"> </w:t>
            </w:r>
            <w:r w:rsidR="00540BEB">
              <w:rPr>
                <w:rFonts w:ascii="Times New Roman" w:hAnsi="Times New Roman" w:cs="Times New Roman"/>
                <w:i/>
                <w:iCs/>
                <w:color w:val="000000" w:themeColor="text1"/>
                <w:sz w:val="24"/>
                <w:szCs w:val="24"/>
                <w:shd w:val="clear" w:color="auto" w:fill="FFFFFF"/>
              </w:rPr>
              <w:t xml:space="preserve">provides supplemental information: </w:t>
            </w:r>
            <w:r w:rsidR="00A51FA4">
              <w:rPr>
                <w:rFonts w:ascii="Times New Roman" w:hAnsi="Times New Roman" w:cs="Times New Roman"/>
                <w:i/>
                <w:iCs/>
                <w:color w:val="000000" w:themeColor="text1"/>
                <w:sz w:val="24"/>
                <w:szCs w:val="24"/>
                <w:shd w:val="clear" w:color="auto" w:fill="FFFFFF"/>
              </w:rPr>
              <w:t>compar</w:t>
            </w:r>
            <w:r w:rsidR="00540BEB">
              <w:rPr>
                <w:rFonts w:ascii="Times New Roman" w:hAnsi="Times New Roman" w:cs="Times New Roman"/>
                <w:i/>
                <w:iCs/>
                <w:color w:val="000000" w:themeColor="text1"/>
                <w:sz w:val="24"/>
                <w:szCs w:val="24"/>
                <w:shd w:val="clear" w:color="auto" w:fill="FFFFFF"/>
              </w:rPr>
              <w:t xml:space="preserve">ison with projections from </w:t>
            </w:r>
            <w:r w:rsidR="00A51FA4">
              <w:rPr>
                <w:rFonts w:ascii="Times New Roman" w:hAnsi="Times New Roman" w:cs="Times New Roman"/>
                <w:i/>
                <w:iCs/>
                <w:color w:val="000000" w:themeColor="text1"/>
                <w:sz w:val="24"/>
                <w:szCs w:val="24"/>
                <w:shd w:val="clear" w:color="auto" w:fill="FFFFFF"/>
              </w:rPr>
              <w:t>macro</w:t>
            </w:r>
            <w:r w:rsidR="00540BEB">
              <w:rPr>
                <w:rFonts w:ascii="Times New Roman" w:hAnsi="Times New Roman" w:cs="Times New Roman"/>
                <w:i/>
                <w:iCs/>
                <w:color w:val="000000" w:themeColor="text1"/>
                <w:sz w:val="24"/>
                <w:szCs w:val="24"/>
                <w:shd w:val="clear" w:color="auto" w:fill="FFFFFF"/>
              </w:rPr>
              <w:t>economic</w:t>
            </w:r>
            <w:r w:rsidR="00A51FA4">
              <w:rPr>
                <w:rFonts w:ascii="Times New Roman" w:hAnsi="Times New Roman" w:cs="Times New Roman"/>
                <w:i/>
                <w:iCs/>
                <w:color w:val="000000" w:themeColor="text1"/>
                <w:sz w:val="24"/>
                <w:szCs w:val="24"/>
                <w:shd w:val="clear" w:color="auto" w:fill="FFFFFF"/>
              </w:rPr>
              <w:t xml:space="preserve"> framework and</w:t>
            </w:r>
            <w:r w:rsidR="00990CBC" w:rsidRPr="004E520D">
              <w:rPr>
                <w:rFonts w:ascii="Times New Roman" w:hAnsi="Times New Roman" w:cs="Times New Roman"/>
                <w:i/>
                <w:iCs/>
                <w:color w:val="000000" w:themeColor="text1"/>
                <w:sz w:val="24"/>
                <w:szCs w:val="24"/>
                <w:shd w:val="clear" w:color="auto" w:fill="FFFFFF"/>
              </w:rPr>
              <w:t xml:space="preserve"> </w:t>
            </w:r>
            <w:r w:rsidR="000E2F3D" w:rsidRPr="004E520D">
              <w:rPr>
                <w:rFonts w:ascii="Times New Roman" w:hAnsi="Times New Roman" w:cs="Times New Roman"/>
                <w:i/>
                <w:iCs/>
                <w:color w:val="000000" w:themeColor="text1"/>
                <w:sz w:val="24"/>
                <w:szCs w:val="24"/>
                <w:shd w:val="clear" w:color="auto" w:fill="FFFFFF"/>
              </w:rPr>
              <w:t>alternative scenario</w:t>
            </w:r>
            <w:r w:rsidR="00540BEB">
              <w:rPr>
                <w:rFonts w:ascii="Times New Roman" w:hAnsi="Times New Roman" w:cs="Times New Roman"/>
                <w:i/>
                <w:iCs/>
                <w:color w:val="000000" w:themeColor="text1"/>
                <w:sz w:val="24"/>
                <w:szCs w:val="24"/>
                <w:shd w:val="clear" w:color="auto" w:fill="FFFFFF"/>
              </w:rPr>
              <w:t>s</w:t>
            </w:r>
            <w:r w:rsidR="000E2F3D" w:rsidRPr="004E520D">
              <w:rPr>
                <w:rFonts w:ascii="Times New Roman" w:hAnsi="Times New Roman" w:cs="Times New Roman"/>
                <w:i/>
                <w:iCs/>
                <w:color w:val="000000" w:themeColor="text1"/>
                <w:sz w:val="24"/>
                <w:szCs w:val="24"/>
                <w:shd w:val="clear" w:color="auto" w:fill="FFFFFF"/>
              </w:rPr>
              <w:t xml:space="preserve"> with slower declines in </w:t>
            </w:r>
            <w:r w:rsidR="00FE1ADA" w:rsidRPr="004E520D">
              <w:rPr>
                <w:rFonts w:ascii="Times New Roman" w:hAnsi="Times New Roman" w:cs="Times New Roman"/>
                <w:i/>
                <w:iCs/>
                <w:color w:val="000000" w:themeColor="text1"/>
                <w:sz w:val="24"/>
                <w:szCs w:val="24"/>
                <w:shd w:val="clear" w:color="auto" w:fill="FFFFFF"/>
              </w:rPr>
              <w:t xml:space="preserve">world food and </w:t>
            </w:r>
            <w:r w:rsidR="004B16F3" w:rsidRPr="004E520D">
              <w:rPr>
                <w:rFonts w:ascii="Times New Roman" w:hAnsi="Times New Roman" w:cs="Times New Roman"/>
                <w:i/>
                <w:iCs/>
                <w:color w:val="000000" w:themeColor="text1"/>
                <w:sz w:val="24"/>
                <w:szCs w:val="24"/>
                <w:shd w:val="clear" w:color="auto" w:fill="FFFFFF"/>
              </w:rPr>
              <w:t xml:space="preserve">oil </w:t>
            </w:r>
            <w:r w:rsidR="000E2F3D" w:rsidRPr="004E520D">
              <w:rPr>
                <w:rFonts w:ascii="Times New Roman" w:hAnsi="Times New Roman" w:cs="Times New Roman"/>
                <w:i/>
                <w:iCs/>
                <w:color w:val="000000" w:themeColor="text1"/>
                <w:sz w:val="24"/>
                <w:szCs w:val="24"/>
                <w:shd w:val="clear" w:color="auto" w:fill="FFFFFF"/>
              </w:rPr>
              <w:t xml:space="preserve">prices, and possible policy </w:t>
            </w:r>
            <w:r w:rsidR="00A51FA4">
              <w:rPr>
                <w:rFonts w:ascii="Times New Roman" w:hAnsi="Times New Roman" w:cs="Times New Roman"/>
                <w:i/>
                <w:iCs/>
                <w:color w:val="000000" w:themeColor="text1"/>
                <w:sz w:val="24"/>
                <w:szCs w:val="24"/>
                <w:shd w:val="clear" w:color="auto" w:fill="FFFFFF"/>
              </w:rPr>
              <w:t>r</w:t>
            </w:r>
            <w:r w:rsidR="000E2F3D" w:rsidRPr="004E520D">
              <w:rPr>
                <w:rFonts w:ascii="Times New Roman" w:hAnsi="Times New Roman" w:cs="Times New Roman"/>
                <w:i/>
                <w:iCs/>
                <w:color w:val="000000" w:themeColor="text1"/>
                <w:sz w:val="24"/>
                <w:szCs w:val="24"/>
                <w:shd w:val="clear" w:color="auto" w:fill="FFFFFF"/>
              </w:rPr>
              <w:t>esponses</w:t>
            </w:r>
            <w:r w:rsidR="00A00124" w:rsidRPr="004E520D">
              <w:rPr>
                <w:rFonts w:ascii="Times New Roman" w:hAnsi="Times New Roman" w:cs="Times New Roman"/>
                <w:i/>
                <w:iCs/>
                <w:color w:val="000000" w:themeColor="text1"/>
                <w:sz w:val="24"/>
                <w:szCs w:val="24"/>
                <w:shd w:val="clear" w:color="auto" w:fill="FFFFFF"/>
              </w:rPr>
              <w:t>.</w:t>
            </w:r>
          </w:p>
        </w:tc>
      </w:tr>
    </w:tbl>
    <w:p w14:paraId="2A8A9075" w14:textId="77777777" w:rsidR="004E520D" w:rsidRDefault="009A2D7C">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tbl>
      <w:tblPr>
        <w:tblStyle w:val="TableGrid"/>
        <w:tblW w:w="0" w:type="auto"/>
        <w:tblLook w:val="04A0" w:firstRow="1" w:lastRow="0" w:firstColumn="1" w:lastColumn="0" w:noHBand="0" w:noVBand="1"/>
      </w:tblPr>
      <w:tblGrid>
        <w:gridCol w:w="9890"/>
      </w:tblGrid>
      <w:tr w:rsidR="004E520D" w14:paraId="3E99C93C" w14:textId="77777777" w:rsidTr="004E520D">
        <w:tc>
          <w:tcPr>
            <w:tcW w:w="10116" w:type="dxa"/>
          </w:tcPr>
          <w:p w14:paraId="20D49606" w14:textId="77777777" w:rsidR="004E520D" w:rsidRDefault="004E520D" w:rsidP="004E520D">
            <w:pPr>
              <w:spacing w:after="120"/>
              <w:rPr>
                <w:rFonts w:ascii="Times New Roman" w:hAnsi="Times New Roman" w:cs="Times New Roman"/>
                <w:b/>
                <w:bCs/>
                <w:i/>
                <w:iCs/>
                <w:color w:val="2F5496" w:themeColor="accent1" w:themeShade="BF"/>
                <w:sz w:val="24"/>
                <w:szCs w:val="24"/>
                <w:shd w:val="clear" w:color="auto" w:fill="FFFFFF"/>
              </w:rPr>
            </w:pPr>
            <w:commentRangeStart w:id="13"/>
          </w:p>
          <w:p w14:paraId="168C1C87" w14:textId="216A1BD1" w:rsidR="004E520D" w:rsidRDefault="004E520D" w:rsidP="004E520D">
            <w:pPr>
              <w:spacing w:after="120"/>
              <w:rPr>
                <w:rFonts w:ascii="Times New Roman" w:hAnsi="Times New Roman" w:cs="Times New Roman"/>
                <w:b/>
                <w:bCs/>
                <w:i/>
                <w:iCs/>
                <w:color w:val="2F5496" w:themeColor="accent1" w:themeShade="BF"/>
                <w:sz w:val="24"/>
                <w:szCs w:val="24"/>
                <w:shd w:val="clear" w:color="auto" w:fill="FFFFFF"/>
              </w:rPr>
            </w:pPr>
            <w:r w:rsidRPr="00C454B9">
              <w:rPr>
                <w:rFonts w:ascii="Times New Roman" w:hAnsi="Times New Roman" w:cs="Times New Roman"/>
                <w:b/>
                <w:bCs/>
                <w:i/>
                <w:iCs/>
                <w:color w:val="2F5496" w:themeColor="accent1" w:themeShade="BF"/>
                <w:sz w:val="24"/>
                <w:szCs w:val="24"/>
                <w:shd w:val="clear" w:color="auto" w:fill="FFFFFF"/>
              </w:rPr>
              <w:t>Summary Outlook</w:t>
            </w:r>
            <w:commentRangeEnd w:id="13"/>
            <w:r w:rsidR="00F01E3D">
              <w:rPr>
                <w:rStyle w:val="CommentReference"/>
              </w:rPr>
              <w:commentReference w:id="13"/>
            </w:r>
          </w:p>
          <w:p w14:paraId="3554BF15" w14:textId="5417B961" w:rsidR="009651C8" w:rsidRDefault="009651C8">
            <w:pPr>
              <w:pStyle w:val="ListParagraph"/>
              <w:numPr>
                <w:ilvl w:val="0"/>
                <w:numId w:val="4"/>
              </w:numPr>
              <w:spacing w:after="120"/>
              <w:rPr>
                <w:rFonts w:ascii="Times New Roman" w:hAnsi="Times New Roman" w:cs="Times New Roman"/>
                <w:i/>
                <w:iCs/>
                <w:sz w:val="24"/>
                <w:szCs w:val="24"/>
                <w:lang w:val="en-GB"/>
              </w:rPr>
            </w:pPr>
            <w:r w:rsidRPr="004C1D69">
              <w:rPr>
                <w:rFonts w:ascii="Times New Roman" w:hAnsi="Times New Roman" w:cs="Times New Roman"/>
                <w:b/>
                <w:bCs/>
                <w:i/>
                <w:iCs/>
                <w:color w:val="2F5496" w:themeColor="accent1" w:themeShade="BF"/>
                <w:sz w:val="24"/>
                <w:szCs w:val="24"/>
                <w:lang w:val="en-GB"/>
              </w:rPr>
              <w:t>Current policy stance.</w:t>
            </w:r>
            <w:r>
              <w:rPr>
                <w:rFonts w:ascii="Times New Roman" w:hAnsi="Times New Roman" w:cs="Times New Roman"/>
                <w:i/>
                <w:iCs/>
                <w:sz w:val="24"/>
                <w:szCs w:val="24"/>
                <w:lang w:val="en-GB"/>
              </w:rPr>
              <w:t xml:space="preserve"> </w:t>
            </w:r>
            <w:r w:rsidR="00540BEB" w:rsidRPr="00540BEB">
              <w:rPr>
                <w:rFonts w:ascii="Times New Roman" w:hAnsi="Times New Roman" w:cs="Times New Roman"/>
                <w:i/>
                <w:iCs/>
                <w:sz w:val="24"/>
                <w:szCs w:val="24"/>
                <w:lang w:val="en-GB"/>
              </w:rPr>
              <w:t>Modestly tight monetary policy, fiscal consolidation in 2022/23 reinforced with the FY2023/24 Budget, and exchange rate policy entailing initially some overvaluation have helped contain domestic demand and bring inflation down in 2023</w:t>
            </w:r>
            <w:r w:rsidR="00540BEB">
              <w:rPr>
                <w:rFonts w:ascii="Times New Roman" w:hAnsi="Times New Roman" w:cs="Times New Roman"/>
                <w:i/>
                <w:iCs/>
                <w:sz w:val="24"/>
                <w:szCs w:val="24"/>
                <w:lang w:val="en-GB"/>
              </w:rPr>
              <w:t>.</w:t>
            </w:r>
          </w:p>
          <w:p w14:paraId="15548FAA" w14:textId="77777777" w:rsidR="00540BEB" w:rsidRPr="009651C8" w:rsidRDefault="00540BEB" w:rsidP="00540BEB">
            <w:pPr>
              <w:pStyle w:val="ListParagraph"/>
              <w:spacing w:after="120"/>
              <w:ind w:left="504"/>
              <w:rPr>
                <w:rFonts w:ascii="Times New Roman" w:hAnsi="Times New Roman" w:cs="Times New Roman"/>
                <w:i/>
                <w:iCs/>
                <w:sz w:val="24"/>
                <w:szCs w:val="24"/>
                <w:lang w:val="en-GB"/>
              </w:rPr>
            </w:pPr>
          </w:p>
          <w:p w14:paraId="182F314D" w14:textId="5F0E1D13" w:rsidR="004E520D" w:rsidRPr="00947652" w:rsidRDefault="004E520D">
            <w:pPr>
              <w:pStyle w:val="ListParagraph"/>
              <w:numPr>
                <w:ilvl w:val="0"/>
                <w:numId w:val="4"/>
              </w:numPr>
              <w:spacing w:after="120"/>
              <w:rPr>
                <w:rFonts w:ascii="Times New Roman" w:hAnsi="Times New Roman" w:cs="Times New Roman"/>
                <w:i/>
                <w:iCs/>
                <w:sz w:val="24"/>
                <w:szCs w:val="24"/>
                <w:lang w:val="en-GB"/>
              </w:rPr>
            </w:pPr>
            <w:r w:rsidRPr="004C1D69">
              <w:rPr>
                <w:rFonts w:ascii="Times New Roman" w:hAnsi="Times New Roman" w:cs="Times New Roman"/>
                <w:b/>
                <w:bCs/>
                <w:i/>
                <w:iCs/>
                <w:color w:val="2F5496" w:themeColor="accent1" w:themeShade="BF"/>
                <w:sz w:val="24"/>
                <w:szCs w:val="24"/>
                <w:lang w:val="en-GB"/>
              </w:rPr>
              <w:t xml:space="preserve">Inflation </w:t>
            </w:r>
            <w:r w:rsidRPr="004E520D">
              <w:rPr>
                <w:rFonts w:ascii="Times New Roman" w:hAnsi="Times New Roman" w:cs="Times New Roman"/>
                <w:i/>
                <w:iCs/>
                <w:sz w:val="24"/>
                <w:szCs w:val="24"/>
                <w:shd w:val="clear" w:color="auto" w:fill="FFFFFF"/>
              </w:rPr>
              <w:t xml:space="preserve">(CPI </w:t>
            </w:r>
            <w:r w:rsidRPr="004E520D">
              <w:rPr>
                <w:rFonts w:ascii="Times New Roman" w:hAnsi="Times New Roman" w:cs="Times New Roman"/>
                <w:i/>
                <w:iCs/>
                <w:color w:val="000000" w:themeColor="text1"/>
                <w:sz w:val="24"/>
                <w:szCs w:val="24"/>
                <w:shd w:val="clear" w:color="auto" w:fill="FFFFFF"/>
              </w:rPr>
              <w:t xml:space="preserve">headline, </w:t>
            </w:r>
            <w:r w:rsidR="00712FBA">
              <w:rPr>
                <w:rFonts w:ascii="Times New Roman" w:hAnsi="Times New Roman" w:cs="Times New Roman"/>
                <w:i/>
                <w:iCs/>
                <w:color w:val="000000" w:themeColor="text1"/>
                <w:sz w:val="24"/>
                <w:szCs w:val="24"/>
                <w:shd w:val="clear" w:color="auto" w:fill="FFFFFF"/>
              </w:rPr>
              <w:t>y</w:t>
            </w:r>
            <w:r w:rsidRPr="004E520D">
              <w:rPr>
                <w:rFonts w:ascii="Times New Roman" w:hAnsi="Times New Roman" w:cs="Times New Roman"/>
                <w:i/>
                <w:iCs/>
                <w:color w:val="000000" w:themeColor="text1"/>
                <w:sz w:val="24"/>
                <w:szCs w:val="24"/>
                <w:shd w:val="clear" w:color="auto" w:fill="FFFFFF"/>
              </w:rPr>
              <w:t>-on-</w:t>
            </w:r>
            <w:r w:rsidR="0036123C">
              <w:rPr>
                <w:rFonts w:ascii="Times New Roman" w:hAnsi="Times New Roman" w:cs="Times New Roman"/>
                <w:i/>
                <w:iCs/>
                <w:color w:val="000000" w:themeColor="text1"/>
                <w:sz w:val="24"/>
                <w:szCs w:val="24"/>
                <w:shd w:val="clear" w:color="auto" w:fill="FFFFFF"/>
              </w:rPr>
              <w:t>y</w:t>
            </w:r>
            <w:r w:rsidRPr="004E520D">
              <w:rPr>
                <w:rFonts w:ascii="Times New Roman" w:hAnsi="Times New Roman" w:cs="Times New Roman"/>
                <w:i/>
                <w:iCs/>
                <w:color w:val="000000" w:themeColor="text1"/>
                <w:sz w:val="24"/>
                <w:szCs w:val="24"/>
                <w:shd w:val="clear" w:color="auto" w:fill="FFFFFF"/>
              </w:rPr>
              <w:t>) is expected to</w:t>
            </w:r>
            <w:r w:rsidR="00947652">
              <w:rPr>
                <w:rFonts w:ascii="Times New Roman" w:hAnsi="Times New Roman" w:cs="Times New Roman"/>
                <w:i/>
                <w:iCs/>
                <w:color w:val="000000" w:themeColor="text1"/>
                <w:sz w:val="24"/>
                <w:szCs w:val="24"/>
                <w:shd w:val="clear" w:color="auto" w:fill="FFFFFF"/>
              </w:rPr>
              <w:t xml:space="preserve"> </w:t>
            </w:r>
            <w:r w:rsidR="00947652" w:rsidRPr="00947652">
              <w:rPr>
                <w:rFonts w:ascii="Times New Roman" w:hAnsi="Times New Roman" w:cs="Times New Roman"/>
                <w:i/>
                <w:iCs/>
                <w:sz w:val="24"/>
                <w:szCs w:val="24"/>
                <w:lang w:val="en-GB"/>
              </w:rPr>
              <w:t>continue its gradual decline, but with a modest flare-up in late 2023/early 2024 resulting from food price shocks in Q4, the pump price increase in October, and passthrough of exchange</w:t>
            </w:r>
            <w:r w:rsidR="008A7426">
              <w:rPr>
                <w:rFonts w:ascii="Times New Roman" w:hAnsi="Times New Roman" w:cs="Times New Roman"/>
                <w:i/>
                <w:iCs/>
                <w:sz w:val="24"/>
                <w:szCs w:val="24"/>
                <w:lang w:val="en-GB"/>
              </w:rPr>
              <w:t xml:space="preserve"> </w:t>
            </w:r>
            <w:ins w:id="14" w:author="Chris NGUGABE" w:date="2024-01-05T11:42:00Z">
              <w:r w:rsidR="008A7426">
                <w:rPr>
                  <w:rFonts w:ascii="Times New Roman" w:hAnsi="Times New Roman" w:cs="Times New Roman"/>
                  <w:i/>
                  <w:iCs/>
                  <w:sz w:val="24"/>
                  <w:szCs w:val="24"/>
                  <w:lang w:val="en-GB"/>
                </w:rPr>
                <w:t>rate</w:t>
              </w:r>
            </w:ins>
            <w:r w:rsidR="00947652" w:rsidRPr="00947652">
              <w:rPr>
                <w:rFonts w:ascii="Times New Roman" w:hAnsi="Times New Roman" w:cs="Times New Roman"/>
                <w:i/>
                <w:iCs/>
                <w:sz w:val="24"/>
                <w:szCs w:val="24"/>
                <w:lang w:val="en-GB"/>
              </w:rPr>
              <w:t xml:space="preserve"> depreciation in preceding quarter</w:t>
            </w:r>
            <w:r w:rsidR="00947652">
              <w:rPr>
                <w:rFonts w:ascii="Times New Roman" w:hAnsi="Times New Roman" w:cs="Times New Roman"/>
                <w:sz w:val="24"/>
                <w:szCs w:val="24"/>
                <w:lang w:val="en-GB"/>
              </w:rPr>
              <w:t xml:space="preserve">s. </w:t>
            </w:r>
            <w:r w:rsidR="00947652" w:rsidRPr="00947652">
              <w:rPr>
                <w:rFonts w:ascii="Times New Roman" w:hAnsi="Times New Roman" w:cs="Times New Roman"/>
                <w:i/>
                <w:iCs/>
                <w:sz w:val="24"/>
                <w:szCs w:val="24"/>
                <w:lang w:val="en-GB"/>
              </w:rPr>
              <w:t>From 2024Q</w:t>
            </w:r>
            <w:r w:rsidR="00947652">
              <w:rPr>
                <w:rFonts w:ascii="Times New Roman" w:hAnsi="Times New Roman" w:cs="Times New Roman"/>
                <w:i/>
                <w:iCs/>
                <w:sz w:val="24"/>
                <w:szCs w:val="24"/>
                <w:lang w:val="en-GB"/>
              </w:rPr>
              <w:t>4</w:t>
            </w:r>
            <w:r w:rsidR="00947652" w:rsidRPr="00947652">
              <w:rPr>
                <w:rFonts w:ascii="Times New Roman" w:hAnsi="Times New Roman" w:cs="Times New Roman"/>
                <w:i/>
                <w:iCs/>
                <w:sz w:val="24"/>
                <w:szCs w:val="24"/>
                <w:lang w:val="en-GB"/>
              </w:rPr>
              <w:t xml:space="preserve">, inflation should </w:t>
            </w:r>
            <w:r w:rsidR="00947652">
              <w:rPr>
                <w:rFonts w:ascii="Times New Roman" w:hAnsi="Times New Roman" w:cs="Times New Roman"/>
                <w:i/>
                <w:iCs/>
                <w:sz w:val="24"/>
                <w:szCs w:val="24"/>
                <w:lang w:val="en-GB"/>
              </w:rPr>
              <w:t xml:space="preserve">be close to </w:t>
            </w:r>
            <w:r w:rsidR="00947652" w:rsidRPr="00947652">
              <w:rPr>
                <w:rFonts w:ascii="Times New Roman" w:hAnsi="Times New Roman" w:cs="Times New Roman"/>
                <w:i/>
                <w:iCs/>
                <w:sz w:val="24"/>
                <w:szCs w:val="24"/>
                <w:lang w:val="en-GB"/>
              </w:rPr>
              <w:t>5%</w:t>
            </w:r>
            <w:r w:rsidR="00947652">
              <w:rPr>
                <w:rFonts w:ascii="Times New Roman" w:hAnsi="Times New Roman" w:cs="Times New Roman"/>
                <w:i/>
                <w:iCs/>
                <w:sz w:val="24"/>
                <w:szCs w:val="24"/>
                <w:lang w:val="en-GB"/>
              </w:rPr>
              <w:t>,</w:t>
            </w:r>
            <w:r w:rsidR="00947652" w:rsidRPr="00947652">
              <w:rPr>
                <w:rFonts w:ascii="Times New Roman" w:hAnsi="Times New Roman" w:cs="Times New Roman"/>
                <w:i/>
                <w:iCs/>
                <w:sz w:val="24"/>
                <w:szCs w:val="24"/>
                <w:lang w:val="en-GB"/>
              </w:rPr>
              <w:t xml:space="preserve"> reflecting modest drops in world food and oil prices, improved domestic food supply, and fading of earlier shocks.</w:t>
            </w:r>
          </w:p>
          <w:p w14:paraId="3A703AA7" w14:textId="77777777" w:rsidR="00947652" w:rsidRPr="00947652" w:rsidRDefault="00947652" w:rsidP="00947652">
            <w:pPr>
              <w:pStyle w:val="ListParagraph"/>
              <w:rPr>
                <w:rFonts w:ascii="Times New Roman" w:hAnsi="Times New Roman" w:cs="Times New Roman"/>
                <w:i/>
                <w:iCs/>
                <w:sz w:val="24"/>
                <w:szCs w:val="24"/>
                <w:lang w:val="en-GB"/>
              </w:rPr>
            </w:pPr>
          </w:p>
          <w:p w14:paraId="68428180" w14:textId="42CE0CD7" w:rsidR="00947652" w:rsidRPr="00947652" w:rsidRDefault="00947652" w:rsidP="00947652">
            <w:pPr>
              <w:pStyle w:val="ListParagraph"/>
              <w:numPr>
                <w:ilvl w:val="0"/>
                <w:numId w:val="4"/>
              </w:numPr>
              <w:rPr>
                <w:rFonts w:ascii="Times New Roman" w:hAnsi="Times New Roman" w:cs="Times New Roman"/>
                <w:sz w:val="24"/>
                <w:szCs w:val="24"/>
                <w:lang w:val="en-GB"/>
              </w:rPr>
            </w:pPr>
            <w:r w:rsidRPr="004C1D69">
              <w:rPr>
                <w:rFonts w:ascii="Times New Roman" w:hAnsi="Times New Roman" w:cs="Times New Roman"/>
                <w:b/>
                <w:bCs/>
                <w:i/>
                <w:iCs/>
                <w:color w:val="2F5496" w:themeColor="accent1" w:themeShade="BF"/>
                <w:sz w:val="24"/>
                <w:szCs w:val="24"/>
                <w:lang w:val="en-GB"/>
              </w:rPr>
              <w:t>Output.</w:t>
            </w:r>
            <w:r>
              <w:rPr>
                <w:rFonts w:ascii="Times New Roman" w:hAnsi="Times New Roman" w:cs="Times New Roman"/>
                <w:i/>
                <w:iCs/>
                <w:color w:val="000000" w:themeColor="text1"/>
                <w:sz w:val="24"/>
                <w:szCs w:val="24"/>
                <w:shd w:val="clear" w:color="auto" w:fill="FFFFFF"/>
              </w:rPr>
              <w:t xml:space="preserve"> </w:t>
            </w:r>
            <w:r w:rsidRPr="00947652">
              <w:rPr>
                <w:rFonts w:ascii="Times New Roman" w:hAnsi="Times New Roman" w:cs="Times New Roman"/>
                <w:i/>
                <w:iCs/>
                <w:sz w:val="24"/>
                <w:szCs w:val="24"/>
                <w:lang w:val="en-GB"/>
              </w:rPr>
              <w:t>Real GDP growth (y-on-y growth)</w:t>
            </w:r>
            <w:r w:rsidRPr="00947652">
              <w:rPr>
                <w:rFonts w:ascii="Times New Roman" w:hAnsi="Times New Roman" w:cs="Times New Roman"/>
                <w:b/>
                <w:bCs/>
                <w:i/>
                <w:iCs/>
                <w:sz w:val="24"/>
                <w:szCs w:val="24"/>
                <w:lang w:val="en-GB"/>
              </w:rPr>
              <w:t xml:space="preserve"> </w:t>
            </w:r>
            <w:r w:rsidRPr="00947652">
              <w:rPr>
                <w:rFonts w:ascii="Times New Roman" w:hAnsi="Times New Roman" w:cs="Times New Roman"/>
                <w:i/>
                <w:iCs/>
                <w:sz w:val="24"/>
                <w:szCs w:val="24"/>
                <w:lang w:val="en-GB"/>
              </w:rPr>
              <w:t>is</w:t>
            </w:r>
            <w:r w:rsidRPr="00947652">
              <w:rPr>
                <w:rFonts w:ascii="Times New Roman" w:hAnsi="Times New Roman" w:cs="Times New Roman"/>
                <w:b/>
                <w:bCs/>
                <w:i/>
                <w:iCs/>
                <w:sz w:val="24"/>
                <w:szCs w:val="24"/>
                <w:lang w:val="en-GB"/>
              </w:rPr>
              <w:t xml:space="preserve"> </w:t>
            </w:r>
            <w:r w:rsidRPr="00947652">
              <w:rPr>
                <w:rFonts w:ascii="Times New Roman" w:hAnsi="Times New Roman" w:cs="Times New Roman"/>
                <w:i/>
                <w:iCs/>
                <w:sz w:val="24"/>
                <w:szCs w:val="24"/>
                <w:lang w:val="en-GB"/>
              </w:rPr>
              <w:t>expected to remain sluggish in 2023Q3</w:t>
            </w:r>
            <w:r w:rsidRPr="00947652">
              <w:rPr>
                <w:rFonts w:ascii="Calibri" w:hAnsi="Calibri" w:cs="Calibri"/>
                <w:i/>
                <w:iCs/>
                <w:sz w:val="24"/>
                <w:szCs w:val="24"/>
                <w:lang w:val="en-GB"/>
              </w:rPr>
              <w:t>─</w:t>
            </w:r>
            <w:r w:rsidRPr="00947652">
              <w:rPr>
                <w:rFonts w:ascii="Times New Roman" w:hAnsi="Times New Roman" w:cs="Times New Roman"/>
                <w:i/>
                <w:iCs/>
                <w:sz w:val="24"/>
                <w:szCs w:val="24"/>
                <w:lang w:val="en-GB"/>
              </w:rPr>
              <w:t xml:space="preserve">2024Q1. </w:t>
            </w:r>
            <w:r w:rsidR="001B14D9">
              <w:rPr>
                <w:rFonts w:ascii="Times New Roman" w:hAnsi="Times New Roman" w:cs="Times New Roman"/>
                <w:i/>
                <w:iCs/>
                <w:sz w:val="24"/>
                <w:szCs w:val="24"/>
                <w:lang w:val="en-GB"/>
              </w:rPr>
              <w:t>After that, i</w:t>
            </w:r>
            <w:r w:rsidRPr="00947652">
              <w:rPr>
                <w:rFonts w:ascii="Times New Roman" w:hAnsi="Times New Roman" w:cs="Times New Roman"/>
                <w:i/>
                <w:iCs/>
                <w:sz w:val="24"/>
                <w:szCs w:val="24"/>
                <w:lang w:val="en-GB"/>
              </w:rPr>
              <w:t>t is forecast to rise to above trend for 10 quarters (</w:t>
            </w:r>
            <w:r w:rsidR="00B56EE3">
              <w:rPr>
                <w:rFonts w:ascii="Times New Roman" w:hAnsi="Times New Roman" w:cs="Times New Roman"/>
                <w:i/>
                <w:iCs/>
                <w:sz w:val="24"/>
                <w:szCs w:val="24"/>
                <w:lang w:val="en-GB"/>
              </w:rPr>
              <w:t>almost 10</w:t>
            </w:r>
            <w:r w:rsidRPr="00947652">
              <w:rPr>
                <w:rFonts w:ascii="Times New Roman" w:hAnsi="Times New Roman" w:cs="Times New Roman"/>
                <w:i/>
                <w:iCs/>
                <w:sz w:val="24"/>
                <w:szCs w:val="24"/>
                <w:lang w:val="en-GB"/>
              </w:rPr>
              <w:t xml:space="preserve">% on average) helped by </w:t>
            </w:r>
            <w:r w:rsidRPr="00305E11">
              <w:rPr>
                <w:rFonts w:ascii="Times New Roman" w:hAnsi="Times New Roman" w:cs="Times New Roman"/>
                <w:i/>
                <w:iCs/>
                <w:color w:val="7030A0"/>
                <w:sz w:val="24"/>
                <w:szCs w:val="24"/>
                <w:lang w:val="en-GB"/>
                <w:rPrChange w:id="15" w:author="Chris NGUGABE" w:date="2024-01-05T11:46:00Z">
                  <w:rPr>
                    <w:rFonts w:ascii="Times New Roman" w:hAnsi="Times New Roman" w:cs="Times New Roman"/>
                    <w:i/>
                    <w:iCs/>
                    <w:sz w:val="24"/>
                    <w:szCs w:val="24"/>
                    <w:lang w:val="en-GB"/>
                  </w:rPr>
                </w:rPrChange>
              </w:rPr>
              <w:t>temporarily lower nominal and real interest rates and higher RER</w:t>
            </w:r>
            <w:r w:rsidRPr="00947652">
              <w:rPr>
                <w:rFonts w:ascii="Times New Roman" w:hAnsi="Times New Roman" w:cs="Times New Roman"/>
                <w:i/>
                <w:iCs/>
                <w:sz w:val="24"/>
                <w:szCs w:val="24"/>
                <w:lang w:val="en-GB"/>
              </w:rPr>
              <w:t xml:space="preserve">. The output gap </w:t>
            </w:r>
            <w:r w:rsidR="00187973" w:rsidRPr="004C1D69">
              <w:rPr>
                <w:rFonts w:ascii="Times New Roman" w:hAnsi="Times New Roman" w:cs="Times New Roman"/>
                <w:i/>
                <w:iCs/>
                <w:sz w:val="24"/>
                <w:szCs w:val="24"/>
              </w:rPr>
              <w:t xml:space="preserve">(GDP below potential, </w:t>
            </w:r>
            <w:r w:rsidRPr="00947652">
              <w:rPr>
                <w:rFonts w:ascii="Times New Roman" w:hAnsi="Times New Roman" w:cs="Times New Roman"/>
                <w:i/>
                <w:iCs/>
                <w:sz w:val="24"/>
                <w:szCs w:val="24"/>
                <w:lang w:val="en-GB"/>
              </w:rPr>
              <w:t xml:space="preserve">estimated at -7% at end-2023) should dissipate by early 2026 and output growth return to its trend of 7.5% </w:t>
            </w:r>
            <w:proofErr w:type="spellStart"/>
            <w:r w:rsidRPr="00947652">
              <w:rPr>
                <w:rFonts w:ascii="Times New Roman" w:hAnsi="Times New Roman" w:cs="Times New Roman"/>
                <w:i/>
                <w:iCs/>
                <w:sz w:val="24"/>
                <w:szCs w:val="24"/>
                <w:lang w:val="en-GB"/>
              </w:rPr>
              <w:t>py</w:t>
            </w:r>
            <w:proofErr w:type="spellEnd"/>
            <w:r w:rsidRPr="00947652">
              <w:rPr>
                <w:rFonts w:ascii="Times New Roman" w:hAnsi="Times New Roman" w:cs="Times New Roman"/>
                <w:i/>
                <w:iCs/>
                <w:sz w:val="24"/>
                <w:szCs w:val="24"/>
                <w:lang w:val="en-GB"/>
              </w:rPr>
              <w:t>.</w:t>
            </w:r>
          </w:p>
          <w:p w14:paraId="5A6EEA48" w14:textId="77777777" w:rsidR="00947652" w:rsidRPr="00947652" w:rsidRDefault="00947652" w:rsidP="00947652">
            <w:pPr>
              <w:pStyle w:val="ListParagraph"/>
              <w:rPr>
                <w:rFonts w:ascii="Times New Roman" w:hAnsi="Times New Roman" w:cs="Times New Roman"/>
                <w:b/>
                <w:bCs/>
                <w:i/>
                <w:iCs/>
                <w:color w:val="0070C0"/>
                <w:sz w:val="24"/>
                <w:szCs w:val="24"/>
                <w:lang w:val="en-GB"/>
              </w:rPr>
            </w:pPr>
          </w:p>
          <w:p w14:paraId="1A81B7DF" w14:textId="314993A1" w:rsidR="00947652" w:rsidRPr="00947652" w:rsidRDefault="00947652" w:rsidP="00947652">
            <w:pPr>
              <w:pStyle w:val="ListParagraph"/>
              <w:numPr>
                <w:ilvl w:val="0"/>
                <w:numId w:val="4"/>
              </w:numPr>
              <w:rPr>
                <w:rFonts w:ascii="Times New Roman" w:hAnsi="Times New Roman" w:cs="Times New Roman"/>
                <w:i/>
                <w:iCs/>
                <w:sz w:val="24"/>
                <w:szCs w:val="24"/>
                <w:lang w:val="en-GB"/>
              </w:rPr>
            </w:pPr>
            <w:r w:rsidRPr="004C1D69">
              <w:rPr>
                <w:rFonts w:ascii="Times New Roman" w:hAnsi="Times New Roman" w:cs="Times New Roman"/>
                <w:b/>
                <w:bCs/>
                <w:i/>
                <w:iCs/>
                <w:color w:val="2F5496" w:themeColor="accent1" w:themeShade="BF"/>
                <w:sz w:val="24"/>
                <w:szCs w:val="24"/>
                <w:lang w:val="en-GB"/>
              </w:rPr>
              <w:t>F</w:t>
            </w:r>
            <w:r w:rsidR="004E520D" w:rsidRPr="004C1D69">
              <w:rPr>
                <w:rFonts w:ascii="Times New Roman" w:hAnsi="Times New Roman" w:cs="Times New Roman"/>
                <w:b/>
                <w:bCs/>
                <w:i/>
                <w:iCs/>
                <w:color w:val="2F5496" w:themeColor="accent1" w:themeShade="BF"/>
                <w:sz w:val="24"/>
                <w:szCs w:val="24"/>
                <w:lang w:val="en-GB"/>
              </w:rPr>
              <w:t>iscal imp</w:t>
            </w:r>
            <w:r w:rsidRPr="004C1D69">
              <w:rPr>
                <w:rFonts w:ascii="Times New Roman" w:hAnsi="Times New Roman" w:cs="Times New Roman"/>
                <w:b/>
                <w:bCs/>
                <w:i/>
                <w:iCs/>
                <w:color w:val="2F5496" w:themeColor="accent1" w:themeShade="BF"/>
                <w:sz w:val="24"/>
                <w:szCs w:val="24"/>
                <w:lang w:val="en-GB"/>
              </w:rPr>
              <w:t>act</w:t>
            </w:r>
            <w:r w:rsidRPr="00947652">
              <w:rPr>
                <w:rFonts w:ascii="Times New Roman" w:hAnsi="Times New Roman" w:cs="Times New Roman"/>
                <w:b/>
                <w:bCs/>
                <w:i/>
                <w:iCs/>
                <w:color w:val="0070C0"/>
                <w:sz w:val="24"/>
                <w:szCs w:val="24"/>
                <w:lang w:val="en-GB"/>
              </w:rPr>
              <w:t xml:space="preserve">. </w:t>
            </w:r>
            <w:r w:rsidRPr="00947652">
              <w:rPr>
                <w:rFonts w:ascii="Times New Roman" w:hAnsi="Times New Roman" w:cs="Times New Roman"/>
                <w:i/>
                <w:iCs/>
                <w:sz w:val="24"/>
                <w:szCs w:val="24"/>
              </w:rPr>
              <w:t xml:space="preserve">The planned reduction in fiscal </w:t>
            </w:r>
            <w:r w:rsidRPr="00CC1F8D">
              <w:rPr>
                <w:rFonts w:ascii="Times New Roman" w:hAnsi="Times New Roman" w:cs="Times New Roman"/>
                <w:i/>
                <w:iCs/>
                <w:sz w:val="24"/>
                <w:szCs w:val="24"/>
                <w:highlight w:val="yellow"/>
              </w:rPr>
              <w:t>deficits</w:t>
            </w:r>
            <w:ins w:id="16" w:author="Didier Tabaro" w:date="2024-01-17T14:50:00Z">
              <w:r w:rsidR="0036606F">
                <w:rPr>
                  <w:rFonts w:ascii="Times New Roman" w:hAnsi="Times New Roman" w:cs="Times New Roman"/>
                  <w:i/>
                  <w:iCs/>
                  <w:sz w:val="24"/>
                  <w:szCs w:val="24"/>
                  <w:highlight w:val="yellow"/>
                </w:rPr>
                <w:t xml:space="preserve"> (excluding grants)</w:t>
              </w:r>
            </w:ins>
            <w:del w:id="17" w:author="Didier Tabaro" w:date="2024-01-17T14:50:00Z">
              <w:r w:rsidRPr="00947652" w:rsidDel="0036606F">
                <w:rPr>
                  <w:rFonts w:ascii="Times New Roman" w:hAnsi="Times New Roman" w:cs="Times New Roman"/>
                  <w:i/>
                  <w:iCs/>
                  <w:sz w:val="24"/>
                  <w:szCs w:val="24"/>
                </w:rPr>
                <w:delText xml:space="preserve"> </w:delText>
              </w:r>
            </w:del>
            <w:ins w:id="18" w:author="Chris NGUGABE" w:date="2024-01-05T11:49:00Z">
              <w:r w:rsidR="009075EE">
                <w:rPr>
                  <w:rStyle w:val="FootnoteReference"/>
                  <w:rFonts w:ascii="Times New Roman" w:hAnsi="Times New Roman" w:cs="Times New Roman"/>
                  <w:i/>
                  <w:iCs/>
                  <w:sz w:val="24"/>
                  <w:szCs w:val="24"/>
                </w:rPr>
                <w:footnoteReference w:id="2"/>
              </w:r>
            </w:ins>
            <w:r w:rsidRPr="00947652">
              <w:rPr>
                <w:rFonts w:ascii="Times New Roman" w:hAnsi="Times New Roman" w:cs="Times New Roman"/>
                <w:i/>
                <w:iCs/>
                <w:sz w:val="24"/>
                <w:szCs w:val="24"/>
              </w:rPr>
              <w:t>for FY2023/24</w:t>
            </w:r>
            <w:r w:rsidRPr="00947652">
              <w:rPr>
                <w:rFonts w:ascii="Calibri" w:hAnsi="Calibri" w:cs="Calibri"/>
                <w:i/>
                <w:iCs/>
                <w:sz w:val="24"/>
                <w:szCs w:val="24"/>
                <w:lang w:val="en-GB"/>
              </w:rPr>
              <w:t>─</w:t>
            </w:r>
            <w:r w:rsidRPr="00947652">
              <w:rPr>
                <w:rFonts w:ascii="Times New Roman" w:hAnsi="Times New Roman" w:cs="Times New Roman"/>
                <w:i/>
                <w:iCs/>
                <w:sz w:val="24"/>
                <w:szCs w:val="24"/>
              </w:rPr>
              <w:t>2024/25 (to an average of 10% of GDP from 13</w:t>
            </w:r>
            <w:ins w:id="21" w:author="Didier Tabaro" w:date="2024-01-17T14:53:00Z">
              <w:r w:rsidR="0036606F">
                <w:rPr>
                  <w:rFonts w:ascii="Times New Roman" w:hAnsi="Times New Roman" w:cs="Times New Roman"/>
                  <w:i/>
                  <w:iCs/>
                  <w:sz w:val="24"/>
                  <w:szCs w:val="24"/>
                </w:rPr>
                <w:t>.5</w:t>
              </w:r>
            </w:ins>
            <w:del w:id="22" w:author="Didier Tabaro" w:date="2024-01-17T14:53:00Z">
              <w:r w:rsidRPr="00947652" w:rsidDel="0036606F">
                <w:rPr>
                  <w:rFonts w:ascii="Times New Roman" w:hAnsi="Times New Roman" w:cs="Times New Roman"/>
                  <w:i/>
                  <w:iCs/>
                  <w:sz w:val="24"/>
                  <w:szCs w:val="24"/>
                </w:rPr>
                <w:delText>½</w:delText>
              </w:r>
            </w:del>
            <w:r w:rsidRPr="00947652">
              <w:rPr>
                <w:rFonts w:ascii="Times New Roman" w:hAnsi="Times New Roman" w:cs="Times New Roman"/>
                <w:i/>
                <w:iCs/>
                <w:sz w:val="24"/>
                <w:szCs w:val="24"/>
              </w:rPr>
              <w:t xml:space="preserve">% in FY2020/21-2022/23) entails a </w:t>
            </w:r>
            <w:proofErr w:type="gramStart"/>
            <w:r w:rsidRPr="00947652">
              <w:rPr>
                <w:rFonts w:ascii="Times New Roman" w:hAnsi="Times New Roman" w:cs="Times New Roman"/>
                <w:i/>
                <w:iCs/>
                <w:sz w:val="24"/>
                <w:szCs w:val="24"/>
              </w:rPr>
              <w:t>drop in</w:t>
            </w:r>
            <w:proofErr w:type="gramEnd"/>
            <w:r w:rsidRPr="00947652">
              <w:rPr>
                <w:rFonts w:ascii="Times New Roman" w:hAnsi="Times New Roman" w:cs="Times New Roman"/>
                <w:i/>
                <w:iCs/>
                <w:sz w:val="24"/>
                <w:szCs w:val="24"/>
              </w:rPr>
              <w:t xml:space="preserve"> government demand for G&amp;S (to 25% of GDP from 29.5% of GDP </w:t>
            </w:r>
            <w:r w:rsidR="00712FBA">
              <w:rPr>
                <w:rFonts w:ascii="Times New Roman" w:hAnsi="Times New Roman" w:cs="Times New Roman"/>
                <w:i/>
                <w:iCs/>
                <w:sz w:val="24"/>
                <w:szCs w:val="24"/>
              </w:rPr>
              <w:t xml:space="preserve">in the previous </w:t>
            </w:r>
            <w:r w:rsidRPr="00947652">
              <w:rPr>
                <w:rFonts w:ascii="Times New Roman" w:hAnsi="Times New Roman" w:cs="Times New Roman"/>
                <w:i/>
                <w:iCs/>
                <w:sz w:val="24"/>
                <w:szCs w:val="24"/>
              </w:rPr>
              <w:t xml:space="preserve">period). This fiscal stance by itself is forecast to impact demand and output negatively in </w:t>
            </w:r>
            <w:commentRangeStart w:id="23"/>
            <w:commentRangeStart w:id="24"/>
            <w:r w:rsidRPr="00947652">
              <w:rPr>
                <w:rFonts w:ascii="Times New Roman" w:hAnsi="Times New Roman" w:cs="Times New Roman"/>
                <w:i/>
                <w:iCs/>
                <w:sz w:val="24"/>
                <w:szCs w:val="24"/>
              </w:rPr>
              <w:t xml:space="preserve">the order of </w:t>
            </w:r>
            <w:r w:rsidR="00712FBA">
              <w:rPr>
                <w:rFonts w:ascii="Times New Roman" w:hAnsi="Times New Roman" w:cs="Times New Roman"/>
                <w:i/>
                <w:iCs/>
                <w:sz w:val="24"/>
                <w:szCs w:val="24"/>
              </w:rPr>
              <w:t>1.5</w:t>
            </w:r>
            <w:r w:rsidRPr="00947652">
              <w:rPr>
                <w:rFonts w:ascii="Times New Roman" w:hAnsi="Times New Roman" w:cs="Times New Roman"/>
                <w:i/>
                <w:iCs/>
                <w:sz w:val="24"/>
                <w:szCs w:val="24"/>
              </w:rPr>
              <w:t>% of GDP.</w:t>
            </w:r>
            <w:commentRangeEnd w:id="23"/>
            <w:r w:rsidR="00183024">
              <w:rPr>
                <w:rStyle w:val="CommentReference"/>
              </w:rPr>
              <w:commentReference w:id="23"/>
            </w:r>
            <w:commentRangeEnd w:id="24"/>
            <w:r w:rsidR="000E24FF">
              <w:rPr>
                <w:rStyle w:val="CommentReference"/>
              </w:rPr>
              <w:commentReference w:id="24"/>
            </w:r>
          </w:p>
          <w:p w14:paraId="1D46A1B2" w14:textId="77777777" w:rsidR="004E520D" w:rsidRPr="004E520D" w:rsidRDefault="004E520D" w:rsidP="004E520D">
            <w:pPr>
              <w:pStyle w:val="ListParagraph"/>
              <w:rPr>
                <w:rFonts w:ascii="Times New Roman" w:hAnsi="Times New Roman" w:cs="Times New Roman"/>
                <w:i/>
                <w:iCs/>
                <w:sz w:val="24"/>
                <w:szCs w:val="24"/>
                <w:lang w:val="en-GB"/>
              </w:rPr>
            </w:pPr>
          </w:p>
          <w:p w14:paraId="54C98F8A" w14:textId="57E0C53F" w:rsidR="00E41D57" w:rsidRPr="00E41D57" w:rsidRDefault="00947652" w:rsidP="00E41D57">
            <w:pPr>
              <w:pStyle w:val="ListParagraph"/>
              <w:numPr>
                <w:ilvl w:val="0"/>
                <w:numId w:val="4"/>
              </w:numPr>
              <w:spacing w:after="120"/>
              <w:rPr>
                <w:rFonts w:ascii="Times New Roman" w:hAnsi="Times New Roman" w:cs="Times New Roman"/>
                <w:i/>
                <w:iCs/>
                <w:sz w:val="24"/>
                <w:szCs w:val="24"/>
                <w:lang w:val="en-GB"/>
              </w:rPr>
            </w:pPr>
            <w:r w:rsidRPr="004C1D69">
              <w:rPr>
                <w:rFonts w:ascii="Times New Roman" w:hAnsi="Times New Roman" w:cs="Times New Roman"/>
                <w:b/>
                <w:bCs/>
                <w:i/>
                <w:iCs/>
                <w:color w:val="2F5496" w:themeColor="accent1" w:themeShade="BF"/>
                <w:sz w:val="24"/>
                <w:szCs w:val="24"/>
                <w:lang w:val="en-GB"/>
              </w:rPr>
              <w:t>Interest rate and</w:t>
            </w:r>
            <w:r w:rsidR="004E520D" w:rsidRPr="004C1D69">
              <w:rPr>
                <w:rFonts w:ascii="Times New Roman" w:hAnsi="Times New Roman" w:cs="Times New Roman"/>
                <w:b/>
                <w:bCs/>
                <w:i/>
                <w:iCs/>
                <w:color w:val="2F5496" w:themeColor="accent1" w:themeShade="BF"/>
                <w:sz w:val="24"/>
                <w:szCs w:val="24"/>
                <w:lang w:val="en-GB"/>
              </w:rPr>
              <w:t xml:space="preserve"> RIR.</w:t>
            </w:r>
            <w:r w:rsidR="00E41D57" w:rsidRPr="00E41D57">
              <w:rPr>
                <w:rFonts w:ascii="Times New Roman" w:hAnsi="Times New Roman" w:cs="Times New Roman"/>
                <w:i/>
                <w:iCs/>
                <w:sz w:val="24"/>
                <w:szCs w:val="24"/>
              </w:rPr>
              <w:t xml:space="preserve"> The </w:t>
            </w:r>
            <w:r w:rsidR="00712FBA">
              <w:rPr>
                <w:rFonts w:ascii="Times New Roman" w:hAnsi="Times New Roman" w:cs="Times New Roman"/>
                <w:i/>
                <w:iCs/>
                <w:sz w:val="24"/>
                <w:szCs w:val="24"/>
              </w:rPr>
              <w:t>interbank (</w:t>
            </w:r>
            <w:r w:rsidR="00E41D57" w:rsidRPr="00E41D57">
              <w:rPr>
                <w:rFonts w:ascii="Times New Roman" w:hAnsi="Times New Roman" w:cs="Times New Roman"/>
                <w:i/>
                <w:iCs/>
                <w:sz w:val="24"/>
                <w:szCs w:val="24"/>
              </w:rPr>
              <w:t>IB</w:t>
            </w:r>
            <w:r w:rsidR="00712FBA">
              <w:rPr>
                <w:rFonts w:ascii="Times New Roman" w:hAnsi="Times New Roman" w:cs="Times New Roman"/>
                <w:i/>
                <w:iCs/>
                <w:sz w:val="24"/>
                <w:szCs w:val="24"/>
              </w:rPr>
              <w:t>)</w:t>
            </w:r>
            <w:r w:rsidR="00E41D57" w:rsidRPr="00E41D57">
              <w:rPr>
                <w:rFonts w:ascii="Times New Roman" w:hAnsi="Times New Roman" w:cs="Times New Roman"/>
                <w:i/>
                <w:iCs/>
                <w:sz w:val="24"/>
                <w:szCs w:val="24"/>
              </w:rPr>
              <w:t xml:space="preserve"> rate is forecast to be gradually lowered from 2024Q1 onward, in line with the declining inflation and remaining output gap, then move back up to the neutral interest rate estimated at some 7.5%. The RIR (interbank rate minus on</w:t>
            </w:r>
            <w:r w:rsidR="0057158C">
              <w:rPr>
                <w:rFonts w:ascii="Times New Roman" w:hAnsi="Times New Roman" w:cs="Times New Roman"/>
                <w:i/>
                <w:iCs/>
                <w:sz w:val="24"/>
                <w:szCs w:val="24"/>
              </w:rPr>
              <w:t>e</w:t>
            </w:r>
            <w:r w:rsidR="00187973">
              <w:rPr>
                <w:rFonts w:ascii="Times New Roman" w:hAnsi="Times New Roman" w:cs="Times New Roman"/>
                <w:i/>
                <w:iCs/>
                <w:sz w:val="24"/>
                <w:szCs w:val="24"/>
              </w:rPr>
              <w:t>-</w:t>
            </w:r>
            <w:r w:rsidR="00E41D57" w:rsidRPr="00E41D57">
              <w:rPr>
                <w:rFonts w:ascii="Times New Roman" w:hAnsi="Times New Roman" w:cs="Times New Roman"/>
                <w:i/>
                <w:iCs/>
                <w:sz w:val="24"/>
                <w:szCs w:val="24"/>
              </w:rPr>
              <w:t xml:space="preserve">quarter ahead CPI-core) is forecast to continue its recent rise as inflation drops, then fall as the IB rate responds to </w:t>
            </w:r>
            <w:r w:rsidR="00256B5C">
              <w:rPr>
                <w:rFonts w:ascii="Times New Roman" w:hAnsi="Times New Roman" w:cs="Times New Roman"/>
                <w:i/>
                <w:iCs/>
                <w:sz w:val="24"/>
                <w:szCs w:val="24"/>
              </w:rPr>
              <w:t xml:space="preserve">negative </w:t>
            </w:r>
            <w:r w:rsidR="00E41D57" w:rsidRPr="00E41D57">
              <w:rPr>
                <w:rFonts w:ascii="Times New Roman" w:hAnsi="Times New Roman" w:cs="Times New Roman"/>
                <w:i/>
                <w:iCs/>
                <w:sz w:val="24"/>
                <w:szCs w:val="24"/>
              </w:rPr>
              <w:t>output gaps</w:t>
            </w:r>
            <w:r w:rsidR="007C7D16">
              <w:rPr>
                <w:rFonts w:ascii="Times New Roman" w:hAnsi="Times New Roman" w:cs="Times New Roman"/>
                <w:i/>
                <w:iCs/>
                <w:sz w:val="24"/>
                <w:szCs w:val="24"/>
              </w:rPr>
              <w:t xml:space="preserve"> for </w:t>
            </w:r>
            <w:r w:rsidR="007C6089">
              <w:rPr>
                <w:rFonts w:ascii="Times New Roman" w:hAnsi="Times New Roman" w:cs="Times New Roman"/>
                <w:i/>
                <w:iCs/>
                <w:sz w:val="24"/>
                <w:szCs w:val="24"/>
              </w:rPr>
              <w:t>some 10 quarters</w:t>
            </w:r>
            <w:r w:rsidR="00E41D57" w:rsidRPr="00E41D57">
              <w:rPr>
                <w:rFonts w:ascii="Times New Roman" w:hAnsi="Times New Roman" w:cs="Times New Roman"/>
                <w:i/>
                <w:iCs/>
                <w:sz w:val="24"/>
                <w:szCs w:val="24"/>
              </w:rPr>
              <w:t>,</w:t>
            </w:r>
            <w:r w:rsidR="007C6089">
              <w:rPr>
                <w:rFonts w:ascii="Times New Roman" w:hAnsi="Times New Roman" w:cs="Times New Roman"/>
                <w:i/>
                <w:iCs/>
                <w:sz w:val="24"/>
                <w:szCs w:val="24"/>
              </w:rPr>
              <w:t xml:space="preserve"> </w:t>
            </w:r>
            <w:r w:rsidR="00E41D57" w:rsidRPr="00E41D57">
              <w:rPr>
                <w:rFonts w:ascii="Times New Roman" w:hAnsi="Times New Roman" w:cs="Times New Roman"/>
                <w:i/>
                <w:iCs/>
                <w:sz w:val="24"/>
                <w:szCs w:val="24"/>
              </w:rPr>
              <w:t xml:space="preserve">before moving </w:t>
            </w:r>
            <w:r w:rsidR="007C6089">
              <w:rPr>
                <w:rFonts w:ascii="Times New Roman" w:hAnsi="Times New Roman" w:cs="Times New Roman"/>
                <w:i/>
                <w:iCs/>
                <w:sz w:val="24"/>
                <w:szCs w:val="24"/>
              </w:rPr>
              <w:t xml:space="preserve">slowly back up to </w:t>
            </w:r>
            <w:r w:rsidR="00E41D57" w:rsidRPr="00E41D57">
              <w:rPr>
                <w:rFonts w:ascii="Times New Roman" w:hAnsi="Times New Roman" w:cs="Times New Roman"/>
                <w:i/>
                <w:iCs/>
                <w:sz w:val="24"/>
                <w:szCs w:val="24"/>
              </w:rPr>
              <w:t xml:space="preserve">its trend level </w:t>
            </w:r>
            <w:r w:rsidR="007C6089">
              <w:rPr>
                <w:rFonts w:ascii="Times New Roman" w:hAnsi="Times New Roman" w:cs="Times New Roman"/>
                <w:i/>
                <w:iCs/>
                <w:sz w:val="24"/>
                <w:szCs w:val="24"/>
              </w:rPr>
              <w:t xml:space="preserve">(of </w:t>
            </w:r>
            <w:r w:rsidR="00E41D57" w:rsidRPr="00E41D57">
              <w:rPr>
                <w:rFonts w:ascii="Times New Roman" w:hAnsi="Times New Roman" w:cs="Times New Roman"/>
                <w:i/>
                <w:iCs/>
                <w:sz w:val="24"/>
                <w:szCs w:val="24"/>
              </w:rPr>
              <w:t>2.5%</w:t>
            </w:r>
            <w:r w:rsidR="007C6089">
              <w:rPr>
                <w:rFonts w:ascii="Times New Roman" w:hAnsi="Times New Roman" w:cs="Times New Roman"/>
                <w:i/>
                <w:iCs/>
                <w:sz w:val="24"/>
                <w:szCs w:val="24"/>
              </w:rPr>
              <w:t>) beyond the projection period</w:t>
            </w:r>
            <w:r w:rsidR="00E41D57" w:rsidRPr="00E41D57">
              <w:rPr>
                <w:rFonts w:ascii="Times New Roman" w:hAnsi="Times New Roman" w:cs="Times New Roman"/>
                <w:i/>
                <w:iCs/>
                <w:sz w:val="24"/>
                <w:szCs w:val="24"/>
              </w:rPr>
              <w:t xml:space="preserve">. The RIR impact on private demand is initially negative, then positive for </w:t>
            </w:r>
            <w:r w:rsidR="00165E55">
              <w:rPr>
                <w:rFonts w:ascii="Times New Roman" w:hAnsi="Times New Roman" w:cs="Times New Roman"/>
                <w:i/>
                <w:iCs/>
                <w:sz w:val="24"/>
                <w:szCs w:val="24"/>
              </w:rPr>
              <w:t>10</w:t>
            </w:r>
            <w:r w:rsidR="00E41D57" w:rsidRPr="00E41D57">
              <w:rPr>
                <w:rFonts w:ascii="Times New Roman" w:hAnsi="Times New Roman" w:cs="Times New Roman"/>
                <w:i/>
                <w:iCs/>
                <w:sz w:val="24"/>
                <w:szCs w:val="24"/>
              </w:rPr>
              <w:t xml:space="preserve"> quarters, before</w:t>
            </w:r>
            <w:r w:rsidR="00165E55">
              <w:rPr>
                <w:rFonts w:ascii="Times New Roman" w:hAnsi="Times New Roman" w:cs="Times New Roman"/>
                <w:i/>
                <w:iCs/>
                <w:sz w:val="24"/>
                <w:szCs w:val="24"/>
              </w:rPr>
              <w:t xml:space="preserve"> going back to</w:t>
            </w:r>
            <w:r w:rsidR="00E41D57" w:rsidRPr="00E41D57">
              <w:rPr>
                <w:rFonts w:ascii="Times New Roman" w:hAnsi="Times New Roman" w:cs="Times New Roman"/>
                <w:i/>
                <w:iCs/>
                <w:sz w:val="24"/>
                <w:szCs w:val="24"/>
              </w:rPr>
              <w:t xml:space="preserve"> neutral</w:t>
            </w:r>
            <w:r w:rsidR="00165E55">
              <w:rPr>
                <w:rFonts w:ascii="Times New Roman" w:hAnsi="Times New Roman" w:cs="Times New Roman"/>
                <w:i/>
                <w:iCs/>
                <w:sz w:val="24"/>
                <w:szCs w:val="24"/>
              </w:rPr>
              <w:t xml:space="preserve"> </w:t>
            </w:r>
            <w:r w:rsidR="00874C1D">
              <w:rPr>
                <w:rFonts w:ascii="Times New Roman" w:hAnsi="Times New Roman" w:cs="Times New Roman"/>
                <w:i/>
                <w:iCs/>
                <w:sz w:val="24"/>
                <w:szCs w:val="24"/>
              </w:rPr>
              <w:t>after 2027.</w:t>
            </w:r>
          </w:p>
          <w:p w14:paraId="53947B7F" w14:textId="77777777" w:rsidR="00E41D57" w:rsidRPr="00E41D57" w:rsidRDefault="00E41D57" w:rsidP="00E41D57">
            <w:pPr>
              <w:pStyle w:val="ListParagraph"/>
              <w:rPr>
                <w:rFonts w:ascii="Times New Roman" w:hAnsi="Times New Roman" w:cs="Times New Roman"/>
                <w:b/>
                <w:bCs/>
                <w:i/>
                <w:iCs/>
                <w:color w:val="0070C0"/>
                <w:sz w:val="24"/>
                <w:szCs w:val="24"/>
              </w:rPr>
            </w:pPr>
          </w:p>
          <w:p w14:paraId="25F4E249" w14:textId="5B7FE5EC" w:rsidR="004C1D69" w:rsidRPr="004E520D" w:rsidRDefault="00E41D57" w:rsidP="004C1D69">
            <w:pPr>
              <w:pStyle w:val="ListParagraph"/>
              <w:numPr>
                <w:ilvl w:val="0"/>
                <w:numId w:val="4"/>
              </w:numPr>
              <w:spacing w:after="120"/>
              <w:rPr>
                <w:rFonts w:ascii="Times New Roman" w:hAnsi="Times New Roman" w:cs="Times New Roman"/>
                <w:i/>
                <w:iCs/>
                <w:color w:val="000000" w:themeColor="text1"/>
                <w:shd w:val="clear" w:color="auto" w:fill="FFFFFF"/>
              </w:rPr>
            </w:pPr>
            <w:r w:rsidRPr="004C1D69">
              <w:rPr>
                <w:rFonts w:ascii="Times New Roman" w:hAnsi="Times New Roman" w:cs="Times New Roman"/>
                <w:b/>
                <w:bCs/>
                <w:i/>
                <w:iCs/>
                <w:color w:val="2F5496" w:themeColor="accent1" w:themeShade="BF"/>
                <w:sz w:val="24"/>
                <w:szCs w:val="24"/>
                <w:lang w:val="en-GB"/>
              </w:rPr>
              <w:t xml:space="preserve">Exchange rate and </w:t>
            </w:r>
            <w:r w:rsidR="004E520D" w:rsidRPr="004C1D69">
              <w:rPr>
                <w:rFonts w:ascii="Times New Roman" w:hAnsi="Times New Roman" w:cs="Times New Roman"/>
                <w:b/>
                <w:bCs/>
                <w:i/>
                <w:iCs/>
                <w:color w:val="2F5496" w:themeColor="accent1" w:themeShade="BF"/>
                <w:sz w:val="24"/>
                <w:szCs w:val="24"/>
                <w:lang w:val="en-GB"/>
              </w:rPr>
              <w:t>RER</w:t>
            </w:r>
            <w:r w:rsidRPr="004C1D69">
              <w:rPr>
                <w:rFonts w:ascii="Times New Roman" w:hAnsi="Times New Roman" w:cs="Times New Roman"/>
                <w:b/>
                <w:bCs/>
                <w:i/>
                <w:iCs/>
                <w:color w:val="2F5496" w:themeColor="accent1" w:themeShade="BF"/>
                <w:sz w:val="24"/>
                <w:szCs w:val="24"/>
                <w:lang w:val="en-GB"/>
              </w:rPr>
              <w:t>.</w:t>
            </w:r>
            <w:r w:rsidRPr="004C1D69">
              <w:rPr>
                <w:rFonts w:ascii="Times New Roman" w:hAnsi="Times New Roman" w:cs="Times New Roman"/>
                <w:sz w:val="24"/>
                <w:szCs w:val="24"/>
              </w:rPr>
              <w:t xml:space="preserve"> </w:t>
            </w:r>
            <w:r w:rsidR="00386128" w:rsidRPr="00386128">
              <w:rPr>
                <w:rFonts w:ascii="Times New Roman" w:hAnsi="Times New Roman" w:cs="Times New Roman"/>
                <w:i/>
                <w:iCs/>
                <w:sz w:val="24"/>
                <w:szCs w:val="24"/>
              </w:rPr>
              <w:t xml:space="preserve">The nominal exchange rate is forecast to gradually return to a less fast depreciation path of 3-4% per year (down from 17% in 2023), </w:t>
            </w:r>
            <w:r w:rsidR="00812D72">
              <w:rPr>
                <w:rFonts w:ascii="Times New Roman" w:hAnsi="Times New Roman" w:cs="Times New Roman"/>
                <w:i/>
                <w:iCs/>
                <w:sz w:val="24"/>
                <w:szCs w:val="24"/>
              </w:rPr>
              <w:t>since</w:t>
            </w:r>
            <w:r w:rsidR="00386128" w:rsidRPr="00386128">
              <w:rPr>
                <w:rFonts w:ascii="Times New Roman" w:hAnsi="Times New Roman" w:cs="Times New Roman"/>
                <w:i/>
                <w:iCs/>
                <w:sz w:val="24"/>
                <w:szCs w:val="24"/>
              </w:rPr>
              <w:t xml:space="preserve"> the recent overvaluation has been reversed, and the exchange rate policy rule mainly adjusts for inflation differentia</w:t>
            </w:r>
            <w:r w:rsidR="00386128">
              <w:rPr>
                <w:rFonts w:ascii="Times New Roman" w:hAnsi="Times New Roman" w:cs="Times New Roman"/>
                <w:i/>
                <w:iCs/>
                <w:sz w:val="24"/>
                <w:szCs w:val="24"/>
              </w:rPr>
              <w:t>ls</w:t>
            </w:r>
            <w:r w:rsidR="00386128" w:rsidRPr="00386128">
              <w:rPr>
                <w:rFonts w:ascii="Times New Roman" w:hAnsi="Times New Roman" w:cs="Times New Roman"/>
                <w:i/>
                <w:iCs/>
                <w:sz w:val="24"/>
                <w:szCs w:val="24"/>
              </w:rPr>
              <w:t xml:space="preserve">. In 2024-25, this RER path is much below the PCI program path. The RER is </w:t>
            </w:r>
            <w:r w:rsidR="00386128" w:rsidRPr="00386128">
              <w:rPr>
                <w:rFonts w:ascii="Times New Roman" w:hAnsi="Times New Roman" w:cs="Times New Roman"/>
                <w:i/>
                <w:iCs/>
                <w:sz w:val="24"/>
                <w:szCs w:val="24"/>
                <w:lang w:val="en-GB"/>
              </w:rPr>
              <w:t xml:space="preserve">forecast to show a decelerating pace of depreciation (from its high in 2023) to return gradually to its trend level (and zero trend depreciation rate) from 2025. The sharp upward correction in the RER should </w:t>
            </w:r>
            <w:proofErr w:type="spellStart"/>
            <w:r w:rsidR="00386128" w:rsidRPr="00386128">
              <w:rPr>
                <w:rFonts w:ascii="Times New Roman" w:hAnsi="Times New Roman" w:cs="Times New Roman"/>
                <w:i/>
                <w:iCs/>
                <w:sz w:val="24"/>
                <w:szCs w:val="24"/>
                <w:lang w:val="en-GB"/>
              </w:rPr>
              <w:t>favorably</w:t>
            </w:r>
            <w:proofErr w:type="spellEnd"/>
            <w:r w:rsidR="00386128" w:rsidRPr="00386128">
              <w:rPr>
                <w:rFonts w:ascii="Times New Roman" w:hAnsi="Times New Roman" w:cs="Times New Roman"/>
                <w:i/>
                <w:iCs/>
                <w:sz w:val="24"/>
                <w:szCs w:val="24"/>
                <w:lang w:val="en-GB"/>
              </w:rPr>
              <w:t xml:space="preserve"> affect demand for net exports</w:t>
            </w:r>
            <w:r w:rsidR="00386128">
              <w:rPr>
                <w:rFonts w:ascii="Times New Roman" w:hAnsi="Times New Roman" w:cs="Times New Roman"/>
                <w:i/>
                <w:iCs/>
                <w:sz w:val="24"/>
                <w:szCs w:val="24"/>
                <w:lang w:val="en-GB"/>
              </w:rPr>
              <w:t xml:space="preserve"> in</w:t>
            </w:r>
            <w:r w:rsidR="00386128" w:rsidRPr="00386128">
              <w:rPr>
                <w:rFonts w:ascii="Times New Roman" w:hAnsi="Times New Roman" w:cs="Times New Roman"/>
                <w:i/>
                <w:iCs/>
                <w:sz w:val="24"/>
                <w:szCs w:val="24"/>
                <w:lang w:val="en-GB"/>
              </w:rPr>
              <w:t xml:space="preserve"> 2023-24, but the effect should fade out thereafter.</w:t>
            </w:r>
          </w:p>
        </w:tc>
      </w:tr>
    </w:tbl>
    <w:p w14:paraId="2CC9DDE9" w14:textId="77777777" w:rsidR="004E520D" w:rsidRDefault="004E520D">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49D752BD" w14:textId="36425DB3" w:rsidR="00DD5930" w:rsidRDefault="009B2AA8">
      <w:pPr>
        <w:pStyle w:val="TOC1"/>
        <w:rPr>
          <w:rFonts w:eastAsiaTheme="minorEastAsia" w:cstheme="minorBidi"/>
          <w:b w:val="0"/>
          <w:bCs w:val="0"/>
          <w:color w:val="auto"/>
          <w:kern w:val="2"/>
          <w14:ligatures w14:val="standardContextual"/>
        </w:rPr>
      </w:pPr>
      <w:r>
        <w:rPr>
          <w:rFonts w:ascii="Times New Roman" w:hAnsi="Times New Roman" w:cs="Times New Roman"/>
          <w:color w:val="auto"/>
        </w:rPr>
        <w:lastRenderedPageBreak/>
        <w:fldChar w:fldCharType="begin"/>
      </w:r>
      <w:r w:rsidRPr="00152769">
        <w:rPr>
          <w:rFonts w:ascii="Times New Roman" w:hAnsi="Times New Roman" w:cs="Times New Roman"/>
        </w:rPr>
        <w:instrText xml:space="preserve"> TOC \o "1-3" \h \z \u </w:instrText>
      </w:r>
      <w:r>
        <w:rPr>
          <w:rFonts w:ascii="Times New Roman" w:hAnsi="Times New Roman" w:cs="Times New Roman"/>
          <w:color w:val="auto"/>
        </w:rPr>
        <w:fldChar w:fldCharType="separate"/>
      </w:r>
      <w:hyperlink w:anchor="_Toc154000827" w:history="1">
        <w:r w:rsidR="00DD5930" w:rsidRPr="00152769">
          <w:rPr>
            <w:rStyle w:val="Hyperlink"/>
            <w:rFonts w:ascii="Times New Roman" w:hAnsi="Times New Roman" w:cs="Times New Roman"/>
            <w:shd w:val="clear" w:color="auto" w:fill="FFFFFF"/>
          </w:rPr>
          <w:t>MINECOFIN</w:t>
        </w:r>
        <w:r w:rsidR="00DD5930" w:rsidRPr="00F163B8">
          <w:rPr>
            <w:rStyle w:val="Hyperlink"/>
            <w:rFonts w:ascii="Times New Roman" w:hAnsi="Times New Roman" w:cs="Times New Roman"/>
            <w:shd w:val="clear" w:color="auto" w:fill="FFFFFF"/>
          </w:rPr>
          <w:t xml:space="preserve"> Quarterly Macro-Fiscal Outlook—2023-27</w:t>
        </w:r>
        <w:r w:rsidR="00DD5930">
          <w:rPr>
            <w:webHidden/>
          </w:rPr>
          <w:tab/>
        </w:r>
        <w:r w:rsidR="00DD5930">
          <w:rPr>
            <w:webHidden/>
          </w:rPr>
          <w:fldChar w:fldCharType="begin"/>
        </w:r>
        <w:r w:rsidR="00DD5930">
          <w:rPr>
            <w:webHidden/>
          </w:rPr>
          <w:instrText xml:space="preserve"> PAGEREF _Toc154000827 \h </w:instrText>
        </w:r>
        <w:r w:rsidR="00DD5930">
          <w:rPr>
            <w:webHidden/>
          </w:rPr>
        </w:r>
        <w:r w:rsidR="00DD5930">
          <w:rPr>
            <w:webHidden/>
          </w:rPr>
          <w:fldChar w:fldCharType="separate"/>
        </w:r>
        <w:r w:rsidR="00DD5930">
          <w:rPr>
            <w:webHidden/>
          </w:rPr>
          <w:t>1</w:t>
        </w:r>
        <w:r w:rsidR="00DD5930">
          <w:rPr>
            <w:webHidden/>
          </w:rPr>
          <w:fldChar w:fldCharType="end"/>
        </w:r>
      </w:hyperlink>
    </w:p>
    <w:p w14:paraId="648DE68A" w14:textId="750181B7" w:rsidR="00DD5930" w:rsidRDefault="00801041">
      <w:pPr>
        <w:pStyle w:val="TOC1"/>
        <w:rPr>
          <w:rFonts w:eastAsiaTheme="minorEastAsia" w:cstheme="minorBidi"/>
          <w:b w:val="0"/>
          <w:bCs w:val="0"/>
          <w:color w:val="auto"/>
          <w:kern w:val="2"/>
          <w14:ligatures w14:val="standardContextual"/>
        </w:rPr>
      </w:pPr>
      <w:hyperlink w:anchor="_Toc154000828" w:history="1">
        <w:r w:rsidR="00DD5930" w:rsidRPr="00F163B8">
          <w:rPr>
            <w:rStyle w:val="Hyperlink"/>
          </w:rPr>
          <w:t>I.</w:t>
        </w:r>
        <w:r w:rsidR="00DD5930">
          <w:rPr>
            <w:rFonts w:eastAsiaTheme="minorEastAsia" w:cstheme="minorBidi"/>
            <w:b w:val="0"/>
            <w:bCs w:val="0"/>
            <w:color w:val="auto"/>
            <w:kern w:val="2"/>
            <w14:ligatures w14:val="standardContextual"/>
          </w:rPr>
          <w:tab/>
        </w:r>
        <w:r w:rsidR="00DD5930" w:rsidRPr="00F163B8">
          <w:rPr>
            <w:rStyle w:val="Hyperlink"/>
            <w:rFonts w:ascii="Times New Roman" w:hAnsi="Times New Roman" w:cs="Times New Roman"/>
          </w:rPr>
          <w:t>Recent macroeconomic developments, 2019-23</w:t>
        </w:r>
        <w:r w:rsidR="00DD5930">
          <w:rPr>
            <w:webHidden/>
          </w:rPr>
          <w:tab/>
        </w:r>
        <w:r w:rsidR="00DD5930">
          <w:rPr>
            <w:webHidden/>
          </w:rPr>
          <w:fldChar w:fldCharType="begin"/>
        </w:r>
        <w:r w:rsidR="00DD5930">
          <w:rPr>
            <w:webHidden/>
          </w:rPr>
          <w:instrText xml:space="preserve"> PAGEREF _Toc154000828 \h </w:instrText>
        </w:r>
        <w:r w:rsidR="00DD5930">
          <w:rPr>
            <w:webHidden/>
          </w:rPr>
        </w:r>
        <w:r w:rsidR="00DD5930">
          <w:rPr>
            <w:webHidden/>
          </w:rPr>
          <w:fldChar w:fldCharType="separate"/>
        </w:r>
        <w:r w:rsidR="00DD5930">
          <w:rPr>
            <w:webHidden/>
          </w:rPr>
          <w:t>4</w:t>
        </w:r>
        <w:r w:rsidR="00DD5930">
          <w:rPr>
            <w:webHidden/>
          </w:rPr>
          <w:fldChar w:fldCharType="end"/>
        </w:r>
      </w:hyperlink>
    </w:p>
    <w:p w14:paraId="32D219B8" w14:textId="534A7ED4" w:rsidR="00DD5930" w:rsidRDefault="00801041">
      <w:pPr>
        <w:pStyle w:val="TOC2"/>
        <w:rPr>
          <w:rFonts w:asciiTheme="minorHAnsi" w:eastAsiaTheme="minorEastAsia" w:hAnsiTheme="minorHAnsi" w:cstheme="minorBidi"/>
          <w:b w:val="0"/>
          <w:bCs w:val="0"/>
          <w:color w:val="auto"/>
          <w:kern w:val="2"/>
          <w14:ligatures w14:val="standardContextual"/>
        </w:rPr>
      </w:pPr>
      <w:hyperlink w:anchor="_Toc154000829" w:history="1">
        <w:r w:rsidR="00DD5930" w:rsidRPr="00F163B8">
          <w:rPr>
            <w:rStyle w:val="Hyperlink"/>
            <w:lang w:val="en-GB"/>
          </w:rPr>
          <w:t>A.</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lang w:val="en-GB"/>
          </w:rPr>
          <w:t>External environment</w:t>
        </w:r>
        <w:r w:rsidR="00DD5930">
          <w:rPr>
            <w:webHidden/>
          </w:rPr>
          <w:tab/>
        </w:r>
        <w:r w:rsidR="00DD5930">
          <w:rPr>
            <w:webHidden/>
          </w:rPr>
          <w:fldChar w:fldCharType="begin"/>
        </w:r>
        <w:r w:rsidR="00DD5930">
          <w:rPr>
            <w:webHidden/>
          </w:rPr>
          <w:instrText xml:space="preserve"> PAGEREF _Toc154000829 \h </w:instrText>
        </w:r>
        <w:r w:rsidR="00DD5930">
          <w:rPr>
            <w:webHidden/>
          </w:rPr>
        </w:r>
        <w:r w:rsidR="00DD5930">
          <w:rPr>
            <w:webHidden/>
          </w:rPr>
          <w:fldChar w:fldCharType="separate"/>
        </w:r>
        <w:r w:rsidR="00DD5930">
          <w:rPr>
            <w:webHidden/>
          </w:rPr>
          <w:t>4</w:t>
        </w:r>
        <w:r w:rsidR="00DD5930">
          <w:rPr>
            <w:webHidden/>
          </w:rPr>
          <w:fldChar w:fldCharType="end"/>
        </w:r>
      </w:hyperlink>
    </w:p>
    <w:p w14:paraId="41317CAA" w14:textId="62CB363D" w:rsidR="00DD5930" w:rsidRDefault="00801041">
      <w:pPr>
        <w:pStyle w:val="TOC2"/>
        <w:rPr>
          <w:rFonts w:asciiTheme="minorHAnsi" w:eastAsiaTheme="minorEastAsia" w:hAnsiTheme="minorHAnsi" w:cstheme="minorBidi"/>
          <w:b w:val="0"/>
          <w:bCs w:val="0"/>
          <w:color w:val="auto"/>
          <w:kern w:val="2"/>
          <w14:ligatures w14:val="standardContextual"/>
        </w:rPr>
      </w:pPr>
      <w:hyperlink w:anchor="_Toc154000830" w:history="1">
        <w:r w:rsidR="00DD5930" w:rsidRPr="00F163B8">
          <w:rPr>
            <w:rStyle w:val="Hyperlink"/>
            <w:lang w:val="en-GB"/>
          </w:rPr>
          <w:t>B.</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lang w:val="en-GB"/>
          </w:rPr>
          <w:t>Output and final demands</w:t>
        </w:r>
        <w:r w:rsidR="00DD5930">
          <w:rPr>
            <w:webHidden/>
          </w:rPr>
          <w:tab/>
        </w:r>
        <w:r w:rsidR="00DD5930">
          <w:rPr>
            <w:webHidden/>
          </w:rPr>
          <w:fldChar w:fldCharType="begin"/>
        </w:r>
        <w:r w:rsidR="00DD5930">
          <w:rPr>
            <w:webHidden/>
          </w:rPr>
          <w:instrText xml:space="preserve"> PAGEREF _Toc154000830 \h </w:instrText>
        </w:r>
        <w:r w:rsidR="00DD5930">
          <w:rPr>
            <w:webHidden/>
          </w:rPr>
        </w:r>
        <w:r w:rsidR="00DD5930">
          <w:rPr>
            <w:webHidden/>
          </w:rPr>
          <w:fldChar w:fldCharType="separate"/>
        </w:r>
        <w:r w:rsidR="00DD5930">
          <w:rPr>
            <w:webHidden/>
          </w:rPr>
          <w:t>4</w:t>
        </w:r>
        <w:r w:rsidR="00DD5930">
          <w:rPr>
            <w:webHidden/>
          </w:rPr>
          <w:fldChar w:fldCharType="end"/>
        </w:r>
      </w:hyperlink>
    </w:p>
    <w:p w14:paraId="228850EA" w14:textId="2DBFC828" w:rsidR="00DD5930" w:rsidRDefault="00801041">
      <w:pPr>
        <w:pStyle w:val="TOC2"/>
        <w:rPr>
          <w:rFonts w:asciiTheme="minorHAnsi" w:eastAsiaTheme="minorEastAsia" w:hAnsiTheme="minorHAnsi" w:cstheme="minorBidi"/>
          <w:b w:val="0"/>
          <w:bCs w:val="0"/>
          <w:color w:val="auto"/>
          <w:kern w:val="2"/>
          <w14:ligatures w14:val="standardContextual"/>
        </w:rPr>
      </w:pPr>
      <w:hyperlink w:anchor="_Toc154000831" w:history="1">
        <w:r w:rsidR="00DD5930" w:rsidRPr="00F163B8">
          <w:rPr>
            <w:rStyle w:val="Hyperlink"/>
            <w:lang w:val="en-GB"/>
          </w:rPr>
          <w:t>C.</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lang w:val="en-GB"/>
          </w:rPr>
          <w:t>Fiscal policies and government demand</w:t>
        </w:r>
        <w:r w:rsidR="00DD5930">
          <w:rPr>
            <w:webHidden/>
          </w:rPr>
          <w:tab/>
        </w:r>
        <w:r w:rsidR="00DD5930">
          <w:rPr>
            <w:webHidden/>
          </w:rPr>
          <w:fldChar w:fldCharType="begin"/>
        </w:r>
        <w:r w:rsidR="00DD5930">
          <w:rPr>
            <w:webHidden/>
          </w:rPr>
          <w:instrText xml:space="preserve"> PAGEREF _Toc154000831 \h </w:instrText>
        </w:r>
        <w:r w:rsidR="00DD5930">
          <w:rPr>
            <w:webHidden/>
          </w:rPr>
        </w:r>
        <w:r w:rsidR="00DD5930">
          <w:rPr>
            <w:webHidden/>
          </w:rPr>
          <w:fldChar w:fldCharType="separate"/>
        </w:r>
        <w:r w:rsidR="00DD5930">
          <w:rPr>
            <w:webHidden/>
          </w:rPr>
          <w:t>6</w:t>
        </w:r>
        <w:r w:rsidR="00DD5930">
          <w:rPr>
            <w:webHidden/>
          </w:rPr>
          <w:fldChar w:fldCharType="end"/>
        </w:r>
      </w:hyperlink>
    </w:p>
    <w:p w14:paraId="6294DB9A" w14:textId="72424D20" w:rsidR="00DD5930" w:rsidRDefault="00801041">
      <w:pPr>
        <w:pStyle w:val="TOC2"/>
        <w:rPr>
          <w:rFonts w:asciiTheme="minorHAnsi" w:eastAsiaTheme="minorEastAsia" w:hAnsiTheme="minorHAnsi" w:cstheme="minorBidi"/>
          <w:b w:val="0"/>
          <w:bCs w:val="0"/>
          <w:color w:val="auto"/>
          <w:kern w:val="2"/>
          <w14:ligatures w14:val="standardContextual"/>
        </w:rPr>
      </w:pPr>
      <w:hyperlink w:anchor="_Toc154000832" w:history="1">
        <w:r w:rsidR="00DD5930" w:rsidRPr="00F163B8">
          <w:rPr>
            <w:rStyle w:val="Hyperlink"/>
            <w:lang w:val="en-GB"/>
          </w:rPr>
          <w:t>D.</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lang w:val="en-GB"/>
          </w:rPr>
          <w:t>Inflation and its components</w:t>
        </w:r>
        <w:r w:rsidR="00DD5930">
          <w:rPr>
            <w:webHidden/>
          </w:rPr>
          <w:tab/>
        </w:r>
        <w:r w:rsidR="00DD5930">
          <w:rPr>
            <w:webHidden/>
          </w:rPr>
          <w:fldChar w:fldCharType="begin"/>
        </w:r>
        <w:r w:rsidR="00DD5930">
          <w:rPr>
            <w:webHidden/>
          </w:rPr>
          <w:instrText xml:space="preserve"> PAGEREF _Toc154000832 \h </w:instrText>
        </w:r>
        <w:r w:rsidR="00DD5930">
          <w:rPr>
            <w:webHidden/>
          </w:rPr>
        </w:r>
        <w:r w:rsidR="00DD5930">
          <w:rPr>
            <w:webHidden/>
          </w:rPr>
          <w:fldChar w:fldCharType="separate"/>
        </w:r>
        <w:r w:rsidR="00DD5930">
          <w:rPr>
            <w:webHidden/>
          </w:rPr>
          <w:t>10</w:t>
        </w:r>
        <w:r w:rsidR="00DD5930">
          <w:rPr>
            <w:webHidden/>
          </w:rPr>
          <w:fldChar w:fldCharType="end"/>
        </w:r>
      </w:hyperlink>
    </w:p>
    <w:p w14:paraId="03B97E70" w14:textId="33040B95" w:rsidR="00DD5930" w:rsidRDefault="00801041">
      <w:pPr>
        <w:pStyle w:val="TOC2"/>
        <w:rPr>
          <w:rFonts w:asciiTheme="minorHAnsi" w:eastAsiaTheme="minorEastAsia" w:hAnsiTheme="minorHAnsi" w:cstheme="minorBidi"/>
          <w:b w:val="0"/>
          <w:bCs w:val="0"/>
          <w:color w:val="auto"/>
          <w:kern w:val="2"/>
          <w14:ligatures w14:val="standardContextual"/>
        </w:rPr>
      </w:pPr>
      <w:hyperlink w:anchor="_Toc154000833" w:history="1">
        <w:r w:rsidR="00DD5930" w:rsidRPr="00F163B8">
          <w:rPr>
            <w:rStyle w:val="Hyperlink"/>
            <w:lang w:val="en-GB"/>
          </w:rPr>
          <w:t>E.</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lang w:val="en-GB"/>
          </w:rPr>
          <w:t>Nominal/real interest and exchange rates</w:t>
        </w:r>
        <w:r w:rsidR="00DD5930">
          <w:rPr>
            <w:webHidden/>
          </w:rPr>
          <w:tab/>
        </w:r>
        <w:r w:rsidR="00DD5930">
          <w:rPr>
            <w:webHidden/>
          </w:rPr>
          <w:fldChar w:fldCharType="begin"/>
        </w:r>
        <w:r w:rsidR="00DD5930">
          <w:rPr>
            <w:webHidden/>
          </w:rPr>
          <w:instrText xml:space="preserve"> PAGEREF _Toc154000833 \h </w:instrText>
        </w:r>
        <w:r w:rsidR="00DD5930">
          <w:rPr>
            <w:webHidden/>
          </w:rPr>
        </w:r>
        <w:r w:rsidR="00DD5930">
          <w:rPr>
            <w:webHidden/>
          </w:rPr>
          <w:fldChar w:fldCharType="separate"/>
        </w:r>
        <w:r w:rsidR="00DD5930">
          <w:rPr>
            <w:webHidden/>
          </w:rPr>
          <w:t>12</w:t>
        </w:r>
        <w:r w:rsidR="00DD5930">
          <w:rPr>
            <w:webHidden/>
          </w:rPr>
          <w:fldChar w:fldCharType="end"/>
        </w:r>
      </w:hyperlink>
    </w:p>
    <w:p w14:paraId="7E3439D8" w14:textId="703827F3" w:rsidR="00DD5930" w:rsidRDefault="00801041">
      <w:pPr>
        <w:pStyle w:val="TOC1"/>
        <w:rPr>
          <w:rFonts w:eastAsiaTheme="minorEastAsia" w:cstheme="minorBidi"/>
          <w:b w:val="0"/>
          <w:bCs w:val="0"/>
          <w:color w:val="auto"/>
          <w:kern w:val="2"/>
          <w14:ligatures w14:val="standardContextual"/>
        </w:rPr>
      </w:pPr>
      <w:hyperlink w:anchor="_Toc154000834" w:history="1">
        <w:r w:rsidR="00DD5930" w:rsidRPr="00F163B8">
          <w:rPr>
            <w:rStyle w:val="Hyperlink"/>
            <w:lang w:val="en-GB"/>
          </w:rPr>
          <w:t>II.</w:t>
        </w:r>
        <w:r w:rsidR="00DD5930">
          <w:rPr>
            <w:rFonts w:eastAsiaTheme="minorEastAsia" w:cstheme="minorBidi"/>
            <w:b w:val="0"/>
            <w:bCs w:val="0"/>
            <w:color w:val="auto"/>
            <w:kern w:val="2"/>
            <w14:ligatures w14:val="standardContextual"/>
          </w:rPr>
          <w:tab/>
        </w:r>
        <w:r w:rsidR="00DD5930" w:rsidRPr="00F163B8">
          <w:rPr>
            <w:rStyle w:val="Hyperlink"/>
            <w:rFonts w:ascii="Times New Roman" w:hAnsi="Times New Roman" w:cs="Times New Roman"/>
            <w:lang w:val="en-GB"/>
          </w:rPr>
          <w:t>Current macro policy stance and initial condition</w:t>
        </w:r>
        <w:r w:rsidR="00DD5930">
          <w:rPr>
            <w:webHidden/>
          </w:rPr>
          <w:tab/>
        </w:r>
        <w:r w:rsidR="00DD5930">
          <w:rPr>
            <w:webHidden/>
          </w:rPr>
          <w:fldChar w:fldCharType="begin"/>
        </w:r>
        <w:r w:rsidR="00DD5930">
          <w:rPr>
            <w:webHidden/>
          </w:rPr>
          <w:instrText xml:space="preserve"> PAGEREF _Toc154000834 \h </w:instrText>
        </w:r>
        <w:r w:rsidR="00DD5930">
          <w:rPr>
            <w:webHidden/>
          </w:rPr>
        </w:r>
        <w:r w:rsidR="00DD5930">
          <w:rPr>
            <w:webHidden/>
          </w:rPr>
          <w:fldChar w:fldCharType="separate"/>
        </w:r>
        <w:r w:rsidR="00DD5930">
          <w:rPr>
            <w:webHidden/>
          </w:rPr>
          <w:t>16</w:t>
        </w:r>
        <w:r w:rsidR="00DD5930">
          <w:rPr>
            <w:webHidden/>
          </w:rPr>
          <w:fldChar w:fldCharType="end"/>
        </w:r>
      </w:hyperlink>
    </w:p>
    <w:p w14:paraId="349C0549" w14:textId="42958211" w:rsidR="00DD5930" w:rsidRDefault="00801041">
      <w:pPr>
        <w:pStyle w:val="TOC2"/>
        <w:rPr>
          <w:rFonts w:asciiTheme="minorHAnsi" w:eastAsiaTheme="minorEastAsia" w:hAnsiTheme="minorHAnsi" w:cstheme="minorBidi"/>
          <w:b w:val="0"/>
          <w:bCs w:val="0"/>
          <w:color w:val="auto"/>
          <w:kern w:val="2"/>
          <w14:ligatures w14:val="standardContextual"/>
        </w:rPr>
      </w:pPr>
      <w:hyperlink w:anchor="_Toc154000835" w:history="1">
        <w:r w:rsidR="00DD5930" w:rsidRPr="00F163B8">
          <w:rPr>
            <w:rStyle w:val="Hyperlink"/>
            <w:lang w:val="en-GB"/>
          </w:rPr>
          <w:t>A.</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lang w:val="en-GB"/>
          </w:rPr>
          <w:t>Current cyclical position</w:t>
        </w:r>
        <w:r w:rsidR="00DD5930">
          <w:rPr>
            <w:webHidden/>
          </w:rPr>
          <w:tab/>
        </w:r>
        <w:r w:rsidR="00DD5930">
          <w:rPr>
            <w:webHidden/>
          </w:rPr>
          <w:fldChar w:fldCharType="begin"/>
        </w:r>
        <w:r w:rsidR="00DD5930">
          <w:rPr>
            <w:webHidden/>
          </w:rPr>
          <w:instrText xml:space="preserve"> PAGEREF _Toc154000835 \h </w:instrText>
        </w:r>
        <w:r w:rsidR="00DD5930">
          <w:rPr>
            <w:webHidden/>
          </w:rPr>
        </w:r>
        <w:r w:rsidR="00DD5930">
          <w:rPr>
            <w:webHidden/>
          </w:rPr>
          <w:fldChar w:fldCharType="separate"/>
        </w:r>
        <w:r w:rsidR="00DD5930">
          <w:rPr>
            <w:webHidden/>
          </w:rPr>
          <w:t>16</w:t>
        </w:r>
        <w:r w:rsidR="00DD5930">
          <w:rPr>
            <w:webHidden/>
          </w:rPr>
          <w:fldChar w:fldCharType="end"/>
        </w:r>
      </w:hyperlink>
    </w:p>
    <w:p w14:paraId="6083980F" w14:textId="0A4C6EAA" w:rsidR="00DD5930" w:rsidRDefault="00801041">
      <w:pPr>
        <w:pStyle w:val="TOC2"/>
        <w:rPr>
          <w:rFonts w:asciiTheme="minorHAnsi" w:eastAsiaTheme="minorEastAsia" w:hAnsiTheme="minorHAnsi" w:cstheme="minorBidi"/>
          <w:b w:val="0"/>
          <w:bCs w:val="0"/>
          <w:color w:val="auto"/>
          <w:kern w:val="2"/>
          <w14:ligatures w14:val="standardContextual"/>
        </w:rPr>
      </w:pPr>
      <w:hyperlink w:anchor="_Toc154000836" w:history="1">
        <w:r w:rsidR="00DD5930" w:rsidRPr="00F163B8">
          <w:rPr>
            <w:rStyle w:val="Hyperlink"/>
            <w:lang w:val="en-GB"/>
          </w:rPr>
          <w:t>B.</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lang w:val="en-GB"/>
          </w:rPr>
          <w:t>Fiscal policy stance</w:t>
        </w:r>
        <w:r w:rsidR="00DD5930">
          <w:rPr>
            <w:webHidden/>
          </w:rPr>
          <w:tab/>
        </w:r>
        <w:r w:rsidR="00DD5930">
          <w:rPr>
            <w:webHidden/>
          </w:rPr>
          <w:fldChar w:fldCharType="begin"/>
        </w:r>
        <w:r w:rsidR="00DD5930">
          <w:rPr>
            <w:webHidden/>
          </w:rPr>
          <w:instrText xml:space="preserve"> PAGEREF _Toc154000836 \h </w:instrText>
        </w:r>
        <w:r w:rsidR="00DD5930">
          <w:rPr>
            <w:webHidden/>
          </w:rPr>
        </w:r>
        <w:r w:rsidR="00DD5930">
          <w:rPr>
            <w:webHidden/>
          </w:rPr>
          <w:fldChar w:fldCharType="separate"/>
        </w:r>
        <w:r w:rsidR="00DD5930">
          <w:rPr>
            <w:webHidden/>
          </w:rPr>
          <w:t>16</w:t>
        </w:r>
        <w:r w:rsidR="00DD5930">
          <w:rPr>
            <w:webHidden/>
          </w:rPr>
          <w:fldChar w:fldCharType="end"/>
        </w:r>
      </w:hyperlink>
    </w:p>
    <w:p w14:paraId="336D6FC9" w14:textId="78B99218" w:rsidR="00DD5930" w:rsidRDefault="00801041">
      <w:pPr>
        <w:pStyle w:val="TOC2"/>
        <w:rPr>
          <w:rFonts w:asciiTheme="minorHAnsi" w:eastAsiaTheme="minorEastAsia" w:hAnsiTheme="minorHAnsi" w:cstheme="minorBidi"/>
          <w:b w:val="0"/>
          <w:bCs w:val="0"/>
          <w:color w:val="auto"/>
          <w:kern w:val="2"/>
          <w14:ligatures w14:val="standardContextual"/>
        </w:rPr>
      </w:pPr>
      <w:hyperlink w:anchor="_Toc154000837" w:history="1">
        <w:r w:rsidR="00DD5930" w:rsidRPr="00F163B8">
          <w:rPr>
            <w:rStyle w:val="Hyperlink"/>
            <w:lang w:val="en-GB"/>
          </w:rPr>
          <w:t>C.</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lang w:val="en-GB"/>
          </w:rPr>
          <w:t>Monetary and exchange rate policy</w:t>
        </w:r>
        <w:r w:rsidR="00DD5930">
          <w:rPr>
            <w:webHidden/>
          </w:rPr>
          <w:tab/>
        </w:r>
        <w:r w:rsidR="00DD5930">
          <w:rPr>
            <w:webHidden/>
          </w:rPr>
          <w:fldChar w:fldCharType="begin"/>
        </w:r>
        <w:r w:rsidR="00DD5930">
          <w:rPr>
            <w:webHidden/>
          </w:rPr>
          <w:instrText xml:space="preserve"> PAGEREF _Toc154000837 \h </w:instrText>
        </w:r>
        <w:r w:rsidR="00DD5930">
          <w:rPr>
            <w:webHidden/>
          </w:rPr>
        </w:r>
        <w:r w:rsidR="00DD5930">
          <w:rPr>
            <w:webHidden/>
          </w:rPr>
          <w:fldChar w:fldCharType="separate"/>
        </w:r>
        <w:r w:rsidR="00DD5930">
          <w:rPr>
            <w:webHidden/>
          </w:rPr>
          <w:t>17</w:t>
        </w:r>
        <w:r w:rsidR="00DD5930">
          <w:rPr>
            <w:webHidden/>
          </w:rPr>
          <w:fldChar w:fldCharType="end"/>
        </w:r>
      </w:hyperlink>
    </w:p>
    <w:p w14:paraId="086640EC" w14:textId="15B7FA88" w:rsidR="00DD5930" w:rsidRDefault="00801041">
      <w:pPr>
        <w:pStyle w:val="TOC1"/>
        <w:rPr>
          <w:rFonts w:eastAsiaTheme="minorEastAsia" w:cstheme="minorBidi"/>
          <w:b w:val="0"/>
          <w:bCs w:val="0"/>
          <w:color w:val="auto"/>
          <w:kern w:val="2"/>
          <w14:ligatures w14:val="standardContextual"/>
        </w:rPr>
      </w:pPr>
      <w:hyperlink w:anchor="_Toc154000838" w:history="1">
        <w:r w:rsidR="00DD5930" w:rsidRPr="00F163B8">
          <w:rPr>
            <w:rStyle w:val="Hyperlink"/>
          </w:rPr>
          <w:t>III.</w:t>
        </w:r>
        <w:r w:rsidR="00DD5930">
          <w:rPr>
            <w:rFonts w:eastAsiaTheme="minorEastAsia" w:cstheme="minorBidi"/>
            <w:b w:val="0"/>
            <w:bCs w:val="0"/>
            <w:color w:val="auto"/>
            <w:kern w:val="2"/>
            <w14:ligatures w14:val="standardContextual"/>
          </w:rPr>
          <w:tab/>
        </w:r>
        <w:r w:rsidR="00DD5930" w:rsidRPr="00F163B8">
          <w:rPr>
            <w:rStyle w:val="Hyperlink"/>
            <w:rFonts w:ascii="Times New Roman" w:hAnsi="Times New Roman" w:cs="Times New Roman"/>
          </w:rPr>
          <w:t>Macroeconomic outlook, end-2023</w:t>
        </w:r>
        <w:r w:rsidR="00DD5930" w:rsidRPr="00F163B8">
          <w:rPr>
            <w:rStyle w:val="Hyperlink"/>
            <w:rFonts w:ascii="Calibri" w:hAnsi="Calibri" w:cs="Calibri"/>
          </w:rPr>
          <w:t>─</w:t>
        </w:r>
        <w:r w:rsidR="00DD5930" w:rsidRPr="00F163B8">
          <w:rPr>
            <w:rStyle w:val="Hyperlink"/>
            <w:rFonts w:ascii="Times New Roman" w:hAnsi="Times New Roman" w:cs="Times New Roman"/>
          </w:rPr>
          <w:t>2026</w:t>
        </w:r>
        <w:r w:rsidR="00DD5930">
          <w:rPr>
            <w:webHidden/>
          </w:rPr>
          <w:tab/>
        </w:r>
        <w:r w:rsidR="00DD5930">
          <w:rPr>
            <w:webHidden/>
          </w:rPr>
          <w:fldChar w:fldCharType="begin"/>
        </w:r>
        <w:r w:rsidR="00DD5930">
          <w:rPr>
            <w:webHidden/>
          </w:rPr>
          <w:instrText xml:space="preserve"> PAGEREF _Toc154000838 \h </w:instrText>
        </w:r>
        <w:r w:rsidR="00DD5930">
          <w:rPr>
            <w:webHidden/>
          </w:rPr>
        </w:r>
        <w:r w:rsidR="00DD5930">
          <w:rPr>
            <w:webHidden/>
          </w:rPr>
          <w:fldChar w:fldCharType="separate"/>
        </w:r>
        <w:r w:rsidR="00DD5930">
          <w:rPr>
            <w:webHidden/>
          </w:rPr>
          <w:t>18</w:t>
        </w:r>
        <w:r w:rsidR="00DD5930">
          <w:rPr>
            <w:webHidden/>
          </w:rPr>
          <w:fldChar w:fldCharType="end"/>
        </w:r>
      </w:hyperlink>
    </w:p>
    <w:p w14:paraId="55D55B79" w14:textId="1BA3EE3A" w:rsidR="00DD5930" w:rsidRDefault="00801041">
      <w:pPr>
        <w:pStyle w:val="TOC2"/>
        <w:rPr>
          <w:rFonts w:asciiTheme="minorHAnsi" w:eastAsiaTheme="minorEastAsia" w:hAnsiTheme="minorHAnsi" w:cstheme="minorBidi"/>
          <w:b w:val="0"/>
          <w:bCs w:val="0"/>
          <w:color w:val="auto"/>
          <w:kern w:val="2"/>
          <w14:ligatures w14:val="standardContextual"/>
        </w:rPr>
      </w:pPr>
      <w:hyperlink w:anchor="_Toc154000839" w:history="1">
        <w:r w:rsidR="00DD5930" w:rsidRPr="00F163B8">
          <w:rPr>
            <w:rStyle w:val="Hyperlink"/>
          </w:rPr>
          <w:t>A.</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rPr>
          <w:t>Forecast assumptions</w:t>
        </w:r>
        <w:r w:rsidR="00DD5930">
          <w:rPr>
            <w:webHidden/>
          </w:rPr>
          <w:tab/>
        </w:r>
        <w:r w:rsidR="00DD5930">
          <w:rPr>
            <w:webHidden/>
          </w:rPr>
          <w:fldChar w:fldCharType="begin"/>
        </w:r>
        <w:r w:rsidR="00DD5930">
          <w:rPr>
            <w:webHidden/>
          </w:rPr>
          <w:instrText xml:space="preserve"> PAGEREF _Toc154000839 \h </w:instrText>
        </w:r>
        <w:r w:rsidR="00DD5930">
          <w:rPr>
            <w:webHidden/>
          </w:rPr>
        </w:r>
        <w:r w:rsidR="00DD5930">
          <w:rPr>
            <w:webHidden/>
          </w:rPr>
          <w:fldChar w:fldCharType="separate"/>
        </w:r>
        <w:r w:rsidR="00DD5930">
          <w:rPr>
            <w:webHidden/>
          </w:rPr>
          <w:t>18</w:t>
        </w:r>
        <w:r w:rsidR="00DD5930">
          <w:rPr>
            <w:webHidden/>
          </w:rPr>
          <w:fldChar w:fldCharType="end"/>
        </w:r>
      </w:hyperlink>
    </w:p>
    <w:p w14:paraId="75232492" w14:textId="37D04B36" w:rsidR="00DD5930" w:rsidRDefault="00801041">
      <w:pPr>
        <w:pStyle w:val="TOC3"/>
        <w:tabs>
          <w:tab w:val="left" w:pos="880"/>
          <w:tab w:val="right" w:leader="dot" w:pos="9890"/>
        </w:tabs>
        <w:rPr>
          <w:rFonts w:eastAsiaTheme="minorEastAsia"/>
          <w:noProof/>
          <w:kern w:val="2"/>
          <w14:ligatures w14:val="standardContextual"/>
        </w:rPr>
      </w:pPr>
      <w:hyperlink w:anchor="_Toc154000840" w:history="1">
        <w:r w:rsidR="00DD5930" w:rsidRPr="00F163B8">
          <w:rPr>
            <w:rStyle w:val="Hyperlink"/>
            <w:rFonts w:ascii="Times New Roman" w:hAnsi="Times New Roman" w:cs="Times New Roman"/>
            <w:noProof/>
            <w:lang w:val="en-GB"/>
          </w:rPr>
          <w:t>1.</w:t>
        </w:r>
        <w:r w:rsidR="00DD5930">
          <w:rPr>
            <w:rFonts w:eastAsiaTheme="minorEastAsia"/>
            <w:noProof/>
            <w:kern w:val="2"/>
            <w14:ligatures w14:val="standardContextual"/>
          </w:rPr>
          <w:tab/>
        </w:r>
        <w:r w:rsidR="00DD5930" w:rsidRPr="00F163B8">
          <w:rPr>
            <w:rStyle w:val="Hyperlink"/>
            <w:rFonts w:ascii="Times New Roman" w:hAnsi="Times New Roman" w:cs="Times New Roman"/>
            <w:b/>
            <w:bCs/>
            <w:noProof/>
          </w:rPr>
          <w:t>External environment assumptions (WEO and other sources)</w:t>
        </w:r>
        <w:r w:rsidR="00DD5930">
          <w:rPr>
            <w:noProof/>
            <w:webHidden/>
          </w:rPr>
          <w:tab/>
        </w:r>
        <w:r w:rsidR="00DD5930">
          <w:rPr>
            <w:noProof/>
            <w:webHidden/>
          </w:rPr>
          <w:fldChar w:fldCharType="begin"/>
        </w:r>
        <w:r w:rsidR="00DD5930">
          <w:rPr>
            <w:noProof/>
            <w:webHidden/>
          </w:rPr>
          <w:instrText xml:space="preserve"> PAGEREF _Toc154000840 \h </w:instrText>
        </w:r>
        <w:r w:rsidR="00DD5930">
          <w:rPr>
            <w:noProof/>
            <w:webHidden/>
          </w:rPr>
        </w:r>
        <w:r w:rsidR="00DD5930">
          <w:rPr>
            <w:noProof/>
            <w:webHidden/>
          </w:rPr>
          <w:fldChar w:fldCharType="separate"/>
        </w:r>
        <w:r w:rsidR="00DD5930">
          <w:rPr>
            <w:noProof/>
            <w:webHidden/>
          </w:rPr>
          <w:t>18</w:t>
        </w:r>
        <w:r w:rsidR="00DD5930">
          <w:rPr>
            <w:noProof/>
            <w:webHidden/>
          </w:rPr>
          <w:fldChar w:fldCharType="end"/>
        </w:r>
      </w:hyperlink>
    </w:p>
    <w:p w14:paraId="603ED94B" w14:textId="2F4AAA9D" w:rsidR="00DD5930" w:rsidRDefault="00801041">
      <w:pPr>
        <w:pStyle w:val="TOC3"/>
        <w:tabs>
          <w:tab w:val="left" w:pos="880"/>
          <w:tab w:val="right" w:leader="dot" w:pos="9890"/>
        </w:tabs>
        <w:rPr>
          <w:rFonts w:eastAsiaTheme="minorEastAsia"/>
          <w:noProof/>
          <w:kern w:val="2"/>
          <w14:ligatures w14:val="standardContextual"/>
        </w:rPr>
      </w:pPr>
      <w:hyperlink w:anchor="_Toc154000841" w:history="1">
        <w:r w:rsidR="00DD5930" w:rsidRPr="00F163B8">
          <w:rPr>
            <w:rStyle w:val="Hyperlink"/>
            <w:rFonts w:ascii="Times New Roman" w:hAnsi="Times New Roman" w:cs="Times New Roman"/>
            <w:noProof/>
            <w:lang w:val="en-GB"/>
          </w:rPr>
          <w:t>2.</w:t>
        </w:r>
        <w:r w:rsidR="00DD5930">
          <w:rPr>
            <w:rFonts w:eastAsiaTheme="minorEastAsia"/>
            <w:noProof/>
            <w:kern w:val="2"/>
            <w14:ligatures w14:val="standardContextual"/>
          </w:rPr>
          <w:tab/>
        </w:r>
        <w:r w:rsidR="00DD5930" w:rsidRPr="00F163B8">
          <w:rPr>
            <w:rStyle w:val="Hyperlink"/>
            <w:rFonts w:ascii="Times New Roman" w:hAnsi="Times New Roman" w:cs="Times New Roman"/>
            <w:b/>
            <w:bCs/>
            <w:noProof/>
            <w:lang w:val="en-GB"/>
          </w:rPr>
          <w:t>Domestic environment assumptions</w:t>
        </w:r>
        <w:r w:rsidR="00DD5930">
          <w:rPr>
            <w:noProof/>
            <w:webHidden/>
          </w:rPr>
          <w:tab/>
        </w:r>
        <w:r w:rsidR="00DD5930">
          <w:rPr>
            <w:noProof/>
            <w:webHidden/>
          </w:rPr>
          <w:fldChar w:fldCharType="begin"/>
        </w:r>
        <w:r w:rsidR="00DD5930">
          <w:rPr>
            <w:noProof/>
            <w:webHidden/>
          </w:rPr>
          <w:instrText xml:space="preserve"> PAGEREF _Toc154000841 \h </w:instrText>
        </w:r>
        <w:r w:rsidR="00DD5930">
          <w:rPr>
            <w:noProof/>
            <w:webHidden/>
          </w:rPr>
        </w:r>
        <w:r w:rsidR="00DD5930">
          <w:rPr>
            <w:noProof/>
            <w:webHidden/>
          </w:rPr>
          <w:fldChar w:fldCharType="separate"/>
        </w:r>
        <w:r w:rsidR="00DD5930">
          <w:rPr>
            <w:noProof/>
            <w:webHidden/>
          </w:rPr>
          <w:t>19</w:t>
        </w:r>
        <w:r w:rsidR="00DD5930">
          <w:rPr>
            <w:noProof/>
            <w:webHidden/>
          </w:rPr>
          <w:fldChar w:fldCharType="end"/>
        </w:r>
      </w:hyperlink>
    </w:p>
    <w:p w14:paraId="6622ED95" w14:textId="07ACA613" w:rsidR="00DD5930" w:rsidRDefault="00801041">
      <w:pPr>
        <w:pStyle w:val="TOC3"/>
        <w:tabs>
          <w:tab w:val="left" w:pos="880"/>
          <w:tab w:val="right" w:leader="dot" w:pos="9890"/>
        </w:tabs>
        <w:rPr>
          <w:rFonts w:eastAsiaTheme="minorEastAsia"/>
          <w:noProof/>
          <w:kern w:val="2"/>
          <w14:ligatures w14:val="standardContextual"/>
        </w:rPr>
      </w:pPr>
      <w:hyperlink w:anchor="_Toc154000842" w:history="1">
        <w:r w:rsidR="00DD5930" w:rsidRPr="00F163B8">
          <w:rPr>
            <w:rStyle w:val="Hyperlink"/>
            <w:rFonts w:ascii="Times New Roman" w:hAnsi="Times New Roman" w:cs="Times New Roman"/>
            <w:noProof/>
            <w:lang w:val="en-GB"/>
          </w:rPr>
          <w:t>3.</w:t>
        </w:r>
        <w:r w:rsidR="00DD5930">
          <w:rPr>
            <w:rFonts w:eastAsiaTheme="minorEastAsia"/>
            <w:noProof/>
            <w:kern w:val="2"/>
            <w14:ligatures w14:val="standardContextual"/>
          </w:rPr>
          <w:tab/>
        </w:r>
        <w:r w:rsidR="00DD5930" w:rsidRPr="00F163B8">
          <w:rPr>
            <w:rStyle w:val="Hyperlink"/>
            <w:rFonts w:ascii="Times New Roman" w:hAnsi="Times New Roman" w:cs="Times New Roman"/>
            <w:b/>
            <w:bCs/>
            <w:noProof/>
            <w:lang w:val="en-GB"/>
          </w:rPr>
          <w:t>Fiscal policy assumptions</w:t>
        </w:r>
        <w:r w:rsidR="00DD5930">
          <w:rPr>
            <w:noProof/>
            <w:webHidden/>
          </w:rPr>
          <w:tab/>
        </w:r>
        <w:r w:rsidR="00DD5930">
          <w:rPr>
            <w:noProof/>
            <w:webHidden/>
          </w:rPr>
          <w:fldChar w:fldCharType="begin"/>
        </w:r>
        <w:r w:rsidR="00DD5930">
          <w:rPr>
            <w:noProof/>
            <w:webHidden/>
          </w:rPr>
          <w:instrText xml:space="preserve"> PAGEREF _Toc154000842 \h </w:instrText>
        </w:r>
        <w:r w:rsidR="00DD5930">
          <w:rPr>
            <w:noProof/>
            <w:webHidden/>
          </w:rPr>
        </w:r>
        <w:r w:rsidR="00DD5930">
          <w:rPr>
            <w:noProof/>
            <w:webHidden/>
          </w:rPr>
          <w:fldChar w:fldCharType="separate"/>
        </w:r>
        <w:r w:rsidR="00DD5930">
          <w:rPr>
            <w:noProof/>
            <w:webHidden/>
          </w:rPr>
          <w:t>19</w:t>
        </w:r>
        <w:r w:rsidR="00DD5930">
          <w:rPr>
            <w:noProof/>
            <w:webHidden/>
          </w:rPr>
          <w:fldChar w:fldCharType="end"/>
        </w:r>
      </w:hyperlink>
    </w:p>
    <w:p w14:paraId="65015713" w14:textId="3E809B68" w:rsidR="00DD5930" w:rsidRDefault="00801041">
      <w:pPr>
        <w:pStyle w:val="TOC2"/>
        <w:rPr>
          <w:rFonts w:asciiTheme="minorHAnsi" w:eastAsiaTheme="minorEastAsia" w:hAnsiTheme="minorHAnsi" w:cstheme="minorBidi"/>
          <w:b w:val="0"/>
          <w:bCs w:val="0"/>
          <w:color w:val="auto"/>
          <w:kern w:val="2"/>
          <w14:ligatures w14:val="standardContextual"/>
        </w:rPr>
      </w:pPr>
      <w:hyperlink w:anchor="_Toc154000843" w:history="1">
        <w:r w:rsidR="00DD5930" w:rsidRPr="00F163B8">
          <w:rPr>
            <w:rStyle w:val="Hyperlink"/>
            <w:lang w:val="en-GB"/>
          </w:rPr>
          <w:t>B.</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lang w:val="en-GB"/>
          </w:rPr>
          <w:t>Summary of macroeconomic forecast</w:t>
        </w:r>
        <w:r w:rsidR="00DD5930">
          <w:rPr>
            <w:webHidden/>
          </w:rPr>
          <w:tab/>
        </w:r>
        <w:r w:rsidR="00DD5930">
          <w:rPr>
            <w:webHidden/>
          </w:rPr>
          <w:fldChar w:fldCharType="begin"/>
        </w:r>
        <w:r w:rsidR="00DD5930">
          <w:rPr>
            <w:webHidden/>
          </w:rPr>
          <w:instrText xml:space="preserve"> PAGEREF _Toc154000843 \h </w:instrText>
        </w:r>
        <w:r w:rsidR="00DD5930">
          <w:rPr>
            <w:webHidden/>
          </w:rPr>
        </w:r>
        <w:r w:rsidR="00DD5930">
          <w:rPr>
            <w:webHidden/>
          </w:rPr>
          <w:fldChar w:fldCharType="separate"/>
        </w:r>
        <w:r w:rsidR="00DD5930">
          <w:rPr>
            <w:webHidden/>
          </w:rPr>
          <w:t>20</w:t>
        </w:r>
        <w:r w:rsidR="00DD5930">
          <w:rPr>
            <w:webHidden/>
          </w:rPr>
          <w:fldChar w:fldCharType="end"/>
        </w:r>
      </w:hyperlink>
    </w:p>
    <w:p w14:paraId="7F766DF5" w14:textId="3BF72E89" w:rsidR="00DD5930" w:rsidRDefault="00801041">
      <w:pPr>
        <w:pStyle w:val="TOC2"/>
        <w:rPr>
          <w:rFonts w:asciiTheme="minorHAnsi" w:eastAsiaTheme="minorEastAsia" w:hAnsiTheme="minorHAnsi" w:cstheme="minorBidi"/>
          <w:b w:val="0"/>
          <w:bCs w:val="0"/>
          <w:color w:val="auto"/>
          <w:kern w:val="2"/>
          <w14:ligatures w14:val="standardContextual"/>
        </w:rPr>
      </w:pPr>
      <w:hyperlink w:anchor="_Toc154000844" w:history="1">
        <w:r w:rsidR="00DD5930" w:rsidRPr="00F163B8">
          <w:rPr>
            <w:rStyle w:val="Hyperlink"/>
            <w:lang w:val="en-GB"/>
          </w:rPr>
          <w:t>C.</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lang w:val="en-GB"/>
          </w:rPr>
          <w:t>Macroeconomic forecast narrative</w:t>
        </w:r>
        <w:r w:rsidR="00DD5930">
          <w:rPr>
            <w:webHidden/>
          </w:rPr>
          <w:tab/>
        </w:r>
        <w:r w:rsidR="00DD5930">
          <w:rPr>
            <w:webHidden/>
          </w:rPr>
          <w:fldChar w:fldCharType="begin"/>
        </w:r>
        <w:r w:rsidR="00DD5930">
          <w:rPr>
            <w:webHidden/>
          </w:rPr>
          <w:instrText xml:space="preserve"> PAGEREF _Toc154000844 \h </w:instrText>
        </w:r>
        <w:r w:rsidR="00DD5930">
          <w:rPr>
            <w:webHidden/>
          </w:rPr>
        </w:r>
        <w:r w:rsidR="00DD5930">
          <w:rPr>
            <w:webHidden/>
          </w:rPr>
          <w:fldChar w:fldCharType="separate"/>
        </w:r>
        <w:r w:rsidR="00DD5930">
          <w:rPr>
            <w:webHidden/>
          </w:rPr>
          <w:t>21</w:t>
        </w:r>
        <w:r w:rsidR="00DD5930">
          <w:rPr>
            <w:webHidden/>
          </w:rPr>
          <w:fldChar w:fldCharType="end"/>
        </w:r>
      </w:hyperlink>
    </w:p>
    <w:p w14:paraId="7D654C15" w14:textId="1C1C9875" w:rsidR="00DD5930" w:rsidRDefault="00801041">
      <w:pPr>
        <w:pStyle w:val="TOC3"/>
        <w:tabs>
          <w:tab w:val="left" w:pos="880"/>
          <w:tab w:val="right" w:leader="dot" w:pos="9890"/>
        </w:tabs>
        <w:rPr>
          <w:rFonts w:eastAsiaTheme="minorEastAsia"/>
          <w:noProof/>
          <w:kern w:val="2"/>
          <w14:ligatures w14:val="standardContextual"/>
        </w:rPr>
      </w:pPr>
      <w:hyperlink w:anchor="_Toc154000845" w:history="1">
        <w:r w:rsidR="00DD5930" w:rsidRPr="00F163B8">
          <w:rPr>
            <w:rStyle w:val="Hyperlink"/>
            <w:rFonts w:ascii="Times New Roman" w:hAnsi="Times New Roman" w:cs="Times New Roman"/>
            <w:noProof/>
            <w:lang w:val="en-GB"/>
          </w:rPr>
          <w:t>1.</w:t>
        </w:r>
        <w:r w:rsidR="00DD5930">
          <w:rPr>
            <w:rFonts w:eastAsiaTheme="minorEastAsia"/>
            <w:noProof/>
            <w:kern w:val="2"/>
            <w14:ligatures w14:val="standardContextual"/>
          </w:rPr>
          <w:tab/>
        </w:r>
        <w:r w:rsidR="00DD5930" w:rsidRPr="00F163B8">
          <w:rPr>
            <w:rStyle w:val="Hyperlink"/>
            <w:rFonts w:ascii="Times New Roman" w:hAnsi="Times New Roman" w:cs="Times New Roman"/>
            <w:b/>
            <w:bCs/>
            <w:noProof/>
            <w:lang w:val="en-GB"/>
          </w:rPr>
          <w:t>Output (GDP) and cyclical position</w:t>
        </w:r>
        <w:r w:rsidR="00DD5930">
          <w:rPr>
            <w:noProof/>
            <w:webHidden/>
          </w:rPr>
          <w:tab/>
        </w:r>
        <w:r w:rsidR="00DD5930">
          <w:rPr>
            <w:noProof/>
            <w:webHidden/>
          </w:rPr>
          <w:fldChar w:fldCharType="begin"/>
        </w:r>
        <w:r w:rsidR="00DD5930">
          <w:rPr>
            <w:noProof/>
            <w:webHidden/>
          </w:rPr>
          <w:instrText xml:space="preserve"> PAGEREF _Toc154000845 \h </w:instrText>
        </w:r>
        <w:r w:rsidR="00DD5930">
          <w:rPr>
            <w:noProof/>
            <w:webHidden/>
          </w:rPr>
        </w:r>
        <w:r w:rsidR="00DD5930">
          <w:rPr>
            <w:noProof/>
            <w:webHidden/>
          </w:rPr>
          <w:fldChar w:fldCharType="separate"/>
        </w:r>
        <w:r w:rsidR="00DD5930">
          <w:rPr>
            <w:noProof/>
            <w:webHidden/>
          </w:rPr>
          <w:t>21</w:t>
        </w:r>
        <w:r w:rsidR="00DD5930">
          <w:rPr>
            <w:noProof/>
            <w:webHidden/>
          </w:rPr>
          <w:fldChar w:fldCharType="end"/>
        </w:r>
      </w:hyperlink>
    </w:p>
    <w:p w14:paraId="3224BA0A" w14:textId="4F0F7D60" w:rsidR="00DD5930" w:rsidRDefault="00801041">
      <w:pPr>
        <w:pStyle w:val="TOC3"/>
        <w:tabs>
          <w:tab w:val="left" w:pos="880"/>
          <w:tab w:val="right" w:leader="dot" w:pos="9890"/>
        </w:tabs>
        <w:rPr>
          <w:rFonts w:eastAsiaTheme="minorEastAsia"/>
          <w:noProof/>
          <w:kern w:val="2"/>
          <w14:ligatures w14:val="standardContextual"/>
        </w:rPr>
      </w:pPr>
      <w:hyperlink w:anchor="_Toc154000846" w:history="1">
        <w:r w:rsidR="00DD5930" w:rsidRPr="00F163B8">
          <w:rPr>
            <w:rStyle w:val="Hyperlink"/>
            <w:noProof/>
            <w:lang w:val="en-GB"/>
          </w:rPr>
          <w:t>2.</w:t>
        </w:r>
        <w:r w:rsidR="00DD5930">
          <w:rPr>
            <w:rFonts w:eastAsiaTheme="minorEastAsia"/>
            <w:noProof/>
            <w:kern w:val="2"/>
            <w14:ligatures w14:val="standardContextual"/>
          </w:rPr>
          <w:tab/>
        </w:r>
        <w:r w:rsidR="00DD5930" w:rsidRPr="00F163B8">
          <w:rPr>
            <w:rStyle w:val="Hyperlink"/>
            <w:rFonts w:ascii="Times New Roman" w:hAnsi="Times New Roman" w:cs="Times New Roman"/>
            <w:b/>
            <w:bCs/>
            <w:noProof/>
            <w:lang w:val="en-GB"/>
          </w:rPr>
          <w:t>Private final demands and cyclical position</w:t>
        </w:r>
        <w:r w:rsidR="00DD5930">
          <w:rPr>
            <w:noProof/>
            <w:webHidden/>
          </w:rPr>
          <w:tab/>
        </w:r>
        <w:r w:rsidR="00DD5930">
          <w:rPr>
            <w:noProof/>
            <w:webHidden/>
          </w:rPr>
          <w:fldChar w:fldCharType="begin"/>
        </w:r>
        <w:r w:rsidR="00DD5930">
          <w:rPr>
            <w:noProof/>
            <w:webHidden/>
          </w:rPr>
          <w:instrText xml:space="preserve"> PAGEREF _Toc154000846 \h </w:instrText>
        </w:r>
        <w:r w:rsidR="00DD5930">
          <w:rPr>
            <w:noProof/>
            <w:webHidden/>
          </w:rPr>
        </w:r>
        <w:r w:rsidR="00DD5930">
          <w:rPr>
            <w:noProof/>
            <w:webHidden/>
          </w:rPr>
          <w:fldChar w:fldCharType="separate"/>
        </w:r>
        <w:r w:rsidR="00DD5930">
          <w:rPr>
            <w:noProof/>
            <w:webHidden/>
          </w:rPr>
          <w:t>23</w:t>
        </w:r>
        <w:r w:rsidR="00DD5930">
          <w:rPr>
            <w:noProof/>
            <w:webHidden/>
          </w:rPr>
          <w:fldChar w:fldCharType="end"/>
        </w:r>
      </w:hyperlink>
    </w:p>
    <w:p w14:paraId="4601E793" w14:textId="243AB69E" w:rsidR="00DD5930" w:rsidRDefault="00801041">
      <w:pPr>
        <w:pStyle w:val="TOC3"/>
        <w:tabs>
          <w:tab w:val="left" w:pos="880"/>
          <w:tab w:val="right" w:leader="dot" w:pos="9890"/>
        </w:tabs>
        <w:rPr>
          <w:rFonts w:eastAsiaTheme="minorEastAsia"/>
          <w:noProof/>
          <w:kern w:val="2"/>
          <w14:ligatures w14:val="standardContextual"/>
        </w:rPr>
      </w:pPr>
      <w:hyperlink w:anchor="_Toc154000847" w:history="1">
        <w:r w:rsidR="00DD5930" w:rsidRPr="00F163B8">
          <w:rPr>
            <w:rStyle w:val="Hyperlink"/>
            <w:rFonts w:ascii="Times New Roman" w:hAnsi="Times New Roman" w:cs="Times New Roman"/>
            <w:noProof/>
            <w:lang w:val="en-GB"/>
          </w:rPr>
          <w:t>3.</w:t>
        </w:r>
        <w:r w:rsidR="00DD5930">
          <w:rPr>
            <w:rFonts w:eastAsiaTheme="minorEastAsia"/>
            <w:noProof/>
            <w:kern w:val="2"/>
            <w14:ligatures w14:val="standardContextual"/>
          </w:rPr>
          <w:tab/>
        </w:r>
        <w:r w:rsidR="00DD5930" w:rsidRPr="00F163B8">
          <w:rPr>
            <w:rStyle w:val="Hyperlink"/>
            <w:rFonts w:ascii="Times New Roman" w:hAnsi="Times New Roman" w:cs="Times New Roman"/>
            <w:b/>
            <w:bCs/>
            <w:noProof/>
            <w:lang w:val="en-GB"/>
          </w:rPr>
          <w:t>Government demand and deficit components</w:t>
        </w:r>
        <w:r w:rsidR="00DD5930">
          <w:rPr>
            <w:noProof/>
            <w:webHidden/>
          </w:rPr>
          <w:tab/>
        </w:r>
        <w:r w:rsidR="00DD5930">
          <w:rPr>
            <w:noProof/>
            <w:webHidden/>
          </w:rPr>
          <w:fldChar w:fldCharType="begin"/>
        </w:r>
        <w:r w:rsidR="00DD5930">
          <w:rPr>
            <w:noProof/>
            <w:webHidden/>
          </w:rPr>
          <w:instrText xml:space="preserve"> PAGEREF _Toc154000847 \h </w:instrText>
        </w:r>
        <w:r w:rsidR="00DD5930">
          <w:rPr>
            <w:noProof/>
            <w:webHidden/>
          </w:rPr>
        </w:r>
        <w:r w:rsidR="00DD5930">
          <w:rPr>
            <w:noProof/>
            <w:webHidden/>
          </w:rPr>
          <w:fldChar w:fldCharType="separate"/>
        </w:r>
        <w:r w:rsidR="00DD5930">
          <w:rPr>
            <w:noProof/>
            <w:webHidden/>
          </w:rPr>
          <w:t>26</w:t>
        </w:r>
        <w:r w:rsidR="00DD5930">
          <w:rPr>
            <w:noProof/>
            <w:webHidden/>
          </w:rPr>
          <w:fldChar w:fldCharType="end"/>
        </w:r>
      </w:hyperlink>
    </w:p>
    <w:p w14:paraId="521DD95A" w14:textId="6BDEB81A" w:rsidR="00DD5930" w:rsidRDefault="00801041">
      <w:pPr>
        <w:pStyle w:val="TOC3"/>
        <w:tabs>
          <w:tab w:val="left" w:pos="880"/>
          <w:tab w:val="right" w:leader="dot" w:pos="9890"/>
        </w:tabs>
        <w:rPr>
          <w:rFonts w:eastAsiaTheme="minorEastAsia"/>
          <w:noProof/>
          <w:kern w:val="2"/>
          <w14:ligatures w14:val="standardContextual"/>
        </w:rPr>
      </w:pPr>
      <w:hyperlink w:anchor="_Toc154000848" w:history="1">
        <w:r w:rsidR="00DD5930" w:rsidRPr="00F163B8">
          <w:rPr>
            <w:rStyle w:val="Hyperlink"/>
            <w:rFonts w:ascii="Times New Roman" w:hAnsi="Times New Roman" w:cs="Times New Roman"/>
            <w:noProof/>
            <w:lang w:val="en-GB"/>
          </w:rPr>
          <w:t>4.</w:t>
        </w:r>
        <w:r w:rsidR="00DD5930">
          <w:rPr>
            <w:rFonts w:eastAsiaTheme="minorEastAsia"/>
            <w:noProof/>
            <w:kern w:val="2"/>
            <w14:ligatures w14:val="standardContextual"/>
          </w:rPr>
          <w:tab/>
        </w:r>
        <w:r w:rsidR="00DD5930" w:rsidRPr="00F163B8">
          <w:rPr>
            <w:rStyle w:val="Hyperlink"/>
            <w:rFonts w:ascii="Times New Roman" w:hAnsi="Times New Roman" w:cs="Times New Roman"/>
            <w:b/>
            <w:bCs/>
            <w:noProof/>
            <w:lang w:val="en-GB"/>
          </w:rPr>
          <w:t>Inflation (CPI)</w:t>
        </w:r>
        <w:r w:rsidR="00DD5930">
          <w:rPr>
            <w:noProof/>
            <w:webHidden/>
          </w:rPr>
          <w:tab/>
        </w:r>
        <w:r w:rsidR="00DD5930">
          <w:rPr>
            <w:noProof/>
            <w:webHidden/>
          </w:rPr>
          <w:fldChar w:fldCharType="begin"/>
        </w:r>
        <w:r w:rsidR="00DD5930">
          <w:rPr>
            <w:noProof/>
            <w:webHidden/>
          </w:rPr>
          <w:instrText xml:space="preserve"> PAGEREF _Toc154000848 \h </w:instrText>
        </w:r>
        <w:r w:rsidR="00DD5930">
          <w:rPr>
            <w:noProof/>
            <w:webHidden/>
          </w:rPr>
        </w:r>
        <w:r w:rsidR="00DD5930">
          <w:rPr>
            <w:noProof/>
            <w:webHidden/>
          </w:rPr>
          <w:fldChar w:fldCharType="separate"/>
        </w:r>
        <w:r w:rsidR="00DD5930">
          <w:rPr>
            <w:noProof/>
            <w:webHidden/>
          </w:rPr>
          <w:t>30</w:t>
        </w:r>
        <w:r w:rsidR="00DD5930">
          <w:rPr>
            <w:noProof/>
            <w:webHidden/>
          </w:rPr>
          <w:fldChar w:fldCharType="end"/>
        </w:r>
      </w:hyperlink>
    </w:p>
    <w:p w14:paraId="5E284190" w14:textId="56006914" w:rsidR="00DD5930" w:rsidRDefault="00801041">
      <w:pPr>
        <w:pStyle w:val="TOC3"/>
        <w:tabs>
          <w:tab w:val="left" w:pos="880"/>
          <w:tab w:val="right" w:leader="dot" w:pos="9890"/>
        </w:tabs>
        <w:rPr>
          <w:rFonts w:eastAsiaTheme="minorEastAsia"/>
          <w:noProof/>
          <w:kern w:val="2"/>
          <w14:ligatures w14:val="standardContextual"/>
        </w:rPr>
      </w:pPr>
      <w:hyperlink w:anchor="_Toc154000849" w:history="1">
        <w:r w:rsidR="00DD5930" w:rsidRPr="00F163B8">
          <w:rPr>
            <w:rStyle w:val="Hyperlink"/>
            <w:rFonts w:ascii="Times New Roman" w:hAnsi="Times New Roman" w:cs="Times New Roman"/>
            <w:noProof/>
            <w:lang w:val="en-GB"/>
          </w:rPr>
          <w:t>5.</w:t>
        </w:r>
        <w:r w:rsidR="00DD5930">
          <w:rPr>
            <w:rFonts w:eastAsiaTheme="minorEastAsia"/>
            <w:noProof/>
            <w:kern w:val="2"/>
            <w14:ligatures w14:val="standardContextual"/>
          </w:rPr>
          <w:tab/>
        </w:r>
        <w:r w:rsidR="00DD5930" w:rsidRPr="00F163B8">
          <w:rPr>
            <w:rStyle w:val="Hyperlink"/>
            <w:rFonts w:ascii="Times New Roman" w:hAnsi="Times New Roman" w:cs="Times New Roman"/>
            <w:b/>
            <w:bCs/>
            <w:noProof/>
            <w:lang w:val="en-GB"/>
          </w:rPr>
          <w:t>Policy interest rate and real interest rate</w:t>
        </w:r>
        <w:r w:rsidR="00DD5930">
          <w:rPr>
            <w:noProof/>
            <w:webHidden/>
          </w:rPr>
          <w:tab/>
        </w:r>
        <w:r w:rsidR="00DD5930">
          <w:rPr>
            <w:noProof/>
            <w:webHidden/>
          </w:rPr>
          <w:fldChar w:fldCharType="begin"/>
        </w:r>
        <w:r w:rsidR="00DD5930">
          <w:rPr>
            <w:noProof/>
            <w:webHidden/>
          </w:rPr>
          <w:instrText xml:space="preserve"> PAGEREF _Toc154000849 \h </w:instrText>
        </w:r>
        <w:r w:rsidR="00DD5930">
          <w:rPr>
            <w:noProof/>
            <w:webHidden/>
          </w:rPr>
        </w:r>
        <w:r w:rsidR="00DD5930">
          <w:rPr>
            <w:noProof/>
            <w:webHidden/>
          </w:rPr>
          <w:fldChar w:fldCharType="separate"/>
        </w:r>
        <w:r w:rsidR="00DD5930">
          <w:rPr>
            <w:noProof/>
            <w:webHidden/>
          </w:rPr>
          <w:t>34</w:t>
        </w:r>
        <w:r w:rsidR="00DD5930">
          <w:rPr>
            <w:noProof/>
            <w:webHidden/>
          </w:rPr>
          <w:fldChar w:fldCharType="end"/>
        </w:r>
      </w:hyperlink>
    </w:p>
    <w:p w14:paraId="4968126B" w14:textId="14CA8D0B" w:rsidR="00DD5930" w:rsidRDefault="00801041">
      <w:pPr>
        <w:pStyle w:val="TOC3"/>
        <w:tabs>
          <w:tab w:val="left" w:pos="880"/>
          <w:tab w:val="right" w:leader="dot" w:pos="9890"/>
        </w:tabs>
        <w:rPr>
          <w:rFonts w:eastAsiaTheme="minorEastAsia"/>
          <w:noProof/>
          <w:kern w:val="2"/>
          <w14:ligatures w14:val="standardContextual"/>
        </w:rPr>
      </w:pPr>
      <w:hyperlink w:anchor="_Toc154000850" w:history="1">
        <w:r w:rsidR="00DD5930" w:rsidRPr="00F163B8">
          <w:rPr>
            <w:rStyle w:val="Hyperlink"/>
            <w:rFonts w:ascii="Times New Roman" w:hAnsi="Times New Roman" w:cs="Times New Roman"/>
            <w:noProof/>
            <w:lang w:val="en-GB"/>
          </w:rPr>
          <w:t>6.</w:t>
        </w:r>
        <w:r w:rsidR="00DD5930">
          <w:rPr>
            <w:rFonts w:eastAsiaTheme="minorEastAsia"/>
            <w:noProof/>
            <w:kern w:val="2"/>
            <w14:ligatures w14:val="standardContextual"/>
          </w:rPr>
          <w:tab/>
        </w:r>
        <w:r w:rsidR="00DD5930" w:rsidRPr="00F163B8">
          <w:rPr>
            <w:rStyle w:val="Hyperlink"/>
            <w:rFonts w:ascii="Times New Roman" w:hAnsi="Times New Roman" w:cs="Times New Roman"/>
            <w:b/>
            <w:bCs/>
            <w:noProof/>
            <w:lang w:val="en-GB"/>
          </w:rPr>
          <w:t>Exchange rate (ER) and real exchange rate (RER)</w:t>
        </w:r>
        <w:r w:rsidR="00DD5930">
          <w:rPr>
            <w:noProof/>
            <w:webHidden/>
          </w:rPr>
          <w:tab/>
        </w:r>
        <w:r w:rsidR="00DD5930">
          <w:rPr>
            <w:noProof/>
            <w:webHidden/>
          </w:rPr>
          <w:fldChar w:fldCharType="begin"/>
        </w:r>
        <w:r w:rsidR="00DD5930">
          <w:rPr>
            <w:noProof/>
            <w:webHidden/>
          </w:rPr>
          <w:instrText xml:space="preserve"> PAGEREF _Toc154000850 \h </w:instrText>
        </w:r>
        <w:r w:rsidR="00DD5930">
          <w:rPr>
            <w:noProof/>
            <w:webHidden/>
          </w:rPr>
        </w:r>
        <w:r w:rsidR="00DD5930">
          <w:rPr>
            <w:noProof/>
            <w:webHidden/>
          </w:rPr>
          <w:fldChar w:fldCharType="separate"/>
        </w:r>
        <w:r w:rsidR="00DD5930">
          <w:rPr>
            <w:noProof/>
            <w:webHidden/>
          </w:rPr>
          <w:t>36</w:t>
        </w:r>
        <w:r w:rsidR="00DD5930">
          <w:rPr>
            <w:noProof/>
            <w:webHidden/>
          </w:rPr>
          <w:fldChar w:fldCharType="end"/>
        </w:r>
      </w:hyperlink>
    </w:p>
    <w:p w14:paraId="38977C4C" w14:textId="1941BD94" w:rsidR="00DD5930" w:rsidRDefault="00801041">
      <w:pPr>
        <w:pStyle w:val="TOC2"/>
        <w:rPr>
          <w:rFonts w:asciiTheme="minorHAnsi" w:eastAsiaTheme="minorEastAsia" w:hAnsiTheme="minorHAnsi" w:cstheme="minorBidi"/>
          <w:b w:val="0"/>
          <w:bCs w:val="0"/>
          <w:color w:val="auto"/>
          <w:kern w:val="2"/>
          <w14:ligatures w14:val="standardContextual"/>
        </w:rPr>
      </w:pPr>
      <w:hyperlink w:anchor="_Toc154000851" w:history="1">
        <w:r w:rsidR="00DD5930" w:rsidRPr="00F163B8">
          <w:rPr>
            <w:rStyle w:val="Hyperlink"/>
          </w:rPr>
          <w:t>D.</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lang w:val="en-GB"/>
          </w:rPr>
          <w:t>Summary of policy stance and forecast</w:t>
        </w:r>
        <w:r w:rsidR="00DD5930">
          <w:rPr>
            <w:webHidden/>
          </w:rPr>
          <w:tab/>
        </w:r>
        <w:r w:rsidR="00DD5930">
          <w:rPr>
            <w:webHidden/>
          </w:rPr>
          <w:fldChar w:fldCharType="begin"/>
        </w:r>
        <w:r w:rsidR="00DD5930">
          <w:rPr>
            <w:webHidden/>
          </w:rPr>
          <w:instrText xml:space="preserve"> PAGEREF _Toc154000851 \h </w:instrText>
        </w:r>
        <w:r w:rsidR="00DD5930">
          <w:rPr>
            <w:webHidden/>
          </w:rPr>
        </w:r>
        <w:r w:rsidR="00DD5930">
          <w:rPr>
            <w:webHidden/>
          </w:rPr>
          <w:fldChar w:fldCharType="separate"/>
        </w:r>
        <w:r w:rsidR="00DD5930">
          <w:rPr>
            <w:webHidden/>
          </w:rPr>
          <w:t>39</w:t>
        </w:r>
        <w:r w:rsidR="00DD5930">
          <w:rPr>
            <w:webHidden/>
          </w:rPr>
          <w:fldChar w:fldCharType="end"/>
        </w:r>
      </w:hyperlink>
    </w:p>
    <w:p w14:paraId="268838E4" w14:textId="22FD75F4" w:rsidR="00DD5930" w:rsidRDefault="00801041">
      <w:pPr>
        <w:pStyle w:val="TOC1"/>
        <w:rPr>
          <w:rFonts w:eastAsiaTheme="minorEastAsia" w:cstheme="minorBidi"/>
          <w:b w:val="0"/>
          <w:bCs w:val="0"/>
          <w:color w:val="auto"/>
          <w:kern w:val="2"/>
          <w14:ligatures w14:val="standardContextual"/>
        </w:rPr>
      </w:pPr>
      <w:hyperlink w:anchor="_Toc154000852" w:history="1">
        <w:r w:rsidR="00DD5930" w:rsidRPr="00F163B8">
          <w:rPr>
            <w:rStyle w:val="Hyperlink"/>
          </w:rPr>
          <w:t>IV.</w:t>
        </w:r>
        <w:r w:rsidR="00DD5930">
          <w:rPr>
            <w:rFonts w:eastAsiaTheme="minorEastAsia" w:cstheme="minorBidi"/>
            <w:b w:val="0"/>
            <w:bCs w:val="0"/>
            <w:color w:val="auto"/>
            <w:kern w:val="2"/>
            <w14:ligatures w14:val="standardContextual"/>
          </w:rPr>
          <w:tab/>
        </w:r>
        <w:r w:rsidR="00DD5930" w:rsidRPr="00F163B8">
          <w:rPr>
            <w:rStyle w:val="Hyperlink"/>
            <w:rFonts w:ascii="Times New Roman" w:hAnsi="Times New Roman" w:cs="Times New Roman"/>
          </w:rPr>
          <w:t>Supplementary information</w:t>
        </w:r>
        <w:r w:rsidR="00DD5930">
          <w:rPr>
            <w:webHidden/>
          </w:rPr>
          <w:tab/>
        </w:r>
        <w:r w:rsidR="00DD5930">
          <w:rPr>
            <w:webHidden/>
          </w:rPr>
          <w:fldChar w:fldCharType="begin"/>
        </w:r>
        <w:r w:rsidR="00DD5930">
          <w:rPr>
            <w:webHidden/>
          </w:rPr>
          <w:instrText xml:space="preserve"> PAGEREF _Toc154000852 \h </w:instrText>
        </w:r>
        <w:r w:rsidR="00DD5930">
          <w:rPr>
            <w:webHidden/>
          </w:rPr>
        </w:r>
        <w:r w:rsidR="00DD5930">
          <w:rPr>
            <w:webHidden/>
          </w:rPr>
          <w:fldChar w:fldCharType="separate"/>
        </w:r>
        <w:r w:rsidR="00DD5930">
          <w:rPr>
            <w:webHidden/>
          </w:rPr>
          <w:t>41</w:t>
        </w:r>
        <w:r w:rsidR="00DD5930">
          <w:rPr>
            <w:webHidden/>
          </w:rPr>
          <w:fldChar w:fldCharType="end"/>
        </w:r>
      </w:hyperlink>
    </w:p>
    <w:p w14:paraId="52FB4F08" w14:textId="0A7F8C58" w:rsidR="00DD5930" w:rsidRDefault="00801041">
      <w:pPr>
        <w:pStyle w:val="TOC2"/>
        <w:rPr>
          <w:rFonts w:asciiTheme="minorHAnsi" w:eastAsiaTheme="minorEastAsia" w:hAnsiTheme="minorHAnsi" w:cstheme="minorBidi"/>
          <w:b w:val="0"/>
          <w:bCs w:val="0"/>
          <w:color w:val="auto"/>
          <w:kern w:val="2"/>
          <w14:ligatures w14:val="standardContextual"/>
        </w:rPr>
      </w:pPr>
      <w:hyperlink w:anchor="_Toc154000853" w:history="1">
        <w:r w:rsidR="00DD5930" w:rsidRPr="00F163B8">
          <w:rPr>
            <w:rStyle w:val="Hyperlink"/>
          </w:rPr>
          <w:t>A.</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lang w:val="en-GB"/>
          </w:rPr>
          <w:t>Comparison</w:t>
        </w:r>
        <w:r w:rsidR="00DD5930" w:rsidRPr="00F163B8">
          <w:rPr>
            <w:rStyle w:val="Hyperlink"/>
          </w:rPr>
          <w:t xml:space="preserve"> with Macroeconomic Framework projections</w:t>
        </w:r>
        <w:r w:rsidR="00DD5930">
          <w:rPr>
            <w:webHidden/>
          </w:rPr>
          <w:tab/>
        </w:r>
        <w:r w:rsidR="00DD5930">
          <w:rPr>
            <w:webHidden/>
          </w:rPr>
          <w:fldChar w:fldCharType="begin"/>
        </w:r>
        <w:r w:rsidR="00DD5930">
          <w:rPr>
            <w:webHidden/>
          </w:rPr>
          <w:instrText xml:space="preserve"> PAGEREF _Toc154000853 \h </w:instrText>
        </w:r>
        <w:r w:rsidR="00DD5930">
          <w:rPr>
            <w:webHidden/>
          </w:rPr>
        </w:r>
        <w:r w:rsidR="00DD5930">
          <w:rPr>
            <w:webHidden/>
          </w:rPr>
          <w:fldChar w:fldCharType="separate"/>
        </w:r>
        <w:r w:rsidR="00DD5930">
          <w:rPr>
            <w:webHidden/>
          </w:rPr>
          <w:t>41</w:t>
        </w:r>
        <w:r w:rsidR="00DD5930">
          <w:rPr>
            <w:webHidden/>
          </w:rPr>
          <w:fldChar w:fldCharType="end"/>
        </w:r>
      </w:hyperlink>
    </w:p>
    <w:p w14:paraId="0E13B555" w14:textId="4C528ADE" w:rsidR="00DD5930" w:rsidRDefault="00801041">
      <w:pPr>
        <w:pStyle w:val="TOC2"/>
        <w:rPr>
          <w:rFonts w:asciiTheme="minorHAnsi" w:eastAsiaTheme="minorEastAsia" w:hAnsiTheme="minorHAnsi" w:cstheme="minorBidi"/>
          <w:b w:val="0"/>
          <w:bCs w:val="0"/>
          <w:color w:val="auto"/>
          <w:kern w:val="2"/>
          <w14:ligatures w14:val="standardContextual"/>
        </w:rPr>
      </w:pPr>
      <w:hyperlink w:anchor="_Toc154000854" w:history="1">
        <w:r w:rsidR="00DD5930" w:rsidRPr="00F163B8">
          <w:rPr>
            <w:rStyle w:val="Hyperlink"/>
          </w:rPr>
          <w:t>B.</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rPr>
          <w:t>Alternative scenarios and policy responses</w:t>
        </w:r>
        <w:r w:rsidR="00DD5930">
          <w:rPr>
            <w:webHidden/>
          </w:rPr>
          <w:tab/>
        </w:r>
        <w:r w:rsidR="00DD5930">
          <w:rPr>
            <w:webHidden/>
          </w:rPr>
          <w:fldChar w:fldCharType="begin"/>
        </w:r>
        <w:r w:rsidR="00DD5930">
          <w:rPr>
            <w:webHidden/>
          </w:rPr>
          <w:instrText xml:space="preserve"> PAGEREF _Toc154000854 \h </w:instrText>
        </w:r>
        <w:r w:rsidR="00DD5930">
          <w:rPr>
            <w:webHidden/>
          </w:rPr>
        </w:r>
        <w:r w:rsidR="00DD5930">
          <w:rPr>
            <w:webHidden/>
          </w:rPr>
          <w:fldChar w:fldCharType="separate"/>
        </w:r>
        <w:r w:rsidR="00DD5930">
          <w:rPr>
            <w:webHidden/>
          </w:rPr>
          <w:t>42</w:t>
        </w:r>
        <w:r w:rsidR="00DD5930">
          <w:rPr>
            <w:webHidden/>
          </w:rPr>
          <w:fldChar w:fldCharType="end"/>
        </w:r>
      </w:hyperlink>
    </w:p>
    <w:p w14:paraId="25204609" w14:textId="663BEC64" w:rsidR="00DD5930" w:rsidRDefault="00801041">
      <w:pPr>
        <w:pStyle w:val="TOC2"/>
        <w:rPr>
          <w:rFonts w:asciiTheme="minorHAnsi" w:eastAsiaTheme="minorEastAsia" w:hAnsiTheme="minorHAnsi" w:cstheme="minorBidi"/>
          <w:b w:val="0"/>
          <w:bCs w:val="0"/>
          <w:color w:val="auto"/>
          <w:kern w:val="2"/>
          <w14:ligatures w14:val="standardContextual"/>
        </w:rPr>
      </w:pPr>
      <w:hyperlink w:anchor="_Toc154000855" w:history="1">
        <w:r w:rsidR="00DD5930" w:rsidRPr="00F163B8">
          <w:rPr>
            <w:rStyle w:val="Hyperlink"/>
            <w:lang w:val="en-GB"/>
          </w:rPr>
          <w:t>1.</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rPr>
          <w:t>Scenario of higher foreign food and oil prices in 2023-24 to be updated</w:t>
        </w:r>
        <w:r w:rsidR="00DD5930">
          <w:rPr>
            <w:webHidden/>
          </w:rPr>
          <w:tab/>
        </w:r>
        <w:r w:rsidR="00DD5930">
          <w:rPr>
            <w:webHidden/>
          </w:rPr>
          <w:fldChar w:fldCharType="begin"/>
        </w:r>
        <w:r w:rsidR="00DD5930">
          <w:rPr>
            <w:webHidden/>
          </w:rPr>
          <w:instrText xml:space="preserve"> PAGEREF _Toc154000855 \h </w:instrText>
        </w:r>
        <w:r w:rsidR="00DD5930">
          <w:rPr>
            <w:webHidden/>
          </w:rPr>
        </w:r>
        <w:r w:rsidR="00DD5930">
          <w:rPr>
            <w:webHidden/>
          </w:rPr>
          <w:fldChar w:fldCharType="separate"/>
        </w:r>
        <w:r w:rsidR="00DD5930">
          <w:rPr>
            <w:webHidden/>
          </w:rPr>
          <w:t>42</w:t>
        </w:r>
        <w:r w:rsidR="00DD5930">
          <w:rPr>
            <w:webHidden/>
          </w:rPr>
          <w:fldChar w:fldCharType="end"/>
        </w:r>
      </w:hyperlink>
    </w:p>
    <w:p w14:paraId="622B9E09" w14:textId="419D0078" w:rsidR="00DD5930" w:rsidRDefault="00801041">
      <w:pPr>
        <w:pStyle w:val="TOC2"/>
        <w:rPr>
          <w:rFonts w:asciiTheme="minorHAnsi" w:eastAsiaTheme="minorEastAsia" w:hAnsiTheme="minorHAnsi" w:cstheme="minorBidi"/>
          <w:b w:val="0"/>
          <w:bCs w:val="0"/>
          <w:color w:val="auto"/>
          <w:kern w:val="2"/>
          <w14:ligatures w14:val="standardContextual"/>
        </w:rPr>
      </w:pPr>
      <w:hyperlink w:anchor="_Toc154000856" w:history="1">
        <w:r w:rsidR="00DD5930" w:rsidRPr="00F163B8">
          <w:rPr>
            <w:rStyle w:val="Hyperlink"/>
          </w:rPr>
          <w:t>2.</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rPr>
          <w:t>Possible domestic policy response</w:t>
        </w:r>
        <w:r w:rsidR="00DD5930">
          <w:rPr>
            <w:webHidden/>
          </w:rPr>
          <w:tab/>
        </w:r>
        <w:r w:rsidR="00DD5930">
          <w:rPr>
            <w:webHidden/>
          </w:rPr>
          <w:fldChar w:fldCharType="begin"/>
        </w:r>
        <w:r w:rsidR="00DD5930">
          <w:rPr>
            <w:webHidden/>
          </w:rPr>
          <w:instrText xml:space="preserve"> PAGEREF _Toc154000856 \h </w:instrText>
        </w:r>
        <w:r w:rsidR="00DD5930">
          <w:rPr>
            <w:webHidden/>
          </w:rPr>
        </w:r>
        <w:r w:rsidR="00DD5930">
          <w:rPr>
            <w:webHidden/>
          </w:rPr>
          <w:fldChar w:fldCharType="separate"/>
        </w:r>
        <w:r w:rsidR="00DD5930">
          <w:rPr>
            <w:webHidden/>
          </w:rPr>
          <w:t>43</w:t>
        </w:r>
        <w:r w:rsidR="00DD5930">
          <w:rPr>
            <w:webHidden/>
          </w:rPr>
          <w:fldChar w:fldCharType="end"/>
        </w:r>
      </w:hyperlink>
    </w:p>
    <w:p w14:paraId="3E5AA626" w14:textId="11F3E321" w:rsidR="00DD5930" w:rsidRDefault="00801041">
      <w:pPr>
        <w:pStyle w:val="TOC1"/>
        <w:rPr>
          <w:rFonts w:eastAsiaTheme="minorEastAsia" w:cstheme="minorBidi"/>
          <w:b w:val="0"/>
          <w:bCs w:val="0"/>
          <w:color w:val="auto"/>
          <w:kern w:val="2"/>
          <w14:ligatures w14:val="standardContextual"/>
        </w:rPr>
      </w:pPr>
      <w:hyperlink w:anchor="_Toc154000857" w:history="1">
        <w:r w:rsidR="00DD5930" w:rsidRPr="00F163B8">
          <w:rPr>
            <w:rStyle w:val="Hyperlink"/>
            <w:rFonts w:ascii="Times New Roman" w:eastAsia="Calibri" w:hAnsi="Times New Roman" w:cs="Times New Roman"/>
          </w:rPr>
          <w:t>Annex 1. Rwanda Quarterly Macro-Fiscal Model (QMFM) main features</w:t>
        </w:r>
        <w:r w:rsidR="00DD5930">
          <w:rPr>
            <w:webHidden/>
          </w:rPr>
          <w:tab/>
        </w:r>
        <w:r w:rsidR="00DD5930">
          <w:rPr>
            <w:webHidden/>
          </w:rPr>
          <w:fldChar w:fldCharType="begin"/>
        </w:r>
        <w:r w:rsidR="00DD5930">
          <w:rPr>
            <w:webHidden/>
          </w:rPr>
          <w:instrText xml:space="preserve"> PAGEREF _Toc154000857 \h </w:instrText>
        </w:r>
        <w:r w:rsidR="00DD5930">
          <w:rPr>
            <w:webHidden/>
          </w:rPr>
        </w:r>
        <w:r w:rsidR="00DD5930">
          <w:rPr>
            <w:webHidden/>
          </w:rPr>
          <w:fldChar w:fldCharType="separate"/>
        </w:r>
        <w:r w:rsidR="00DD5930">
          <w:rPr>
            <w:webHidden/>
          </w:rPr>
          <w:t>44</w:t>
        </w:r>
        <w:r w:rsidR="00DD5930">
          <w:rPr>
            <w:webHidden/>
          </w:rPr>
          <w:fldChar w:fldCharType="end"/>
        </w:r>
      </w:hyperlink>
    </w:p>
    <w:p w14:paraId="36A4C258" w14:textId="23D5519E" w:rsidR="00DD5930" w:rsidRDefault="00801041">
      <w:pPr>
        <w:pStyle w:val="TOC1"/>
        <w:rPr>
          <w:rFonts w:eastAsiaTheme="minorEastAsia" w:cstheme="minorBidi"/>
          <w:b w:val="0"/>
          <w:bCs w:val="0"/>
          <w:color w:val="auto"/>
          <w:kern w:val="2"/>
          <w14:ligatures w14:val="standardContextual"/>
        </w:rPr>
      </w:pPr>
      <w:hyperlink w:anchor="_Toc154000858" w:history="1">
        <w:r w:rsidR="00DD5930" w:rsidRPr="00F163B8">
          <w:rPr>
            <w:rStyle w:val="Hyperlink"/>
            <w:rFonts w:ascii="Times New Roman" w:eastAsia="Calibri" w:hAnsi="Times New Roman" w:cs="Times New Roman"/>
          </w:rPr>
          <w:t>Annex 2. Model calibration/filtering using model properties and historical data (2006-23Q2)</w:t>
        </w:r>
        <w:r w:rsidR="00DD5930">
          <w:rPr>
            <w:webHidden/>
          </w:rPr>
          <w:tab/>
        </w:r>
        <w:r w:rsidR="00DD5930">
          <w:rPr>
            <w:webHidden/>
          </w:rPr>
          <w:fldChar w:fldCharType="begin"/>
        </w:r>
        <w:r w:rsidR="00DD5930">
          <w:rPr>
            <w:webHidden/>
          </w:rPr>
          <w:instrText xml:space="preserve"> PAGEREF _Toc154000858 \h </w:instrText>
        </w:r>
        <w:r w:rsidR="00DD5930">
          <w:rPr>
            <w:webHidden/>
          </w:rPr>
        </w:r>
        <w:r w:rsidR="00DD5930">
          <w:rPr>
            <w:webHidden/>
          </w:rPr>
          <w:fldChar w:fldCharType="separate"/>
        </w:r>
        <w:r w:rsidR="00DD5930">
          <w:rPr>
            <w:webHidden/>
          </w:rPr>
          <w:t>48</w:t>
        </w:r>
        <w:r w:rsidR="00DD5930">
          <w:rPr>
            <w:webHidden/>
          </w:rPr>
          <w:fldChar w:fldCharType="end"/>
        </w:r>
      </w:hyperlink>
    </w:p>
    <w:p w14:paraId="69C068D5" w14:textId="69FCD648" w:rsidR="00DD5930" w:rsidRDefault="00801041">
      <w:pPr>
        <w:pStyle w:val="TOC1"/>
        <w:rPr>
          <w:rFonts w:eastAsiaTheme="minorEastAsia" w:cstheme="minorBidi"/>
          <w:b w:val="0"/>
          <w:bCs w:val="0"/>
          <w:color w:val="auto"/>
          <w:kern w:val="2"/>
          <w14:ligatures w14:val="standardContextual"/>
        </w:rPr>
      </w:pPr>
      <w:hyperlink w:anchor="_Toc154000859" w:history="1">
        <w:r w:rsidR="00DD5930" w:rsidRPr="00F163B8">
          <w:rPr>
            <w:rStyle w:val="Hyperlink"/>
            <w:rFonts w:ascii="Times New Roman" w:eastAsia="Calibri" w:hAnsi="Times New Roman" w:cs="Times New Roman"/>
          </w:rPr>
          <w:t>Annex 3. Recent developments of other final demands and decomposition (2015-23Q2)</w:t>
        </w:r>
        <w:r w:rsidR="00DD5930">
          <w:rPr>
            <w:webHidden/>
          </w:rPr>
          <w:tab/>
        </w:r>
        <w:r w:rsidR="00DD5930">
          <w:rPr>
            <w:webHidden/>
          </w:rPr>
          <w:fldChar w:fldCharType="begin"/>
        </w:r>
        <w:r w:rsidR="00DD5930">
          <w:rPr>
            <w:webHidden/>
          </w:rPr>
          <w:instrText xml:space="preserve"> PAGEREF _Toc154000859 \h </w:instrText>
        </w:r>
        <w:r w:rsidR="00DD5930">
          <w:rPr>
            <w:webHidden/>
          </w:rPr>
        </w:r>
        <w:r w:rsidR="00DD5930">
          <w:rPr>
            <w:webHidden/>
          </w:rPr>
          <w:fldChar w:fldCharType="separate"/>
        </w:r>
        <w:r w:rsidR="00DD5930">
          <w:rPr>
            <w:webHidden/>
          </w:rPr>
          <w:t>49</w:t>
        </w:r>
        <w:r w:rsidR="00DD5930">
          <w:rPr>
            <w:webHidden/>
          </w:rPr>
          <w:fldChar w:fldCharType="end"/>
        </w:r>
      </w:hyperlink>
    </w:p>
    <w:p w14:paraId="15829C6E" w14:textId="7BF5AE68" w:rsidR="00DD5930" w:rsidRDefault="00801041">
      <w:pPr>
        <w:pStyle w:val="TOC1"/>
        <w:rPr>
          <w:rFonts w:eastAsiaTheme="minorEastAsia" w:cstheme="minorBidi"/>
          <w:b w:val="0"/>
          <w:bCs w:val="0"/>
          <w:color w:val="auto"/>
          <w:kern w:val="2"/>
          <w14:ligatures w14:val="standardContextual"/>
        </w:rPr>
      </w:pPr>
      <w:hyperlink w:anchor="_Toc154000860" w:history="1">
        <w:r w:rsidR="00DD5930" w:rsidRPr="00F163B8">
          <w:rPr>
            <w:rStyle w:val="Hyperlink"/>
            <w:rFonts w:ascii="Times New Roman" w:eastAsia="Calibri" w:hAnsi="Times New Roman" w:cs="Times New Roman"/>
          </w:rPr>
          <w:t>Annex 4. Fiscal block: deficit, fiscal policies, and fiscal impulse in the model</w:t>
        </w:r>
        <w:r w:rsidR="00DD5930">
          <w:rPr>
            <w:webHidden/>
          </w:rPr>
          <w:tab/>
        </w:r>
        <w:r w:rsidR="00DD5930">
          <w:rPr>
            <w:webHidden/>
          </w:rPr>
          <w:fldChar w:fldCharType="begin"/>
        </w:r>
        <w:r w:rsidR="00DD5930">
          <w:rPr>
            <w:webHidden/>
          </w:rPr>
          <w:instrText xml:space="preserve"> PAGEREF _Toc154000860 \h </w:instrText>
        </w:r>
        <w:r w:rsidR="00DD5930">
          <w:rPr>
            <w:webHidden/>
          </w:rPr>
        </w:r>
        <w:r w:rsidR="00DD5930">
          <w:rPr>
            <w:webHidden/>
          </w:rPr>
          <w:fldChar w:fldCharType="separate"/>
        </w:r>
        <w:r w:rsidR="00DD5930">
          <w:rPr>
            <w:webHidden/>
          </w:rPr>
          <w:t>51</w:t>
        </w:r>
        <w:r w:rsidR="00DD5930">
          <w:rPr>
            <w:webHidden/>
          </w:rPr>
          <w:fldChar w:fldCharType="end"/>
        </w:r>
      </w:hyperlink>
    </w:p>
    <w:p w14:paraId="1DE0C6F9" w14:textId="4EB7F4C3" w:rsidR="00A6114A" w:rsidRPr="009413A9" w:rsidRDefault="009B2AA8" w:rsidP="00A6114A">
      <w:pPr>
        <w:pStyle w:val="Heading1"/>
        <w:spacing w:before="120" w:after="240"/>
        <w:ind w:left="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fldChar w:fldCharType="end"/>
      </w:r>
      <w:bookmarkStart w:id="25" w:name="_Toc154000828"/>
      <w:r w:rsidR="00A6114A" w:rsidRPr="009413A9">
        <w:rPr>
          <w:rFonts w:ascii="Times New Roman" w:eastAsia="Times New Roman" w:hAnsi="Times New Roman" w:cs="Times New Roman"/>
          <w:b/>
          <w:bCs/>
          <w:sz w:val="28"/>
          <w:szCs w:val="28"/>
        </w:rPr>
        <w:t xml:space="preserve">Recent </w:t>
      </w:r>
      <w:r w:rsidR="00A45990" w:rsidRPr="009413A9">
        <w:rPr>
          <w:rFonts w:ascii="Times New Roman" w:eastAsia="Times New Roman" w:hAnsi="Times New Roman" w:cs="Times New Roman"/>
          <w:b/>
          <w:bCs/>
          <w:sz w:val="28"/>
          <w:szCs w:val="28"/>
        </w:rPr>
        <w:t>macro</w:t>
      </w:r>
      <w:r w:rsidR="00A6114A" w:rsidRPr="009413A9">
        <w:rPr>
          <w:rFonts w:ascii="Times New Roman" w:eastAsia="Times New Roman" w:hAnsi="Times New Roman" w:cs="Times New Roman"/>
          <w:b/>
          <w:bCs/>
          <w:sz w:val="28"/>
          <w:szCs w:val="28"/>
        </w:rPr>
        <w:t xml:space="preserve">economic developments, </w:t>
      </w:r>
      <w:r w:rsidR="006B646D" w:rsidRPr="009413A9">
        <w:rPr>
          <w:rFonts w:ascii="Times New Roman" w:eastAsia="Times New Roman" w:hAnsi="Times New Roman" w:cs="Times New Roman"/>
          <w:b/>
          <w:bCs/>
          <w:sz w:val="28"/>
          <w:szCs w:val="28"/>
        </w:rPr>
        <w:t>2019-2</w:t>
      </w:r>
      <w:r w:rsidR="00870A1B">
        <w:rPr>
          <w:rFonts w:ascii="Times New Roman" w:eastAsia="Times New Roman" w:hAnsi="Times New Roman" w:cs="Times New Roman"/>
          <w:b/>
          <w:bCs/>
          <w:sz w:val="28"/>
          <w:szCs w:val="28"/>
        </w:rPr>
        <w:t>3</w:t>
      </w:r>
      <w:bookmarkEnd w:id="25"/>
      <w:r w:rsidR="006B646D" w:rsidRPr="009413A9">
        <w:rPr>
          <w:rFonts w:ascii="Times New Roman" w:eastAsia="Times New Roman" w:hAnsi="Times New Roman" w:cs="Times New Roman"/>
          <w:b/>
          <w:bCs/>
          <w:sz w:val="28"/>
          <w:szCs w:val="28"/>
        </w:rPr>
        <w:t xml:space="preserve"> </w:t>
      </w:r>
    </w:p>
    <w:p w14:paraId="533E0BEF" w14:textId="77777777" w:rsidR="00DE3721" w:rsidRPr="009413A9" w:rsidRDefault="00DE3721" w:rsidP="00DE3721">
      <w:pPr>
        <w:rPr>
          <w:rFonts w:ascii="Times New Roman" w:hAnsi="Times New Roman" w:cs="Times New Roman"/>
          <w:sz w:val="24"/>
          <w:szCs w:val="24"/>
        </w:rPr>
      </w:pPr>
      <w:r w:rsidRPr="009413A9">
        <w:rPr>
          <w:rFonts w:ascii="Times New Roman" w:hAnsi="Times New Roman" w:cs="Times New Roman"/>
          <w:sz w:val="24"/>
          <w:szCs w:val="24"/>
        </w:rPr>
        <w:t>This section</w:t>
      </w:r>
      <w:r w:rsidR="00934CF9">
        <w:rPr>
          <w:rFonts w:ascii="Times New Roman" w:hAnsi="Times New Roman" w:cs="Times New Roman"/>
          <w:sz w:val="24"/>
          <w:szCs w:val="24"/>
        </w:rPr>
        <w:t xml:space="preserve"> assesses</w:t>
      </w:r>
      <w:r w:rsidR="005F61C3">
        <w:rPr>
          <w:rFonts w:ascii="Times New Roman" w:hAnsi="Times New Roman" w:cs="Times New Roman"/>
          <w:sz w:val="24"/>
          <w:szCs w:val="24"/>
        </w:rPr>
        <w:t xml:space="preserve"> recent macro</w:t>
      </w:r>
      <w:r w:rsidR="00633E07">
        <w:rPr>
          <w:rFonts w:ascii="Times New Roman" w:hAnsi="Times New Roman" w:cs="Times New Roman"/>
          <w:sz w:val="24"/>
          <w:szCs w:val="24"/>
        </w:rPr>
        <w:t xml:space="preserve"> </w:t>
      </w:r>
      <w:r w:rsidR="00934CF9">
        <w:rPr>
          <w:rFonts w:ascii="Times New Roman" w:hAnsi="Times New Roman" w:cs="Times New Roman"/>
          <w:sz w:val="24"/>
          <w:szCs w:val="24"/>
        </w:rPr>
        <w:t>developments</w:t>
      </w:r>
      <w:r w:rsidR="005F61C3">
        <w:rPr>
          <w:rFonts w:ascii="Times New Roman" w:hAnsi="Times New Roman" w:cs="Times New Roman"/>
          <w:sz w:val="24"/>
          <w:szCs w:val="24"/>
        </w:rPr>
        <w:t xml:space="preserve"> since just before Covid</w:t>
      </w:r>
      <w:r w:rsidR="00AB1CA2">
        <w:rPr>
          <w:rFonts w:ascii="Times New Roman" w:hAnsi="Times New Roman" w:cs="Times New Roman"/>
          <w:sz w:val="24"/>
          <w:szCs w:val="24"/>
        </w:rPr>
        <w:t xml:space="preserve"> using a </w:t>
      </w:r>
      <w:commentRangeStart w:id="26"/>
      <w:r w:rsidR="00AB1CA2">
        <w:rPr>
          <w:rFonts w:ascii="Times New Roman" w:hAnsi="Times New Roman" w:cs="Times New Roman"/>
          <w:sz w:val="24"/>
          <w:szCs w:val="24"/>
        </w:rPr>
        <w:t>macro model</w:t>
      </w:r>
      <w:commentRangeEnd w:id="26"/>
      <w:r w:rsidR="005B5027">
        <w:rPr>
          <w:rStyle w:val="CommentReference"/>
        </w:rPr>
        <w:commentReference w:id="26"/>
      </w:r>
      <w:r w:rsidR="00AB1CA2">
        <w:rPr>
          <w:rFonts w:ascii="Times New Roman" w:hAnsi="Times New Roman" w:cs="Times New Roman"/>
          <w:sz w:val="24"/>
          <w:szCs w:val="24"/>
        </w:rPr>
        <w:t>.</w:t>
      </w:r>
      <w:r w:rsidR="00AB1CA2" w:rsidRPr="00AB1CA2">
        <w:rPr>
          <w:rStyle w:val="FootnoteReference"/>
          <w:rFonts w:ascii="Times New Roman" w:eastAsia="Times New Roman" w:hAnsi="Times New Roman" w:cs="Times New Roman"/>
          <w:sz w:val="24"/>
          <w:szCs w:val="24"/>
        </w:rPr>
        <w:footnoteReference w:id="3"/>
      </w:r>
      <w:r w:rsidR="009E3701">
        <w:rPr>
          <w:rFonts w:ascii="Times New Roman" w:hAnsi="Times New Roman" w:cs="Times New Roman"/>
          <w:sz w:val="24"/>
          <w:szCs w:val="24"/>
        </w:rPr>
        <w:t xml:space="preserve"> </w:t>
      </w:r>
      <w:r w:rsidR="00AB1CA2">
        <w:rPr>
          <w:rFonts w:ascii="Times New Roman" w:hAnsi="Times New Roman" w:cs="Times New Roman"/>
          <w:sz w:val="24"/>
          <w:szCs w:val="24"/>
        </w:rPr>
        <w:t xml:space="preserve">The model identifies the drivers of key macro aggregates, </w:t>
      </w:r>
      <w:r w:rsidR="006D444A">
        <w:rPr>
          <w:rFonts w:ascii="Times New Roman" w:hAnsi="Times New Roman" w:cs="Times New Roman"/>
          <w:sz w:val="24"/>
          <w:szCs w:val="24"/>
        </w:rPr>
        <w:t xml:space="preserve">is calibrated to fit the data for </w:t>
      </w:r>
      <w:commentRangeStart w:id="27"/>
      <w:r w:rsidR="006D444A">
        <w:rPr>
          <w:rFonts w:ascii="Times New Roman" w:hAnsi="Times New Roman" w:cs="Times New Roman"/>
          <w:sz w:val="24"/>
          <w:szCs w:val="24"/>
        </w:rPr>
        <w:t xml:space="preserve">2006Q1-2023Q2 </w:t>
      </w:r>
      <w:commentRangeEnd w:id="27"/>
      <w:r w:rsidR="005B5027">
        <w:rPr>
          <w:rStyle w:val="CommentReference"/>
        </w:rPr>
        <w:commentReference w:id="27"/>
      </w:r>
      <w:r w:rsidR="006D444A">
        <w:rPr>
          <w:rFonts w:ascii="Times New Roman" w:hAnsi="Times New Roman" w:cs="Times New Roman"/>
          <w:sz w:val="24"/>
          <w:szCs w:val="24"/>
        </w:rPr>
        <w:t xml:space="preserve">and </w:t>
      </w:r>
      <w:r w:rsidR="00052A98">
        <w:rPr>
          <w:rFonts w:ascii="Times New Roman" w:hAnsi="Times New Roman" w:cs="Times New Roman"/>
          <w:sz w:val="24"/>
          <w:szCs w:val="24"/>
        </w:rPr>
        <w:t xml:space="preserve">to </w:t>
      </w:r>
      <w:r w:rsidR="006D444A">
        <w:rPr>
          <w:rFonts w:ascii="Times New Roman" w:hAnsi="Times New Roman" w:cs="Times New Roman"/>
          <w:sz w:val="24"/>
          <w:szCs w:val="24"/>
        </w:rPr>
        <w:t>obtain plausible trends and other unobserved variables</w:t>
      </w:r>
      <w:r w:rsidR="00E7203F">
        <w:rPr>
          <w:rFonts w:ascii="Times New Roman" w:hAnsi="Times New Roman" w:cs="Times New Roman"/>
          <w:sz w:val="24"/>
          <w:szCs w:val="24"/>
        </w:rPr>
        <w:t xml:space="preserve"> using exogenous information and judgment for various </w:t>
      </w:r>
      <w:r w:rsidR="008A4125">
        <w:rPr>
          <w:rFonts w:ascii="Times New Roman" w:hAnsi="Times New Roman" w:cs="Times New Roman"/>
          <w:sz w:val="24"/>
          <w:szCs w:val="24"/>
        </w:rPr>
        <w:t>parameters</w:t>
      </w:r>
      <w:r w:rsidR="00052A98">
        <w:rPr>
          <w:rFonts w:ascii="Times New Roman" w:hAnsi="Times New Roman" w:cs="Times New Roman"/>
          <w:sz w:val="24"/>
          <w:szCs w:val="24"/>
        </w:rPr>
        <w:t>,</w:t>
      </w:r>
      <w:r w:rsidR="008A4125">
        <w:rPr>
          <w:rFonts w:ascii="Times New Roman" w:hAnsi="Times New Roman" w:cs="Times New Roman"/>
          <w:sz w:val="24"/>
          <w:szCs w:val="24"/>
        </w:rPr>
        <w:t xml:space="preserve"> and</w:t>
      </w:r>
      <w:r w:rsidR="006D444A">
        <w:rPr>
          <w:rFonts w:ascii="Times New Roman" w:hAnsi="Times New Roman" w:cs="Times New Roman"/>
          <w:sz w:val="24"/>
          <w:szCs w:val="24"/>
        </w:rPr>
        <w:t xml:space="preserve"> provides the </w:t>
      </w:r>
      <w:r w:rsidR="00E7203F">
        <w:rPr>
          <w:rFonts w:ascii="Times New Roman" w:hAnsi="Times New Roman" w:cs="Times New Roman"/>
          <w:sz w:val="24"/>
          <w:szCs w:val="24"/>
        </w:rPr>
        <w:t>initial conditions for the forecast.</w:t>
      </w:r>
      <w:r w:rsidR="003121DB">
        <w:rPr>
          <w:rStyle w:val="FootnoteReference"/>
          <w:rFonts w:ascii="Times New Roman" w:hAnsi="Times New Roman" w:cs="Times New Roman"/>
          <w:sz w:val="24"/>
          <w:szCs w:val="24"/>
        </w:rPr>
        <w:footnoteReference w:id="4"/>
      </w:r>
    </w:p>
    <w:p w14:paraId="0E5CA2A0" w14:textId="77777777" w:rsidR="00DB340B" w:rsidRDefault="00A6114A">
      <w:pPr>
        <w:pStyle w:val="Heading2"/>
        <w:numPr>
          <w:ilvl w:val="1"/>
          <w:numId w:val="1"/>
        </w:numPr>
        <w:spacing w:after="240"/>
        <w:ind w:left="504" w:hanging="72"/>
        <w:rPr>
          <w:rFonts w:ascii="Times New Roman" w:hAnsi="Times New Roman" w:cs="Times New Roman"/>
          <w:b/>
          <w:bCs/>
          <w:lang w:val="en-GB"/>
        </w:rPr>
      </w:pPr>
      <w:bookmarkStart w:id="28" w:name="_Toc154000829"/>
      <w:r>
        <w:rPr>
          <w:rFonts w:ascii="Times New Roman" w:hAnsi="Times New Roman" w:cs="Times New Roman"/>
          <w:b/>
          <w:bCs/>
          <w:lang w:val="en-GB"/>
        </w:rPr>
        <w:t>External environme</w:t>
      </w:r>
      <w:r w:rsidR="006B646D">
        <w:rPr>
          <w:rFonts w:ascii="Times New Roman" w:hAnsi="Times New Roman" w:cs="Times New Roman"/>
          <w:b/>
          <w:bCs/>
          <w:lang w:val="en-GB"/>
        </w:rPr>
        <w:t>nt</w:t>
      </w:r>
      <w:bookmarkEnd w:id="28"/>
    </w:p>
    <w:p w14:paraId="12D77C97" w14:textId="77777777" w:rsidR="009419E8" w:rsidRPr="003A02E2" w:rsidRDefault="009419E8" w:rsidP="000E594F">
      <w:pPr>
        <w:spacing w:after="120"/>
        <w:rPr>
          <w:rFonts w:ascii="Times New Roman" w:hAnsi="Times New Roman" w:cs="Times New Roman"/>
          <w:b/>
          <w:bCs/>
          <w:sz w:val="24"/>
          <w:szCs w:val="24"/>
          <w:lang w:val="en-GB"/>
        </w:rPr>
      </w:pPr>
      <w:r>
        <w:rPr>
          <w:rFonts w:ascii="Times New Roman" w:hAnsi="Times New Roman" w:cs="Times New Roman"/>
          <w:color w:val="000000" w:themeColor="text1"/>
          <w:sz w:val="24"/>
          <w:szCs w:val="24"/>
          <w:lang w:val="en-GB"/>
        </w:rPr>
        <w:t>Rwanda’s external environment in 202</w:t>
      </w:r>
      <w:r w:rsidR="00CF3F22">
        <w:rPr>
          <w:rFonts w:ascii="Times New Roman" w:hAnsi="Times New Roman" w:cs="Times New Roman"/>
          <w:color w:val="000000" w:themeColor="text1"/>
          <w:sz w:val="24"/>
          <w:szCs w:val="24"/>
          <w:lang w:val="en-GB"/>
        </w:rPr>
        <w:t>1</w:t>
      </w:r>
      <w:r>
        <w:rPr>
          <w:rFonts w:ascii="Times New Roman" w:hAnsi="Times New Roman" w:cs="Times New Roman"/>
          <w:color w:val="000000" w:themeColor="text1"/>
          <w:sz w:val="24"/>
          <w:szCs w:val="24"/>
          <w:lang w:val="en-GB"/>
        </w:rPr>
        <w:t>-2</w:t>
      </w:r>
      <w:r w:rsidR="00870A1B">
        <w:rPr>
          <w:rFonts w:ascii="Times New Roman" w:hAnsi="Times New Roman" w:cs="Times New Roman"/>
          <w:color w:val="000000" w:themeColor="text1"/>
          <w:sz w:val="24"/>
          <w:szCs w:val="24"/>
          <w:lang w:val="en-GB"/>
        </w:rPr>
        <w:t>3</w:t>
      </w:r>
      <w:r>
        <w:rPr>
          <w:rFonts w:ascii="Times New Roman" w:hAnsi="Times New Roman" w:cs="Times New Roman"/>
          <w:color w:val="000000" w:themeColor="text1"/>
          <w:sz w:val="24"/>
          <w:szCs w:val="24"/>
          <w:lang w:val="en-GB"/>
        </w:rPr>
        <w:t xml:space="preserve"> was </w:t>
      </w:r>
      <w:r w:rsidR="000E594F">
        <w:rPr>
          <w:rFonts w:ascii="Times New Roman" w:hAnsi="Times New Roman" w:cs="Times New Roman"/>
          <w:color w:val="000000" w:themeColor="text1"/>
          <w:sz w:val="24"/>
          <w:szCs w:val="24"/>
          <w:lang w:val="en-GB"/>
        </w:rPr>
        <w:t>overall</w:t>
      </w:r>
      <w:r w:rsidR="00540B2D">
        <w:rPr>
          <w:rFonts w:ascii="Times New Roman" w:hAnsi="Times New Roman" w:cs="Times New Roman"/>
          <w:color w:val="000000" w:themeColor="text1"/>
          <w:sz w:val="24"/>
          <w:szCs w:val="24"/>
          <w:lang w:val="en-GB"/>
        </w:rPr>
        <w:t xml:space="preserve"> less</w:t>
      </w:r>
      <w:r>
        <w:rPr>
          <w:rFonts w:ascii="Times New Roman" w:hAnsi="Times New Roman" w:cs="Times New Roman"/>
          <w:color w:val="000000" w:themeColor="text1"/>
          <w:sz w:val="24"/>
          <w:szCs w:val="24"/>
          <w:lang w:val="en-GB"/>
        </w:rPr>
        <w:t xml:space="preserve"> </w:t>
      </w:r>
      <w:proofErr w:type="spellStart"/>
      <w:r>
        <w:rPr>
          <w:rFonts w:ascii="Times New Roman" w:hAnsi="Times New Roman" w:cs="Times New Roman"/>
          <w:color w:val="000000" w:themeColor="text1"/>
          <w:sz w:val="24"/>
          <w:szCs w:val="24"/>
          <w:lang w:val="en-GB"/>
        </w:rPr>
        <w:t>favorable</w:t>
      </w:r>
      <w:proofErr w:type="spellEnd"/>
      <w:r>
        <w:rPr>
          <w:rFonts w:ascii="Times New Roman" w:hAnsi="Times New Roman" w:cs="Times New Roman"/>
          <w:color w:val="000000" w:themeColor="text1"/>
          <w:sz w:val="24"/>
          <w:szCs w:val="24"/>
          <w:lang w:val="en-GB"/>
        </w:rPr>
        <w:t xml:space="preserve"> than in </w:t>
      </w:r>
      <w:r w:rsidR="008D3408">
        <w:rPr>
          <w:rFonts w:ascii="Times New Roman" w:hAnsi="Times New Roman" w:cs="Times New Roman"/>
          <w:color w:val="000000" w:themeColor="text1"/>
          <w:sz w:val="24"/>
          <w:szCs w:val="24"/>
          <w:lang w:val="en-GB"/>
        </w:rPr>
        <w:t>2019-20</w:t>
      </w:r>
      <w:r w:rsidR="00540B2D">
        <w:rPr>
          <w:rFonts w:ascii="Times New Roman" w:hAnsi="Times New Roman" w:cs="Times New Roman"/>
          <w:color w:val="000000" w:themeColor="text1"/>
          <w:sz w:val="24"/>
          <w:szCs w:val="24"/>
          <w:lang w:val="en-GB"/>
        </w:rPr>
        <w:t xml:space="preserve">, with </w:t>
      </w:r>
      <w:proofErr w:type="spellStart"/>
      <w:r w:rsidR="00AA128C">
        <w:rPr>
          <w:rFonts w:ascii="Times New Roman" w:hAnsi="Times New Roman" w:cs="Times New Roman"/>
          <w:color w:val="000000" w:themeColor="text1"/>
          <w:sz w:val="24"/>
          <w:szCs w:val="24"/>
          <w:lang w:val="en-GB"/>
        </w:rPr>
        <w:t>favorable</w:t>
      </w:r>
      <w:proofErr w:type="spellEnd"/>
      <w:r w:rsidR="00540B2D">
        <w:rPr>
          <w:rFonts w:ascii="Times New Roman" w:hAnsi="Times New Roman" w:cs="Times New Roman"/>
          <w:color w:val="000000" w:themeColor="text1"/>
          <w:sz w:val="24"/>
          <w:szCs w:val="24"/>
          <w:lang w:val="en-GB"/>
        </w:rPr>
        <w:t xml:space="preserve"> factors more than offset by </w:t>
      </w:r>
      <w:proofErr w:type="spellStart"/>
      <w:r w:rsidR="00AA128C">
        <w:rPr>
          <w:rFonts w:ascii="Times New Roman" w:hAnsi="Times New Roman" w:cs="Times New Roman"/>
          <w:color w:val="000000" w:themeColor="text1"/>
          <w:sz w:val="24"/>
          <w:szCs w:val="24"/>
          <w:lang w:val="en-GB"/>
        </w:rPr>
        <w:t>unfavorable</w:t>
      </w:r>
      <w:proofErr w:type="spellEnd"/>
      <w:r w:rsidR="00540B2D">
        <w:rPr>
          <w:rFonts w:ascii="Times New Roman" w:hAnsi="Times New Roman" w:cs="Times New Roman"/>
          <w:color w:val="000000" w:themeColor="text1"/>
          <w:sz w:val="24"/>
          <w:szCs w:val="24"/>
          <w:lang w:val="en-GB"/>
        </w:rPr>
        <w:t xml:space="preserve"> </w:t>
      </w:r>
      <w:r w:rsidR="00CD7DBC">
        <w:rPr>
          <w:rFonts w:ascii="Times New Roman" w:hAnsi="Times New Roman" w:cs="Times New Roman"/>
          <w:color w:val="000000" w:themeColor="text1"/>
          <w:sz w:val="24"/>
          <w:szCs w:val="24"/>
          <w:lang w:val="en-GB"/>
        </w:rPr>
        <w:t>one</w:t>
      </w:r>
      <w:r w:rsidR="00540B2D">
        <w:rPr>
          <w:rFonts w:ascii="Times New Roman" w:hAnsi="Times New Roman" w:cs="Times New Roman"/>
          <w:color w:val="000000" w:themeColor="text1"/>
          <w:sz w:val="24"/>
          <w:szCs w:val="24"/>
          <w:lang w:val="en-GB"/>
        </w:rPr>
        <w:t>s</w:t>
      </w:r>
      <w:r w:rsidR="006D58BB">
        <w:rPr>
          <w:rFonts w:ascii="Times New Roman" w:hAnsi="Times New Roman" w:cs="Times New Roman"/>
          <w:color w:val="000000" w:themeColor="text1"/>
          <w:sz w:val="24"/>
          <w:szCs w:val="24"/>
          <w:lang w:val="en-GB"/>
        </w:rPr>
        <w:t>. With increases in import prices far exceeding those in export prices, t</w:t>
      </w:r>
      <w:r w:rsidR="000E594F">
        <w:rPr>
          <w:rFonts w:ascii="Times New Roman" w:hAnsi="Times New Roman" w:cs="Times New Roman"/>
          <w:color w:val="000000" w:themeColor="text1"/>
          <w:sz w:val="24"/>
          <w:szCs w:val="24"/>
          <w:lang w:val="en-GB"/>
        </w:rPr>
        <w:t xml:space="preserve">he commodity terms of trade </w:t>
      </w:r>
      <w:r w:rsidR="006D58BB">
        <w:rPr>
          <w:rFonts w:ascii="Times New Roman" w:hAnsi="Times New Roman" w:cs="Times New Roman"/>
          <w:color w:val="000000" w:themeColor="text1"/>
          <w:sz w:val="24"/>
          <w:szCs w:val="24"/>
          <w:lang w:val="en-GB"/>
        </w:rPr>
        <w:t>fell</w:t>
      </w:r>
      <w:r w:rsidR="000E594F">
        <w:rPr>
          <w:rFonts w:ascii="Times New Roman" w:hAnsi="Times New Roman" w:cs="Times New Roman"/>
          <w:color w:val="000000" w:themeColor="text1"/>
          <w:sz w:val="24"/>
          <w:szCs w:val="24"/>
          <w:lang w:val="en-GB"/>
        </w:rPr>
        <w:t xml:space="preserve"> significantly </w:t>
      </w:r>
      <w:r w:rsidR="00794035">
        <w:rPr>
          <w:rFonts w:ascii="Times New Roman" w:hAnsi="Times New Roman" w:cs="Times New Roman"/>
          <w:color w:val="000000" w:themeColor="text1"/>
          <w:sz w:val="24"/>
          <w:szCs w:val="24"/>
          <w:lang w:val="en-GB"/>
        </w:rPr>
        <w:t>over the period</w:t>
      </w:r>
      <w:r w:rsidR="003A02E2">
        <w:rPr>
          <w:rFonts w:ascii="Times New Roman" w:hAnsi="Times New Roman" w:cs="Times New Roman"/>
          <w:color w:val="000000" w:themeColor="text1"/>
          <w:sz w:val="24"/>
          <w:szCs w:val="24"/>
          <w:lang w:val="en-GB"/>
        </w:rPr>
        <w:t xml:space="preserve"> (</w:t>
      </w:r>
      <w:r w:rsidR="003A02E2" w:rsidRPr="003A02E2">
        <w:rPr>
          <w:rFonts w:ascii="Times New Roman" w:hAnsi="Times New Roman" w:cs="Times New Roman"/>
          <w:b/>
          <w:bCs/>
          <w:color w:val="0070C0"/>
          <w:sz w:val="24"/>
          <w:szCs w:val="24"/>
          <w:lang w:val="en-GB"/>
        </w:rPr>
        <w:t>Table 1</w:t>
      </w:r>
      <w:r w:rsidR="003A02E2">
        <w:rPr>
          <w:rFonts w:ascii="Times New Roman" w:hAnsi="Times New Roman" w:cs="Times New Roman"/>
          <w:color w:val="000000" w:themeColor="text1"/>
          <w:sz w:val="24"/>
          <w:szCs w:val="24"/>
          <w:lang w:val="en-GB"/>
        </w:rPr>
        <w:t>)</w:t>
      </w:r>
      <w:r w:rsidR="003A02E2" w:rsidRPr="003A02E2">
        <w:rPr>
          <w:rFonts w:ascii="Times New Roman" w:hAnsi="Times New Roman" w:cs="Times New Roman"/>
          <w:color w:val="000000" w:themeColor="text1"/>
          <w:sz w:val="24"/>
          <w:szCs w:val="24"/>
          <w:lang w:val="en-GB"/>
        </w:rPr>
        <w:t>.</w:t>
      </w:r>
    </w:p>
    <w:tbl>
      <w:tblPr>
        <w:tblStyle w:val="TableGrid"/>
        <w:tblW w:w="10114"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shd w:val="clear" w:color="auto" w:fill="FFF2CC" w:themeFill="accent4" w:themeFillTint="33"/>
        <w:tblLook w:val="04A0" w:firstRow="1" w:lastRow="0" w:firstColumn="1" w:lastColumn="0" w:noHBand="0" w:noVBand="1"/>
      </w:tblPr>
      <w:tblGrid>
        <w:gridCol w:w="10116"/>
      </w:tblGrid>
      <w:tr w:rsidR="009419E8" w14:paraId="2D6F23F4" w14:textId="77777777" w:rsidTr="0093795B">
        <w:trPr>
          <w:trHeight w:val="2446"/>
        </w:trPr>
        <w:tc>
          <w:tcPr>
            <w:tcW w:w="10114" w:type="dxa"/>
            <w:shd w:val="clear" w:color="auto" w:fill="FFF2CC" w:themeFill="accent4" w:themeFillTint="33"/>
          </w:tcPr>
          <w:p w14:paraId="6FD363A0" w14:textId="77777777" w:rsidR="009419E8" w:rsidRPr="003A02E2" w:rsidRDefault="003A02E2" w:rsidP="00AF2485">
            <w:pPr>
              <w:spacing w:after="120"/>
              <w:rPr>
                <w:b/>
                <w:bCs/>
                <w:color w:val="0070C0"/>
              </w:rPr>
            </w:pPr>
            <w:r w:rsidRPr="003A02E2">
              <w:rPr>
                <w:b/>
                <w:bCs/>
                <w:color w:val="0070C0"/>
              </w:rPr>
              <w:t>Table 1</w:t>
            </w:r>
            <w:r>
              <w:rPr>
                <w:b/>
                <w:bCs/>
                <w:color w:val="0070C0"/>
              </w:rPr>
              <w:t>.</w:t>
            </w:r>
            <w:r w:rsidRPr="003A02E2">
              <w:rPr>
                <w:b/>
                <w:bCs/>
                <w:color w:val="0070C0"/>
              </w:rPr>
              <w:t xml:space="preserve"> Rwanda’s external environment</w:t>
            </w:r>
            <w:r w:rsidR="00AC2B15">
              <w:rPr>
                <w:b/>
                <w:bCs/>
                <w:color w:val="0070C0"/>
              </w:rPr>
              <w:t xml:space="preserve"> in recent </w:t>
            </w:r>
            <w:proofErr w:type="gramStart"/>
            <w:r w:rsidR="00AC2B15">
              <w:rPr>
                <w:b/>
                <w:bCs/>
                <w:color w:val="0070C0"/>
              </w:rPr>
              <w:t>years</w:t>
            </w:r>
            <w:r w:rsidR="002C176A">
              <w:rPr>
                <w:b/>
                <w:bCs/>
                <w:color w:val="0070C0"/>
              </w:rPr>
              <w:t xml:space="preserve">,  </w:t>
            </w:r>
            <w:r w:rsidR="0069015B">
              <w:rPr>
                <w:b/>
                <w:bCs/>
                <w:color w:val="0070C0"/>
              </w:rPr>
              <w:t>y</w:t>
            </w:r>
            <w:proofErr w:type="gramEnd"/>
            <w:r w:rsidR="0069015B">
              <w:rPr>
                <w:b/>
                <w:bCs/>
                <w:color w:val="0070C0"/>
              </w:rPr>
              <w:t xml:space="preserve">-on-y </w:t>
            </w:r>
            <w:r w:rsidR="002C176A">
              <w:rPr>
                <w:b/>
                <w:bCs/>
                <w:color w:val="0070C0"/>
              </w:rPr>
              <w:t xml:space="preserve">% growth </w:t>
            </w:r>
            <w:r w:rsidR="002C176A" w:rsidRPr="002C176A">
              <w:rPr>
                <w:color w:val="0070C0"/>
                <w:sz w:val="20"/>
                <w:szCs w:val="20"/>
              </w:rPr>
              <w:t>(unless indicated otherwise)</w:t>
            </w:r>
          </w:p>
          <w:p w14:paraId="1BA1E8DD" w14:textId="77777777" w:rsidR="000E594F" w:rsidRDefault="002D22B8" w:rsidP="006B646D">
            <w:pPr>
              <w:rPr>
                <w:rFonts w:ascii="Times New Roman" w:hAnsi="Times New Roman" w:cs="Times New Roman"/>
                <w:sz w:val="24"/>
                <w:szCs w:val="24"/>
                <w:lang w:val="en-GB"/>
              </w:rPr>
            </w:pPr>
            <w:r w:rsidRPr="002D22B8">
              <w:rPr>
                <w:rFonts w:ascii="Times New Roman" w:hAnsi="Times New Roman" w:cs="Times New Roman"/>
                <w:noProof/>
                <w:sz w:val="24"/>
                <w:szCs w:val="24"/>
                <w:lang w:val="en-GB"/>
              </w:rPr>
              <w:drawing>
                <wp:inline distT="0" distB="0" distL="0" distR="0" wp14:anchorId="27AD87BF" wp14:editId="473D74F1">
                  <wp:extent cx="6286500" cy="1332230"/>
                  <wp:effectExtent l="0" t="0" r="0" b="1270"/>
                  <wp:docPr id="208981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11524" name=""/>
                          <pic:cNvPicPr/>
                        </pic:nvPicPr>
                        <pic:blipFill>
                          <a:blip r:embed="rId11"/>
                          <a:stretch>
                            <a:fillRect/>
                          </a:stretch>
                        </pic:blipFill>
                        <pic:spPr>
                          <a:xfrm>
                            <a:off x="0" y="0"/>
                            <a:ext cx="6286500" cy="1332230"/>
                          </a:xfrm>
                          <a:prstGeom prst="rect">
                            <a:avLst/>
                          </a:prstGeom>
                        </pic:spPr>
                      </pic:pic>
                    </a:graphicData>
                  </a:graphic>
                </wp:inline>
              </w:drawing>
            </w:r>
          </w:p>
        </w:tc>
      </w:tr>
    </w:tbl>
    <w:p w14:paraId="1BC30DED" w14:textId="4217B7D7" w:rsidR="00FC301B" w:rsidRDefault="001105AC">
      <w:pPr>
        <w:spacing w:before="120" w:after="120" w:line="276" w:lineRule="auto"/>
        <w:jc w:val="both"/>
        <w:rPr>
          <w:rFonts w:ascii="Times New Roman" w:hAnsi="Times New Roman" w:cs="Times New Roman"/>
          <w:sz w:val="24"/>
          <w:szCs w:val="24"/>
          <w:lang w:val="en-GB"/>
        </w:rPr>
        <w:pPrChange w:id="29" w:author="Chris NGUGABE" w:date="2024-01-05T12:09:00Z">
          <w:pPr>
            <w:spacing w:before="120" w:after="120" w:line="276" w:lineRule="auto"/>
          </w:pPr>
        </w:pPrChange>
      </w:pPr>
      <w:r w:rsidRPr="00E631F1">
        <w:rPr>
          <w:rFonts w:ascii="Times New Roman" w:hAnsi="Times New Roman" w:cs="Times New Roman"/>
          <w:color w:val="7030A0"/>
          <w:sz w:val="24"/>
          <w:szCs w:val="24"/>
          <w:lang w:val="en-GB"/>
          <w:rPrChange w:id="30" w:author="Chris NGUGABE" w:date="2024-01-05T12:09:00Z">
            <w:rPr>
              <w:rFonts w:ascii="Times New Roman" w:hAnsi="Times New Roman" w:cs="Times New Roman"/>
              <w:sz w:val="24"/>
              <w:szCs w:val="24"/>
              <w:lang w:val="en-GB"/>
            </w:rPr>
          </w:rPrChange>
        </w:rPr>
        <w:t xml:space="preserve">On the </w:t>
      </w:r>
      <w:proofErr w:type="spellStart"/>
      <w:r w:rsidRPr="00E631F1">
        <w:rPr>
          <w:rFonts w:ascii="Times New Roman" w:hAnsi="Times New Roman" w:cs="Times New Roman"/>
          <w:color w:val="7030A0"/>
          <w:sz w:val="24"/>
          <w:szCs w:val="24"/>
          <w:lang w:val="en-GB"/>
          <w:rPrChange w:id="31" w:author="Chris NGUGABE" w:date="2024-01-05T12:09:00Z">
            <w:rPr>
              <w:rFonts w:ascii="Times New Roman" w:hAnsi="Times New Roman" w:cs="Times New Roman"/>
              <w:sz w:val="24"/>
              <w:szCs w:val="24"/>
              <w:lang w:val="en-GB"/>
            </w:rPr>
          </w:rPrChange>
        </w:rPr>
        <w:t>favorable</w:t>
      </w:r>
      <w:proofErr w:type="spellEnd"/>
      <w:r w:rsidRPr="00E631F1">
        <w:rPr>
          <w:rFonts w:ascii="Times New Roman" w:hAnsi="Times New Roman" w:cs="Times New Roman"/>
          <w:color w:val="7030A0"/>
          <w:sz w:val="24"/>
          <w:szCs w:val="24"/>
          <w:lang w:val="en-GB"/>
          <w:rPrChange w:id="32" w:author="Chris NGUGABE" w:date="2024-01-05T12:09:00Z">
            <w:rPr>
              <w:rFonts w:ascii="Times New Roman" w:hAnsi="Times New Roman" w:cs="Times New Roman"/>
              <w:sz w:val="24"/>
              <w:szCs w:val="24"/>
              <w:lang w:val="en-GB"/>
            </w:rPr>
          </w:rPrChange>
        </w:rPr>
        <w:t xml:space="preserve"> side, </w:t>
      </w:r>
      <w:r w:rsidR="00717D3C" w:rsidRPr="00E631F1">
        <w:rPr>
          <w:rFonts w:ascii="Times New Roman" w:hAnsi="Times New Roman" w:cs="Times New Roman"/>
          <w:color w:val="7030A0"/>
          <w:sz w:val="24"/>
          <w:szCs w:val="24"/>
          <w:lang w:val="en-GB"/>
          <w:rPrChange w:id="33" w:author="Chris NGUGABE" w:date="2024-01-05T12:09:00Z">
            <w:rPr>
              <w:rFonts w:ascii="Times New Roman" w:hAnsi="Times New Roman" w:cs="Times New Roman"/>
              <w:sz w:val="24"/>
              <w:szCs w:val="24"/>
              <w:lang w:val="en-GB"/>
            </w:rPr>
          </w:rPrChange>
        </w:rPr>
        <w:t>t</w:t>
      </w:r>
      <w:r w:rsidR="00A45703" w:rsidRPr="00E631F1">
        <w:rPr>
          <w:rFonts w:ascii="Times New Roman" w:hAnsi="Times New Roman" w:cs="Times New Roman"/>
          <w:color w:val="7030A0"/>
          <w:sz w:val="24"/>
          <w:szCs w:val="24"/>
          <w:lang w:val="en-GB"/>
          <w:rPrChange w:id="34" w:author="Chris NGUGABE" w:date="2024-01-05T12:09:00Z">
            <w:rPr>
              <w:rFonts w:ascii="Times New Roman" w:hAnsi="Times New Roman" w:cs="Times New Roman"/>
              <w:sz w:val="24"/>
              <w:szCs w:val="24"/>
              <w:lang w:val="en-GB"/>
            </w:rPr>
          </w:rPrChange>
        </w:rPr>
        <w:t>rading partner</w:t>
      </w:r>
      <w:r w:rsidR="00717D3C" w:rsidRPr="00E631F1">
        <w:rPr>
          <w:rFonts w:ascii="Times New Roman" w:hAnsi="Times New Roman" w:cs="Times New Roman"/>
          <w:color w:val="7030A0"/>
          <w:sz w:val="24"/>
          <w:szCs w:val="24"/>
          <w:lang w:val="en-GB"/>
          <w:rPrChange w:id="35" w:author="Chris NGUGABE" w:date="2024-01-05T12:09:00Z">
            <w:rPr>
              <w:rFonts w:ascii="Times New Roman" w:hAnsi="Times New Roman" w:cs="Times New Roman"/>
              <w:sz w:val="24"/>
              <w:szCs w:val="24"/>
              <w:lang w:val="en-GB"/>
            </w:rPr>
          </w:rPrChange>
        </w:rPr>
        <w:t xml:space="preserve"> demand grew at </w:t>
      </w:r>
      <w:r w:rsidR="00052A98" w:rsidRPr="00E631F1">
        <w:rPr>
          <w:rFonts w:ascii="Times New Roman" w:hAnsi="Times New Roman" w:cs="Times New Roman"/>
          <w:color w:val="7030A0"/>
          <w:sz w:val="24"/>
          <w:szCs w:val="24"/>
          <w:lang w:val="en-GB"/>
          <w:rPrChange w:id="36" w:author="Chris NGUGABE" w:date="2024-01-05T12:09:00Z">
            <w:rPr>
              <w:rFonts w:ascii="Times New Roman" w:hAnsi="Times New Roman" w:cs="Times New Roman"/>
              <w:sz w:val="24"/>
              <w:szCs w:val="24"/>
              <w:lang w:val="en-GB"/>
            </w:rPr>
          </w:rPrChange>
        </w:rPr>
        <w:t>over 5</w:t>
      </w:r>
      <w:r w:rsidR="00717D3C" w:rsidRPr="00E631F1">
        <w:rPr>
          <w:rFonts w:ascii="Times New Roman" w:hAnsi="Times New Roman" w:cs="Times New Roman"/>
          <w:color w:val="7030A0"/>
          <w:sz w:val="24"/>
          <w:szCs w:val="24"/>
          <w:lang w:val="en-GB"/>
          <w:rPrChange w:id="37" w:author="Chris NGUGABE" w:date="2024-01-05T12:09:00Z">
            <w:rPr>
              <w:rFonts w:ascii="Times New Roman" w:hAnsi="Times New Roman" w:cs="Times New Roman"/>
              <w:sz w:val="24"/>
              <w:szCs w:val="24"/>
              <w:lang w:val="en-GB"/>
            </w:rPr>
          </w:rPrChange>
        </w:rPr>
        <w:t xml:space="preserve">% </w:t>
      </w:r>
      <w:proofErr w:type="spellStart"/>
      <w:r w:rsidR="00717D3C" w:rsidRPr="00E631F1">
        <w:rPr>
          <w:rFonts w:ascii="Times New Roman" w:hAnsi="Times New Roman" w:cs="Times New Roman"/>
          <w:color w:val="7030A0"/>
          <w:sz w:val="24"/>
          <w:szCs w:val="24"/>
          <w:lang w:val="en-GB"/>
          <w:rPrChange w:id="38" w:author="Chris NGUGABE" w:date="2024-01-05T12:09:00Z">
            <w:rPr>
              <w:rFonts w:ascii="Times New Roman" w:hAnsi="Times New Roman" w:cs="Times New Roman"/>
              <w:sz w:val="24"/>
              <w:szCs w:val="24"/>
              <w:lang w:val="en-GB"/>
            </w:rPr>
          </w:rPrChange>
        </w:rPr>
        <w:t>p</w:t>
      </w:r>
      <w:r w:rsidR="00D3026A" w:rsidRPr="00E631F1">
        <w:rPr>
          <w:rFonts w:ascii="Times New Roman" w:hAnsi="Times New Roman" w:cs="Times New Roman"/>
          <w:color w:val="7030A0"/>
          <w:sz w:val="24"/>
          <w:szCs w:val="24"/>
          <w:lang w:val="en-GB"/>
          <w:rPrChange w:id="39" w:author="Chris NGUGABE" w:date="2024-01-05T12:09:00Z">
            <w:rPr>
              <w:rFonts w:ascii="Times New Roman" w:hAnsi="Times New Roman" w:cs="Times New Roman"/>
              <w:sz w:val="24"/>
              <w:szCs w:val="24"/>
              <w:lang w:val="en-GB"/>
            </w:rPr>
          </w:rPrChange>
        </w:rPr>
        <w:t>.</w:t>
      </w:r>
      <w:r w:rsidR="00717D3C" w:rsidRPr="00E631F1">
        <w:rPr>
          <w:rFonts w:ascii="Times New Roman" w:hAnsi="Times New Roman" w:cs="Times New Roman"/>
          <w:color w:val="7030A0"/>
          <w:sz w:val="24"/>
          <w:szCs w:val="24"/>
          <w:lang w:val="en-GB"/>
          <w:rPrChange w:id="40" w:author="Chris NGUGABE" w:date="2024-01-05T12:09:00Z">
            <w:rPr>
              <w:rFonts w:ascii="Times New Roman" w:hAnsi="Times New Roman" w:cs="Times New Roman"/>
              <w:sz w:val="24"/>
              <w:szCs w:val="24"/>
              <w:lang w:val="en-GB"/>
            </w:rPr>
          </w:rPrChange>
        </w:rPr>
        <w:t>y</w:t>
      </w:r>
      <w:proofErr w:type="spellEnd"/>
      <w:r w:rsidR="00D3026A" w:rsidRPr="00E631F1">
        <w:rPr>
          <w:rFonts w:ascii="Times New Roman" w:hAnsi="Times New Roman" w:cs="Times New Roman"/>
          <w:color w:val="7030A0"/>
          <w:sz w:val="24"/>
          <w:szCs w:val="24"/>
          <w:lang w:val="en-GB"/>
          <w:rPrChange w:id="41" w:author="Chris NGUGABE" w:date="2024-01-05T12:09:00Z">
            <w:rPr>
              <w:rFonts w:ascii="Times New Roman" w:hAnsi="Times New Roman" w:cs="Times New Roman"/>
              <w:sz w:val="24"/>
              <w:szCs w:val="24"/>
              <w:lang w:val="en-GB"/>
            </w:rPr>
          </w:rPrChange>
        </w:rPr>
        <w:t>.</w:t>
      </w:r>
      <w:r w:rsidR="00DE5030" w:rsidRPr="00E631F1">
        <w:rPr>
          <w:rFonts w:ascii="Times New Roman" w:hAnsi="Times New Roman" w:cs="Times New Roman"/>
          <w:color w:val="7030A0"/>
          <w:sz w:val="24"/>
          <w:szCs w:val="24"/>
          <w:lang w:val="en-GB"/>
          <w:rPrChange w:id="42" w:author="Chris NGUGABE" w:date="2024-01-05T12:09:00Z">
            <w:rPr>
              <w:rFonts w:ascii="Times New Roman" w:hAnsi="Times New Roman" w:cs="Times New Roman"/>
              <w:sz w:val="24"/>
              <w:szCs w:val="24"/>
              <w:lang w:val="en-GB"/>
            </w:rPr>
          </w:rPrChange>
        </w:rPr>
        <w:t>,</w:t>
      </w:r>
      <w:r w:rsidR="00717D3C" w:rsidRPr="00E631F1">
        <w:rPr>
          <w:rFonts w:ascii="Times New Roman" w:hAnsi="Times New Roman" w:cs="Times New Roman"/>
          <w:color w:val="7030A0"/>
          <w:sz w:val="24"/>
          <w:szCs w:val="24"/>
          <w:lang w:val="en-GB"/>
          <w:rPrChange w:id="43" w:author="Chris NGUGABE" w:date="2024-01-05T12:09:00Z">
            <w:rPr>
              <w:rFonts w:ascii="Times New Roman" w:hAnsi="Times New Roman" w:cs="Times New Roman"/>
              <w:sz w:val="24"/>
              <w:szCs w:val="24"/>
              <w:lang w:val="en-GB"/>
            </w:rPr>
          </w:rPrChange>
        </w:rPr>
        <w:t xml:space="preserve"> from less than 1% </w:t>
      </w:r>
      <w:r w:rsidR="00CF3F22" w:rsidRPr="00E631F1">
        <w:rPr>
          <w:rFonts w:ascii="Times New Roman" w:hAnsi="Times New Roman" w:cs="Times New Roman"/>
          <w:color w:val="7030A0"/>
          <w:sz w:val="24"/>
          <w:szCs w:val="24"/>
          <w:lang w:val="en-GB"/>
          <w:rPrChange w:id="44" w:author="Chris NGUGABE" w:date="2024-01-05T12:09:00Z">
            <w:rPr>
              <w:rFonts w:ascii="Times New Roman" w:hAnsi="Times New Roman" w:cs="Times New Roman"/>
              <w:sz w:val="24"/>
              <w:szCs w:val="24"/>
              <w:lang w:val="en-GB"/>
            </w:rPr>
          </w:rPrChange>
        </w:rPr>
        <w:t xml:space="preserve">on </w:t>
      </w:r>
      <w:r w:rsidR="009F1477" w:rsidRPr="00E631F1">
        <w:rPr>
          <w:rFonts w:ascii="Times New Roman" w:hAnsi="Times New Roman" w:cs="Times New Roman"/>
          <w:color w:val="7030A0"/>
          <w:sz w:val="24"/>
          <w:szCs w:val="24"/>
          <w:lang w:val="en-GB"/>
          <w:rPrChange w:id="45" w:author="Chris NGUGABE" w:date="2024-01-05T12:09:00Z">
            <w:rPr>
              <w:rFonts w:ascii="Times New Roman" w:hAnsi="Times New Roman" w:cs="Times New Roman"/>
              <w:sz w:val="24"/>
              <w:szCs w:val="24"/>
              <w:lang w:val="en-GB"/>
            </w:rPr>
          </w:rPrChange>
        </w:rPr>
        <w:t>ave</w:t>
      </w:r>
      <w:r w:rsidR="00717D3C" w:rsidRPr="00E631F1">
        <w:rPr>
          <w:rFonts w:ascii="Times New Roman" w:hAnsi="Times New Roman" w:cs="Times New Roman"/>
          <w:color w:val="7030A0"/>
          <w:sz w:val="24"/>
          <w:szCs w:val="24"/>
          <w:lang w:val="en-GB"/>
          <w:rPrChange w:id="46" w:author="Chris NGUGABE" w:date="2024-01-05T12:09:00Z">
            <w:rPr>
              <w:rFonts w:ascii="Times New Roman" w:hAnsi="Times New Roman" w:cs="Times New Roman"/>
              <w:sz w:val="24"/>
              <w:szCs w:val="24"/>
              <w:lang w:val="en-GB"/>
            </w:rPr>
          </w:rPrChange>
        </w:rPr>
        <w:t>rage in 2019-20</w:t>
      </w:r>
      <w:r w:rsidR="0029443D" w:rsidRPr="00E631F1">
        <w:rPr>
          <w:rFonts w:ascii="Times New Roman" w:hAnsi="Times New Roman" w:cs="Times New Roman"/>
          <w:color w:val="7030A0"/>
          <w:sz w:val="24"/>
          <w:szCs w:val="24"/>
          <w:lang w:val="en-GB"/>
          <w:rPrChange w:id="47" w:author="Chris NGUGABE" w:date="2024-01-05T12:09:00Z">
            <w:rPr>
              <w:rFonts w:ascii="Times New Roman" w:hAnsi="Times New Roman" w:cs="Times New Roman"/>
              <w:sz w:val="24"/>
              <w:szCs w:val="24"/>
              <w:lang w:val="en-GB"/>
            </w:rPr>
          </w:rPrChange>
        </w:rPr>
        <w:t xml:space="preserve">, narrowing </w:t>
      </w:r>
      <w:r w:rsidR="00380731" w:rsidRPr="00E631F1">
        <w:rPr>
          <w:rFonts w:ascii="Times New Roman" w:hAnsi="Times New Roman" w:cs="Times New Roman"/>
          <w:color w:val="7030A0"/>
          <w:sz w:val="24"/>
          <w:szCs w:val="24"/>
          <w:lang w:val="en-GB"/>
          <w:rPrChange w:id="48" w:author="Chris NGUGABE" w:date="2024-01-05T12:09:00Z">
            <w:rPr>
              <w:rFonts w:ascii="Times New Roman" w:hAnsi="Times New Roman" w:cs="Times New Roman"/>
              <w:sz w:val="24"/>
              <w:szCs w:val="24"/>
              <w:lang w:val="en-GB"/>
            </w:rPr>
          </w:rPrChange>
        </w:rPr>
        <w:t xml:space="preserve">the </w:t>
      </w:r>
      <w:r w:rsidR="002C176A" w:rsidRPr="00E631F1">
        <w:rPr>
          <w:rFonts w:ascii="Times New Roman" w:hAnsi="Times New Roman" w:cs="Times New Roman"/>
          <w:color w:val="7030A0"/>
          <w:sz w:val="24"/>
          <w:szCs w:val="24"/>
          <w:lang w:val="en-GB"/>
          <w:rPrChange w:id="49" w:author="Chris NGUGABE" w:date="2024-01-05T12:09:00Z">
            <w:rPr>
              <w:rFonts w:ascii="Times New Roman" w:hAnsi="Times New Roman" w:cs="Times New Roman"/>
              <w:sz w:val="24"/>
              <w:szCs w:val="24"/>
              <w:lang w:val="en-GB"/>
            </w:rPr>
          </w:rPrChange>
        </w:rPr>
        <w:t xml:space="preserve">negative </w:t>
      </w:r>
      <w:r w:rsidR="0029443D" w:rsidRPr="00E631F1">
        <w:rPr>
          <w:rFonts w:ascii="Times New Roman" w:hAnsi="Times New Roman" w:cs="Times New Roman"/>
          <w:color w:val="7030A0"/>
          <w:sz w:val="24"/>
          <w:szCs w:val="24"/>
          <w:lang w:val="en-GB"/>
          <w:rPrChange w:id="50" w:author="Chris NGUGABE" w:date="2024-01-05T12:09:00Z">
            <w:rPr>
              <w:rFonts w:ascii="Times New Roman" w:hAnsi="Times New Roman" w:cs="Times New Roman"/>
              <w:sz w:val="24"/>
              <w:szCs w:val="24"/>
              <w:lang w:val="en-GB"/>
            </w:rPr>
          </w:rPrChange>
        </w:rPr>
        <w:t>foreign output gap relevant fo</w:t>
      </w:r>
      <w:r w:rsidRPr="00E631F1">
        <w:rPr>
          <w:rFonts w:ascii="Times New Roman" w:hAnsi="Times New Roman" w:cs="Times New Roman"/>
          <w:color w:val="7030A0"/>
          <w:sz w:val="24"/>
          <w:szCs w:val="24"/>
          <w:lang w:val="en-GB"/>
          <w:rPrChange w:id="51" w:author="Chris NGUGABE" w:date="2024-01-05T12:09:00Z">
            <w:rPr>
              <w:rFonts w:ascii="Times New Roman" w:hAnsi="Times New Roman" w:cs="Times New Roman"/>
              <w:sz w:val="24"/>
              <w:szCs w:val="24"/>
              <w:lang w:val="en-GB"/>
            </w:rPr>
          </w:rPrChange>
        </w:rPr>
        <w:t>r</w:t>
      </w:r>
      <w:r w:rsidR="0029443D" w:rsidRPr="00E631F1">
        <w:rPr>
          <w:rFonts w:ascii="Times New Roman" w:hAnsi="Times New Roman" w:cs="Times New Roman"/>
          <w:color w:val="7030A0"/>
          <w:sz w:val="24"/>
          <w:szCs w:val="24"/>
          <w:lang w:val="en-GB"/>
          <w:rPrChange w:id="52" w:author="Chris NGUGABE" w:date="2024-01-05T12:09:00Z">
            <w:rPr>
              <w:rFonts w:ascii="Times New Roman" w:hAnsi="Times New Roman" w:cs="Times New Roman"/>
              <w:sz w:val="24"/>
              <w:szCs w:val="24"/>
              <w:lang w:val="en-GB"/>
            </w:rPr>
          </w:rPrChange>
        </w:rPr>
        <w:t xml:space="preserve"> exports</w:t>
      </w:r>
      <w:r w:rsidRPr="00E631F1">
        <w:rPr>
          <w:rFonts w:ascii="Times New Roman" w:hAnsi="Times New Roman" w:cs="Times New Roman"/>
          <w:color w:val="7030A0"/>
          <w:sz w:val="24"/>
          <w:szCs w:val="24"/>
          <w:lang w:val="en-GB"/>
          <w:rPrChange w:id="53" w:author="Chris NGUGABE" w:date="2024-01-05T12:09:00Z">
            <w:rPr>
              <w:rFonts w:ascii="Times New Roman" w:hAnsi="Times New Roman" w:cs="Times New Roman"/>
              <w:sz w:val="24"/>
              <w:szCs w:val="24"/>
              <w:lang w:val="en-GB"/>
            </w:rPr>
          </w:rPrChange>
        </w:rPr>
        <w:t xml:space="preserve">, </w:t>
      </w:r>
      <w:r w:rsidR="00794035" w:rsidRPr="00E631F1">
        <w:rPr>
          <w:rFonts w:ascii="Times New Roman" w:hAnsi="Times New Roman" w:cs="Times New Roman"/>
          <w:color w:val="7030A0"/>
          <w:sz w:val="24"/>
          <w:szCs w:val="24"/>
          <w:lang w:val="en-GB"/>
          <w:rPrChange w:id="54" w:author="Chris NGUGABE" w:date="2024-01-05T12:09:00Z">
            <w:rPr>
              <w:rFonts w:ascii="Times New Roman" w:hAnsi="Times New Roman" w:cs="Times New Roman"/>
              <w:sz w:val="24"/>
              <w:szCs w:val="24"/>
              <w:lang w:val="en-GB"/>
            </w:rPr>
          </w:rPrChange>
        </w:rPr>
        <w:t>boost</w:t>
      </w:r>
      <w:r w:rsidRPr="00E631F1">
        <w:rPr>
          <w:rFonts w:ascii="Times New Roman" w:hAnsi="Times New Roman" w:cs="Times New Roman"/>
          <w:color w:val="7030A0"/>
          <w:sz w:val="24"/>
          <w:szCs w:val="24"/>
          <w:lang w:val="en-GB"/>
          <w:rPrChange w:id="55" w:author="Chris NGUGABE" w:date="2024-01-05T12:09:00Z">
            <w:rPr>
              <w:rFonts w:ascii="Times New Roman" w:hAnsi="Times New Roman" w:cs="Times New Roman"/>
              <w:sz w:val="24"/>
              <w:szCs w:val="24"/>
              <w:lang w:val="en-GB"/>
            </w:rPr>
          </w:rPrChange>
        </w:rPr>
        <w:t xml:space="preserve">ing tourism and </w:t>
      </w:r>
      <w:r w:rsidR="00CF3F22" w:rsidRPr="00E631F1">
        <w:rPr>
          <w:rFonts w:ascii="Times New Roman" w:hAnsi="Times New Roman" w:cs="Times New Roman"/>
          <w:color w:val="7030A0"/>
          <w:sz w:val="24"/>
          <w:szCs w:val="24"/>
          <w:lang w:val="en-GB"/>
          <w:rPrChange w:id="56" w:author="Chris NGUGABE" w:date="2024-01-05T12:09:00Z">
            <w:rPr>
              <w:rFonts w:ascii="Times New Roman" w:hAnsi="Times New Roman" w:cs="Times New Roman"/>
              <w:sz w:val="24"/>
              <w:szCs w:val="24"/>
              <w:lang w:val="en-GB"/>
            </w:rPr>
          </w:rPrChange>
        </w:rPr>
        <w:t xml:space="preserve">a </w:t>
      </w:r>
      <w:r w:rsidR="008239B0" w:rsidRPr="00E631F1">
        <w:rPr>
          <w:rFonts w:ascii="Times New Roman" w:hAnsi="Times New Roman" w:cs="Times New Roman"/>
          <w:color w:val="7030A0"/>
          <w:sz w:val="24"/>
          <w:szCs w:val="24"/>
          <w:lang w:val="en-GB"/>
          <w:rPrChange w:id="57" w:author="Chris NGUGABE" w:date="2024-01-05T12:09:00Z">
            <w:rPr>
              <w:rFonts w:ascii="Times New Roman" w:hAnsi="Times New Roman" w:cs="Times New Roman"/>
              <w:sz w:val="24"/>
              <w:szCs w:val="24"/>
              <w:lang w:val="en-GB"/>
            </w:rPr>
          </w:rPrChange>
        </w:rPr>
        <w:t xml:space="preserve">few </w:t>
      </w:r>
      <w:r w:rsidRPr="00E631F1">
        <w:rPr>
          <w:rFonts w:ascii="Times New Roman" w:hAnsi="Times New Roman" w:cs="Times New Roman"/>
          <w:color w:val="7030A0"/>
          <w:sz w:val="24"/>
          <w:szCs w:val="24"/>
          <w:lang w:val="en-GB"/>
          <w:rPrChange w:id="58" w:author="Chris NGUGABE" w:date="2024-01-05T12:09:00Z">
            <w:rPr>
              <w:rFonts w:ascii="Times New Roman" w:hAnsi="Times New Roman" w:cs="Times New Roman"/>
              <w:sz w:val="24"/>
              <w:szCs w:val="24"/>
              <w:lang w:val="en-GB"/>
            </w:rPr>
          </w:rPrChange>
        </w:rPr>
        <w:t xml:space="preserve">commodity exports. </w:t>
      </w:r>
      <w:r>
        <w:rPr>
          <w:rFonts w:ascii="Times New Roman" w:hAnsi="Times New Roman" w:cs="Times New Roman"/>
          <w:sz w:val="24"/>
          <w:szCs w:val="24"/>
          <w:lang w:val="en-GB"/>
        </w:rPr>
        <w:t>I</w:t>
      </w:r>
      <w:r w:rsidR="00947DA5">
        <w:rPr>
          <w:rFonts w:ascii="Times New Roman" w:hAnsi="Times New Roman" w:cs="Times New Roman"/>
          <w:sz w:val="24"/>
          <w:szCs w:val="24"/>
          <w:lang w:val="en-GB"/>
        </w:rPr>
        <w:t xml:space="preserve">nternational interest rates </w:t>
      </w:r>
      <w:r w:rsidR="00CF3F22">
        <w:rPr>
          <w:rFonts w:ascii="Times New Roman" w:hAnsi="Times New Roman" w:cs="Times New Roman"/>
          <w:sz w:val="24"/>
          <w:szCs w:val="24"/>
          <w:lang w:val="en-GB"/>
        </w:rPr>
        <w:t>were</w:t>
      </w:r>
      <w:r w:rsidR="00947DA5">
        <w:rPr>
          <w:rFonts w:ascii="Times New Roman" w:hAnsi="Times New Roman" w:cs="Times New Roman"/>
          <w:sz w:val="24"/>
          <w:szCs w:val="24"/>
          <w:lang w:val="en-GB"/>
        </w:rPr>
        <w:t xml:space="preserve"> </w:t>
      </w:r>
      <w:r w:rsidR="000E594F">
        <w:rPr>
          <w:rFonts w:ascii="Times New Roman" w:hAnsi="Times New Roman" w:cs="Times New Roman"/>
          <w:sz w:val="24"/>
          <w:szCs w:val="24"/>
          <w:lang w:val="en-GB"/>
        </w:rPr>
        <w:t>be</w:t>
      </w:r>
      <w:r w:rsidR="00947DA5">
        <w:rPr>
          <w:rFonts w:ascii="Times New Roman" w:hAnsi="Times New Roman" w:cs="Times New Roman"/>
          <w:sz w:val="24"/>
          <w:szCs w:val="24"/>
          <w:lang w:val="en-GB"/>
        </w:rPr>
        <w:t xml:space="preserve">low </w:t>
      </w:r>
      <w:r w:rsidR="00CF3F22">
        <w:rPr>
          <w:rFonts w:ascii="Times New Roman" w:hAnsi="Times New Roman" w:cs="Times New Roman"/>
          <w:sz w:val="24"/>
          <w:szCs w:val="24"/>
          <w:lang w:val="en-GB"/>
        </w:rPr>
        <w:t>2%</w:t>
      </w:r>
      <w:r w:rsidR="000E594F">
        <w:rPr>
          <w:rFonts w:ascii="Times New Roman" w:hAnsi="Times New Roman" w:cs="Times New Roman"/>
          <w:sz w:val="24"/>
          <w:szCs w:val="24"/>
          <w:lang w:val="en-GB"/>
        </w:rPr>
        <w:t xml:space="preserve"> </w:t>
      </w:r>
      <w:r w:rsidR="00CF3F22">
        <w:rPr>
          <w:rFonts w:ascii="Times New Roman" w:hAnsi="Times New Roman" w:cs="Times New Roman"/>
          <w:sz w:val="24"/>
          <w:szCs w:val="24"/>
          <w:lang w:val="en-GB"/>
        </w:rPr>
        <w:t>until 2022 when they started to increase as monetary policies tightened around the world to combat inflation</w:t>
      </w:r>
      <w:r w:rsidR="005320A4">
        <w:rPr>
          <w:rFonts w:ascii="Times New Roman" w:hAnsi="Times New Roman" w:cs="Times New Roman"/>
          <w:sz w:val="24"/>
          <w:szCs w:val="24"/>
          <w:lang w:val="en-GB"/>
        </w:rPr>
        <w:t xml:space="preserve"> induced by post-Covid pent-up demand, supply chain disruptions, and the war in Ukraine. However, interest rates</w:t>
      </w:r>
      <w:r w:rsidR="00CF3F22">
        <w:rPr>
          <w:rFonts w:ascii="Times New Roman" w:hAnsi="Times New Roman" w:cs="Times New Roman"/>
          <w:sz w:val="24"/>
          <w:szCs w:val="24"/>
          <w:lang w:val="en-GB"/>
        </w:rPr>
        <w:t xml:space="preserve"> remained n</w:t>
      </w:r>
      <w:r>
        <w:rPr>
          <w:rFonts w:ascii="Times New Roman" w:hAnsi="Times New Roman" w:cs="Times New Roman"/>
          <w:sz w:val="24"/>
          <w:szCs w:val="24"/>
          <w:lang w:val="en-GB"/>
        </w:rPr>
        <w:t xml:space="preserve">egative in real terms. </w:t>
      </w:r>
    </w:p>
    <w:p w14:paraId="24F9FF1D" w14:textId="77777777" w:rsidR="00F10E04" w:rsidRDefault="001105AC" w:rsidP="00FC301B">
      <w:pPr>
        <w:spacing w:before="120"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Prices of Rwanda’s exports rose </w:t>
      </w:r>
      <w:r w:rsidR="000E594F">
        <w:rPr>
          <w:rFonts w:ascii="Times New Roman" w:hAnsi="Times New Roman" w:cs="Times New Roman"/>
          <w:sz w:val="24"/>
          <w:szCs w:val="24"/>
          <w:lang w:val="en-GB"/>
        </w:rPr>
        <w:t>much</w:t>
      </w:r>
      <w:r>
        <w:rPr>
          <w:rFonts w:ascii="Times New Roman" w:hAnsi="Times New Roman" w:cs="Times New Roman"/>
          <w:sz w:val="24"/>
          <w:szCs w:val="24"/>
          <w:lang w:val="en-GB"/>
        </w:rPr>
        <w:t xml:space="preserve"> in 2021-2</w:t>
      </w:r>
      <w:r w:rsidR="00CF3F22">
        <w:rPr>
          <w:rFonts w:ascii="Times New Roman" w:hAnsi="Times New Roman" w:cs="Times New Roman"/>
          <w:sz w:val="24"/>
          <w:szCs w:val="24"/>
          <w:lang w:val="en-GB"/>
        </w:rPr>
        <w:t>3</w:t>
      </w:r>
      <w:r>
        <w:rPr>
          <w:rFonts w:ascii="Times New Roman" w:hAnsi="Times New Roman" w:cs="Times New Roman"/>
          <w:sz w:val="24"/>
          <w:szCs w:val="24"/>
          <w:lang w:val="en-GB"/>
        </w:rPr>
        <w:t xml:space="preserve"> </w:t>
      </w:r>
      <w:r w:rsidR="00717D3C">
        <w:rPr>
          <w:rFonts w:ascii="Times New Roman" w:hAnsi="Times New Roman" w:cs="Times New Roman"/>
          <w:sz w:val="24"/>
          <w:szCs w:val="24"/>
          <w:lang w:val="en-GB"/>
        </w:rPr>
        <w:t>(coffee, tea, metal</w:t>
      </w:r>
      <w:r w:rsidR="00DE5030">
        <w:rPr>
          <w:rFonts w:ascii="Times New Roman" w:hAnsi="Times New Roman" w:cs="Times New Roman"/>
          <w:sz w:val="24"/>
          <w:szCs w:val="24"/>
          <w:lang w:val="en-GB"/>
        </w:rPr>
        <w:t>s</w:t>
      </w:r>
      <w:r>
        <w:rPr>
          <w:rFonts w:ascii="Times New Roman" w:hAnsi="Times New Roman" w:cs="Times New Roman"/>
          <w:sz w:val="24"/>
          <w:szCs w:val="24"/>
          <w:lang w:val="en-GB"/>
        </w:rPr>
        <w:t>)</w:t>
      </w:r>
      <w:r w:rsidR="00FC301B">
        <w:rPr>
          <w:rFonts w:ascii="Times New Roman" w:hAnsi="Times New Roman" w:cs="Times New Roman"/>
          <w:sz w:val="24"/>
          <w:szCs w:val="24"/>
          <w:lang w:val="en-GB"/>
        </w:rPr>
        <w:t>, but</w:t>
      </w:r>
      <w:r>
        <w:rPr>
          <w:rFonts w:ascii="Times New Roman" w:hAnsi="Times New Roman" w:cs="Times New Roman"/>
          <w:sz w:val="24"/>
          <w:szCs w:val="24"/>
          <w:lang w:val="en-GB"/>
        </w:rPr>
        <w:t xml:space="preserve"> sharp increases in import prices more than offset </w:t>
      </w:r>
      <w:r w:rsidR="00DE5030">
        <w:rPr>
          <w:rFonts w:ascii="Times New Roman" w:hAnsi="Times New Roman" w:cs="Times New Roman"/>
          <w:sz w:val="24"/>
          <w:szCs w:val="24"/>
          <w:lang w:val="en-GB"/>
        </w:rPr>
        <w:t xml:space="preserve">the </w:t>
      </w:r>
      <w:proofErr w:type="spellStart"/>
      <w:r>
        <w:rPr>
          <w:rFonts w:ascii="Times New Roman" w:hAnsi="Times New Roman" w:cs="Times New Roman"/>
          <w:sz w:val="24"/>
          <w:szCs w:val="24"/>
          <w:lang w:val="en-GB"/>
        </w:rPr>
        <w:t>favorable</w:t>
      </w:r>
      <w:proofErr w:type="spellEnd"/>
      <w:r>
        <w:rPr>
          <w:rFonts w:ascii="Times New Roman" w:hAnsi="Times New Roman" w:cs="Times New Roman"/>
          <w:sz w:val="24"/>
          <w:szCs w:val="24"/>
          <w:lang w:val="en-GB"/>
        </w:rPr>
        <w:t xml:space="preserve"> export prices. P</w:t>
      </w:r>
      <w:r w:rsidR="009F1477">
        <w:rPr>
          <w:rFonts w:ascii="Times New Roman" w:hAnsi="Times New Roman" w:cs="Times New Roman"/>
          <w:sz w:val="24"/>
          <w:szCs w:val="24"/>
          <w:lang w:val="en-GB"/>
        </w:rPr>
        <w:t>etroleum</w:t>
      </w:r>
      <w:r>
        <w:rPr>
          <w:rFonts w:ascii="Times New Roman" w:hAnsi="Times New Roman" w:cs="Times New Roman"/>
          <w:sz w:val="24"/>
          <w:szCs w:val="24"/>
          <w:lang w:val="en-GB"/>
        </w:rPr>
        <w:t xml:space="preserve"> </w:t>
      </w:r>
      <w:r w:rsidR="009F1477">
        <w:rPr>
          <w:rFonts w:ascii="Times New Roman" w:hAnsi="Times New Roman" w:cs="Times New Roman"/>
          <w:sz w:val="24"/>
          <w:szCs w:val="24"/>
          <w:lang w:val="en-GB"/>
        </w:rPr>
        <w:t xml:space="preserve">import </w:t>
      </w:r>
      <w:r w:rsidR="00A45703" w:rsidRPr="00717D3C">
        <w:rPr>
          <w:rFonts w:ascii="Times New Roman" w:hAnsi="Times New Roman" w:cs="Times New Roman"/>
          <w:sz w:val="24"/>
          <w:szCs w:val="24"/>
          <w:lang w:val="en-GB"/>
        </w:rPr>
        <w:t>prices</w:t>
      </w:r>
      <w:r w:rsidR="009F1477">
        <w:rPr>
          <w:rFonts w:ascii="Times New Roman" w:hAnsi="Times New Roman" w:cs="Times New Roman"/>
          <w:sz w:val="24"/>
          <w:szCs w:val="24"/>
          <w:lang w:val="en-GB"/>
        </w:rPr>
        <w:t xml:space="preserve"> double</w:t>
      </w:r>
      <w:r w:rsidR="00947DA5">
        <w:rPr>
          <w:rFonts w:ascii="Times New Roman" w:hAnsi="Times New Roman" w:cs="Times New Roman"/>
          <w:sz w:val="24"/>
          <w:szCs w:val="24"/>
          <w:lang w:val="en-GB"/>
        </w:rPr>
        <w:t>d</w:t>
      </w:r>
      <w:r w:rsidR="009F1477">
        <w:rPr>
          <w:rFonts w:ascii="Times New Roman" w:hAnsi="Times New Roman" w:cs="Times New Roman"/>
          <w:sz w:val="24"/>
          <w:szCs w:val="24"/>
          <w:lang w:val="en-GB"/>
        </w:rPr>
        <w:t xml:space="preserve"> during 2021-22</w:t>
      </w:r>
      <w:r w:rsidR="00F10E04">
        <w:rPr>
          <w:rFonts w:ascii="Times New Roman" w:hAnsi="Times New Roman" w:cs="Times New Roman"/>
          <w:sz w:val="24"/>
          <w:szCs w:val="24"/>
          <w:lang w:val="en-GB"/>
        </w:rPr>
        <w:t xml:space="preserve"> a</w:t>
      </w:r>
      <w:r w:rsidR="005320A4">
        <w:rPr>
          <w:rFonts w:ascii="Times New Roman" w:hAnsi="Times New Roman" w:cs="Times New Roman"/>
          <w:sz w:val="24"/>
          <w:szCs w:val="24"/>
          <w:lang w:val="en-GB"/>
        </w:rPr>
        <w:t>nd stayed high in 2023</w:t>
      </w:r>
      <w:r w:rsidR="00A90F88">
        <w:rPr>
          <w:rFonts w:ascii="Times New Roman" w:hAnsi="Times New Roman" w:cs="Times New Roman"/>
          <w:sz w:val="24"/>
          <w:szCs w:val="24"/>
          <w:lang w:val="en-GB"/>
        </w:rPr>
        <w:t>,</w:t>
      </w:r>
      <w:r>
        <w:rPr>
          <w:rFonts w:ascii="Times New Roman" w:hAnsi="Times New Roman" w:cs="Times New Roman"/>
          <w:sz w:val="24"/>
          <w:szCs w:val="24"/>
          <w:lang w:val="en-GB"/>
        </w:rPr>
        <w:t xml:space="preserve"> and </w:t>
      </w:r>
      <w:r w:rsidR="00975080">
        <w:rPr>
          <w:rFonts w:ascii="Times New Roman" w:hAnsi="Times New Roman" w:cs="Times New Roman"/>
          <w:sz w:val="24"/>
          <w:szCs w:val="24"/>
          <w:lang w:val="en-GB"/>
        </w:rPr>
        <w:t xml:space="preserve">world food prices rose </w:t>
      </w:r>
      <w:r w:rsidR="009A445A">
        <w:rPr>
          <w:rFonts w:ascii="Times New Roman" w:hAnsi="Times New Roman" w:cs="Times New Roman"/>
          <w:sz w:val="24"/>
          <w:szCs w:val="24"/>
          <w:lang w:val="en-GB"/>
        </w:rPr>
        <w:t>steeply</w:t>
      </w:r>
      <w:r w:rsidR="00975080">
        <w:rPr>
          <w:rFonts w:ascii="Times New Roman" w:hAnsi="Times New Roman" w:cs="Times New Roman"/>
          <w:sz w:val="24"/>
          <w:szCs w:val="24"/>
          <w:lang w:val="en-GB"/>
        </w:rPr>
        <w:t xml:space="preserve"> from </w:t>
      </w:r>
      <w:r w:rsidR="00FC301B">
        <w:rPr>
          <w:rFonts w:ascii="Times New Roman" w:hAnsi="Times New Roman" w:cs="Times New Roman"/>
          <w:sz w:val="24"/>
          <w:szCs w:val="24"/>
          <w:lang w:val="en-GB"/>
        </w:rPr>
        <w:t xml:space="preserve">early </w:t>
      </w:r>
      <w:r w:rsidR="00975080">
        <w:rPr>
          <w:rFonts w:ascii="Times New Roman" w:hAnsi="Times New Roman" w:cs="Times New Roman"/>
          <w:sz w:val="24"/>
          <w:szCs w:val="24"/>
          <w:lang w:val="en-GB"/>
        </w:rPr>
        <w:t xml:space="preserve">2021 and </w:t>
      </w:r>
      <w:r w:rsidR="000E594F">
        <w:rPr>
          <w:rFonts w:ascii="Times New Roman" w:hAnsi="Times New Roman" w:cs="Times New Roman"/>
          <w:sz w:val="24"/>
          <w:szCs w:val="24"/>
          <w:lang w:val="en-GB"/>
        </w:rPr>
        <w:t xml:space="preserve">were </w:t>
      </w:r>
      <w:r w:rsidR="00FC301B">
        <w:rPr>
          <w:rFonts w:ascii="Times New Roman" w:hAnsi="Times New Roman" w:cs="Times New Roman"/>
          <w:sz w:val="24"/>
          <w:szCs w:val="24"/>
          <w:lang w:val="en-GB"/>
        </w:rPr>
        <w:t>some</w:t>
      </w:r>
      <w:r w:rsidR="000E594F">
        <w:rPr>
          <w:rFonts w:ascii="Times New Roman" w:hAnsi="Times New Roman" w:cs="Times New Roman"/>
          <w:sz w:val="24"/>
          <w:szCs w:val="24"/>
          <w:lang w:val="en-GB"/>
        </w:rPr>
        <w:t xml:space="preserve"> 40</w:t>
      </w:r>
      <w:r w:rsidR="00975080">
        <w:rPr>
          <w:rFonts w:ascii="Times New Roman" w:hAnsi="Times New Roman" w:cs="Times New Roman"/>
          <w:sz w:val="24"/>
          <w:szCs w:val="24"/>
          <w:lang w:val="en-GB"/>
        </w:rPr>
        <w:t xml:space="preserve">% above </w:t>
      </w:r>
      <w:r w:rsidR="000E594F">
        <w:rPr>
          <w:rFonts w:ascii="Times New Roman" w:hAnsi="Times New Roman" w:cs="Times New Roman"/>
          <w:sz w:val="24"/>
          <w:szCs w:val="24"/>
          <w:lang w:val="en-GB"/>
        </w:rPr>
        <w:t xml:space="preserve">their 2019-20 level </w:t>
      </w:r>
      <w:r w:rsidR="00975080">
        <w:rPr>
          <w:rFonts w:ascii="Times New Roman" w:hAnsi="Times New Roman" w:cs="Times New Roman"/>
          <w:sz w:val="24"/>
          <w:szCs w:val="24"/>
          <w:lang w:val="en-GB"/>
        </w:rPr>
        <w:t>during 2021-2</w:t>
      </w:r>
      <w:r w:rsidR="005320A4">
        <w:rPr>
          <w:rFonts w:ascii="Times New Roman" w:hAnsi="Times New Roman" w:cs="Times New Roman"/>
          <w:sz w:val="24"/>
          <w:szCs w:val="24"/>
          <w:lang w:val="en-GB"/>
        </w:rPr>
        <w:t>3</w:t>
      </w:r>
      <w:r>
        <w:rPr>
          <w:rFonts w:ascii="Times New Roman" w:hAnsi="Times New Roman" w:cs="Times New Roman"/>
          <w:sz w:val="24"/>
          <w:szCs w:val="24"/>
          <w:lang w:val="en-GB"/>
        </w:rPr>
        <w:t xml:space="preserve">. </w:t>
      </w:r>
      <w:r w:rsidR="005320A4">
        <w:rPr>
          <w:rFonts w:ascii="Times New Roman" w:hAnsi="Times New Roman" w:cs="Times New Roman"/>
          <w:sz w:val="24"/>
          <w:szCs w:val="24"/>
          <w:lang w:val="en-GB"/>
        </w:rPr>
        <w:t>M</w:t>
      </w:r>
      <w:r w:rsidR="006D58BB">
        <w:rPr>
          <w:rFonts w:ascii="Times New Roman" w:hAnsi="Times New Roman" w:cs="Times New Roman"/>
          <w:sz w:val="24"/>
          <w:szCs w:val="24"/>
          <w:lang w:val="en-GB"/>
        </w:rPr>
        <w:t xml:space="preserve">anufacturing prices also rose due to supply bottlenecks. </w:t>
      </w:r>
      <w:commentRangeStart w:id="59"/>
      <w:r w:rsidR="006D58BB" w:rsidRPr="00ED5B7F">
        <w:rPr>
          <w:rFonts w:ascii="Times New Roman" w:hAnsi="Times New Roman" w:cs="Times New Roman"/>
          <w:color w:val="7030A0"/>
          <w:sz w:val="24"/>
          <w:szCs w:val="24"/>
          <w:lang w:val="en-GB"/>
          <w:rPrChange w:id="60" w:author="Chris NGUGABE" w:date="2024-01-05T12:11:00Z">
            <w:rPr>
              <w:rFonts w:ascii="Times New Roman" w:hAnsi="Times New Roman" w:cs="Times New Roman"/>
              <w:sz w:val="24"/>
              <w:szCs w:val="24"/>
              <w:lang w:val="en-GB"/>
            </w:rPr>
          </w:rPrChange>
        </w:rPr>
        <w:t xml:space="preserve">Thus, Rwanda’s import prices as measured in WEO-GEE </w:t>
      </w:r>
      <w:r w:rsidR="002101CA" w:rsidRPr="00ED5B7F">
        <w:rPr>
          <w:rFonts w:ascii="Times New Roman" w:hAnsi="Times New Roman" w:cs="Times New Roman"/>
          <w:color w:val="7030A0"/>
          <w:sz w:val="24"/>
          <w:szCs w:val="24"/>
          <w:lang w:val="en-GB"/>
          <w:rPrChange w:id="61" w:author="Chris NGUGABE" w:date="2024-01-05T12:11:00Z">
            <w:rPr>
              <w:rFonts w:ascii="Times New Roman" w:hAnsi="Times New Roman" w:cs="Times New Roman"/>
              <w:sz w:val="24"/>
              <w:szCs w:val="24"/>
              <w:lang w:val="en-GB"/>
            </w:rPr>
          </w:rPrChange>
        </w:rPr>
        <w:t>ro</w:t>
      </w:r>
      <w:r w:rsidR="00052A98" w:rsidRPr="00ED5B7F">
        <w:rPr>
          <w:rFonts w:ascii="Times New Roman" w:hAnsi="Times New Roman" w:cs="Times New Roman"/>
          <w:color w:val="7030A0"/>
          <w:sz w:val="24"/>
          <w:szCs w:val="24"/>
          <w:lang w:val="en-GB"/>
          <w:rPrChange w:id="62" w:author="Chris NGUGABE" w:date="2024-01-05T12:11:00Z">
            <w:rPr>
              <w:rFonts w:ascii="Times New Roman" w:hAnsi="Times New Roman" w:cs="Times New Roman"/>
              <w:sz w:val="24"/>
              <w:szCs w:val="24"/>
              <w:lang w:val="en-GB"/>
            </w:rPr>
          </w:rPrChange>
        </w:rPr>
        <w:t>s</w:t>
      </w:r>
      <w:r w:rsidR="002101CA" w:rsidRPr="00ED5B7F">
        <w:rPr>
          <w:rFonts w:ascii="Times New Roman" w:hAnsi="Times New Roman" w:cs="Times New Roman"/>
          <w:color w:val="7030A0"/>
          <w:sz w:val="24"/>
          <w:szCs w:val="24"/>
          <w:lang w:val="en-GB"/>
          <w:rPrChange w:id="63" w:author="Chris NGUGABE" w:date="2024-01-05T12:11:00Z">
            <w:rPr>
              <w:rFonts w:ascii="Times New Roman" w:hAnsi="Times New Roman" w:cs="Times New Roman"/>
              <w:sz w:val="24"/>
              <w:szCs w:val="24"/>
              <w:lang w:val="en-GB"/>
            </w:rPr>
          </w:rPrChange>
        </w:rPr>
        <w:t>e sharply in 2021-22 before stabilizing in 2023. As a result, the</w:t>
      </w:r>
      <w:r w:rsidR="00DE5030" w:rsidRPr="00ED5B7F">
        <w:rPr>
          <w:rFonts w:ascii="Times New Roman" w:hAnsi="Times New Roman" w:cs="Times New Roman"/>
          <w:color w:val="7030A0"/>
          <w:sz w:val="24"/>
          <w:szCs w:val="24"/>
          <w:lang w:val="en-GB"/>
          <w:rPrChange w:id="64" w:author="Chris NGUGABE" w:date="2024-01-05T12:11:00Z">
            <w:rPr>
              <w:rFonts w:ascii="Times New Roman" w:hAnsi="Times New Roman" w:cs="Times New Roman"/>
              <w:sz w:val="24"/>
              <w:szCs w:val="24"/>
              <w:lang w:val="en-GB"/>
            </w:rPr>
          </w:rPrChange>
        </w:rPr>
        <w:t xml:space="preserve"> </w:t>
      </w:r>
      <w:r w:rsidR="006D58BB" w:rsidRPr="00ED5B7F">
        <w:rPr>
          <w:rFonts w:ascii="Times New Roman" w:hAnsi="Times New Roman" w:cs="Times New Roman"/>
          <w:color w:val="7030A0"/>
          <w:sz w:val="24"/>
          <w:szCs w:val="24"/>
          <w:lang w:val="en-GB"/>
          <w:rPrChange w:id="65" w:author="Chris NGUGABE" w:date="2024-01-05T12:11:00Z">
            <w:rPr>
              <w:rFonts w:ascii="Times New Roman" w:hAnsi="Times New Roman" w:cs="Times New Roman"/>
              <w:sz w:val="24"/>
              <w:szCs w:val="24"/>
              <w:lang w:val="en-GB"/>
            </w:rPr>
          </w:rPrChange>
        </w:rPr>
        <w:t xml:space="preserve">commodity terms of trade fell by a cumulative </w:t>
      </w:r>
      <w:r w:rsidR="00052A98" w:rsidRPr="00ED5B7F">
        <w:rPr>
          <w:rFonts w:ascii="Times New Roman" w:hAnsi="Times New Roman" w:cs="Times New Roman"/>
          <w:color w:val="7030A0"/>
          <w:sz w:val="24"/>
          <w:szCs w:val="24"/>
          <w:lang w:val="en-GB"/>
          <w:rPrChange w:id="66" w:author="Chris NGUGABE" w:date="2024-01-05T12:11:00Z">
            <w:rPr>
              <w:rFonts w:ascii="Times New Roman" w:hAnsi="Times New Roman" w:cs="Times New Roman"/>
              <w:sz w:val="24"/>
              <w:szCs w:val="24"/>
              <w:lang w:val="en-GB"/>
            </w:rPr>
          </w:rPrChange>
        </w:rPr>
        <w:t>6</w:t>
      </w:r>
      <w:r w:rsidR="006D58BB" w:rsidRPr="00ED5B7F">
        <w:rPr>
          <w:rFonts w:ascii="Times New Roman" w:hAnsi="Times New Roman" w:cs="Times New Roman"/>
          <w:color w:val="7030A0"/>
          <w:sz w:val="24"/>
          <w:szCs w:val="24"/>
          <w:lang w:val="en-GB"/>
          <w:rPrChange w:id="67" w:author="Chris NGUGABE" w:date="2024-01-05T12:11:00Z">
            <w:rPr>
              <w:rFonts w:ascii="Times New Roman" w:hAnsi="Times New Roman" w:cs="Times New Roman"/>
              <w:sz w:val="24"/>
              <w:szCs w:val="24"/>
              <w:lang w:val="en-GB"/>
            </w:rPr>
          </w:rPrChange>
        </w:rPr>
        <w:t>%</w:t>
      </w:r>
      <w:r w:rsidR="005320A4" w:rsidRPr="00ED5B7F">
        <w:rPr>
          <w:rFonts w:ascii="Times New Roman" w:hAnsi="Times New Roman" w:cs="Times New Roman"/>
          <w:color w:val="7030A0"/>
          <w:sz w:val="24"/>
          <w:szCs w:val="24"/>
          <w:lang w:val="en-GB"/>
          <w:rPrChange w:id="68" w:author="Chris NGUGABE" w:date="2024-01-05T12:11:00Z">
            <w:rPr>
              <w:rFonts w:ascii="Times New Roman" w:hAnsi="Times New Roman" w:cs="Times New Roman"/>
              <w:sz w:val="24"/>
              <w:szCs w:val="24"/>
              <w:lang w:val="en-GB"/>
            </w:rPr>
          </w:rPrChange>
        </w:rPr>
        <w:t xml:space="preserve"> during 2021-23</w:t>
      </w:r>
      <w:commentRangeEnd w:id="59"/>
      <w:r w:rsidR="005B5027">
        <w:rPr>
          <w:rStyle w:val="CommentReference"/>
        </w:rPr>
        <w:commentReference w:id="59"/>
      </w:r>
      <w:r w:rsidR="005320A4">
        <w:rPr>
          <w:rFonts w:ascii="Times New Roman" w:hAnsi="Times New Roman" w:cs="Times New Roman"/>
          <w:sz w:val="24"/>
          <w:szCs w:val="24"/>
          <w:lang w:val="en-GB"/>
        </w:rPr>
        <w:t>.</w:t>
      </w:r>
    </w:p>
    <w:p w14:paraId="25BCAFFD" w14:textId="77777777" w:rsidR="00A6114A" w:rsidRPr="00242E78" w:rsidRDefault="00A6114A">
      <w:pPr>
        <w:pStyle w:val="Heading2"/>
        <w:numPr>
          <w:ilvl w:val="1"/>
          <w:numId w:val="1"/>
        </w:numPr>
        <w:spacing w:after="120"/>
        <w:ind w:left="504" w:hanging="72"/>
        <w:rPr>
          <w:rFonts w:ascii="Times New Roman" w:hAnsi="Times New Roman" w:cs="Times New Roman"/>
          <w:b/>
          <w:bCs/>
          <w:lang w:val="en-GB"/>
        </w:rPr>
      </w:pPr>
      <w:bookmarkStart w:id="69" w:name="_Toc154000830"/>
      <w:r w:rsidRPr="00242E78">
        <w:rPr>
          <w:rFonts w:ascii="Times New Roman" w:hAnsi="Times New Roman" w:cs="Times New Roman"/>
          <w:b/>
          <w:bCs/>
          <w:lang w:val="en-GB"/>
        </w:rPr>
        <w:t>Outpu</w:t>
      </w:r>
      <w:r w:rsidRPr="00FF2A12">
        <w:rPr>
          <w:rFonts w:ascii="Times New Roman" w:hAnsi="Times New Roman" w:cs="Times New Roman"/>
          <w:b/>
          <w:bCs/>
          <w:lang w:val="en-GB"/>
        </w:rPr>
        <w:t xml:space="preserve">t and </w:t>
      </w:r>
      <w:r w:rsidRPr="00242E78">
        <w:rPr>
          <w:rFonts w:ascii="Times New Roman" w:hAnsi="Times New Roman" w:cs="Times New Roman"/>
          <w:b/>
          <w:bCs/>
          <w:lang w:val="en-GB"/>
        </w:rPr>
        <w:t>final demand</w:t>
      </w:r>
      <w:r w:rsidR="00495846">
        <w:rPr>
          <w:rFonts w:ascii="Times New Roman" w:hAnsi="Times New Roman" w:cs="Times New Roman"/>
          <w:b/>
          <w:bCs/>
          <w:lang w:val="en-GB"/>
        </w:rPr>
        <w:t>s</w:t>
      </w:r>
      <w:bookmarkEnd w:id="69"/>
    </w:p>
    <w:p w14:paraId="52B83614" w14:textId="3ED2AB06" w:rsidR="00F22651" w:rsidRPr="00C803BA" w:rsidRDefault="00F22651" w:rsidP="009E783D">
      <w:pPr>
        <w:spacing w:after="0"/>
        <w:jc w:val="both"/>
        <w:rPr>
          <w:rFonts w:ascii="Times New Roman" w:hAnsi="Times New Roman" w:cs="Times New Roman"/>
          <w:noProof/>
          <w:color w:val="C00000"/>
          <w:sz w:val="24"/>
          <w:szCs w:val="24"/>
          <w:rPrChange w:id="70" w:author="Chris NGUGABE" w:date="2024-01-10T17:07:00Z">
            <w:rPr>
              <w:rFonts w:ascii="Times New Roman" w:hAnsi="Times New Roman" w:cs="Times New Roman"/>
              <w:noProof/>
              <w:sz w:val="24"/>
              <w:szCs w:val="24"/>
            </w:rPr>
          </w:rPrChange>
        </w:rPr>
      </w:pPr>
      <w:r w:rsidRPr="00FF2A12">
        <w:rPr>
          <w:rFonts w:ascii="Times New Roman" w:hAnsi="Times New Roman" w:cs="Times New Roman"/>
          <w:b/>
          <w:bCs/>
          <w:color w:val="2F5496" w:themeColor="accent1" w:themeShade="BF"/>
          <w:sz w:val="24"/>
          <w:szCs w:val="24"/>
        </w:rPr>
        <w:t>Output.</w:t>
      </w:r>
      <w:r w:rsidRPr="00FF2A12">
        <w:rPr>
          <w:rFonts w:ascii="Times New Roman" w:hAnsi="Times New Roman" w:cs="Times New Roman"/>
          <w:color w:val="2F5496" w:themeColor="accent1" w:themeShade="BF"/>
          <w:sz w:val="24"/>
          <w:szCs w:val="24"/>
        </w:rPr>
        <w:t xml:space="preserve"> </w:t>
      </w:r>
      <w:r w:rsidR="00B07A55" w:rsidRPr="00AC2FDC">
        <w:rPr>
          <w:rFonts w:ascii="Times New Roman" w:hAnsi="Times New Roman" w:cs="Times New Roman"/>
          <w:color w:val="000000" w:themeColor="text1"/>
          <w:sz w:val="24"/>
          <w:szCs w:val="24"/>
        </w:rPr>
        <w:t>Real</w:t>
      </w:r>
      <w:r w:rsidR="00B07A55">
        <w:rPr>
          <w:rFonts w:ascii="Times New Roman" w:hAnsi="Times New Roman" w:cs="Times New Roman"/>
          <w:color w:val="2F5496" w:themeColor="accent1" w:themeShade="BF"/>
          <w:sz w:val="24"/>
          <w:szCs w:val="24"/>
        </w:rPr>
        <w:t xml:space="preserve"> </w:t>
      </w:r>
      <w:r w:rsidR="003A074E" w:rsidRPr="00BF5A77">
        <w:rPr>
          <w:rFonts w:ascii="Times New Roman" w:hAnsi="Times New Roman" w:cs="Times New Roman"/>
          <w:sz w:val="24"/>
          <w:szCs w:val="24"/>
        </w:rPr>
        <w:t xml:space="preserve">GDP growth </w:t>
      </w:r>
      <w:r w:rsidR="002647B9">
        <w:rPr>
          <w:rFonts w:ascii="Times New Roman" w:hAnsi="Times New Roman" w:cs="Times New Roman"/>
          <w:sz w:val="24"/>
          <w:szCs w:val="24"/>
        </w:rPr>
        <w:t>averaged</w:t>
      </w:r>
      <w:r w:rsidR="003A074E" w:rsidRPr="00BF5A77">
        <w:rPr>
          <w:rFonts w:ascii="Times New Roman" w:hAnsi="Times New Roman" w:cs="Times New Roman"/>
          <w:sz w:val="24"/>
          <w:szCs w:val="24"/>
        </w:rPr>
        <w:t xml:space="preserve"> </w:t>
      </w:r>
      <w:r w:rsidR="003A074E">
        <w:rPr>
          <w:rFonts w:ascii="Times New Roman" w:hAnsi="Times New Roman" w:cs="Times New Roman"/>
          <w:sz w:val="24"/>
          <w:szCs w:val="24"/>
        </w:rPr>
        <w:t>7</w:t>
      </w:r>
      <w:ins w:id="71" w:author="Didier Tabaro" w:date="2024-01-17T15:07:00Z">
        <w:r w:rsidR="005B5027">
          <w:rPr>
            <w:rFonts w:ascii="Times New Roman" w:hAnsi="Times New Roman" w:cs="Times New Roman"/>
            <w:sz w:val="24"/>
            <w:szCs w:val="24"/>
          </w:rPr>
          <w:t>.5</w:t>
        </w:r>
      </w:ins>
      <w:del w:id="72" w:author="Didier Tabaro" w:date="2024-01-17T15:07:00Z">
        <w:r w:rsidR="00E60E72" w:rsidDel="005B5027">
          <w:rPr>
            <w:rFonts w:ascii="Times New Roman" w:hAnsi="Times New Roman" w:cs="Times New Roman"/>
            <w:sz w:val="24"/>
            <w:szCs w:val="24"/>
          </w:rPr>
          <w:delText>½</w:delText>
        </w:r>
      </w:del>
      <w:r w:rsidR="00E60E72">
        <w:rPr>
          <w:rFonts w:ascii="Times New Roman" w:hAnsi="Times New Roman" w:cs="Times New Roman"/>
          <w:sz w:val="24"/>
          <w:szCs w:val="24"/>
        </w:rPr>
        <w:t xml:space="preserve"> </w:t>
      </w:r>
      <w:r w:rsidR="003A074E" w:rsidRPr="00BF5A77">
        <w:rPr>
          <w:rFonts w:ascii="Times New Roman" w:hAnsi="Times New Roman" w:cs="Times New Roman"/>
          <w:sz w:val="24"/>
          <w:szCs w:val="24"/>
        </w:rPr>
        <w:t xml:space="preserve">percent </w:t>
      </w:r>
      <w:r w:rsidR="002647B9">
        <w:rPr>
          <w:rFonts w:ascii="Times New Roman" w:hAnsi="Times New Roman" w:cs="Times New Roman"/>
          <w:sz w:val="24"/>
          <w:szCs w:val="24"/>
        </w:rPr>
        <w:t>during 2000-</w:t>
      </w:r>
      <w:r w:rsidR="00E60E72">
        <w:rPr>
          <w:rFonts w:ascii="Times New Roman" w:hAnsi="Times New Roman" w:cs="Times New Roman"/>
          <w:sz w:val="24"/>
          <w:szCs w:val="24"/>
        </w:rPr>
        <w:t>19</w:t>
      </w:r>
      <w:r w:rsidR="002647B9">
        <w:rPr>
          <w:rFonts w:ascii="Times New Roman" w:hAnsi="Times New Roman" w:cs="Times New Roman"/>
          <w:sz w:val="24"/>
          <w:szCs w:val="24"/>
        </w:rPr>
        <w:t>. Gr</w:t>
      </w:r>
      <w:r w:rsidR="003A074E" w:rsidRPr="00BF5A77">
        <w:rPr>
          <w:rFonts w:ascii="Times New Roman" w:hAnsi="Times New Roman" w:cs="Times New Roman"/>
          <w:sz w:val="24"/>
          <w:szCs w:val="24"/>
        </w:rPr>
        <w:t xml:space="preserve">owth </w:t>
      </w:r>
      <w:r w:rsidR="002647B9">
        <w:rPr>
          <w:rFonts w:ascii="Times New Roman" w:hAnsi="Times New Roman" w:cs="Times New Roman"/>
          <w:sz w:val="24"/>
          <w:szCs w:val="24"/>
        </w:rPr>
        <w:t xml:space="preserve">was above average—and output </w:t>
      </w:r>
      <w:r w:rsidR="00990CBC">
        <w:rPr>
          <w:rFonts w:ascii="Times New Roman" w:hAnsi="Times New Roman" w:cs="Times New Roman"/>
          <w:sz w:val="24"/>
          <w:szCs w:val="24"/>
        </w:rPr>
        <w:t>estimated to be</w:t>
      </w:r>
      <w:r w:rsidR="003276AB">
        <w:rPr>
          <w:rFonts w:ascii="Times New Roman" w:hAnsi="Times New Roman" w:cs="Times New Roman"/>
          <w:sz w:val="24"/>
          <w:szCs w:val="24"/>
        </w:rPr>
        <w:t xml:space="preserve"> a bit</w:t>
      </w:r>
      <w:r w:rsidR="00990CBC">
        <w:rPr>
          <w:rFonts w:ascii="Times New Roman" w:hAnsi="Times New Roman" w:cs="Times New Roman"/>
          <w:sz w:val="24"/>
          <w:szCs w:val="24"/>
        </w:rPr>
        <w:t xml:space="preserve"> </w:t>
      </w:r>
      <w:r w:rsidR="002647B9">
        <w:rPr>
          <w:rFonts w:ascii="Times New Roman" w:hAnsi="Times New Roman" w:cs="Times New Roman"/>
          <w:sz w:val="24"/>
          <w:szCs w:val="24"/>
        </w:rPr>
        <w:t>above potential—</w:t>
      </w:r>
      <w:r w:rsidR="00BD5A93">
        <w:rPr>
          <w:rFonts w:ascii="Times New Roman" w:hAnsi="Times New Roman" w:cs="Times New Roman"/>
          <w:sz w:val="24"/>
          <w:szCs w:val="24"/>
        </w:rPr>
        <w:t>in</w:t>
      </w:r>
      <w:r w:rsidR="002647B9">
        <w:rPr>
          <w:rFonts w:ascii="Times New Roman" w:hAnsi="Times New Roman" w:cs="Times New Roman"/>
          <w:sz w:val="24"/>
          <w:szCs w:val="24"/>
        </w:rPr>
        <w:t xml:space="preserve"> 2019. </w:t>
      </w:r>
      <w:r w:rsidR="00BD5A93">
        <w:rPr>
          <w:rFonts w:ascii="Times New Roman" w:hAnsi="Times New Roman" w:cs="Times New Roman"/>
          <w:sz w:val="24"/>
          <w:szCs w:val="24"/>
        </w:rPr>
        <w:t xml:space="preserve">Under Covid, </w:t>
      </w:r>
      <w:r w:rsidR="00BD5A93" w:rsidRPr="009C60BE">
        <w:rPr>
          <w:rFonts w:ascii="Times New Roman" w:hAnsi="Times New Roman" w:cs="Times New Roman"/>
          <w:sz w:val="24"/>
          <w:szCs w:val="24"/>
        </w:rPr>
        <w:t>Rwanda’s</w:t>
      </w:r>
      <w:r w:rsidR="00BD5A93">
        <w:rPr>
          <w:rFonts w:ascii="Times New Roman" w:hAnsi="Times New Roman" w:cs="Times New Roman"/>
          <w:sz w:val="24"/>
          <w:szCs w:val="24"/>
        </w:rPr>
        <w:t xml:space="preserve"> economy contracted in 2020</w:t>
      </w:r>
      <w:r w:rsidR="00052A98">
        <w:rPr>
          <w:rFonts w:ascii="Times New Roman" w:hAnsi="Times New Roman" w:cs="Times New Roman"/>
          <w:sz w:val="24"/>
          <w:szCs w:val="24"/>
        </w:rPr>
        <w:t>Q2</w:t>
      </w:r>
      <w:r w:rsidR="00BD5A93">
        <w:rPr>
          <w:rFonts w:ascii="Times New Roman" w:hAnsi="Times New Roman" w:cs="Times New Roman"/>
          <w:sz w:val="24"/>
          <w:szCs w:val="24"/>
        </w:rPr>
        <w:t xml:space="preserve"> (total lockdown), and </w:t>
      </w:r>
      <w:r w:rsidR="00052A98">
        <w:rPr>
          <w:rFonts w:ascii="Times New Roman" w:hAnsi="Times New Roman" w:cs="Times New Roman"/>
          <w:sz w:val="24"/>
          <w:szCs w:val="24"/>
        </w:rPr>
        <w:t>y</w:t>
      </w:r>
      <w:r w:rsidR="00BD5A93">
        <w:rPr>
          <w:rFonts w:ascii="Times New Roman" w:hAnsi="Times New Roman" w:cs="Times New Roman"/>
          <w:sz w:val="24"/>
          <w:szCs w:val="24"/>
        </w:rPr>
        <w:t>-on-</w:t>
      </w:r>
      <w:proofErr w:type="gramStart"/>
      <w:r w:rsidR="00BD5A93">
        <w:rPr>
          <w:rFonts w:ascii="Times New Roman" w:hAnsi="Times New Roman" w:cs="Times New Roman"/>
          <w:sz w:val="24"/>
          <w:szCs w:val="24"/>
        </w:rPr>
        <w:t>y  growth</w:t>
      </w:r>
      <w:proofErr w:type="gramEnd"/>
      <w:r w:rsidR="00BD5A93">
        <w:rPr>
          <w:rFonts w:ascii="Times New Roman" w:hAnsi="Times New Roman" w:cs="Times New Roman"/>
          <w:sz w:val="24"/>
          <w:szCs w:val="24"/>
        </w:rPr>
        <w:t xml:space="preserve"> was negative in 2020</w:t>
      </w:r>
      <w:r w:rsidR="00052A98">
        <w:rPr>
          <w:rFonts w:ascii="Times New Roman" w:hAnsi="Times New Roman" w:cs="Times New Roman"/>
          <w:sz w:val="24"/>
          <w:szCs w:val="24"/>
        </w:rPr>
        <w:t xml:space="preserve">Q2-4 </w:t>
      </w:r>
      <w:r w:rsidR="00BD5A93">
        <w:rPr>
          <w:rFonts w:ascii="Times New Roman" w:hAnsi="Times New Roman" w:cs="Times New Roman"/>
          <w:sz w:val="24"/>
          <w:szCs w:val="24"/>
        </w:rPr>
        <w:t xml:space="preserve"> (-12%, -4% and -1%) </w:t>
      </w:r>
      <w:r w:rsidR="002647B9">
        <w:rPr>
          <w:rFonts w:ascii="Times New Roman" w:hAnsi="Times New Roman" w:cs="Times New Roman"/>
          <w:sz w:val="24"/>
          <w:szCs w:val="24"/>
        </w:rPr>
        <w:t xml:space="preserve">as supply constraints and external and domestic demand drops </w:t>
      </w:r>
      <w:r w:rsidR="00E60E72">
        <w:rPr>
          <w:rFonts w:ascii="Times New Roman" w:hAnsi="Times New Roman" w:cs="Times New Roman"/>
          <w:sz w:val="24"/>
          <w:szCs w:val="24"/>
        </w:rPr>
        <w:t>lowered</w:t>
      </w:r>
      <w:r w:rsidR="002647B9">
        <w:rPr>
          <w:rFonts w:ascii="Times New Roman" w:hAnsi="Times New Roman" w:cs="Times New Roman"/>
          <w:sz w:val="24"/>
          <w:szCs w:val="24"/>
        </w:rPr>
        <w:t xml:space="preserve"> production.</w:t>
      </w:r>
      <w:r w:rsidR="008239B0">
        <w:rPr>
          <w:rFonts w:ascii="Times New Roman" w:hAnsi="Times New Roman" w:cs="Times New Roman"/>
          <w:sz w:val="24"/>
          <w:szCs w:val="24"/>
        </w:rPr>
        <w:t xml:space="preserve"> </w:t>
      </w:r>
      <w:r w:rsidR="00BD5A93">
        <w:rPr>
          <w:rFonts w:ascii="Times New Roman" w:hAnsi="Times New Roman" w:cs="Times New Roman"/>
          <w:sz w:val="24"/>
          <w:szCs w:val="24"/>
        </w:rPr>
        <w:t>In 2020, GDP dropped by -3.4%</w:t>
      </w:r>
      <w:r w:rsidR="001A0162">
        <w:rPr>
          <w:rFonts w:ascii="Times New Roman" w:hAnsi="Times New Roman" w:cs="Times New Roman"/>
          <w:sz w:val="24"/>
          <w:szCs w:val="24"/>
        </w:rPr>
        <w:t xml:space="preserve"> </w:t>
      </w:r>
      <w:r w:rsidR="000D7781">
        <w:rPr>
          <w:rFonts w:ascii="Times New Roman" w:hAnsi="Times New Roman" w:cs="Times New Roman"/>
          <w:sz w:val="24"/>
          <w:szCs w:val="24"/>
        </w:rPr>
        <w:t xml:space="preserve">from 2019 </w:t>
      </w:r>
      <w:r w:rsidR="001A0162">
        <w:rPr>
          <w:rFonts w:ascii="Times New Roman" w:hAnsi="Times New Roman" w:cs="Times New Roman"/>
          <w:sz w:val="24"/>
          <w:szCs w:val="24"/>
        </w:rPr>
        <w:t xml:space="preserve">and </w:t>
      </w:r>
      <w:commentRangeStart w:id="73"/>
      <w:r w:rsidR="001A0162" w:rsidRPr="00D72A2C">
        <w:rPr>
          <w:rFonts w:ascii="Times New Roman" w:hAnsi="Times New Roman" w:cs="Times New Roman"/>
          <w:color w:val="C00000"/>
          <w:sz w:val="24"/>
          <w:szCs w:val="24"/>
          <w:rPrChange w:id="74" w:author="Chris NGUGABE" w:date="2024-01-10T16:56:00Z">
            <w:rPr>
              <w:rFonts w:ascii="Times New Roman" w:hAnsi="Times New Roman" w:cs="Times New Roman"/>
              <w:sz w:val="24"/>
              <w:szCs w:val="24"/>
            </w:rPr>
          </w:rPrChange>
        </w:rPr>
        <w:t>was</w:t>
      </w:r>
      <w:r w:rsidR="00BD5A93" w:rsidRPr="00D72A2C">
        <w:rPr>
          <w:rFonts w:ascii="Times New Roman" w:hAnsi="Times New Roman" w:cs="Times New Roman"/>
          <w:color w:val="C00000"/>
          <w:sz w:val="24"/>
          <w:szCs w:val="24"/>
          <w:rPrChange w:id="75" w:author="Chris NGUGABE" w:date="2024-01-10T16:56:00Z">
            <w:rPr>
              <w:rFonts w:ascii="Times New Roman" w:hAnsi="Times New Roman" w:cs="Times New Roman"/>
              <w:sz w:val="24"/>
              <w:szCs w:val="24"/>
            </w:rPr>
          </w:rPrChange>
        </w:rPr>
        <w:t xml:space="preserve"> almost 12% </w:t>
      </w:r>
      <w:r w:rsidR="001A0162" w:rsidRPr="00D72A2C">
        <w:rPr>
          <w:rFonts w:ascii="Times New Roman" w:hAnsi="Times New Roman" w:cs="Times New Roman"/>
          <w:color w:val="C00000"/>
          <w:sz w:val="24"/>
          <w:szCs w:val="24"/>
          <w:rPrChange w:id="76" w:author="Chris NGUGABE" w:date="2024-01-10T16:56:00Z">
            <w:rPr>
              <w:rFonts w:ascii="Times New Roman" w:hAnsi="Times New Roman" w:cs="Times New Roman"/>
              <w:color w:val="7030A0"/>
              <w:sz w:val="24"/>
              <w:szCs w:val="24"/>
            </w:rPr>
          </w:rPrChange>
        </w:rPr>
        <w:t>below</w:t>
      </w:r>
      <w:r w:rsidR="00AE7345" w:rsidRPr="00D72A2C">
        <w:rPr>
          <w:rFonts w:ascii="Times New Roman" w:hAnsi="Times New Roman" w:cs="Times New Roman"/>
          <w:color w:val="C00000"/>
          <w:sz w:val="24"/>
          <w:szCs w:val="24"/>
          <w:rPrChange w:id="77" w:author="Chris NGUGABE" w:date="2024-01-10T16:56:00Z">
            <w:rPr>
              <w:rFonts w:ascii="Times New Roman" w:hAnsi="Times New Roman" w:cs="Times New Roman"/>
              <w:color w:val="7030A0"/>
              <w:sz w:val="24"/>
              <w:szCs w:val="24"/>
            </w:rPr>
          </w:rPrChange>
        </w:rPr>
        <w:t xml:space="preserve"> its</w:t>
      </w:r>
      <w:r w:rsidR="001A0162" w:rsidRPr="00D72A2C">
        <w:rPr>
          <w:rFonts w:ascii="Times New Roman" w:hAnsi="Times New Roman" w:cs="Times New Roman"/>
          <w:color w:val="C00000"/>
          <w:sz w:val="24"/>
          <w:szCs w:val="24"/>
          <w:rPrChange w:id="78" w:author="Chris NGUGABE" w:date="2024-01-10T16:56:00Z">
            <w:rPr>
              <w:rFonts w:ascii="Times New Roman" w:hAnsi="Times New Roman" w:cs="Times New Roman"/>
              <w:color w:val="7030A0"/>
              <w:sz w:val="24"/>
              <w:szCs w:val="24"/>
            </w:rPr>
          </w:rPrChange>
        </w:rPr>
        <w:t xml:space="preserve"> potential level had growth continued normally</w:t>
      </w:r>
      <w:r w:rsidR="00BD5A93" w:rsidRPr="00D72A2C">
        <w:rPr>
          <w:rFonts w:ascii="Times New Roman" w:hAnsi="Times New Roman" w:cs="Times New Roman"/>
          <w:color w:val="C00000"/>
          <w:sz w:val="24"/>
          <w:szCs w:val="24"/>
          <w:rPrChange w:id="79" w:author="Chris NGUGABE" w:date="2024-01-10T16:56:00Z">
            <w:rPr>
              <w:rFonts w:ascii="Times New Roman" w:hAnsi="Times New Roman" w:cs="Times New Roman"/>
              <w:color w:val="7030A0"/>
              <w:sz w:val="24"/>
              <w:szCs w:val="24"/>
            </w:rPr>
          </w:rPrChange>
        </w:rPr>
        <w:t xml:space="preserve">. </w:t>
      </w:r>
      <w:commentRangeEnd w:id="73"/>
      <w:r w:rsidR="005B5027">
        <w:rPr>
          <w:rStyle w:val="CommentReference"/>
        </w:rPr>
        <w:lastRenderedPageBreak/>
        <w:commentReference w:id="73"/>
      </w:r>
      <w:r w:rsidR="001A0162">
        <w:rPr>
          <w:rFonts w:ascii="Times New Roman" w:hAnsi="Times New Roman" w:cs="Times New Roman"/>
          <w:sz w:val="24"/>
          <w:szCs w:val="24"/>
        </w:rPr>
        <w:t>Expansionary fiscal policies from 2020Q2 mitigated losses in income and consumption of households and enterprises</w:t>
      </w:r>
      <w:r w:rsidR="00417676">
        <w:rPr>
          <w:rFonts w:ascii="Times New Roman" w:hAnsi="Times New Roman" w:cs="Times New Roman"/>
          <w:sz w:val="24"/>
          <w:szCs w:val="24"/>
        </w:rPr>
        <w:t>,</w:t>
      </w:r>
      <w:r w:rsidR="00052A98">
        <w:rPr>
          <w:rFonts w:ascii="Times New Roman" w:hAnsi="Times New Roman" w:cs="Times New Roman"/>
          <w:sz w:val="24"/>
          <w:szCs w:val="24"/>
        </w:rPr>
        <w:t xml:space="preserve"> </w:t>
      </w:r>
      <w:r w:rsidR="001A0162">
        <w:rPr>
          <w:rFonts w:ascii="Times New Roman" w:hAnsi="Times New Roman" w:cs="Times New Roman"/>
          <w:sz w:val="24"/>
          <w:szCs w:val="24"/>
        </w:rPr>
        <w:t>contai</w:t>
      </w:r>
      <w:r w:rsidR="00052A98">
        <w:rPr>
          <w:rFonts w:ascii="Times New Roman" w:hAnsi="Times New Roman" w:cs="Times New Roman"/>
          <w:sz w:val="24"/>
          <w:szCs w:val="24"/>
        </w:rPr>
        <w:t>n</w:t>
      </w:r>
      <w:r w:rsidR="00417676">
        <w:rPr>
          <w:rFonts w:ascii="Times New Roman" w:hAnsi="Times New Roman" w:cs="Times New Roman"/>
          <w:sz w:val="24"/>
          <w:szCs w:val="24"/>
        </w:rPr>
        <w:t>ed</w:t>
      </w:r>
      <w:r w:rsidR="001A0162">
        <w:rPr>
          <w:rFonts w:ascii="Times New Roman" w:hAnsi="Times New Roman" w:cs="Times New Roman"/>
          <w:sz w:val="24"/>
          <w:szCs w:val="24"/>
        </w:rPr>
        <w:t xml:space="preserve"> GDP losses in 2020 and </w:t>
      </w:r>
      <w:r w:rsidR="00417676">
        <w:rPr>
          <w:rFonts w:ascii="Times New Roman" w:hAnsi="Times New Roman" w:cs="Times New Roman"/>
          <w:sz w:val="24"/>
          <w:szCs w:val="24"/>
        </w:rPr>
        <w:t xml:space="preserve">helped </w:t>
      </w:r>
      <w:r w:rsidR="00052A98">
        <w:rPr>
          <w:rFonts w:ascii="Times New Roman" w:hAnsi="Times New Roman" w:cs="Times New Roman"/>
          <w:sz w:val="24"/>
          <w:szCs w:val="24"/>
        </w:rPr>
        <w:t xml:space="preserve">the </w:t>
      </w:r>
      <w:r w:rsidR="001A0162">
        <w:rPr>
          <w:rFonts w:ascii="Times New Roman" w:hAnsi="Times New Roman" w:cs="Times New Roman"/>
          <w:sz w:val="24"/>
          <w:szCs w:val="24"/>
        </w:rPr>
        <w:t xml:space="preserve">subsequent </w:t>
      </w:r>
      <w:r w:rsidR="00233731">
        <w:rPr>
          <w:rFonts w:ascii="Times New Roman" w:hAnsi="Times New Roman" w:cs="Times New Roman"/>
          <w:sz w:val="24"/>
          <w:szCs w:val="24"/>
        </w:rPr>
        <w:t>recovery</w:t>
      </w:r>
      <w:r w:rsidR="001A0162">
        <w:rPr>
          <w:rFonts w:ascii="Times New Roman" w:hAnsi="Times New Roman" w:cs="Times New Roman"/>
          <w:sz w:val="24"/>
          <w:szCs w:val="24"/>
        </w:rPr>
        <w:t>.</w:t>
      </w:r>
      <w:r w:rsidR="00BD5A93">
        <w:rPr>
          <w:rFonts w:ascii="Times New Roman" w:hAnsi="Times New Roman" w:cs="Times New Roman"/>
          <w:sz w:val="24"/>
          <w:szCs w:val="24"/>
        </w:rPr>
        <w:t xml:space="preserve"> </w:t>
      </w:r>
      <w:r>
        <w:rPr>
          <w:rFonts w:ascii="Times New Roman" w:hAnsi="Times New Roman" w:cs="Times New Roman"/>
          <w:noProof/>
          <w:sz w:val="24"/>
          <w:szCs w:val="24"/>
        </w:rPr>
        <w:t xml:space="preserve">Despite </w:t>
      </w:r>
      <w:r w:rsidR="00233731">
        <w:rPr>
          <w:rFonts w:ascii="Times New Roman" w:hAnsi="Times New Roman" w:cs="Times New Roman"/>
          <w:noProof/>
          <w:sz w:val="24"/>
          <w:szCs w:val="24"/>
        </w:rPr>
        <w:t xml:space="preserve">the strong </w:t>
      </w:r>
      <w:r>
        <w:rPr>
          <w:rFonts w:ascii="Times New Roman" w:hAnsi="Times New Roman" w:cs="Times New Roman"/>
          <w:noProof/>
          <w:sz w:val="24"/>
          <w:szCs w:val="24"/>
        </w:rPr>
        <w:t>bounceba</w:t>
      </w:r>
      <w:r w:rsidR="00233731">
        <w:rPr>
          <w:rFonts w:ascii="Times New Roman" w:hAnsi="Times New Roman" w:cs="Times New Roman"/>
          <w:noProof/>
          <w:sz w:val="24"/>
          <w:szCs w:val="24"/>
        </w:rPr>
        <w:t xml:space="preserve">ck </w:t>
      </w:r>
      <w:r>
        <w:rPr>
          <w:rFonts w:ascii="Times New Roman" w:hAnsi="Times New Roman" w:cs="Times New Roman"/>
          <w:noProof/>
          <w:sz w:val="24"/>
          <w:szCs w:val="24"/>
        </w:rPr>
        <w:t xml:space="preserve">in </w:t>
      </w:r>
      <w:r w:rsidR="00E165F0">
        <w:rPr>
          <w:rFonts w:ascii="Times New Roman" w:hAnsi="Times New Roman" w:cs="Times New Roman"/>
          <w:noProof/>
          <w:sz w:val="24"/>
          <w:szCs w:val="24"/>
        </w:rPr>
        <w:t>2021</w:t>
      </w:r>
      <w:r>
        <w:rPr>
          <w:rFonts w:ascii="Times New Roman" w:hAnsi="Times New Roman" w:cs="Times New Roman"/>
          <w:noProof/>
          <w:sz w:val="24"/>
          <w:szCs w:val="24"/>
        </w:rPr>
        <w:t xml:space="preserve">, </w:t>
      </w:r>
      <w:commentRangeStart w:id="80"/>
      <w:r w:rsidR="00233731" w:rsidRPr="007F31F1">
        <w:rPr>
          <w:rFonts w:ascii="Times New Roman" w:hAnsi="Times New Roman" w:cs="Times New Roman"/>
          <w:noProof/>
          <w:color w:val="7030A0"/>
          <w:sz w:val="24"/>
          <w:szCs w:val="24"/>
          <w:rPrChange w:id="81" w:author="Chris NGUGABE" w:date="2024-01-05T12:21:00Z">
            <w:rPr>
              <w:rFonts w:ascii="Times New Roman" w:hAnsi="Times New Roman" w:cs="Times New Roman"/>
              <w:noProof/>
              <w:sz w:val="24"/>
              <w:szCs w:val="24"/>
            </w:rPr>
          </w:rPrChange>
        </w:rPr>
        <w:t xml:space="preserve">output is estimated to have </w:t>
      </w:r>
      <w:r w:rsidR="00E165F0" w:rsidRPr="007F31F1">
        <w:rPr>
          <w:rFonts w:ascii="Times New Roman" w:hAnsi="Times New Roman" w:cs="Times New Roman"/>
          <w:noProof/>
          <w:color w:val="7030A0"/>
          <w:sz w:val="24"/>
          <w:szCs w:val="24"/>
          <w:rPrChange w:id="82" w:author="Chris NGUGABE" w:date="2024-01-05T12:21:00Z">
            <w:rPr>
              <w:rFonts w:ascii="Times New Roman" w:hAnsi="Times New Roman" w:cs="Times New Roman"/>
              <w:noProof/>
              <w:sz w:val="24"/>
              <w:szCs w:val="24"/>
            </w:rPr>
          </w:rPrChange>
        </w:rPr>
        <w:t>remained b</w:t>
      </w:r>
      <w:r w:rsidR="00233731" w:rsidRPr="007F31F1">
        <w:rPr>
          <w:rFonts w:ascii="Times New Roman" w:hAnsi="Times New Roman" w:cs="Times New Roman"/>
          <w:noProof/>
          <w:color w:val="7030A0"/>
          <w:sz w:val="24"/>
          <w:szCs w:val="24"/>
          <w:rPrChange w:id="83" w:author="Chris NGUGABE" w:date="2024-01-05T12:21:00Z">
            <w:rPr>
              <w:rFonts w:ascii="Times New Roman" w:hAnsi="Times New Roman" w:cs="Times New Roman"/>
              <w:noProof/>
              <w:sz w:val="24"/>
              <w:szCs w:val="24"/>
            </w:rPr>
          </w:rPrChange>
        </w:rPr>
        <w:t xml:space="preserve">elow </w:t>
      </w:r>
      <w:r w:rsidR="003B7632" w:rsidRPr="007F31F1">
        <w:rPr>
          <w:rFonts w:ascii="Times New Roman" w:hAnsi="Times New Roman" w:cs="Times New Roman"/>
          <w:noProof/>
          <w:color w:val="7030A0"/>
          <w:sz w:val="24"/>
          <w:szCs w:val="24"/>
          <w:rPrChange w:id="84" w:author="Chris NGUGABE" w:date="2024-01-05T12:21:00Z">
            <w:rPr>
              <w:rFonts w:ascii="Times New Roman" w:hAnsi="Times New Roman" w:cs="Times New Roman"/>
              <w:noProof/>
              <w:sz w:val="24"/>
              <w:szCs w:val="24"/>
            </w:rPr>
          </w:rPrChange>
        </w:rPr>
        <w:t>trend level</w:t>
      </w:r>
      <w:r w:rsidRPr="007F31F1">
        <w:rPr>
          <w:rFonts w:ascii="Times New Roman" w:hAnsi="Times New Roman" w:cs="Times New Roman"/>
          <w:noProof/>
          <w:color w:val="7030A0"/>
          <w:sz w:val="24"/>
          <w:szCs w:val="24"/>
          <w:rPrChange w:id="85" w:author="Chris NGUGABE" w:date="2024-01-05T12:21:00Z">
            <w:rPr>
              <w:rFonts w:ascii="Times New Roman" w:hAnsi="Times New Roman" w:cs="Times New Roman"/>
              <w:noProof/>
              <w:sz w:val="24"/>
              <w:szCs w:val="24"/>
            </w:rPr>
          </w:rPrChange>
        </w:rPr>
        <w:t xml:space="preserve"> </w:t>
      </w:r>
      <w:r w:rsidR="00FF2A12" w:rsidRPr="007F31F1">
        <w:rPr>
          <w:rFonts w:ascii="Times New Roman" w:hAnsi="Times New Roman" w:cs="Times New Roman"/>
          <w:noProof/>
          <w:color w:val="7030A0"/>
          <w:sz w:val="24"/>
          <w:szCs w:val="24"/>
          <w:rPrChange w:id="86" w:author="Chris NGUGABE" w:date="2024-01-05T12:21:00Z">
            <w:rPr>
              <w:rFonts w:ascii="Times New Roman" w:hAnsi="Times New Roman" w:cs="Times New Roman"/>
              <w:noProof/>
              <w:sz w:val="24"/>
              <w:szCs w:val="24"/>
            </w:rPr>
          </w:rPrChange>
        </w:rPr>
        <w:t>since then</w:t>
      </w:r>
      <w:commentRangeEnd w:id="80"/>
      <w:r w:rsidR="007F31F1">
        <w:rPr>
          <w:rStyle w:val="CommentReference"/>
        </w:rPr>
        <w:commentReference w:id="80"/>
      </w:r>
      <w:r w:rsidR="00FF2A12">
        <w:rPr>
          <w:rFonts w:ascii="Times New Roman" w:hAnsi="Times New Roman" w:cs="Times New Roman"/>
          <w:noProof/>
          <w:sz w:val="24"/>
          <w:szCs w:val="24"/>
        </w:rPr>
        <w:t xml:space="preserve">, </w:t>
      </w:r>
      <w:r w:rsidR="00AC2FDC">
        <w:rPr>
          <w:rFonts w:ascii="Times New Roman" w:hAnsi="Times New Roman" w:cs="Times New Roman"/>
          <w:noProof/>
          <w:sz w:val="24"/>
          <w:szCs w:val="24"/>
        </w:rPr>
        <w:t>as</w:t>
      </w:r>
      <w:r w:rsidR="00FF2A12">
        <w:rPr>
          <w:rFonts w:ascii="Times New Roman" w:hAnsi="Times New Roman" w:cs="Times New Roman"/>
          <w:noProof/>
          <w:sz w:val="24"/>
          <w:szCs w:val="24"/>
        </w:rPr>
        <w:t xml:space="preserve"> </w:t>
      </w:r>
      <w:r w:rsidR="008239B0">
        <w:rPr>
          <w:rFonts w:ascii="Times New Roman" w:hAnsi="Times New Roman" w:cs="Times New Roman"/>
          <w:noProof/>
          <w:sz w:val="24"/>
          <w:szCs w:val="24"/>
        </w:rPr>
        <w:t xml:space="preserve">global </w:t>
      </w:r>
      <w:r w:rsidR="00FF2A12">
        <w:rPr>
          <w:rFonts w:ascii="Times New Roman" w:hAnsi="Times New Roman" w:cs="Times New Roman"/>
          <w:noProof/>
          <w:sz w:val="24"/>
          <w:szCs w:val="24"/>
        </w:rPr>
        <w:t xml:space="preserve">instability related to </w:t>
      </w:r>
      <w:r w:rsidR="00AC2FDC">
        <w:rPr>
          <w:rFonts w:ascii="Times New Roman" w:hAnsi="Times New Roman" w:cs="Times New Roman"/>
          <w:noProof/>
          <w:sz w:val="24"/>
          <w:szCs w:val="24"/>
        </w:rPr>
        <w:t xml:space="preserve">the war in </w:t>
      </w:r>
      <w:r w:rsidR="00FF2A12">
        <w:rPr>
          <w:rFonts w:ascii="Times New Roman" w:hAnsi="Times New Roman" w:cs="Times New Roman"/>
          <w:noProof/>
          <w:sz w:val="24"/>
          <w:szCs w:val="24"/>
        </w:rPr>
        <w:t xml:space="preserve">Ukraine slowed down </w:t>
      </w:r>
      <w:r w:rsidR="002870C4">
        <w:rPr>
          <w:rFonts w:ascii="Times New Roman" w:hAnsi="Times New Roman" w:cs="Times New Roman"/>
          <w:noProof/>
          <w:sz w:val="24"/>
          <w:szCs w:val="24"/>
        </w:rPr>
        <w:t xml:space="preserve">the </w:t>
      </w:r>
      <w:r w:rsidR="00FF2A12">
        <w:rPr>
          <w:rFonts w:ascii="Times New Roman" w:hAnsi="Times New Roman" w:cs="Times New Roman"/>
          <w:noProof/>
          <w:sz w:val="24"/>
          <w:szCs w:val="24"/>
        </w:rPr>
        <w:t>recovery from</w:t>
      </w:r>
      <w:r w:rsidR="00052A98">
        <w:rPr>
          <w:rFonts w:ascii="Times New Roman" w:hAnsi="Times New Roman" w:cs="Times New Roman"/>
          <w:noProof/>
          <w:sz w:val="24"/>
          <w:szCs w:val="24"/>
        </w:rPr>
        <w:t xml:space="preserve"> </w:t>
      </w:r>
      <w:r w:rsidR="00FF2A12">
        <w:rPr>
          <w:rFonts w:ascii="Times New Roman" w:hAnsi="Times New Roman" w:cs="Times New Roman"/>
          <w:noProof/>
          <w:sz w:val="24"/>
          <w:szCs w:val="24"/>
        </w:rPr>
        <w:t>2022</w:t>
      </w:r>
      <w:r w:rsidR="00052A98">
        <w:rPr>
          <w:rFonts w:ascii="Times New Roman" w:hAnsi="Times New Roman" w:cs="Times New Roman"/>
          <w:noProof/>
          <w:sz w:val="24"/>
          <w:szCs w:val="24"/>
        </w:rPr>
        <w:t>Q1</w:t>
      </w:r>
      <w:r w:rsidR="00FF2A12">
        <w:rPr>
          <w:rFonts w:ascii="Times New Roman" w:hAnsi="Times New Roman" w:cs="Times New Roman"/>
          <w:noProof/>
          <w:sz w:val="24"/>
          <w:szCs w:val="24"/>
        </w:rPr>
        <w:t xml:space="preserve"> </w:t>
      </w:r>
      <w:r w:rsidR="00AC2FDC">
        <w:rPr>
          <w:rFonts w:ascii="Times New Roman" w:hAnsi="Times New Roman" w:cs="Times New Roman"/>
          <w:noProof/>
          <w:sz w:val="24"/>
          <w:szCs w:val="24"/>
        </w:rPr>
        <w:t>on</w:t>
      </w:r>
      <w:r w:rsidR="009F04EC">
        <w:rPr>
          <w:rFonts w:ascii="Times New Roman" w:hAnsi="Times New Roman" w:cs="Times New Roman"/>
          <w:noProof/>
          <w:sz w:val="24"/>
          <w:szCs w:val="24"/>
        </w:rPr>
        <w:t>ward</w:t>
      </w:r>
      <w:r w:rsidR="00AC2FDC">
        <w:rPr>
          <w:rFonts w:ascii="Times New Roman" w:hAnsi="Times New Roman" w:cs="Times New Roman"/>
          <w:noProof/>
          <w:sz w:val="24"/>
          <w:szCs w:val="24"/>
        </w:rPr>
        <w:t xml:space="preserve"> </w:t>
      </w:r>
      <w:r>
        <w:rPr>
          <w:rFonts w:ascii="Times New Roman" w:hAnsi="Times New Roman" w:cs="Times New Roman"/>
          <w:noProof/>
          <w:sz w:val="24"/>
          <w:szCs w:val="24"/>
        </w:rPr>
        <w:t>(</w:t>
      </w:r>
      <w:r w:rsidR="00FF2A12" w:rsidRPr="00FF2A12">
        <w:rPr>
          <w:rFonts w:ascii="Times New Roman" w:hAnsi="Times New Roman" w:cs="Times New Roman"/>
          <w:b/>
          <w:bCs/>
          <w:noProof/>
          <w:color w:val="0070C0"/>
          <w:sz w:val="24"/>
          <w:szCs w:val="24"/>
        </w:rPr>
        <w:t>Figure 1</w:t>
      </w:r>
      <w:r w:rsidR="00B07A55">
        <w:rPr>
          <w:rFonts w:ascii="Times New Roman" w:hAnsi="Times New Roman" w:cs="Times New Roman"/>
          <w:b/>
          <w:bCs/>
          <w:noProof/>
          <w:color w:val="0070C0"/>
          <w:sz w:val="24"/>
          <w:szCs w:val="24"/>
        </w:rPr>
        <w:t>.1</w:t>
      </w:r>
      <w:r>
        <w:rPr>
          <w:rFonts w:ascii="Times New Roman" w:hAnsi="Times New Roman" w:cs="Times New Roman"/>
          <w:noProof/>
          <w:sz w:val="24"/>
          <w:szCs w:val="24"/>
        </w:rPr>
        <w:t>)</w:t>
      </w:r>
      <w:r w:rsidR="00FF2A12">
        <w:rPr>
          <w:rFonts w:ascii="Times New Roman" w:hAnsi="Times New Roman" w:cs="Times New Roman"/>
          <w:noProof/>
          <w:sz w:val="24"/>
          <w:szCs w:val="24"/>
        </w:rPr>
        <w:t>.</w:t>
      </w:r>
      <w:r w:rsidR="00FE1ADA">
        <w:rPr>
          <w:rFonts w:ascii="Times New Roman" w:hAnsi="Times New Roman" w:cs="Times New Roman"/>
          <w:noProof/>
          <w:sz w:val="24"/>
          <w:szCs w:val="24"/>
        </w:rPr>
        <w:t xml:space="preserve"> </w:t>
      </w:r>
      <w:r w:rsidR="001A0162">
        <w:rPr>
          <w:rFonts w:ascii="Times New Roman" w:hAnsi="Times New Roman" w:cs="Times New Roman"/>
          <w:noProof/>
          <w:sz w:val="24"/>
          <w:szCs w:val="24"/>
        </w:rPr>
        <w:t xml:space="preserve">Although it is difficult </w:t>
      </w:r>
      <w:r w:rsidR="00052A98">
        <w:rPr>
          <w:rFonts w:ascii="Times New Roman" w:hAnsi="Times New Roman" w:cs="Times New Roman"/>
          <w:noProof/>
          <w:sz w:val="24"/>
          <w:szCs w:val="24"/>
        </w:rPr>
        <w:t xml:space="preserve">to </w:t>
      </w:r>
      <w:r w:rsidR="001113C1">
        <w:rPr>
          <w:rFonts w:ascii="Times New Roman" w:hAnsi="Times New Roman" w:cs="Times New Roman"/>
          <w:noProof/>
          <w:sz w:val="24"/>
          <w:szCs w:val="24"/>
        </w:rPr>
        <w:t>assess</w:t>
      </w:r>
      <w:r w:rsidR="001A0162">
        <w:rPr>
          <w:rFonts w:ascii="Times New Roman" w:hAnsi="Times New Roman" w:cs="Times New Roman"/>
          <w:noProof/>
          <w:sz w:val="24"/>
          <w:szCs w:val="24"/>
        </w:rPr>
        <w:t xml:space="preserve"> potential GDP </w:t>
      </w:r>
      <w:r w:rsidR="001113C1">
        <w:rPr>
          <w:rFonts w:ascii="Times New Roman" w:hAnsi="Times New Roman" w:cs="Times New Roman"/>
          <w:noProof/>
          <w:sz w:val="24"/>
          <w:szCs w:val="24"/>
        </w:rPr>
        <w:t xml:space="preserve">when </w:t>
      </w:r>
      <w:r w:rsidR="00052A98">
        <w:rPr>
          <w:rFonts w:ascii="Times New Roman" w:hAnsi="Times New Roman" w:cs="Times New Roman"/>
          <w:noProof/>
          <w:sz w:val="24"/>
          <w:szCs w:val="24"/>
        </w:rPr>
        <w:t xml:space="preserve">large </w:t>
      </w:r>
      <w:r w:rsidR="001113C1">
        <w:rPr>
          <w:rFonts w:ascii="Times New Roman" w:hAnsi="Times New Roman" w:cs="Times New Roman"/>
          <w:noProof/>
          <w:sz w:val="24"/>
          <w:szCs w:val="24"/>
        </w:rPr>
        <w:t xml:space="preserve">shocks </w:t>
      </w:r>
      <w:r w:rsidR="00052A98">
        <w:rPr>
          <w:rFonts w:ascii="Times New Roman" w:hAnsi="Times New Roman" w:cs="Times New Roman"/>
          <w:noProof/>
          <w:sz w:val="24"/>
          <w:szCs w:val="24"/>
        </w:rPr>
        <w:t>like Covid may</w:t>
      </w:r>
      <w:r w:rsidR="001113C1">
        <w:rPr>
          <w:rFonts w:ascii="Times New Roman" w:hAnsi="Times New Roman" w:cs="Times New Roman"/>
          <w:noProof/>
          <w:sz w:val="24"/>
          <w:szCs w:val="24"/>
        </w:rPr>
        <w:t xml:space="preserve"> leave permanent scars to production capacity,</w:t>
      </w:r>
      <w:del w:id="87" w:author="Chris NGUGABE" w:date="2024-01-05T12:23:00Z">
        <w:r w:rsidR="001113C1" w:rsidDel="00514C95">
          <w:rPr>
            <w:rFonts w:ascii="Times New Roman" w:hAnsi="Times New Roman" w:cs="Times New Roman"/>
            <w:noProof/>
            <w:sz w:val="24"/>
            <w:szCs w:val="24"/>
          </w:rPr>
          <w:delText xml:space="preserve"> </w:delText>
        </w:r>
      </w:del>
      <w:r w:rsidR="001A0162">
        <w:rPr>
          <w:rFonts w:ascii="Times New Roman" w:hAnsi="Times New Roman" w:cs="Times New Roman"/>
          <w:noProof/>
          <w:sz w:val="24"/>
          <w:szCs w:val="24"/>
        </w:rPr>
        <w:t xml:space="preserve"> </w:t>
      </w:r>
      <w:commentRangeStart w:id="88"/>
      <w:commentRangeStart w:id="89"/>
      <w:r w:rsidR="00E165F0" w:rsidRPr="00C803BA">
        <w:rPr>
          <w:rFonts w:ascii="Times New Roman" w:hAnsi="Times New Roman" w:cs="Times New Roman"/>
          <w:noProof/>
          <w:color w:val="C00000"/>
          <w:sz w:val="24"/>
          <w:szCs w:val="24"/>
          <w:rPrChange w:id="90" w:author="Chris NGUGABE" w:date="2024-01-10T17:07:00Z">
            <w:rPr>
              <w:rFonts w:ascii="Times New Roman" w:hAnsi="Times New Roman" w:cs="Times New Roman"/>
              <w:noProof/>
              <w:sz w:val="24"/>
              <w:szCs w:val="24"/>
            </w:rPr>
          </w:rPrChange>
        </w:rPr>
        <w:t xml:space="preserve">GDP is estimated to be </w:t>
      </w:r>
      <w:r w:rsidR="00EB459A" w:rsidRPr="00C803BA">
        <w:rPr>
          <w:rFonts w:ascii="Times New Roman" w:hAnsi="Times New Roman" w:cs="Times New Roman"/>
          <w:noProof/>
          <w:color w:val="C00000"/>
          <w:sz w:val="24"/>
          <w:szCs w:val="24"/>
          <w:rPrChange w:id="91" w:author="Chris NGUGABE" w:date="2024-01-10T17:07:00Z">
            <w:rPr>
              <w:rFonts w:ascii="Times New Roman" w:hAnsi="Times New Roman" w:cs="Times New Roman"/>
              <w:noProof/>
              <w:sz w:val="24"/>
              <w:szCs w:val="24"/>
            </w:rPr>
          </w:rPrChange>
        </w:rPr>
        <w:t>almost</w:t>
      </w:r>
      <w:r w:rsidR="00E165F0" w:rsidRPr="00C803BA">
        <w:rPr>
          <w:rFonts w:ascii="Times New Roman" w:hAnsi="Times New Roman" w:cs="Times New Roman"/>
          <w:noProof/>
          <w:color w:val="C00000"/>
          <w:sz w:val="24"/>
          <w:szCs w:val="24"/>
          <w:rPrChange w:id="92" w:author="Chris NGUGABE" w:date="2024-01-10T17:07:00Z">
            <w:rPr>
              <w:rFonts w:ascii="Times New Roman" w:hAnsi="Times New Roman" w:cs="Times New Roman"/>
              <w:noProof/>
              <w:sz w:val="24"/>
              <w:szCs w:val="24"/>
            </w:rPr>
          </w:rPrChange>
        </w:rPr>
        <w:t xml:space="preserve"> </w:t>
      </w:r>
      <w:r w:rsidR="008F5B9E" w:rsidRPr="00C803BA">
        <w:rPr>
          <w:rFonts w:ascii="Times New Roman" w:hAnsi="Times New Roman" w:cs="Times New Roman"/>
          <w:noProof/>
          <w:color w:val="C00000"/>
          <w:sz w:val="24"/>
          <w:szCs w:val="24"/>
          <w:rPrChange w:id="93" w:author="Chris NGUGABE" w:date="2024-01-10T17:07:00Z">
            <w:rPr>
              <w:rFonts w:ascii="Times New Roman" w:hAnsi="Times New Roman" w:cs="Times New Roman"/>
              <w:noProof/>
              <w:sz w:val="24"/>
              <w:szCs w:val="24"/>
            </w:rPr>
          </w:rPrChange>
        </w:rPr>
        <w:t>6</w:t>
      </w:r>
      <w:r w:rsidR="00E165F0" w:rsidRPr="00C803BA">
        <w:rPr>
          <w:rFonts w:ascii="Times New Roman" w:hAnsi="Times New Roman" w:cs="Times New Roman"/>
          <w:noProof/>
          <w:color w:val="C00000"/>
          <w:sz w:val="24"/>
          <w:szCs w:val="24"/>
          <w:rPrChange w:id="94" w:author="Chris NGUGABE" w:date="2024-01-10T17:07:00Z">
            <w:rPr>
              <w:rFonts w:ascii="Times New Roman" w:hAnsi="Times New Roman" w:cs="Times New Roman"/>
              <w:noProof/>
              <w:sz w:val="24"/>
              <w:szCs w:val="24"/>
            </w:rPr>
          </w:rPrChange>
        </w:rPr>
        <w:t>% below potential in mid-2023.</w:t>
      </w:r>
      <w:commentRangeEnd w:id="88"/>
      <w:r w:rsidR="00514C95" w:rsidRPr="00C803BA">
        <w:rPr>
          <w:rStyle w:val="CommentReference"/>
          <w:color w:val="C00000"/>
          <w:rPrChange w:id="95" w:author="Chris NGUGABE" w:date="2024-01-10T17:07:00Z">
            <w:rPr>
              <w:rStyle w:val="CommentReference"/>
            </w:rPr>
          </w:rPrChange>
        </w:rPr>
        <w:commentReference w:id="88"/>
      </w:r>
      <w:commentRangeEnd w:id="89"/>
      <w:r w:rsidR="00C020EF">
        <w:rPr>
          <w:rStyle w:val="CommentReference"/>
        </w:rPr>
        <w:commentReference w:id="89"/>
      </w:r>
    </w:p>
    <w:p w14:paraId="7FFF8DCE" w14:textId="2AD3D8E9" w:rsidR="00A73F40" w:rsidRDefault="009402DE" w:rsidP="006A4FA9">
      <w:pPr>
        <w:spacing w:before="120" w:after="120"/>
        <w:jc w:val="both"/>
        <w:rPr>
          <w:rFonts w:ascii="Times New Roman" w:hAnsi="Times New Roman" w:cs="Times New Roman"/>
          <w:sz w:val="24"/>
          <w:szCs w:val="24"/>
          <w:lang w:val="en-GB"/>
        </w:rPr>
      </w:pPr>
      <w:r>
        <w:rPr>
          <w:rFonts w:ascii="Times New Roman" w:hAnsi="Times New Roman" w:cs="Times New Roman"/>
          <w:sz w:val="24"/>
          <w:szCs w:val="24"/>
          <w:lang w:val="en-GB"/>
        </w:rPr>
        <w:t>As c</w:t>
      </w:r>
      <w:r w:rsidR="006C18FF">
        <w:rPr>
          <w:rFonts w:ascii="Times New Roman" w:hAnsi="Times New Roman" w:cs="Times New Roman"/>
          <w:sz w:val="24"/>
          <w:szCs w:val="24"/>
          <w:lang w:val="en-GB"/>
        </w:rPr>
        <w:t xml:space="preserve">onsumption </w:t>
      </w:r>
      <w:r w:rsidR="00F75753">
        <w:rPr>
          <w:rFonts w:ascii="Times New Roman" w:hAnsi="Times New Roman" w:cs="Times New Roman"/>
          <w:sz w:val="24"/>
          <w:szCs w:val="24"/>
          <w:lang w:val="en-GB"/>
        </w:rPr>
        <w:t>is</w:t>
      </w:r>
      <w:r w:rsidR="006C18FF">
        <w:rPr>
          <w:rFonts w:ascii="Times New Roman" w:hAnsi="Times New Roman" w:cs="Times New Roman"/>
          <w:sz w:val="24"/>
          <w:szCs w:val="24"/>
          <w:lang w:val="en-GB"/>
        </w:rPr>
        <w:t xml:space="preserve"> about three-quarters of GDP, the drop in consumption accounts for a large part </w:t>
      </w:r>
      <w:r w:rsidR="003276AB">
        <w:rPr>
          <w:rFonts w:ascii="Times New Roman" w:hAnsi="Times New Roman" w:cs="Times New Roman"/>
          <w:sz w:val="24"/>
          <w:szCs w:val="24"/>
          <w:lang w:val="en-GB"/>
        </w:rPr>
        <w:t>of the down pull of GDP levels</w:t>
      </w:r>
      <w:r w:rsidR="006C18FF">
        <w:rPr>
          <w:rFonts w:ascii="Times New Roman" w:hAnsi="Times New Roman" w:cs="Times New Roman"/>
          <w:sz w:val="24"/>
          <w:szCs w:val="24"/>
          <w:lang w:val="en-GB"/>
        </w:rPr>
        <w:t xml:space="preserve"> since Covid</w:t>
      </w:r>
      <w:r w:rsidR="0062400B">
        <w:rPr>
          <w:rFonts w:ascii="Times New Roman" w:hAnsi="Times New Roman" w:cs="Times New Roman"/>
          <w:sz w:val="24"/>
          <w:szCs w:val="24"/>
          <w:lang w:val="en-GB"/>
        </w:rPr>
        <w:t xml:space="preserve"> </w:t>
      </w:r>
      <w:r w:rsidR="0062400B">
        <w:rPr>
          <w:rFonts w:ascii="Times New Roman" w:hAnsi="Times New Roman" w:cs="Times New Roman"/>
          <w:noProof/>
          <w:sz w:val="24"/>
          <w:szCs w:val="24"/>
        </w:rPr>
        <w:t>(</w:t>
      </w:r>
      <w:r w:rsidR="0062400B" w:rsidRPr="00FF2A12">
        <w:rPr>
          <w:rFonts w:ascii="Times New Roman" w:hAnsi="Times New Roman" w:cs="Times New Roman"/>
          <w:b/>
          <w:bCs/>
          <w:noProof/>
          <w:color w:val="0070C0"/>
          <w:sz w:val="24"/>
          <w:szCs w:val="24"/>
        </w:rPr>
        <w:t>Figure 1</w:t>
      </w:r>
      <w:r w:rsidR="0062400B">
        <w:rPr>
          <w:rFonts w:ascii="Times New Roman" w:hAnsi="Times New Roman" w:cs="Times New Roman"/>
          <w:b/>
          <w:bCs/>
          <w:noProof/>
          <w:color w:val="0070C0"/>
          <w:sz w:val="24"/>
          <w:szCs w:val="24"/>
        </w:rPr>
        <w:t>.2</w:t>
      </w:r>
      <w:r w:rsidR="002E0890">
        <w:rPr>
          <w:rFonts w:ascii="Times New Roman" w:hAnsi="Times New Roman" w:cs="Times New Roman"/>
          <w:b/>
          <w:bCs/>
          <w:noProof/>
          <w:color w:val="0070C0"/>
          <w:sz w:val="24"/>
          <w:szCs w:val="24"/>
        </w:rPr>
        <w:t>-3</w:t>
      </w:r>
      <w:r w:rsidR="0062400B">
        <w:rPr>
          <w:rFonts w:ascii="Times New Roman" w:hAnsi="Times New Roman" w:cs="Times New Roman"/>
          <w:noProof/>
          <w:sz w:val="24"/>
          <w:szCs w:val="24"/>
        </w:rPr>
        <w:t>)</w:t>
      </w:r>
      <w:r w:rsidR="006C18FF">
        <w:rPr>
          <w:rFonts w:ascii="Times New Roman" w:hAnsi="Times New Roman" w:cs="Times New Roman"/>
          <w:sz w:val="24"/>
          <w:szCs w:val="24"/>
          <w:lang w:val="en-GB"/>
        </w:rPr>
        <w:t>.</w:t>
      </w:r>
      <w:r w:rsidR="00CD7DBC">
        <w:rPr>
          <w:rFonts w:ascii="Times New Roman" w:hAnsi="Times New Roman" w:cs="Times New Roman"/>
          <w:sz w:val="24"/>
          <w:szCs w:val="24"/>
          <w:lang w:val="en-GB"/>
        </w:rPr>
        <w:t xml:space="preserve"> The drop in imports during </w:t>
      </w:r>
      <w:r w:rsidR="001113C1">
        <w:rPr>
          <w:rFonts w:ascii="Times New Roman" w:hAnsi="Times New Roman" w:cs="Times New Roman"/>
          <w:sz w:val="24"/>
          <w:szCs w:val="24"/>
          <w:lang w:val="en-GB"/>
        </w:rPr>
        <w:t xml:space="preserve">Covid due to both </w:t>
      </w:r>
      <w:r w:rsidR="00583339">
        <w:rPr>
          <w:rFonts w:ascii="Times New Roman" w:hAnsi="Times New Roman" w:cs="Times New Roman"/>
          <w:sz w:val="24"/>
          <w:szCs w:val="24"/>
          <w:lang w:val="en-GB"/>
        </w:rPr>
        <w:t xml:space="preserve">foreign </w:t>
      </w:r>
      <w:r w:rsidR="001113C1">
        <w:rPr>
          <w:rFonts w:ascii="Times New Roman" w:hAnsi="Times New Roman" w:cs="Times New Roman"/>
          <w:sz w:val="24"/>
          <w:szCs w:val="24"/>
          <w:lang w:val="en-GB"/>
        </w:rPr>
        <w:t>supply constraints and lack of demand,</w:t>
      </w:r>
      <w:r w:rsidR="00CD7DBC">
        <w:rPr>
          <w:rFonts w:ascii="Times New Roman" w:hAnsi="Times New Roman" w:cs="Times New Roman"/>
          <w:sz w:val="24"/>
          <w:szCs w:val="24"/>
          <w:lang w:val="en-GB"/>
        </w:rPr>
        <w:t xml:space="preserve"> </w:t>
      </w:r>
      <w:r w:rsidR="00BD108A">
        <w:rPr>
          <w:rFonts w:ascii="Times New Roman" w:hAnsi="Times New Roman" w:cs="Times New Roman"/>
          <w:sz w:val="24"/>
          <w:szCs w:val="24"/>
          <w:lang w:val="en-GB"/>
        </w:rPr>
        <w:t>constituted</w:t>
      </w:r>
      <w:r w:rsidR="00CD7DBC">
        <w:rPr>
          <w:rFonts w:ascii="Times New Roman" w:hAnsi="Times New Roman" w:cs="Times New Roman"/>
          <w:sz w:val="24"/>
          <w:szCs w:val="24"/>
          <w:lang w:val="en-GB"/>
        </w:rPr>
        <w:t xml:space="preserve"> a </w:t>
      </w:r>
      <w:proofErr w:type="spellStart"/>
      <w:r w:rsidR="00CD7DBC">
        <w:rPr>
          <w:rFonts w:ascii="Times New Roman" w:hAnsi="Times New Roman" w:cs="Times New Roman"/>
          <w:sz w:val="24"/>
          <w:szCs w:val="24"/>
          <w:lang w:val="en-GB"/>
        </w:rPr>
        <w:t>favorable</w:t>
      </w:r>
      <w:proofErr w:type="spellEnd"/>
      <w:r w:rsidR="00CD7DBC">
        <w:rPr>
          <w:rFonts w:ascii="Times New Roman" w:hAnsi="Times New Roman" w:cs="Times New Roman"/>
          <w:sz w:val="24"/>
          <w:szCs w:val="24"/>
          <w:lang w:val="en-GB"/>
        </w:rPr>
        <w:t xml:space="preserve"> shift toward domestic demand</w:t>
      </w:r>
      <w:r w:rsidR="00D8084F">
        <w:rPr>
          <w:rFonts w:ascii="Times New Roman" w:hAnsi="Times New Roman" w:cs="Times New Roman"/>
          <w:sz w:val="24"/>
          <w:szCs w:val="24"/>
          <w:lang w:val="en-GB"/>
        </w:rPr>
        <w:t xml:space="preserve"> and offset somewhat the down pull effect of lower </w:t>
      </w:r>
      <w:r w:rsidR="00583339">
        <w:rPr>
          <w:rFonts w:ascii="Times New Roman" w:hAnsi="Times New Roman" w:cs="Times New Roman"/>
          <w:sz w:val="24"/>
          <w:szCs w:val="24"/>
          <w:lang w:val="en-GB"/>
        </w:rPr>
        <w:t xml:space="preserve">domestic and </w:t>
      </w:r>
      <w:r w:rsidR="00D8084F">
        <w:rPr>
          <w:rFonts w:ascii="Times New Roman" w:hAnsi="Times New Roman" w:cs="Times New Roman"/>
          <w:sz w:val="24"/>
          <w:szCs w:val="24"/>
          <w:lang w:val="en-GB"/>
        </w:rPr>
        <w:t>export</w:t>
      </w:r>
      <w:r w:rsidR="00583339">
        <w:rPr>
          <w:rFonts w:ascii="Times New Roman" w:hAnsi="Times New Roman" w:cs="Times New Roman"/>
          <w:sz w:val="24"/>
          <w:szCs w:val="24"/>
          <w:lang w:val="en-GB"/>
        </w:rPr>
        <w:t xml:space="preserve"> demand</w:t>
      </w:r>
      <w:r w:rsidR="001113C1">
        <w:rPr>
          <w:rFonts w:ascii="Times New Roman" w:hAnsi="Times New Roman" w:cs="Times New Roman"/>
          <w:sz w:val="24"/>
          <w:szCs w:val="24"/>
          <w:lang w:val="en-GB"/>
        </w:rPr>
        <w:t>.</w:t>
      </w:r>
      <w:r w:rsidR="00D8084F">
        <w:rPr>
          <w:rFonts w:ascii="Times New Roman" w:hAnsi="Times New Roman" w:cs="Times New Roman"/>
          <w:sz w:val="24"/>
          <w:szCs w:val="24"/>
          <w:lang w:val="en-GB"/>
        </w:rPr>
        <w:t xml:space="preserve"> Consumption and investment recovered quickly, but exports remained sluggish until e</w:t>
      </w:r>
      <w:r w:rsidR="00FC5101">
        <w:rPr>
          <w:rFonts w:ascii="Times New Roman" w:hAnsi="Times New Roman" w:cs="Times New Roman"/>
          <w:sz w:val="24"/>
          <w:szCs w:val="24"/>
          <w:lang w:val="en-GB"/>
        </w:rPr>
        <w:t>nd-</w:t>
      </w:r>
      <w:r w:rsidR="00D8084F">
        <w:rPr>
          <w:rFonts w:ascii="Times New Roman" w:hAnsi="Times New Roman" w:cs="Times New Roman"/>
          <w:sz w:val="24"/>
          <w:szCs w:val="24"/>
          <w:lang w:val="en-GB"/>
        </w:rPr>
        <w:t>2022.</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4024"/>
        <w:gridCol w:w="5846"/>
      </w:tblGrid>
      <w:tr w:rsidR="00A73F40" w14:paraId="59D45505" w14:textId="77777777" w:rsidTr="004D7BB1">
        <w:tc>
          <w:tcPr>
            <w:tcW w:w="10116" w:type="dxa"/>
            <w:gridSpan w:val="2"/>
          </w:tcPr>
          <w:p w14:paraId="09F0114C" w14:textId="77777777" w:rsidR="00A73F40" w:rsidRDefault="00A73F40" w:rsidP="002647B9">
            <w:pPr>
              <w:spacing w:after="120"/>
              <w:jc w:val="center"/>
              <w:rPr>
                <w:rFonts w:ascii="Times New Roman" w:hAnsi="Times New Roman" w:cs="Times New Roman"/>
                <w:noProof/>
                <w:sz w:val="24"/>
                <w:szCs w:val="24"/>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1</w:t>
            </w:r>
            <w:r w:rsidRPr="00CE572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GDP-output</w:t>
            </w:r>
            <w:r w:rsidR="00A8482A">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 growth, gap and components</w:t>
            </w:r>
            <w:r w:rsidR="00D3369B">
              <w:rPr>
                <w:rFonts w:ascii="Times New Roman" w:hAnsi="Times New Roman" w:cs="Times New Roman"/>
                <w:b/>
                <w:bCs/>
                <w:noProof/>
                <w:color w:val="0070C0"/>
                <w:sz w:val="20"/>
                <w:szCs w:val="20"/>
              </w:rPr>
              <w:t>, 2015-2</w:t>
            </w:r>
            <w:r w:rsidR="00EB459A">
              <w:rPr>
                <w:rFonts w:ascii="Times New Roman" w:hAnsi="Times New Roman" w:cs="Times New Roman"/>
                <w:b/>
                <w:bCs/>
                <w:noProof/>
                <w:color w:val="0070C0"/>
                <w:sz w:val="20"/>
                <w:szCs w:val="20"/>
              </w:rPr>
              <w:t>3</w:t>
            </w:r>
          </w:p>
        </w:tc>
      </w:tr>
      <w:tr w:rsidR="00A73F40" w14:paraId="78A2112B" w14:textId="77777777" w:rsidTr="004D7BB1">
        <w:trPr>
          <w:trHeight w:val="4182"/>
        </w:trPr>
        <w:tc>
          <w:tcPr>
            <w:tcW w:w="3978" w:type="dxa"/>
          </w:tcPr>
          <w:p w14:paraId="41CE7470" w14:textId="77777777" w:rsidR="00A73F40" w:rsidRDefault="00A73F40" w:rsidP="003A074E">
            <w:pPr>
              <w:jc w:val="both"/>
              <w:rPr>
                <w:rFonts w:ascii="Times New Roman" w:hAnsi="Times New Roman" w:cs="Times New Roman"/>
                <w:noProof/>
                <w:sz w:val="24"/>
                <w:szCs w:val="24"/>
              </w:rPr>
            </w:pPr>
            <w:r w:rsidRPr="00A73F40">
              <w:rPr>
                <w:rFonts w:ascii="Times New Roman" w:hAnsi="Times New Roman" w:cs="Times New Roman"/>
                <w:b/>
                <w:bCs/>
                <w:noProof/>
                <w:color w:val="0070C0"/>
                <w:sz w:val="20"/>
                <w:szCs w:val="20"/>
              </w:rPr>
              <w:t>Fig. 1.</w:t>
            </w:r>
            <w:r>
              <w:rPr>
                <w:rFonts w:ascii="Times New Roman" w:hAnsi="Times New Roman" w:cs="Times New Roman"/>
                <w:b/>
                <w:bCs/>
                <w:noProof/>
                <w:color w:val="0070C0"/>
                <w:sz w:val="20"/>
                <w:szCs w:val="20"/>
              </w:rPr>
              <w:t>1</w:t>
            </w:r>
            <w:r w:rsidRPr="00A73F40">
              <w:rPr>
                <w:rFonts w:ascii="Times New Roman" w:hAnsi="Times New Roman" w:cs="Times New Roman"/>
                <w:b/>
                <w:bCs/>
                <w:noProof/>
                <w:color w:val="0070C0"/>
                <w:sz w:val="20"/>
                <w:szCs w:val="20"/>
              </w:rPr>
              <w:t xml:space="preserve"> </w:t>
            </w:r>
            <w:r w:rsidR="00D22B33">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xml:space="preserve">Output </w:t>
            </w:r>
            <w:r w:rsidR="00612321">
              <w:rPr>
                <w:rFonts w:ascii="Times New Roman" w:hAnsi="Times New Roman" w:cs="Times New Roman"/>
                <w:b/>
                <w:bCs/>
                <w:noProof/>
                <w:color w:val="0070C0"/>
                <w:sz w:val="20"/>
                <w:szCs w:val="20"/>
              </w:rPr>
              <w:t xml:space="preserve">growth </w:t>
            </w:r>
            <w:r w:rsidR="0069015B">
              <w:rPr>
                <w:rFonts w:ascii="Times New Roman" w:hAnsi="Times New Roman" w:cs="Times New Roman"/>
                <w:b/>
                <w:bCs/>
                <w:noProof/>
                <w:color w:val="0070C0"/>
                <w:sz w:val="20"/>
                <w:szCs w:val="20"/>
              </w:rPr>
              <w:t>y-on-y</w:t>
            </w:r>
            <w:r w:rsidR="00612321">
              <w:rPr>
                <w:rFonts w:ascii="Times New Roman" w:hAnsi="Times New Roman" w:cs="Times New Roman"/>
                <w:b/>
                <w:bCs/>
                <w:noProof/>
                <w:color w:val="0070C0"/>
                <w:sz w:val="20"/>
                <w:szCs w:val="20"/>
              </w:rPr>
              <w:t xml:space="preserve"> and trend</w:t>
            </w:r>
            <w:r>
              <w:rPr>
                <w:rFonts w:ascii="Times New Roman" w:hAnsi="Times New Roman" w:cs="Times New Roman"/>
                <w:b/>
                <w:bCs/>
                <w:noProof/>
                <w:color w:val="0070C0"/>
                <w:sz w:val="20"/>
                <w:szCs w:val="20"/>
              </w:rPr>
              <w:t xml:space="preserve">, </w:t>
            </w:r>
            <w:r w:rsidR="002647B9">
              <w:rPr>
                <w:rFonts w:ascii="Times New Roman" w:hAnsi="Times New Roman" w:cs="Times New Roman"/>
                <w:b/>
                <w:bCs/>
                <w:noProof/>
                <w:color w:val="0070C0"/>
                <w:sz w:val="20"/>
                <w:szCs w:val="20"/>
              </w:rPr>
              <w:t>%</w:t>
            </w:r>
          </w:p>
          <w:p w14:paraId="2855BB70" w14:textId="77777777" w:rsidR="00A73F40" w:rsidRDefault="00A73F40" w:rsidP="003A074E">
            <w:pPr>
              <w:jc w:val="both"/>
              <w:rPr>
                <w:rFonts w:ascii="Times New Roman" w:hAnsi="Times New Roman" w:cs="Times New Roman"/>
                <w:noProof/>
                <w:sz w:val="24"/>
                <w:szCs w:val="24"/>
              </w:rPr>
            </w:pPr>
          </w:p>
          <w:p w14:paraId="7C048DDA" w14:textId="77777777" w:rsidR="00A73F40" w:rsidRDefault="00FC301B" w:rsidP="003A074E">
            <w:pPr>
              <w:jc w:val="both"/>
              <w:rPr>
                <w:rFonts w:ascii="Times New Roman" w:hAnsi="Times New Roman" w:cs="Times New Roman"/>
                <w:sz w:val="24"/>
                <w:szCs w:val="24"/>
              </w:rPr>
            </w:pPr>
            <w:commentRangeStart w:id="96"/>
            <w:commentRangeStart w:id="97"/>
            <w:commentRangeStart w:id="98"/>
            <w:r>
              <w:rPr>
                <w:rFonts w:ascii="Times New Roman" w:hAnsi="Times New Roman" w:cs="Times New Roman"/>
                <w:noProof/>
                <w:sz w:val="24"/>
                <w:szCs w:val="24"/>
              </w:rPr>
              <w:drawing>
                <wp:inline distT="0" distB="0" distL="0" distR="0" wp14:anchorId="1BBC1121" wp14:editId="18E9CEB8">
                  <wp:extent cx="2461098" cy="2103120"/>
                  <wp:effectExtent l="0" t="0" r="0" b="0"/>
                  <wp:docPr id="94002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29808" name="Picture 940029808"/>
                          <pic:cNvPicPr/>
                        </pic:nvPicPr>
                        <pic:blipFill>
                          <a:blip r:embed="rId12">
                            <a:extLst>
                              <a:ext uri="{28A0092B-C50C-407E-A947-70E740481C1C}">
                                <a14:useLocalDpi xmlns:a14="http://schemas.microsoft.com/office/drawing/2010/main" val="0"/>
                              </a:ext>
                            </a:extLst>
                          </a:blip>
                          <a:stretch>
                            <a:fillRect/>
                          </a:stretch>
                        </pic:blipFill>
                        <pic:spPr>
                          <a:xfrm>
                            <a:off x="0" y="0"/>
                            <a:ext cx="2462789" cy="2104565"/>
                          </a:xfrm>
                          <a:prstGeom prst="rect">
                            <a:avLst/>
                          </a:prstGeom>
                        </pic:spPr>
                      </pic:pic>
                    </a:graphicData>
                  </a:graphic>
                </wp:inline>
              </w:drawing>
            </w:r>
            <w:commentRangeEnd w:id="96"/>
            <w:commentRangeEnd w:id="97"/>
            <w:r w:rsidR="00C020EF">
              <w:rPr>
                <w:rStyle w:val="CommentReference"/>
              </w:rPr>
              <w:commentReference w:id="96"/>
            </w:r>
            <w:r w:rsidR="007F31F1">
              <w:rPr>
                <w:rStyle w:val="CommentReference"/>
              </w:rPr>
              <w:commentReference w:id="97"/>
            </w:r>
            <w:commentRangeEnd w:id="98"/>
            <w:r w:rsidR="000E24FF">
              <w:rPr>
                <w:rStyle w:val="CommentReference"/>
              </w:rPr>
              <w:commentReference w:id="98"/>
            </w:r>
          </w:p>
        </w:tc>
        <w:tc>
          <w:tcPr>
            <w:tcW w:w="6138" w:type="dxa"/>
          </w:tcPr>
          <w:p w14:paraId="55C2E00D" w14:textId="77777777" w:rsidR="009A3706" w:rsidRPr="002E0890" w:rsidRDefault="00A73F40" w:rsidP="002E0890">
            <w:pPr>
              <w:spacing w:after="120"/>
              <w:jc w:val="center"/>
              <w:rPr>
                <w:rFonts w:ascii="Times New Roman" w:hAnsi="Times New Roman" w:cs="Times New Roman"/>
                <w:b/>
                <w:bCs/>
                <w:noProof/>
                <w:color w:val="0070C0"/>
                <w:sz w:val="18"/>
                <w:szCs w:val="18"/>
              </w:rPr>
            </w:pPr>
            <w:r w:rsidRPr="002E0890">
              <w:rPr>
                <w:rFonts w:ascii="Times New Roman" w:hAnsi="Times New Roman" w:cs="Times New Roman"/>
                <w:b/>
                <w:bCs/>
                <w:noProof/>
                <w:color w:val="0070C0"/>
                <w:sz w:val="20"/>
                <w:szCs w:val="20"/>
              </w:rPr>
              <w:t>Fig. 1</w:t>
            </w:r>
            <w:r w:rsidR="009A3706" w:rsidRPr="002E0890">
              <w:rPr>
                <w:rFonts w:ascii="Times New Roman" w:hAnsi="Times New Roman" w:cs="Times New Roman"/>
                <w:b/>
                <w:bCs/>
                <w:noProof/>
                <w:color w:val="0070C0"/>
                <w:sz w:val="20"/>
                <w:szCs w:val="20"/>
              </w:rPr>
              <w:t>.2</w:t>
            </w:r>
            <w:r w:rsidRPr="002E0890">
              <w:rPr>
                <w:rFonts w:ascii="Times New Roman" w:hAnsi="Times New Roman" w:cs="Times New Roman"/>
                <w:b/>
                <w:bCs/>
                <w:noProof/>
                <w:color w:val="0070C0"/>
                <w:sz w:val="20"/>
                <w:szCs w:val="20"/>
              </w:rPr>
              <w:t xml:space="preserve"> Output g</w:t>
            </w:r>
            <w:r w:rsidR="002E0890" w:rsidRPr="002E0890">
              <w:rPr>
                <w:rFonts w:ascii="Times New Roman" w:hAnsi="Times New Roman" w:cs="Times New Roman"/>
                <w:b/>
                <w:bCs/>
                <w:noProof/>
                <w:color w:val="0070C0"/>
                <w:sz w:val="20"/>
                <w:szCs w:val="20"/>
              </w:rPr>
              <w:t>rowth by demand</w:t>
            </w:r>
            <w:r w:rsidR="003B7632" w:rsidRPr="002E0890">
              <w:rPr>
                <w:rFonts w:ascii="Times New Roman" w:hAnsi="Times New Roman" w:cs="Times New Roman"/>
                <w:b/>
                <w:bCs/>
                <w:noProof/>
                <w:color w:val="0070C0"/>
                <w:sz w:val="20"/>
                <w:szCs w:val="20"/>
              </w:rPr>
              <w:t xml:space="preserve"> component</w:t>
            </w:r>
          </w:p>
          <w:p w14:paraId="301A364E" w14:textId="77777777" w:rsidR="00A73F40" w:rsidRDefault="00FC301B" w:rsidP="003A074E">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CAC375E" wp14:editId="5AE4E597">
                  <wp:extent cx="3637895" cy="2377440"/>
                  <wp:effectExtent l="0" t="0" r="1270" b="3810"/>
                  <wp:docPr id="1934603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03932" name="Picture 1934603932"/>
                          <pic:cNvPicPr/>
                        </pic:nvPicPr>
                        <pic:blipFill>
                          <a:blip r:embed="rId13">
                            <a:extLst>
                              <a:ext uri="{28A0092B-C50C-407E-A947-70E740481C1C}">
                                <a14:useLocalDpi xmlns:a14="http://schemas.microsoft.com/office/drawing/2010/main" val="0"/>
                              </a:ext>
                            </a:extLst>
                          </a:blip>
                          <a:stretch>
                            <a:fillRect/>
                          </a:stretch>
                        </pic:blipFill>
                        <pic:spPr>
                          <a:xfrm>
                            <a:off x="0" y="0"/>
                            <a:ext cx="3651031" cy="2386025"/>
                          </a:xfrm>
                          <a:prstGeom prst="rect">
                            <a:avLst/>
                          </a:prstGeom>
                        </pic:spPr>
                      </pic:pic>
                    </a:graphicData>
                  </a:graphic>
                </wp:inline>
              </w:drawing>
            </w:r>
          </w:p>
        </w:tc>
      </w:tr>
      <w:tr w:rsidR="00EB459A" w:rsidRPr="00612566" w14:paraId="10133624" w14:textId="77777777" w:rsidTr="004D7BB1">
        <w:trPr>
          <w:trHeight w:val="4740"/>
        </w:trPr>
        <w:tc>
          <w:tcPr>
            <w:tcW w:w="3978" w:type="dxa"/>
          </w:tcPr>
          <w:p w14:paraId="7C799FB8" w14:textId="77777777" w:rsidR="00EB459A" w:rsidRDefault="00AA36E0" w:rsidP="00AA36E0">
            <w:pPr>
              <w:spacing w:before="120"/>
              <w:jc w:val="both"/>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t>Covid years</w:t>
            </w:r>
            <w:r w:rsidR="00612566">
              <w:rPr>
                <w:rFonts w:ascii="Times New Roman" w:hAnsi="Times New Roman" w:cs="Times New Roman"/>
                <w:b/>
                <w:bCs/>
                <w:noProof/>
                <w:color w:val="0070C0"/>
                <w:sz w:val="20"/>
                <w:szCs w:val="20"/>
              </w:rPr>
              <w:t xml:space="preserve"> (2020-21)</w:t>
            </w:r>
          </w:p>
          <w:p w14:paraId="60F154D8" w14:textId="72BE6883" w:rsidR="00AA36E0" w:rsidRDefault="00AA36E0"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c</w:t>
            </w:r>
            <w:r w:rsidRPr="00AA36E0">
              <w:rPr>
                <w:rFonts w:ascii="Times New Roman" w:hAnsi="Times New Roman" w:cs="Times New Roman"/>
                <w:noProof/>
                <w:color w:val="000000" w:themeColor="text1"/>
                <w:sz w:val="20"/>
                <w:szCs w:val="20"/>
              </w:rPr>
              <w:t>onsumptio</w:t>
            </w:r>
            <w:r>
              <w:rPr>
                <w:rFonts w:ascii="Times New Roman" w:hAnsi="Times New Roman" w:cs="Times New Roman"/>
                <w:noProof/>
                <w:color w:val="000000" w:themeColor="text1"/>
                <w:sz w:val="20"/>
                <w:szCs w:val="20"/>
              </w:rPr>
              <w:t>n and investment account</w:t>
            </w:r>
            <w:r w:rsidR="004D7BB1">
              <w:rPr>
                <w:rFonts w:ascii="Times New Roman" w:hAnsi="Times New Roman" w:cs="Times New Roman"/>
                <w:noProof/>
                <w:color w:val="000000" w:themeColor="text1"/>
                <w:sz w:val="20"/>
                <w:szCs w:val="20"/>
              </w:rPr>
              <w:t>ed</w:t>
            </w:r>
            <w:r>
              <w:rPr>
                <w:rFonts w:ascii="Times New Roman" w:hAnsi="Times New Roman" w:cs="Times New Roman"/>
                <w:noProof/>
                <w:color w:val="000000" w:themeColor="text1"/>
                <w:sz w:val="20"/>
                <w:szCs w:val="20"/>
              </w:rPr>
              <w:t xml:space="preserve"> for most of the GDP drop and output</w:t>
            </w:r>
            <w:r w:rsidR="00052A98">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gap</w:t>
            </w:r>
          </w:p>
          <w:p w14:paraId="2550DE2D" w14:textId="5A928883" w:rsidR="00AA36E0" w:rsidRDefault="004D7BB1"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 xml:space="preserve">the </w:t>
            </w:r>
            <w:r w:rsidR="00AA36E0">
              <w:rPr>
                <w:rFonts w:ascii="Times New Roman" w:hAnsi="Times New Roman" w:cs="Times New Roman"/>
                <w:noProof/>
                <w:color w:val="000000" w:themeColor="text1"/>
                <w:sz w:val="20"/>
                <w:szCs w:val="20"/>
              </w:rPr>
              <w:t>fall in imports and expansionary gov</w:t>
            </w:r>
            <w:r w:rsidR="00FC301B">
              <w:rPr>
                <w:rFonts w:ascii="Times New Roman" w:hAnsi="Times New Roman" w:cs="Times New Roman"/>
                <w:noProof/>
                <w:color w:val="000000" w:themeColor="text1"/>
                <w:sz w:val="20"/>
                <w:szCs w:val="20"/>
              </w:rPr>
              <w:t>ernmen</w:t>
            </w:r>
            <w:r w:rsidR="00AA36E0">
              <w:rPr>
                <w:rFonts w:ascii="Times New Roman" w:hAnsi="Times New Roman" w:cs="Times New Roman"/>
                <w:noProof/>
                <w:color w:val="000000" w:themeColor="text1"/>
                <w:sz w:val="20"/>
                <w:szCs w:val="20"/>
              </w:rPr>
              <w:t xml:space="preserve">t demand helped mitigate the downpull on </w:t>
            </w:r>
            <w:r w:rsidR="00FC301B">
              <w:rPr>
                <w:rFonts w:ascii="Times New Roman" w:hAnsi="Times New Roman" w:cs="Times New Roman"/>
                <w:noProof/>
                <w:color w:val="000000" w:themeColor="text1"/>
                <w:sz w:val="20"/>
                <w:szCs w:val="20"/>
              </w:rPr>
              <w:t>GDP</w:t>
            </w:r>
          </w:p>
          <w:p w14:paraId="2A6839EB" w14:textId="77777777" w:rsidR="00612566" w:rsidRDefault="00BD5A93" w:rsidP="00612566">
            <w:pPr>
              <w:spacing w:before="120"/>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t>I</w:t>
            </w:r>
            <w:r w:rsidR="00612566">
              <w:rPr>
                <w:rFonts w:ascii="Times New Roman" w:hAnsi="Times New Roman" w:cs="Times New Roman"/>
                <w:b/>
                <w:bCs/>
                <w:noProof/>
                <w:color w:val="0070C0"/>
                <w:sz w:val="20"/>
                <w:szCs w:val="20"/>
              </w:rPr>
              <w:t>mmediate post-Covid (2021-22)</w:t>
            </w:r>
          </w:p>
          <w:p w14:paraId="7B82B07A" w14:textId="77777777" w:rsidR="00612566" w:rsidRDefault="00612566"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c</w:t>
            </w:r>
            <w:r w:rsidRPr="00AA36E0">
              <w:rPr>
                <w:rFonts w:ascii="Times New Roman" w:hAnsi="Times New Roman" w:cs="Times New Roman"/>
                <w:noProof/>
                <w:color w:val="000000" w:themeColor="text1"/>
                <w:sz w:val="20"/>
                <w:szCs w:val="20"/>
              </w:rPr>
              <w:t>onsumptio</w:t>
            </w:r>
            <w:r>
              <w:rPr>
                <w:rFonts w:ascii="Times New Roman" w:hAnsi="Times New Roman" w:cs="Times New Roman"/>
                <w:noProof/>
                <w:color w:val="000000" w:themeColor="text1"/>
                <w:sz w:val="20"/>
                <w:szCs w:val="20"/>
              </w:rPr>
              <w:t>n and investment contributed most to the recovery</w:t>
            </w:r>
          </w:p>
          <w:p w14:paraId="5FB93CCB" w14:textId="77777777" w:rsidR="00612566" w:rsidRDefault="00612566"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supported by continued</w:t>
            </w:r>
            <w:r w:rsidR="00214889">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gov</w:t>
            </w:r>
            <w:r w:rsidR="00FC301B">
              <w:rPr>
                <w:rFonts w:ascii="Times New Roman" w:hAnsi="Times New Roman" w:cs="Times New Roman"/>
                <w:noProof/>
                <w:color w:val="000000" w:themeColor="text1"/>
                <w:sz w:val="20"/>
                <w:szCs w:val="20"/>
              </w:rPr>
              <w:t>ernmen</w:t>
            </w:r>
            <w:r>
              <w:rPr>
                <w:rFonts w:ascii="Times New Roman" w:hAnsi="Times New Roman" w:cs="Times New Roman"/>
                <w:noProof/>
                <w:color w:val="000000" w:themeColor="text1"/>
                <w:sz w:val="20"/>
                <w:szCs w:val="20"/>
              </w:rPr>
              <w:t>t demand</w:t>
            </w:r>
            <w:r w:rsidR="00B21678">
              <w:rPr>
                <w:rFonts w:ascii="Times New Roman" w:hAnsi="Times New Roman" w:cs="Times New Roman"/>
                <w:noProof/>
                <w:color w:val="000000" w:themeColor="text1"/>
                <w:sz w:val="20"/>
                <w:szCs w:val="20"/>
              </w:rPr>
              <w:t xml:space="preserve">, while exports </w:t>
            </w:r>
            <w:r w:rsidR="00214889">
              <w:rPr>
                <w:rFonts w:ascii="Times New Roman" w:hAnsi="Times New Roman" w:cs="Times New Roman"/>
                <w:noProof/>
                <w:color w:val="000000" w:themeColor="text1"/>
                <w:sz w:val="20"/>
                <w:szCs w:val="20"/>
              </w:rPr>
              <w:t>remained</w:t>
            </w:r>
            <w:r w:rsidR="00B21678">
              <w:rPr>
                <w:rFonts w:ascii="Times New Roman" w:hAnsi="Times New Roman" w:cs="Times New Roman"/>
                <w:noProof/>
                <w:color w:val="000000" w:themeColor="text1"/>
                <w:sz w:val="20"/>
                <w:szCs w:val="20"/>
              </w:rPr>
              <w:t xml:space="preserve"> sluggish</w:t>
            </w:r>
          </w:p>
          <w:p w14:paraId="605E16FA" w14:textId="77777777" w:rsidR="00B21678" w:rsidRDefault="00B21678" w:rsidP="00B21678">
            <w:pPr>
              <w:ind w:left="144"/>
              <w:rPr>
                <w:rFonts w:ascii="Times New Roman" w:hAnsi="Times New Roman" w:cs="Times New Roman"/>
                <w:b/>
                <w:bCs/>
                <w:noProof/>
                <w:color w:val="0070C0"/>
                <w:sz w:val="20"/>
                <w:szCs w:val="20"/>
              </w:rPr>
            </w:pPr>
            <w:r w:rsidRPr="00B21678">
              <w:rPr>
                <w:rFonts w:ascii="Times New Roman" w:hAnsi="Times New Roman" w:cs="Times New Roman"/>
                <w:b/>
                <w:bCs/>
                <w:noProof/>
                <w:color w:val="0070C0"/>
                <w:sz w:val="20"/>
                <w:szCs w:val="20"/>
              </w:rPr>
              <w:t>Ukraine-war (2022-23)</w:t>
            </w:r>
          </w:p>
          <w:p w14:paraId="14A46FDB" w14:textId="77777777" w:rsidR="00B21678" w:rsidRDefault="00B21678" w:rsidP="00B21678">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 xml:space="preserve">post-Covid recovery slowed down </w:t>
            </w:r>
            <w:r w:rsidR="00FC301B">
              <w:rPr>
                <w:rFonts w:ascii="Times New Roman" w:hAnsi="Times New Roman" w:cs="Times New Roman"/>
                <w:noProof/>
                <w:color w:val="000000" w:themeColor="text1"/>
                <w:sz w:val="20"/>
                <w:szCs w:val="20"/>
              </w:rPr>
              <w:t>due to</w:t>
            </w:r>
            <w:r>
              <w:rPr>
                <w:rFonts w:ascii="Times New Roman" w:hAnsi="Times New Roman" w:cs="Times New Roman"/>
                <w:noProof/>
                <w:color w:val="000000" w:themeColor="text1"/>
                <w:sz w:val="20"/>
                <w:szCs w:val="20"/>
              </w:rPr>
              <w:t xml:space="preserve"> jumps in international oil and food prices, causing high inflation and drop in real consumption</w:t>
            </w:r>
            <w:r w:rsidR="00FC301B">
              <w:rPr>
                <w:rFonts w:ascii="Times New Roman" w:hAnsi="Times New Roman" w:cs="Times New Roman"/>
                <w:noProof/>
                <w:color w:val="000000" w:themeColor="text1"/>
                <w:sz w:val="20"/>
                <w:szCs w:val="20"/>
              </w:rPr>
              <w:t xml:space="preserve"> and other demand</w:t>
            </w:r>
          </w:p>
          <w:p w14:paraId="0363E1C7" w14:textId="6E4C9E0D" w:rsidR="00B21678" w:rsidRPr="00B21678" w:rsidRDefault="00150F17" w:rsidP="00052A98">
            <w:pPr>
              <w:pStyle w:val="ListParagraph"/>
              <w:numPr>
                <w:ilvl w:val="0"/>
                <w:numId w:val="12"/>
              </w:numPr>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f</w:t>
            </w:r>
            <w:r w:rsidR="00B21678">
              <w:rPr>
                <w:rFonts w:ascii="Times New Roman" w:hAnsi="Times New Roman" w:cs="Times New Roman"/>
                <w:noProof/>
                <w:color w:val="000000" w:themeColor="text1"/>
                <w:sz w:val="20"/>
                <w:szCs w:val="20"/>
              </w:rPr>
              <w:t>iscal consoli</w:t>
            </w:r>
            <w:r w:rsidR="00BD5A93">
              <w:rPr>
                <w:rFonts w:ascii="Times New Roman" w:hAnsi="Times New Roman" w:cs="Times New Roman"/>
                <w:noProof/>
                <w:color w:val="000000" w:themeColor="text1"/>
                <w:sz w:val="20"/>
                <w:szCs w:val="20"/>
              </w:rPr>
              <w:t>d</w:t>
            </w:r>
            <w:r w:rsidR="00B21678">
              <w:rPr>
                <w:rFonts w:ascii="Times New Roman" w:hAnsi="Times New Roman" w:cs="Times New Roman"/>
                <w:noProof/>
                <w:color w:val="000000" w:themeColor="text1"/>
                <w:sz w:val="20"/>
                <w:szCs w:val="20"/>
              </w:rPr>
              <w:t>ation</w:t>
            </w:r>
            <w:r w:rsidR="00214889">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started (</w:t>
            </w:r>
            <w:r w:rsidR="004D7BB1">
              <w:rPr>
                <w:rFonts w:ascii="Times New Roman" w:hAnsi="Times New Roman" w:cs="Times New Roman"/>
                <w:noProof/>
                <w:color w:val="000000" w:themeColor="text1"/>
                <w:sz w:val="20"/>
                <w:szCs w:val="20"/>
              </w:rPr>
              <w:t xml:space="preserve">though </w:t>
            </w:r>
            <w:r>
              <w:rPr>
                <w:rFonts w:ascii="Times New Roman" w:hAnsi="Times New Roman" w:cs="Times New Roman"/>
                <w:noProof/>
                <w:color w:val="000000" w:themeColor="text1"/>
                <w:sz w:val="20"/>
                <w:szCs w:val="20"/>
              </w:rPr>
              <w:t xml:space="preserve">in part thwarted by floods) </w:t>
            </w:r>
            <w:r w:rsidR="004D7BB1">
              <w:rPr>
                <w:rFonts w:ascii="Times New Roman" w:hAnsi="Times New Roman" w:cs="Times New Roman"/>
                <w:noProof/>
                <w:color w:val="000000" w:themeColor="text1"/>
                <w:sz w:val="20"/>
                <w:szCs w:val="20"/>
              </w:rPr>
              <w:t>and lowered the e</w:t>
            </w:r>
            <w:r>
              <w:rPr>
                <w:rFonts w:ascii="Times New Roman" w:hAnsi="Times New Roman" w:cs="Times New Roman"/>
                <w:noProof/>
                <w:color w:val="000000" w:themeColor="text1"/>
                <w:sz w:val="20"/>
                <w:szCs w:val="20"/>
              </w:rPr>
              <w:t xml:space="preserve">xpansionary </w:t>
            </w:r>
            <w:r w:rsidR="00214889">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effect of govt demand</w:t>
            </w:r>
          </w:p>
        </w:tc>
        <w:tc>
          <w:tcPr>
            <w:tcW w:w="6138" w:type="dxa"/>
          </w:tcPr>
          <w:p w14:paraId="29D95221" w14:textId="77777777" w:rsidR="002E0890" w:rsidRDefault="002E0890" w:rsidP="00B21678">
            <w:pPr>
              <w:spacing w:before="120"/>
              <w:jc w:val="center"/>
              <w:rPr>
                <w:rFonts w:ascii="Times New Roman" w:hAnsi="Times New Roman" w:cs="Times New Roman"/>
                <w:noProof/>
                <w:sz w:val="24"/>
                <w:szCs w:val="24"/>
                <w:lang w:val="fr-FR"/>
              </w:rPr>
            </w:pPr>
            <w:r w:rsidRPr="003B7632">
              <w:rPr>
                <w:rFonts w:ascii="Times New Roman" w:hAnsi="Times New Roman" w:cs="Times New Roman"/>
                <w:b/>
                <w:bCs/>
                <w:noProof/>
                <w:color w:val="0070C0"/>
                <w:sz w:val="20"/>
                <w:szCs w:val="20"/>
                <w:lang w:val="fr-FR"/>
              </w:rPr>
              <w:t>Fig. 1.</w:t>
            </w:r>
            <w:r>
              <w:rPr>
                <w:rFonts w:ascii="Times New Roman" w:hAnsi="Times New Roman" w:cs="Times New Roman"/>
                <w:b/>
                <w:bCs/>
                <w:noProof/>
                <w:color w:val="0070C0"/>
                <w:sz w:val="20"/>
                <w:szCs w:val="20"/>
                <w:lang w:val="fr-FR"/>
              </w:rPr>
              <w:t>3</w:t>
            </w:r>
            <w:r w:rsidRPr="003B7632">
              <w:rPr>
                <w:rFonts w:ascii="Times New Roman" w:hAnsi="Times New Roman" w:cs="Times New Roman"/>
                <w:b/>
                <w:bCs/>
                <w:noProof/>
                <w:color w:val="0070C0"/>
                <w:sz w:val="20"/>
                <w:szCs w:val="20"/>
                <w:lang w:val="fr-FR"/>
              </w:rPr>
              <w:t xml:space="preserve"> Output gap (vis-à-vis trend) and c</w:t>
            </w:r>
            <w:r>
              <w:rPr>
                <w:rFonts w:ascii="Times New Roman" w:hAnsi="Times New Roman" w:cs="Times New Roman"/>
                <w:b/>
                <w:bCs/>
                <w:noProof/>
                <w:color w:val="0070C0"/>
                <w:sz w:val="20"/>
                <w:szCs w:val="20"/>
                <w:lang w:val="fr-FR"/>
              </w:rPr>
              <w:t>omponents</w:t>
            </w:r>
          </w:p>
          <w:p w14:paraId="113096BB" w14:textId="4ECBEDBC" w:rsidR="00EB459A" w:rsidRPr="00612566" w:rsidRDefault="009E6250" w:rsidP="003B7632">
            <w:pPr>
              <w:jc w:val="center"/>
              <w:rPr>
                <w:rFonts w:ascii="Times New Roman" w:hAnsi="Times New Roman" w:cs="Times New Roman"/>
                <w:b/>
                <w:bCs/>
                <w:noProof/>
                <w:color w:val="0070C0"/>
                <w:sz w:val="20"/>
                <w:szCs w:val="20"/>
                <w:lang w:val="fr-FR"/>
              </w:rPr>
            </w:pPr>
            <w:commentRangeStart w:id="99"/>
            <w:commentRangeStart w:id="100"/>
            <w:r>
              <w:rPr>
                <w:rFonts w:ascii="Times New Roman" w:hAnsi="Times New Roman" w:cs="Times New Roman"/>
                <w:b/>
                <w:bCs/>
                <w:noProof/>
                <w:color w:val="0070C0"/>
                <w:sz w:val="20"/>
                <w:szCs w:val="20"/>
                <w:lang w:val="fr-FR"/>
              </w:rPr>
              <w:drawing>
                <wp:inline distT="0" distB="0" distL="0" distR="0" wp14:anchorId="006C32C5" wp14:editId="1B793FE0">
                  <wp:extent cx="3521034" cy="2925970"/>
                  <wp:effectExtent l="0" t="0" r="3810" b="8255"/>
                  <wp:docPr id="241799521" name="Picture 2" descr="A graph with different colored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99521" name="Picture 2" descr="A graph with different colored bars"/>
                          <pic:cNvPicPr/>
                        </pic:nvPicPr>
                        <pic:blipFill>
                          <a:blip r:embed="rId14">
                            <a:extLst>
                              <a:ext uri="{28A0092B-C50C-407E-A947-70E740481C1C}">
                                <a14:useLocalDpi xmlns:a14="http://schemas.microsoft.com/office/drawing/2010/main" val="0"/>
                              </a:ext>
                            </a:extLst>
                          </a:blip>
                          <a:stretch>
                            <a:fillRect/>
                          </a:stretch>
                        </pic:blipFill>
                        <pic:spPr>
                          <a:xfrm>
                            <a:off x="0" y="0"/>
                            <a:ext cx="3528128" cy="2931865"/>
                          </a:xfrm>
                          <a:prstGeom prst="rect">
                            <a:avLst/>
                          </a:prstGeom>
                        </pic:spPr>
                      </pic:pic>
                    </a:graphicData>
                  </a:graphic>
                </wp:inline>
              </w:drawing>
            </w:r>
            <w:commentRangeEnd w:id="99"/>
            <w:r w:rsidR="00643502">
              <w:rPr>
                <w:rStyle w:val="CommentReference"/>
              </w:rPr>
              <w:commentReference w:id="99"/>
            </w:r>
            <w:commentRangeEnd w:id="100"/>
            <w:r w:rsidR="00C020EF">
              <w:rPr>
                <w:rStyle w:val="CommentReference"/>
              </w:rPr>
              <w:commentReference w:id="100"/>
            </w:r>
          </w:p>
        </w:tc>
      </w:tr>
    </w:tbl>
    <w:p w14:paraId="4C10AB04" w14:textId="77DA19D5" w:rsidR="003A074E" w:rsidRDefault="006C18FF" w:rsidP="00AC2FDC">
      <w:pPr>
        <w:spacing w:before="120"/>
        <w:jc w:val="both"/>
        <w:rPr>
          <w:rFonts w:ascii="Times New Roman" w:hAnsi="Times New Roman" w:cs="Times New Roman"/>
          <w:color w:val="000000" w:themeColor="text1"/>
          <w:sz w:val="24"/>
          <w:szCs w:val="24"/>
        </w:rPr>
      </w:pPr>
      <w:r w:rsidRPr="00CD7DBC">
        <w:rPr>
          <w:rFonts w:ascii="Times New Roman" w:hAnsi="Times New Roman" w:cs="Times New Roman"/>
          <w:b/>
          <w:bCs/>
          <w:color w:val="2F5496" w:themeColor="accent1" w:themeShade="BF"/>
          <w:sz w:val="24"/>
          <w:szCs w:val="24"/>
        </w:rPr>
        <w:lastRenderedPageBreak/>
        <w:t>Consumption</w:t>
      </w:r>
      <w:r>
        <w:rPr>
          <w:rFonts w:ascii="Times New Roman" w:hAnsi="Times New Roman" w:cs="Times New Roman"/>
          <w:b/>
          <w:bCs/>
          <w:color w:val="0070C0"/>
          <w:sz w:val="24"/>
          <w:szCs w:val="24"/>
        </w:rPr>
        <w:t>.</w:t>
      </w:r>
      <w:r>
        <w:rPr>
          <w:rFonts w:ascii="Times New Roman" w:hAnsi="Times New Roman" w:cs="Times New Roman"/>
          <w:sz w:val="24"/>
          <w:szCs w:val="24"/>
        </w:rPr>
        <w:t xml:space="preserve"> </w:t>
      </w:r>
      <w:r w:rsidR="00D33348">
        <w:rPr>
          <w:rFonts w:ascii="Times New Roman" w:hAnsi="Times New Roman" w:cs="Times New Roman"/>
          <w:sz w:val="24"/>
          <w:szCs w:val="24"/>
        </w:rPr>
        <w:t>Private consumption shows strong fluctuations in part due to its residual nature in national accounts estimate</w:t>
      </w:r>
      <w:r w:rsidR="0075459B">
        <w:rPr>
          <w:rFonts w:ascii="Times New Roman" w:hAnsi="Times New Roman" w:cs="Times New Roman"/>
          <w:sz w:val="24"/>
          <w:szCs w:val="24"/>
        </w:rPr>
        <w:t>s</w:t>
      </w:r>
      <w:r w:rsidR="00D33348">
        <w:rPr>
          <w:rFonts w:ascii="Times New Roman" w:hAnsi="Times New Roman" w:cs="Times New Roman"/>
          <w:sz w:val="24"/>
          <w:szCs w:val="24"/>
        </w:rPr>
        <w:t xml:space="preserve">. </w:t>
      </w:r>
      <w:r w:rsidR="00F5479D">
        <w:rPr>
          <w:rFonts w:ascii="Times New Roman" w:hAnsi="Times New Roman" w:cs="Times New Roman"/>
          <w:sz w:val="24"/>
          <w:szCs w:val="24"/>
        </w:rPr>
        <w:t>During the 2020-21</w:t>
      </w:r>
      <w:r w:rsidR="00D33348">
        <w:rPr>
          <w:rFonts w:ascii="Times New Roman" w:hAnsi="Times New Roman" w:cs="Times New Roman"/>
          <w:sz w:val="24"/>
          <w:szCs w:val="24"/>
        </w:rPr>
        <w:t xml:space="preserve"> Covid</w:t>
      </w:r>
      <w:r w:rsidR="00F5479D">
        <w:rPr>
          <w:rFonts w:ascii="Times New Roman" w:hAnsi="Times New Roman" w:cs="Times New Roman"/>
          <w:sz w:val="24"/>
          <w:szCs w:val="24"/>
        </w:rPr>
        <w:t xml:space="preserve"> years,</w:t>
      </w:r>
      <w:r w:rsidR="00D33348">
        <w:rPr>
          <w:rFonts w:ascii="Times New Roman" w:hAnsi="Times New Roman" w:cs="Times New Roman"/>
          <w:sz w:val="24"/>
          <w:szCs w:val="24"/>
        </w:rPr>
        <w:t xml:space="preserve"> t</w:t>
      </w:r>
      <w:r>
        <w:rPr>
          <w:rFonts w:ascii="Times New Roman" w:hAnsi="Times New Roman" w:cs="Times New Roman"/>
          <w:sz w:val="24"/>
          <w:szCs w:val="24"/>
        </w:rPr>
        <w:t>he drop in private consumption</w:t>
      </w:r>
      <w:r w:rsidR="00D33348">
        <w:rPr>
          <w:rFonts w:ascii="Times New Roman" w:hAnsi="Times New Roman" w:cs="Times New Roman"/>
          <w:sz w:val="24"/>
          <w:szCs w:val="24"/>
        </w:rPr>
        <w:t xml:space="preserve"> due to lockdown and </w:t>
      </w:r>
      <w:r w:rsidR="00F75753">
        <w:rPr>
          <w:rFonts w:ascii="Times New Roman" w:hAnsi="Times New Roman" w:cs="Times New Roman"/>
          <w:sz w:val="24"/>
          <w:szCs w:val="24"/>
        </w:rPr>
        <w:t>ensuing</w:t>
      </w:r>
      <w:r>
        <w:rPr>
          <w:rFonts w:ascii="Times New Roman" w:hAnsi="Times New Roman" w:cs="Times New Roman"/>
          <w:sz w:val="24"/>
          <w:szCs w:val="24"/>
        </w:rPr>
        <w:t xml:space="preserve"> income losse</w:t>
      </w:r>
      <w:r w:rsidR="00D33348">
        <w:rPr>
          <w:rFonts w:ascii="Times New Roman" w:hAnsi="Times New Roman" w:cs="Times New Roman"/>
          <w:sz w:val="24"/>
          <w:szCs w:val="24"/>
        </w:rPr>
        <w:t>s (multiplier effect)</w:t>
      </w:r>
      <w:r>
        <w:rPr>
          <w:rFonts w:ascii="Times New Roman" w:hAnsi="Times New Roman" w:cs="Times New Roman"/>
          <w:sz w:val="24"/>
          <w:szCs w:val="24"/>
        </w:rPr>
        <w:t xml:space="preserve"> </w:t>
      </w:r>
      <w:r w:rsidR="00CF0C41">
        <w:rPr>
          <w:rFonts w:ascii="Times New Roman" w:hAnsi="Times New Roman" w:cs="Times New Roman"/>
          <w:sz w:val="24"/>
          <w:szCs w:val="24"/>
        </w:rPr>
        <w:t>featured</w:t>
      </w:r>
      <w:r w:rsidR="00930B86">
        <w:rPr>
          <w:rFonts w:ascii="Times New Roman" w:hAnsi="Times New Roman" w:cs="Times New Roman"/>
          <w:sz w:val="24"/>
          <w:szCs w:val="24"/>
        </w:rPr>
        <w:t xml:space="preserve"> the largest shock</w:t>
      </w:r>
      <w:r w:rsidR="00CF0C41">
        <w:rPr>
          <w:rFonts w:ascii="Times New Roman" w:hAnsi="Times New Roman" w:cs="Times New Roman"/>
          <w:sz w:val="24"/>
          <w:szCs w:val="24"/>
        </w:rPr>
        <w:t>s</w:t>
      </w:r>
      <w:r w:rsidR="00930B86">
        <w:rPr>
          <w:rFonts w:ascii="Times New Roman" w:hAnsi="Times New Roman" w:cs="Times New Roman"/>
          <w:sz w:val="24"/>
          <w:szCs w:val="24"/>
        </w:rPr>
        <w:t xml:space="preserve"> (in % of GDP) of all final demand</w:t>
      </w:r>
      <w:r w:rsidR="00F75753">
        <w:rPr>
          <w:rFonts w:ascii="Times New Roman" w:hAnsi="Times New Roman" w:cs="Times New Roman"/>
          <w:sz w:val="24"/>
          <w:szCs w:val="24"/>
        </w:rPr>
        <w:t>s</w:t>
      </w:r>
      <w:r>
        <w:rPr>
          <w:rFonts w:ascii="Times New Roman" w:hAnsi="Times New Roman" w:cs="Times New Roman"/>
          <w:color w:val="000000" w:themeColor="text1"/>
          <w:sz w:val="24"/>
          <w:szCs w:val="24"/>
        </w:rPr>
        <w:t>.</w:t>
      </w:r>
      <w:r w:rsidR="00930B86">
        <w:rPr>
          <w:rFonts w:ascii="Times New Roman" w:hAnsi="Times New Roman" w:cs="Times New Roman"/>
          <w:color w:val="000000" w:themeColor="text1"/>
          <w:sz w:val="24"/>
          <w:szCs w:val="24"/>
        </w:rPr>
        <w:t xml:space="preserve"> The</w:t>
      </w:r>
      <w:r w:rsidR="00294B5D">
        <w:rPr>
          <w:rFonts w:ascii="Times New Roman" w:hAnsi="Times New Roman" w:cs="Times New Roman"/>
          <w:color w:val="000000" w:themeColor="text1"/>
          <w:sz w:val="24"/>
          <w:szCs w:val="24"/>
        </w:rPr>
        <w:t xml:space="preserve"> adverse </w:t>
      </w:r>
      <w:r w:rsidR="00930B86">
        <w:rPr>
          <w:rFonts w:ascii="Times New Roman" w:hAnsi="Times New Roman" w:cs="Times New Roman"/>
          <w:color w:val="000000" w:themeColor="text1"/>
          <w:sz w:val="24"/>
          <w:szCs w:val="24"/>
        </w:rPr>
        <w:t xml:space="preserve">impact was exacerbated by </w:t>
      </w:r>
      <w:r w:rsidR="00F5479D">
        <w:rPr>
          <w:rFonts w:ascii="Times New Roman" w:hAnsi="Times New Roman" w:cs="Times New Roman"/>
          <w:color w:val="000000" w:themeColor="text1"/>
          <w:sz w:val="24"/>
          <w:szCs w:val="24"/>
        </w:rPr>
        <w:t xml:space="preserve">the </w:t>
      </w:r>
      <w:r w:rsidR="00C50B9E">
        <w:rPr>
          <w:rFonts w:ascii="Times New Roman" w:hAnsi="Times New Roman" w:cs="Times New Roman"/>
          <w:color w:val="000000" w:themeColor="text1"/>
          <w:sz w:val="24"/>
          <w:szCs w:val="24"/>
        </w:rPr>
        <w:t xml:space="preserve">relatively </w:t>
      </w:r>
      <w:r w:rsidR="00930B86">
        <w:rPr>
          <w:rFonts w:ascii="Times New Roman" w:hAnsi="Times New Roman" w:cs="Times New Roman"/>
          <w:color w:val="000000" w:themeColor="text1"/>
          <w:sz w:val="24"/>
          <w:szCs w:val="24"/>
        </w:rPr>
        <w:t>high RIR (until mid-2021</w:t>
      </w:r>
      <w:r w:rsidR="00A711EB">
        <w:rPr>
          <w:rFonts w:ascii="Times New Roman" w:hAnsi="Times New Roman" w:cs="Times New Roman"/>
          <w:color w:val="000000" w:themeColor="text1"/>
          <w:sz w:val="24"/>
          <w:szCs w:val="24"/>
        </w:rPr>
        <w:t xml:space="preserve"> as inflation was very low, with </w:t>
      </w:r>
      <w:r w:rsidR="00C50B9E">
        <w:rPr>
          <w:rFonts w:ascii="Times New Roman" w:hAnsi="Times New Roman" w:cs="Times New Roman"/>
          <w:color w:val="000000" w:themeColor="text1"/>
          <w:sz w:val="24"/>
          <w:szCs w:val="24"/>
        </w:rPr>
        <w:t xml:space="preserve">nominal </w:t>
      </w:r>
      <w:r w:rsidR="00A711EB">
        <w:rPr>
          <w:rFonts w:ascii="Times New Roman" w:hAnsi="Times New Roman" w:cs="Times New Roman"/>
          <w:color w:val="000000" w:themeColor="text1"/>
          <w:sz w:val="24"/>
          <w:szCs w:val="24"/>
        </w:rPr>
        <w:t xml:space="preserve">interest rates </w:t>
      </w:r>
      <w:r w:rsidR="00C50B9E">
        <w:rPr>
          <w:rFonts w:ascii="Times New Roman" w:hAnsi="Times New Roman" w:cs="Times New Roman"/>
          <w:color w:val="000000" w:themeColor="text1"/>
          <w:sz w:val="24"/>
          <w:szCs w:val="24"/>
        </w:rPr>
        <w:t>quasi-</w:t>
      </w:r>
      <w:r w:rsidR="00A711EB">
        <w:rPr>
          <w:rFonts w:ascii="Times New Roman" w:hAnsi="Times New Roman" w:cs="Times New Roman"/>
          <w:color w:val="000000" w:themeColor="text1"/>
          <w:sz w:val="24"/>
          <w:szCs w:val="24"/>
        </w:rPr>
        <w:t>constant</w:t>
      </w:r>
      <w:r w:rsidR="00930B86">
        <w:rPr>
          <w:rFonts w:ascii="Times New Roman" w:hAnsi="Times New Roman" w:cs="Times New Roman"/>
          <w:color w:val="000000" w:themeColor="text1"/>
          <w:sz w:val="24"/>
          <w:szCs w:val="24"/>
        </w:rPr>
        <w:t>)</w:t>
      </w:r>
      <w:r w:rsidR="00BD108A">
        <w:rPr>
          <w:rFonts w:ascii="Times New Roman" w:hAnsi="Times New Roman" w:cs="Times New Roman"/>
          <w:color w:val="000000" w:themeColor="text1"/>
          <w:sz w:val="24"/>
          <w:szCs w:val="24"/>
        </w:rPr>
        <w:t>,</w:t>
      </w:r>
      <w:r w:rsidR="00930B86">
        <w:rPr>
          <w:rFonts w:ascii="Times New Roman" w:hAnsi="Times New Roman" w:cs="Times New Roman"/>
          <w:color w:val="000000" w:themeColor="text1"/>
          <w:sz w:val="24"/>
          <w:szCs w:val="24"/>
        </w:rPr>
        <w:t xml:space="preserve"> </w:t>
      </w:r>
      <w:r w:rsidR="00D33348">
        <w:rPr>
          <w:rFonts w:ascii="Times New Roman" w:hAnsi="Times New Roman" w:cs="Times New Roman"/>
          <w:color w:val="000000" w:themeColor="text1"/>
          <w:sz w:val="24"/>
          <w:szCs w:val="24"/>
        </w:rPr>
        <w:t>but</w:t>
      </w:r>
      <w:r w:rsidR="00930B86">
        <w:rPr>
          <w:rFonts w:ascii="Times New Roman" w:hAnsi="Times New Roman" w:cs="Times New Roman"/>
          <w:color w:val="000000" w:themeColor="text1"/>
          <w:sz w:val="24"/>
          <w:szCs w:val="24"/>
        </w:rPr>
        <w:t xml:space="preserve"> </w:t>
      </w:r>
      <w:r w:rsidR="003B7632">
        <w:rPr>
          <w:rFonts w:ascii="Times New Roman" w:hAnsi="Times New Roman" w:cs="Times New Roman"/>
          <w:color w:val="000000" w:themeColor="text1"/>
          <w:sz w:val="24"/>
          <w:szCs w:val="24"/>
        </w:rPr>
        <w:t>partly</w:t>
      </w:r>
      <w:r w:rsidR="00930B86">
        <w:rPr>
          <w:rFonts w:ascii="Times New Roman" w:hAnsi="Times New Roman" w:cs="Times New Roman"/>
          <w:color w:val="000000" w:themeColor="text1"/>
          <w:sz w:val="24"/>
          <w:szCs w:val="24"/>
        </w:rPr>
        <w:t xml:space="preserve"> offset by </w:t>
      </w:r>
      <w:r w:rsidR="00F5479D">
        <w:rPr>
          <w:rFonts w:ascii="Times New Roman" w:hAnsi="Times New Roman" w:cs="Times New Roman"/>
          <w:color w:val="000000" w:themeColor="text1"/>
          <w:sz w:val="24"/>
          <w:szCs w:val="24"/>
        </w:rPr>
        <w:t>fiscal expansion</w:t>
      </w:r>
      <w:r w:rsidR="00CD7DBC" w:rsidRPr="00CD7DBC">
        <w:rPr>
          <w:rFonts w:ascii="Times New Roman" w:hAnsi="Times New Roman" w:cs="Times New Roman"/>
          <w:noProof/>
          <w:sz w:val="24"/>
          <w:szCs w:val="24"/>
        </w:rPr>
        <w:t xml:space="preserve"> </w:t>
      </w:r>
      <w:r w:rsidR="00B07A55">
        <w:rPr>
          <w:rFonts w:ascii="Times New Roman" w:hAnsi="Times New Roman" w:cs="Times New Roman"/>
          <w:noProof/>
          <w:sz w:val="24"/>
          <w:szCs w:val="24"/>
        </w:rPr>
        <w:t xml:space="preserve">(see below) </w:t>
      </w:r>
      <w:r w:rsidR="00CD7DBC">
        <w:rPr>
          <w:rFonts w:ascii="Times New Roman" w:hAnsi="Times New Roman" w:cs="Times New Roman"/>
          <w:noProof/>
          <w:sz w:val="24"/>
          <w:szCs w:val="24"/>
        </w:rPr>
        <w:t>(</w:t>
      </w:r>
      <w:r w:rsidR="00CD7DBC" w:rsidRPr="00FF2A12">
        <w:rPr>
          <w:rFonts w:ascii="Times New Roman" w:hAnsi="Times New Roman" w:cs="Times New Roman"/>
          <w:b/>
          <w:bCs/>
          <w:noProof/>
          <w:color w:val="0070C0"/>
          <w:sz w:val="24"/>
          <w:szCs w:val="24"/>
        </w:rPr>
        <w:t xml:space="preserve">Figure </w:t>
      </w:r>
      <w:r w:rsidR="00CD7DBC">
        <w:rPr>
          <w:rFonts w:ascii="Times New Roman" w:hAnsi="Times New Roman" w:cs="Times New Roman"/>
          <w:b/>
          <w:bCs/>
          <w:noProof/>
          <w:color w:val="0070C0"/>
          <w:sz w:val="24"/>
          <w:szCs w:val="24"/>
        </w:rPr>
        <w:t>2</w:t>
      </w:r>
      <w:r w:rsidR="00CD7DBC">
        <w:rPr>
          <w:rFonts w:ascii="Times New Roman" w:hAnsi="Times New Roman" w:cs="Times New Roman"/>
          <w:noProof/>
          <w:sz w:val="24"/>
          <w:szCs w:val="24"/>
        </w:rPr>
        <w:t>).</w:t>
      </w:r>
      <w:r w:rsidR="00D33348">
        <w:rPr>
          <w:rFonts w:ascii="Times New Roman" w:hAnsi="Times New Roman" w:cs="Times New Roman"/>
          <w:noProof/>
          <w:sz w:val="24"/>
          <w:szCs w:val="24"/>
        </w:rPr>
        <w:t xml:space="preserve"> The </w:t>
      </w:r>
      <w:r w:rsidR="00A711EB">
        <w:rPr>
          <w:rFonts w:ascii="Times New Roman" w:hAnsi="Times New Roman" w:cs="Times New Roman"/>
          <w:noProof/>
          <w:sz w:val="24"/>
          <w:szCs w:val="24"/>
        </w:rPr>
        <w:t>upturn</w:t>
      </w:r>
      <w:r w:rsidR="00D33348">
        <w:rPr>
          <w:rFonts w:ascii="Times New Roman" w:hAnsi="Times New Roman" w:cs="Times New Roman"/>
          <w:noProof/>
          <w:sz w:val="24"/>
          <w:szCs w:val="24"/>
        </w:rPr>
        <w:t xml:space="preserve"> </w:t>
      </w:r>
      <w:r w:rsidR="00F55F62">
        <w:rPr>
          <w:rFonts w:ascii="Times New Roman" w:hAnsi="Times New Roman" w:cs="Times New Roman"/>
          <w:noProof/>
          <w:sz w:val="24"/>
          <w:szCs w:val="24"/>
        </w:rPr>
        <w:t xml:space="preserve">in consumption </w:t>
      </w:r>
      <w:r w:rsidR="00D33348">
        <w:rPr>
          <w:rFonts w:ascii="Times New Roman" w:hAnsi="Times New Roman" w:cs="Times New Roman"/>
          <w:noProof/>
          <w:sz w:val="24"/>
          <w:szCs w:val="24"/>
        </w:rPr>
        <w:t xml:space="preserve">was </w:t>
      </w:r>
      <w:r w:rsidR="00F55F62">
        <w:rPr>
          <w:rFonts w:ascii="Times New Roman" w:hAnsi="Times New Roman" w:cs="Times New Roman"/>
          <w:noProof/>
          <w:sz w:val="24"/>
          <w:szCs w:val="24"/>
        </w:rPr>
        <w:t>uneven</w:t>
      </w:r>
      <w:r w:rsidR="00A711EB">
        <w:rPr>
          <w:rFonts w:ascii="Times New Roman" w:hAnsi="Times New Roman" w:cs="Times New Roman"/>
          <w:noProof/>
          <w:sz w:val="24"/>
          <w:szCs w:val="24"/>
        </w:rPr>
        <w:t xml:space="preserve"> </w:t>
      </w:r>
      <w:r w:rsidR="00F55F62">
        <w:rPr>
          <w:rFonts w:ascii="Times New Roman" w:hAnsi="Times New Roman" w:cs="Times New Roman"/>
          <w:noProof/>
          <w:sz w:val="24"/>
          <w:szCs w:val="24"/>
        </w:rPr>
        <w:t xml:space="preserve">as Covid </w:t>
      </w:r>
      <w:r w:rsidR="00A711EB">
        <w:rPr>
          <w:rFonts w:ascii="Times New Roman" w:hAnsi="Times New Roman" w:cs="Times New Roman"/>
          <w:noProof/>
          <w:sz w:val="24"/>
          <w:szCs w:val="24"/>
        </w:rPr>
        <w:t>impa</w:t>
      </w:r>
      <w:r w:rsidR="00F55F62">
        <w:rPr>
          <w:rFonts w:ascii="Times New Roman" w:hAnsi="Times New Roman" w:cs="Times New Roman"/>
          <w:noProof/>
          <w:sz w:val="24"/>
          <w:szCs w:val="24"/>
        </w:rPr>
        <w:t>cts resurfaced and the Ukraine war in early 2022 interru</w:t>
      </w:r>
      <w:r w:rsidR="00A711EB">
        <w:rPr>
          <w:rFonts w:ascii="Times New Roman" w:hAnsi="Times New Roman" w:cs="Times New Roman"/>
          <w:noProof/>
          <w:sz w:val="24"/>
          <w:szCs w:val="24"/>
        </w:rPr>
        <w:t>pted the post-Covid economic recovery.</w:t>
      </w:r>
      <w:r w:rsidR="005D0AC4">
        <w:rPr>
          <w:rFonts w:ascii="Times New Roman" w:hAnsi="Times New Roman" w:cs="Times New Roman"/>
          <w:noProof/>
          <w:sz w:val="24"/>
          <w:szCs w:val="24"/>
        </w:rPr>
        <w:t xml:space="preserve"> By end-2022, consumption had returned to normal, but dipped strongly in early 2023 </w:t>
      </w:r>
      <w:r w:rsidR="001C38A3">
        <w:rPr>
          <w:rFonts w:ascii="Times New Roman" w:hAnsi="Times New Roman" w:cs="Times New Roman"/>
          <w:noProof/>
          <w:sz w:val="24"/>
          <w:szCs w:val="24"/>
        </w:rPr>
        <w:t>as</w:t>
      </w:r>
      <w:r w:rsidR="005D0AC4">
        <w:rPr>
          <w:rFonts w:ascii="Times New Roman" w:hAnsi="Times New Roman" w:cs="Times New Roman"/>
          <w:noProof/>
          <w:sz w:val="24"/>
          <w:szCs w:val="24"/>
        </w:rPr>
        <w:t xml:space="preserve"> </w:t>
      </w:r>
      <w:r w:rsidR="0067655D" w:rsidRPr="0067655D">
        <w:rPr>
          <w:rFonts w:ascii="Times New Roman" w:hAnsi="Times New Roman" w:cs="Times New Roman"/>
          <w:noProof/>
          <w:sz w:val="24"/>
          <w:szCs w:val="24"/>
        </w:rPr>
        <w:t>inflation eroded purchasing power</w:t>
      </w:r>
      <w:r w:rsidR="005D0AC4">
        <w:rPr>
          <w:rFonts w:ascii="Times New Roman" w:hAnsi="Times New Roman" w:cs="Times New Roman"/>
          <w:noProof/>
          <w:sz w:val="24"/>
          <w:szCs w:val="24"/>
        </w:rPr>
        <w:t>.</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4158"/>
        <w:gridCol w:w="5712"/>
      </w:tblGrid>
      <w:tr w:rsidR="00F22651" w14:paraId="09510535" w14:textId="77777777" w:rsidTr="00CF0C41">
        <w:tc>
          <w:tcPr>
            <w:tcW w:w="9870" w:type="dxa"/>
            <w:gridSpan w:val="2"/>
          </w:tcPr>
          <w:p w14:paraId="367D8B2D" w14:textId="77777777" w:rsidR="00F22651" w:rsidRDefault="00F22651" w:rsidP="00CD7DBC">
            <w:pPr>
              <w:spacing w:after="120"/>
              <w:jc w:val="center"/>
              <w:rPr>
                <w:rFonts w:ascii="Times New Roman" w:hAnsi="Times New Roman" w:cs="Times New Roman"/>
                <w:b/>
                <w:bCs/>
                <w:color w:val="000000" w:themeColor="text1"/>
                <w:sz w:val="24"/>
                <w:szCs w:val="24"/>
                <w:lang w:val="en-GB"/>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2</w:t>
            </w:r>
            <w:r w:rsidRPr="00CE572F">
              <w:rPr>
                <w:rFonts w:ascii="Times New Roman" w:hAnsi="Times New Roman" w:cs="Times New Roman"/>
                <w:b/>
                <w:bCs/>
                <w:noProof/>
                <w:color w:val="0070C0"/>
                <w:sz w:val="20"/>
                <w:szCs w:val="20"/>
              </w:rPr>
              <w:t xml:space="preserve">. </w:t>
            </w:r>
            <w:r w:rsidR="006C18FF">
              <w:rPr>
                <w:rFonts w:ascii="Times New Roman" w:hAnsi="Times New Roman" w:cs="Times New Roman"/>
                <w:b/>
                <w:bCs/>
                <w:noProof/>
                <w:color w:val="0070C0"/>
                <w:sz w:val="20"/>
                <w:szCs w:val="20"/>
              </w:rPr>
              <w:t>Consumption</w:t>
            </w:r>
            <w:r w:rsidR="00A8482A">
              <w:rPr>
                <w:rFonts w:ascii="Times New Roman" w:hAnsi="Times New Roman" w:cs="Times New Roman"/>
                <w:b/>
                <w:bCs/>
                <w:noProof/>
                <w:color w:val="0070C0"/>
                <w:sz w:val="20"/>
                <w:szCs w:val="20"/>
              </w:rPr>
              <w:t>:</w:t>
            </w:r>
            <w:r w:rsidR="006C18F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growth, gap and components</w:t>
            </w:r>
            <w:r w:rsidR="00D3369B">
              <w:rPr>
                <w:rFonts w:ascii="Times New Roman" w:hAnsi="Times New Roman" w:cs="Times New Roman"/>
                <w:b/>
                <w:bCs/>
                <w:noProof/>
                <w:color w:val="0070C0"/>
                <w:sz w:val="20"/>
                <w:szCs w:val="20"/>
              </w:rPr>
              <w:t>, 2015-2</w:t>
            </w:r>
            <w:r w:rsidR="001A1B95">
              <w:rPr>
                <w:rFonts w:ascii="Times New Roman" w:hAnsi="Times New Roman" w:cs="Times New Roman"/>
                <w:b/>
                <w:bCs/>
                <w:noProof/>
                <w:color w:val="0070C0"/>
                <w:sz w:val="20"/>
                <w:szCs w:val="20"/>
              </w:rPr>
              <w:t>3</w:t>
            </w:r>
          </w:p>
        </w:tc>
      </w:tr>
      <w:tr w:rsidR="00F22651" w:rsidRPr="00BD5A93" w14:paraId="557B7504" w14:textId="77777777" w:rsidTr="004E3B61">
        <w:trPr>
          <w:trHeight w:val="4992"/>
        </w:trPr>
        <w:tc>
          <w:tcPr>
            <w:tcW w:w="4158" w:type="dxa"/>
          </w:tcPr>
          <w:p w14:paraId="04417D27" w14:textId="77777777" w:rsidR="00CF0C41" w:rsidRDefault="00FF2A12" w:rsidP="00F22651">
            <w:pP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2.1</w:t>
            </w:r>
            <w:r w:rsidRPr="00A73F40">
              <w:rPr>
                <w:rFonts w:ascii="Times New Roman" w:hAnsi="Times New Roman" w:cs="Times New Roman"/>
                <w:b/>
                <w:bCs/>
                <w:noProof/>
                <w:color w:val="0070C0"/>
                <w:sz w:val="20"/>
                <w:szCs w:val="20"/>
              </w:rPr>
              <w:t xml:space="preserve"> </w:t>
            </w:r>
            <w:r w:rsidR="00B576E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Consumption</w:t>
            </w:r>
            <w:r w:rsidRPr="00A73F40">
              <w:rPr>
                <w:rFonts w:ascii="Times New Roman" w:hAnsi="Times New Roman" w:cs="Times New Roman"/>
                <w:b/>
                <w:bCs/>
                <w:noProof/>
                <w:color w:val="0070C0"/>
                <w:sz w:val="20"/>
                <w:szCs w:val="20"/>
              </w:rPr>
              <w:t xml:space="preserve"> </w:t>
            </w:r>
            <w:r w:rsidR="00CF0C41">
              <w:rPr>
                <w:rFonts w:ascii="Times New Roman" w:hAnsi="Times New Roman" w:cs="Times New Roman"/>
                <w:b/>
                <w:bCs/>
                <w:noProof/>
                <w:color w:val="0070C0"/>
                <w:sz w:val="20"/>
                <w:szCs w:val="20"/>
              </w:rPr>
              <w:t xml:space="preserve">level (l_cons) </w:t>
            </w:r>
            <w:r>
              <w:rPr>
                <w:rFonts w:ascii="Times New Roman" w:hAnsi="Times New Roman" w:cs="Times New Roman"/>
                <w:b/>
                <w:bCs/>
                <w:noProof/>
                <w:color w:val="0070C0"/>
                <w:sz w:val="20"/>
                <w:szCs w:val="20"/>
              </w:rPr>
              <w:t xml:space="preserve">and </w:t>
            </w:r>
            <w:r w:rsidR="00CF0C41">
              <w:rPr>
                <w:rFonts w:ascii="Times New Roman" w:hAnsi="Times New Roman" w:cs="Times New Roman"/>
                <w:b/>
                <w:bCs/>
                <w:noProof/>
                <w:color w:val="0070C0"/>
                <w:sz w:val="20"/>
                <w:szCs w:val="20"/>
              </w:rPr>
              <w:t>trend</w:t>
            </w:r>
          </w:p>
          <w:p w14:paraId="5F6AEBCD" w14:textId="77777777" w:rsidR="00A711EB" w:rsidRDefault="00A711EB" w:rsidP="00F22651">
            <w:pPr>
              <w:rPr>
                <w:rFonts w:ascii="Times New Roman" w:hAnsi="Times New Roman" w:cs="Times New Roman"/>
                <w:b/>
                <w:bCs/>
                <w:noProof/>
                <w:color w:val="0070C0"/>
                <w:sz w:val="20"/>
                <w:szCs w:val="20"/>
              </w:rPr>
            </w:pPr>
          </w:p>
          <w:p w14:paraId="23E4FEE0" w14:textId="77777777" w:rsidR="00CF0C41" w:rsidRDefault="00CF0C41" w:rsidP="00F22651">
            <w:pPr>
              <w:rPr>
                <w:rFonts w:ascii="Times New Roman" w:hAnsi="Times New Roman" w:cs="Times New Roman"/>
                <w:b/>
                <w:bCs/>
                <w:noProof/>
                <w:color w:val="0070C0"/>
                <w:sz w:val="20"/>
                <w:szCs w:val="20"/>
              </w:rPr>
            </w:pPr>
          </w:p>
          <w:p w14:paraId="2312A454" w14:textId="16EDA5CA" w:rsidR="006C18FF" w:rsidRDefault="00C05965" w:rsidP="00F22651">
            <w:pPr>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drawing>
                <wp:inline distT="0" distB="0" distL="0" distR="0" wp14:anchorId="35FDF7A5" wp14:editId="00D51C31">
                  <wp:extent cx="2505693" cy="2020570"/>
                  <wp:effectExtent l="0" t="0" r="9525" b="0"/>
                  <wp:docPr id="516566670" name="Picture 4" descr="A graph with a line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66670" name="Picture 4" descr="A graph with a line and a lin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2506799" cy="2021462"/>
                          </a:xfrm>
                          <a:prstGeom prst="rect">
                            <a:avLst/>
                          </a:prstGeom>
                        </pic:spPr>
                      </pic:pic>
                    </a:graphicData>
                  </a:graphic>
                </wp:inline>
              </w:drawing>
            </w:r>
          </w:p>
          <w:p w14:paraId="1D36F2E6" w14:textId="77777777" w:rsidR="00FF2A12" w:rsidRPr="00B07A55" w:rsidRDefault="00FF2A12" w:rsidP="00F22651">
            <w:pPr>
              <w:rPr>
                <w:rFonts w:ascii="Times New Roman" w:hAnsi="Times New Roman" w:cs="Times New Roman"/>
                <w:noProof/>
                <w:color w:val="FF0000"/>
                <w:sz w:val="18"/>
                <w:szCs w:val="18"/>
                <w:lang w:val="en-GB"/>
              </w:rPr>
            </w:pPr>
          </w:p>
          <w:p w14:paraId="601126DD" w14:textId="77777777" w:rsidR="00F22651" w:rsidRDefault="00F22651" w:rsidP="00F22651">
            <w:pPr>
              <w:rPr>
                <w:rFonts w:ascii="Times New Roman" w:hAnsi="Times New Roman" w:cs="Times New Roman"/>
                <w:b/>
                <w:bCs/>
                <w:color w:val="000000" w:themeColor="text1"/>
                <w:sz w:val="24"/>
                <w:szCs w:val="24"/>
                <w:lang w:val="en-GB"/>
              </w:rPr>
            </w:pPr>
          </w:p>
        </w:tc>
        <w:tc>
          <w:tcPr>
            <w:tcW w:w="5712" w:type="dxa"/>
          </w:tcPr>
          <w:p w14:paraId="0D0CC6CD" w14:textId="77777777" w:rsidR="00F22651" w:rsidRDefault="006C18FF" w:rsidP="006C18FF">
            <w:pPr>
              <w:rPr>
                <w:rFonts w:ascii="Times New Roman" w:hAnsi="Times New Roman" w:cs="Times New Roman"/>
                <w:b/>
                <w:bCs/>
                <w:noProof/>
                <w:color w:val="0070C0"/>
                <w:sz w:val="20"/>
                <w:szCs w:val="20"/>
                <w:lang w:val="fr-FR"/>
              </w:rPr>
            </w:pPr>
            <w:r w:rsidRPr="003B7632">
              <w:rPr>
                <w:rFonts w:ascii="Times New Roman" w:hAnsi="Times New Roman" w:cs="Times New Roman"/>
                <w:b/>
                <w:bCs/>
                <w:noProof/>
                <w:color w:val="0070C0"/>
                <w:sz w:val="20"/>
                <w:szCs w:val="20"/>
                <w:lang w:val="fr-FR"/>
              </w:rPr>
              <w:t xml:space="preserve">Fig. 2.2 </w:t>
            </w:r>
            <w:r w:rsidR="00B576EF" w:rsidRPr="003B7632">
              <w:rPr>
                <w:rFonts w:ascii="Times New Roman" w:hAnsi="Times New Roman" w:cs="Times New Roman"/>
                <w:b/>
                <w:bCs/>
                <w:noProof/>
                <w:color w:val="0070C0"/>
                <w:sz w:val="20"/>
                <w:szCs w:val="20"/>
                <w:lang w:val="fr-FR"/>
              </w:rPr>
              <w:t xml:space="preserve"> </w:t>
            </w:r>
            <w:r w:rsidRPr="003B7632">
              <w:rPr>
                <w:rFonts w:ascii="Times New Roman" w:hAnsi="Times New Roman" w:cs="Times New Roman"/>
                <w:b/>
                <w:bCs/>
                <w:noProof/>
                <w:color w:val="0070C0"/>
                <w:sz w:val="20"/>
                <w:szCs w:val="20"/>
                <w:lang w:val="fr-FR"/>
              </w:rPr>
              <w:t xml:space="preserve">Consumption gap </w:t>
            </w:r>
            <w:r w:rsidR="003B7632" w:rsidRPr="003B7632">
              <w:rPr>
                <w:rFonts w:ascii="Times New Roman" w:hAnsi="Times New Roman" w:cs="Times New Roman"/>
                <w:b/>
                <w:bCs/>
                <w:noProof/>
                <w:color w:val="0070C0"/>
                <w:sz w:val="20"/>
                <w:szCs w:val="20"/>
                <w:lang w:val="fr-FR"/>
              </w:rPr>
              <w:t xml:space="preserve">(vis-à-vis trend) </w:t>
            </w:r>
            <w:r w:rsidR="003501AC" w:rsidRPr="003B7632">
              <w:rPr>
                <w:rFonts w:ascii="Times New Roman" w:hAnsi="Times New Roman" w:cs="Times New Roman"/>
                <w:b/>
                <w:bCs/>
                <w:noProof/>
                <w:color w:val="0070C0"/>
                <w:sz w:val="20"/>
                <w:szCs w:val="20"/>
                <w:lang w:val="fr-FR"/>
              </w:rPr>
              <w:t xml:space="preserve">and </w:t>
            </w:r>
            <w:r w:rsidRPr="003B7632">
              <w:rPr>
                <w:rFonts w:ascii="Times New Roman" w:hAnsi="Times New Roman" w:cs="Times New Roman"/>
                <w:b/>
                <w:bCs/>
                <w:noProof/>
                <w:color w:val="0070C0"/>
                <w:sz w:val="20"/>
                <w:szCs w:val="20"/>
                <w:lang w:val="fr-FR"/>
              </w:rPr>
              <w:t>components</w:t>
            </w:r>
            <w:r>
              <w:rPr>
                <w:rFonts w:ascii="Times New Roman" w:hAnsi="Times New Roman" w:cs="Times New Roman"/>
                <w:b/>
                <w:bCs/>
                <w:noProof/>
                <w:color w:val="000000" w:themeColor="text1"/>
                <w:sz w:val="24"/>
                <w:szCs w:val="24"/>
                <w:lang w:val="en-GB"/>
              </w:rPr>
              <w:drawing>
                <wp:inline distT="0" distB="0" distL="0" distR="0" wp14:anchorId="2E816404" wp14:editId="34E6A760">
                  <wp:extent cx="95255" cy="12701"/>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16">
                            <a:extLst>
                              <a:ext uri="{28A0092B-C50C-407E-A947-70E740481C1C}">
                                <a14:useLocalDpi xmlns:a14="http://schemas.microsoft.com/office/drawing/2010/main" val="0"/>
                              </a:ext>
                            </a:extLst>
                          </a:blip>
                          <a:stretch>
                            <a:fillRect/>
                          </a:stretch>
                        </pic:blipFill>
                        <pic:spPr>
                          <a:xfrm>
                            <a:off x="0" y="0"/>
                            <a:ext cx="95255" cy="12701"/>
                          </a:xfrm>
                          <a:prstGeom prst="rect">
                            <a:avLst/>
                          </a:prstGeom>
                        </pic:spPr>
                      </pic:pic>
                    </a:graphicData>
                  </a:graphic>
                </wp:inline>
              </w:drawing>
            </w:r>
          </w:p>
          <w:p w14:paraId="3E336A22" w14:textId="6F779494" w:rsidR="00D33348" w:rsidRPr="003B7632" w:rsidRDefault="00D33348" w:rsidP="0067655D">
            <w:pPr>
              <w:rPr>
                <w:rFonts w:ascii="Times New Roman" w:hAnsi="Times New Roman" w:cs="Times New Roman"/>
                <w:b/>
                <w:bCs/>
                <w:color w:val="000000" w:themeColor="text1"/>
                <w:sz w:val="24"/>
                <w:szCs w:val="24"/>
                <w:lang w:val="fr-FR"/>
              </w:rPr>
            </w:pPr>
            <w:r>
              <w:rPr>
                <w:rFonts w:ascii="Times New Roman" w:hAnsi="Times New Roman" w:cs="Times New Roman"/>
                <w:b/>
                <w:bCs/>
                <w:noProof/>
                <w:color w:val="000000" w:themeColor="text1"/>
                <w:sz w:val="24"/>
                <w:szCs w:val="24"/>
                <w:lang w:val="fr-FR"/>
              </w:rPr>
              <w:t xml:space="preserve"> </w:t>
            </w:r>
            <w:r w:rsidR="0067655D">
              <w:rPr>
                <w:rFonts w:ascii="Times New Roman" w:hAnsi="Times New Roman" w:cs="Times New Roman"/>
                <w:b/>
                <w:bCs/>
                <w:noProof/>
                <w:color w:val="000000" w:themeColor="text1"/>
                <w:sz w:val="24"/>
                <w:szCs w:val="24"/>
                <w:lang w:val="fr-FR"/>
              </w:rPr>
              <w:t xml:space="preserve">  </w:t>
            </w:r>
            <w:r w:rsidR="009E6250">
              <w:rPr>
                <w:rFonts w:ascii="Times New Roman" w:hAnsi="Times New Roman" w:cs="Times New Roman"/>
                <w:b/>
                <w:bCs/>
                <w:noProof/>
                <w:color w:val="000000" w:themeColor="text1"/>
                <w:sz w:val="24"/>
                <w:szCs w:val="24"/>
                <w:lang w:val="fr-FR"/>
              </w:rPr>
              <w:drawing>
                <wp:inline distT="0" distB="0" distL="0" distR="0" wp14:anchorId="598BEF58" wp14:editId="25BBC679">
                  <wp:extent cx="3419856" cy="3026664"/>
                  <wp:effectExtent l="0" t="0" r="9525" b="2540"/>
                  <wp:docPr id="217516635" name="Picture 3" descr="A graph with different colored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16635" name="Picture 3" descr="A graph with different colored bars"/>
                          <pic:cNvPicPr/>
                        </pic:nvPicPr>
                        <pic:blipFill>
                          <a:blip r:embed="rId17">
                            <a:extLst>
                              <a:ext uri="{28A0092B-C50C-407E-A947-70E740481C1C}">
                                <a14:useLocalDpi xmlns:a14="http://schemas.microsoft.com/office/drawing/2010/main" val="0"/>
                              </a:ext>
                            </a:extLst>
                          </a:blip>
                          <a:stretch>
                            <a:fillRect/>
                          </a:stretch>
                        </pic:blipFill>
                        <pic:spPr>
                          <a:xfrm>
                            <a:off x="0" y="0"/>
                            <a:ext cx="3419856" cy="3026664"/>
                          </a:xfrm>
                          <a:prstGeom prst="rect">
                            <a:avLst/>
                          </a:prstGeom>
                        </pic:spPr>
                      </pic:pic>
                    </a:graphicData>
                  </a:graphic>
                </wp:inline>
              </w:drawing>
            </w:r>
          </w:p>
        </w:tc>
      </w:tr>
    </w:tbl>
    <w:p w14:paraId="7C44EC0C" w14:textId="77777777" w:rsidR="00870A1B" w:rsidRPr="003905B1" w:rsidRDefault="00870A1B" w:rsidP="00A711EB">
      <w:pPr>
        <w:pStyle w:val="Heading2"/>
        <w:numPr>
          <w:ilvl w:val="1"/>
          <w:numId w:val="1"/>
        </w:numPr>
        <w:spacing w:before="240" w:after="120"/>
        <w:rPr>
          <w:rFonts w:ascii="Times New Roman" w:hAnsi="Times New Roman" w:cs="Times New Roman"/>
          <w:b/>
          <w:bCs/>
          <w:lang w:val="en-GB"/>
        </w:rPr>
      </w:pPr>
      <w:bookmarkStart w:id="101" w:name="_Toc154000831"/>
      <w:r w:rsidRPr="003905B1">
        <w:rPr>
          <w:rFonts w:ascii="Times New Roman" w:hAnsi="Times New Roman" w:cs="Times New Roman"/>
          <w:b/>
          <w:bCs/>
          <w:lang w:val="en-GB"/>
        </w:rPr>
        <w:t>Fiscal policies and government demand</w:t>
      </w:r>
      <w:bookmarkEnd w:id="101"/>
    </w:p>
    <w:p w14:paraId="7B208124" w14:textId="04E0E425" w:rsidR="0008153F" w:rsidRDefault="0008153F" w:rsidP="00380074">
      <w:pPr>
        <w:spacing w:before="120" w:after="120"/>
        <w:rPr>
          <w:ins w:id="102" w:author="Didier Tabaro" w:date="2024-01-15T15:11:00Z"/>
          <w:rFonts w:ascii="Times New Roman" w:hAnsi="Times New Roman" w:cs="Times New Roman"/>
          <w:sz w:val="24"/>
          <w:szCs w:val="24"/>
          <w:lang w:val="en-GB"/>
        </w:rPr>
      </w:pPr>
      <w:r w:rsidRPr="0008153F">
        <w:rPr>
          <w:rFonts w:ascii="Times New Roman" w:hAnsi="Times New Roman" w:cs="Times New Roman"/>
          <w:sz w:val="24"/>
          <w:szCs w:val="24"/>
          <w:lang w:val="en-GB"/>
        </w:rPr>
        <w:t xml:space="preserve">Fiscal policies affect output </w:t>
      </w:r>
      <w:r w:rsidRPr="00C34022">
        <w:rPr>
          <w:rFonts w:ascii="Times New Roman" w:hAnsi="Times New Roman" w:cs="Times New Roman"/>
          <w:i/>
          <w:iCs/>
          <w:sz w:val="24"/>
          <w:szCs w:val="24"/>
          <w:lang w:val="en-GB"/>
        </w:rPr>
        <w:t>directly</w:t>
      </w:r>
      <w:r w:rsidRPr="0008153F">
        <w:rPr>
          <w:rFonts w:ascii="Times New Roman" w:hAnsi="Times New Roman" w:cs="Times New Roman"/>
          <w:sz w:val="24"/>
          <w:szCs w:val="24"/>
          <w:lang w:val="en-GB"/>
        </w:rPr>
        <w:t xml:space="preserve"> as government spends on G&amp;S and</w:t>
      </w:r>
      <w:r w:rsidR="00B962BF">
        <w:rPr>
          <w:rFonts w:ascii="Times New Roman" w:hAnsi="Times New Roman" w:cs="Times New Roman"/>
          <w:sz w:val="24"/>
          <w:szCs w:val="24"/>
          <w:lang w:val="en-GB"/>
        </w:rPr>
        <w:t>—to a much smaller extent—</w:t>
      </w:r>
      <w:r w:rsidRPr="00C34022">
        <w:rPr>
          <w:rFonts w:ascii="Times New Roman" w:hAnsi="Times New Roman" w:cs="Times New Roman"/>
          <w:i/>
          <w:iCs/>
          <w:sz w:val="24"/>
          <w:szCs w:val="24"/>
          <w:lang w:val="en-GB"/>
        </w:rPr>
        <w:t>indirectly</w:t>
      </w:r>
      <w:r w:rsidRPr="0008153F">
        <w:rPr>
          <w:rFonts w:ascii="Times New Roman" w:hAnsi="Times New Roman" w:cs="Times New Roman"/>
          <w:sz w:val="24"/>
          <w:szCs w:val="24"/>
          <w:lang w:val="en-GB"/>
        </w:rPr>
        <w:t xml:space="preserve"> as</w:t>
      </w:r>
      <w:r>
        <w:rPr>
          <w:rFonts w:ascii="Times New Roman" w:hAnsi="Times New Roman" w:cs="Times New Roman"/>
          <w:sz w:val="24"/>
          <w:szCs w:val="24"/>
          <w:lang w:val="en-GB"/>
        </w:rPr>
        <w:t xml:space="preserve"> </w:t>
      </w:r>
      <w:r w:rsidR="00DC5C52">
        <w:rPr>
          <w:rFonts w:ascii="Times New Roman" w:hAnsi="Times New Roman" w:cs="Times New Roman"/>
          <w:sz w:val="24"/>
          <w:szCs w:val="24"/>
          <w:lang w:val="en-GB"/>
        </w:rPr>
        <w:t>fiscal deficits</w:t>
      </w:r>
      <w:r w:rsidRPr="0008153F">
        <w:rPr>
          <w:rFonts w:ascii="Times New Roman" w:hAnsi="Times New Roman" w:cs="Times New Roman"/>
          <w:sz w:val="24"/>
          <w:szCs w:val="24"/>
          <w:lang w:val="en-GB"/>
        </w:rPr>
        <w:t xml:space="preserve"> </w:t>
      </w:r>
      <w:r w:rsidR="00DC5C52">
        <w:rPr>
          <w:rFonts w:ascii="Times New Roman" w:hAnsi="Times New Roman" w:cs="Times New Roman"/>
          <w:sz w:val="24"/>
          <w:szCs w:val="24"/>
          <w:lang w:val="en-GB"/>
        </w:rPr>
        <w:t xml:space="preserve">(taxation, </w:t>
      </w:r>
      <w:proofErr w:type="gramStart"/>
      <w:r w:rsidR="00DC5C52">
        <w:rPr>
          <w:rFonts w:ascii="Times New Roman" w:hAnsi="Times New Roman" w:cs="Times New Roman"/>
          <w:sz w:val="24"/>
          <w:szCs w:val="24"/>
          <w:lang w:val="en-GB"/>
        </w:rPr>
        <w:t>transfers,…</w:t>
      </w:r>
      <w:proofErr w:type="gramEnd"/>
      <w:r w:rsidR="00DC5C52">
        <w:rPr>
          <w:rFonts w:ascii="Times New Roman" w:hAnsi="Times New Roman" w:cs="Times New Roman"/>
          <w:sz w:val="24"/>
          <w:szCs w:val="24"/>
          <w:lang w:val="en-GB"/>
        </w:rPr>
        <w:t xml:space="preserve">) </w:t>
      </w:r>
      <w:r w:rsidRPr="0008153F">
        <w:rPr>
          <w:rFonts w:ascii="Times New Roman" w:hAnsi="Times New Roman" w:cs="Times New Roman"/>
          <w:sz w:val="24"/>
          <w:szCs w:val="24"/>
          <w:lang w:val="en-GB"/>
        </w:rPr>
        <w:t xml:space="preserve">affect </w:t>
      </w:r>
      <w:r w:rsidR="00DC5C52">
        <w:rPr>
          <w:rFonts w:ascii="Times New Roman" w:hAnsi="Times New Roman" w:cs="Times New Roman"/>
          <w:sz w:val="24"/>
          <w:szCs w:val="24"/>
          <w:lang w:val="en-GB"/>
        </w:rPr>
        <w:t xml:space="preserve">disposable </w:t>
      </w:r>
      <w:r w:rsidRPr="0008153F">
        <w:rPr>
          <w:rFonts w:ascii="Times New Roman" w:hAnsi="Times New Roman" w:cs="Times New Roman"/>
          <w:sz w:val="24"/>
          <w:szCs w:val="24"/>
          <w:lang w:val="en-GB"/>
        </w:rPr>
        <w:t xml:space="preserve">incomes and hence private </w:t>
      </w:r>
      <w:r w:rsidR="00C34022">
        <w:rPr>
          <w:rFonts w:ascii="Times New Roman" w:hAnsi="Times New Roman" w:cs="Times New Roman"/>
          <w:sz w:val="24"/>
          <w:szCs w:val="24"/>
          <w:lang w:val="en-GB"/>
        </w:rPr>
        <w:t>demand</w:t>
      </w:r>
      <w:r w:rsidRPr="0008153F">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00380074">
        <w:rPr>
          <w:rFonts w:ascii="Times New Roman" w:hAnsi="Times New Roman" w:cs="Times New Roman"/>
          <w:sz w:val="24"/>
          <w:szCs w:val="24"/>
          <w:lang w:val="en-GB"/>
        </w:rPr>
        <w:t>This study traces bot</w:t>
      </w:r>
      <w:r>
        <w:rPr>
          <w:rFonts w:ascii="Times New Roman" w:hAnsi="Times New Roman" w:cs="Times New Roman"/>
          <w:sz w:val="24"/>
          <w:szCs w:val="24"/>
          <w:lang w:val="en-GB"/>
        </w:rPr>
        <w:t>h effects separately</w:t>
      </w:r>
      <w:r w:rsidR="00380074">
        <w:rPr>
          <w:rFonts w:ascii="Times New Roman" w:hAnsi="Times New Roman" w:cs="Times New Roman"/>
          <w:sz w:val="24"/>
          <w:szCs w:val="24"/>
          <w:lang w:val="en-GB"/>
        </w:rPr>
        <w:t>, by describing each of th</w:t>
      </w:r>
      <w:r w:rsidR="00B15162">
        <w:rPr>
          <w:rFonts w:ascii="Times New Roman" w:hAnsi="Times New Roman" w:cs="Times New Roman"/>
          <w:sz w:val="24"/>
          <w:szCs w:val="24"/>
          <w:lang w:val="en-GB"/>
        </w:rPr>
        <w:t xml:space="preserve">e </w:t>
      </w:r>
      <w:r w:rsidR="00380074">
        <w:rPr>
          <w:rFonts w:ascii="Times New Roman" w:hAnsi="Times New Roman" w:cs="Times New Roman"/>
          <w:sz w:val="24"/>
          <w:szCs w:val="24"/>
          <w:lang w:val="en-GB"/>
        </w:rPr>
        <w:t xml:space="preserve">deficit </w:t>
      </w:r>
      <w:r w:rsidR="00B15162">
        <w:rPr>
          <w:rFonts w:ascii="Times New Roman" w:hAnsi="Times New Roman" w:cs="Times New Roman"/>
          <w:sz w:val="24"/>
          <w:szCs w:val="24"/>
          <w:lang w:val="en-GB"/>
        </w:rPr>
        <w:t xml:space="preserve">constituent parts </w:t>
      </w:r>
      <w:r w:rsidR="00380074">
        <w:rPr>
          <w:rFonts w:ascii="Times New Roman" w:hAnsi="Times New Roman" w:cs="Times New Roman"/>
          <w:sz w:val="24"/>
          <w:szCs w:val="24"/>
          <w:lang w:val="en-GB"/>
        </w:rPr>
        <w:t>(revenue, spending on G&amp;S, other spending</w:t>
      </w:r>
      <w:r w:rsidR="00DC5C52">
        <w:rPr>
          <w:rStyle w:val="FootnoteReference"/>
          <w:rFonts w:ascii="Times New Roman" w:hAnsi="Times New Roman" w:cs="Times New Roman"/>
          <w:sz w:val="24"/>
          <w:szCs w:val="24"/>
          <w:lang w:val="en-GB"/>
        </w:rPr>
        <w:footnoteReference w:id="5"/>
      </w:r>
      <w:r w:rsidR="00380074">
        <w:rPr>
          <w:rFonts w:ascii="Times New Roman" w:hAnsi="Times New Roman" w:cs="Times New Roman"/>
          <w:sz w:val="24"/>
          <w:szCs w:val="24"/>
          <w:lang w:val="en-GB"/>
        </w:rPr>
        <w:t xml:space="preserve">) </w:t>
      </w:r>
      <w:r w:rsidR="00B15162">
        <w:rPr>
          <w:rFonts w:ascii="Times New Roman" w:hAnsi="Times New Roman" w:cs="Times New Roman"/>
          <w:sz w:val="24"/>
          <w:szCs w:val="24"/>
          <w:lang w:val="en-GB"/>
        </w:rPr>
        <w:t xml:space="preserve">and their </w:t>
      </w:r>
      <w:r w:rsidR="00380074">
        <w:rPr>
          <w:rFonts w:ascii="Times New Roman" w:hAnsi="Times New Roman" w:cs="Times New Roman"/>
          <w:sz w:val="24"/>
          <w:szCs w:val="24"/>
          <w:lang w:val="en-GB"/>
        </w:rPr>
        <w:t xml:space="preserve">discretionary, </w:t>
      </w:r>
      <w:r w:rsidR="008A4125">
        <w:rPr>
          <w:rFonts w:ascii="Times New Roman" w:hAnsi="Times New Roman" w:cs="Times New Roman"/>
          <w:sz w:val="24"/>
          <w:szCs w:val="24"/>
          <w:lang w:val="en-GB"/>
        </w:rPr>
        <w:t>cyclical,</w:t>
      </w:r>
      <w:r w:rsidR="00C34022">
        <w:rPr>
          <w:rFonts w:ascii="Times New Roman" w:hAnsi="Times New Roman" w:cs="Times New Roman"/>
          <w:sz w:val="24"/>
          <w:szCs w:val="24"/>
          <w:lang w:val="en-GB"/>
        </w:rPr>
        <w:t xml:space="preserve"> and</w:t>
      </w:r>
      <w:r w:rsidR="00B15162">
        <w:rPr>
          <w:rFonts w:ascii="Times New Roman" w:hAnsi="Times New Roman" w:cs="Times New Roman"/>
          <w:sz w:val="24"/>
          <w:szCs w:val="24"/>
          <w:lang w:val="en-GB"/>
        </w:rPr>
        <w:t xml:space="preserve"> structural </w:t>
      </w:r>
      <w:r w:rsidR="00B15162" w:rsidRPr="00EF2D6C">
        <w:rPr>
          <w:rFonts w:ascii="Times New Roman" w:hAnsi="Times New Roman" w:cs="Times New Roman"/>
          <w:i/>
          <w:iCs/>
          <w:sz w:val="24"/>
          <w:szCs w:val="24"/>
          <w:lang w:val="en-GB"/>
        </w:rPr>
        <w:t>components</w:t>
      </w:r>
      <w:r w:rsidR="00C34022">
        <w:rPr>
          <w:rFonts w:ascii="Times New Roman" w:hAnsi="Times New Roman" w:cs="Times New Roman"/>
          <w:sz w:val="24"/>
          <w:szCs w:val="24"/>
          <w:lang w:val="en-GB"/>
        </w:rPr>
        <w:t>, all expressed as ratios of GDP</w:t>
      </w:r>
      <w:r w:rsidR="005B0C64">
        <w:rPr>
          <w:rFonts w:ascii="Times New Roman" w:hAnsi="Times New Roman" w:cs="Times New Roman"/>
          <w:sz w:val="24"/>
          <w:szCs w:val="24"/>
          <w:lang w:val="en-GB"/>
        </w:rPr>
        <w:t xml:space="preserve"> since fiscal policies are mostly conceived that way</w:t>
      </w:r>
      <w:r w:rsidR="0022540E">
        <w:rPr>
          <w:rFonts w:ascii="Times New Roman" w:hAnsi="Times New Roman" w:cs="Times New Roman"/>
          <w:sz w:val="24"/>
          <w:szCs w:val="24"/>
          <w:lang w:val="en-GB"/>
        </w:rPr>
        <w:t>.</w:t>
      </w:r>
      <w:r w:rsidR="00380074">
        <w:rPr>
          <w:rFonts w:ascii="Times New Roman" w:hAnsi="Times New Roman" w:cs="Times New Roman"/>
          <w:sz w:val="24"/>
          <w:szCs w:val="24"/>
          <w:lang w:val="en-GB"/>
        </w:rPr>
        <w:t xml:space="preserve"> The deficit fluctuates over time around its trend—</w:t>
      </w:r>
      <w:commentRangeStart w:id="103"/>
      <w:r w:rsidR="00380074">
        <w:rPr>
          <w:rFonts w:ascii="Times New Roman" w:hAnsi="Times New Roman" w:cs="Times New Roman"/>
          <w:sz w:val="24"/>
          <w:szCs w:val="24"/>
          <w:lang w:val="en-GB"/>
        </w:rPr>
        <w:t>determined by longer-term financing constraints</w:t>
      </w:r>
      <w:commentRangeEnd w:id="103"/>
      <w:r w:rsidR="00183024">
        <w:rPr>
          <w:rStyle w:val="CommentReference"/>
        </w:rPr>
        <w:commentReference w:id="103"/>
      </w:r>
      <w:r w:rsidR="00380074">
        <w:rPr>
          <w:rFonts w:ascii="Times New Roman" w:hAnsi="Times New Roman" w:cs="Times New Roman"/>
          <w:sz w:val="24"/>
          <w:szCs w:val="24"/>
          <w:lang w:val="en-GB"/>
        </w:rPr>
        <w:t xml:space="preserve">—mainly due to </w:t>
      </w:r>
      <w:commentRangeStart w:id="104"/>
      <w:r w:rsidR="00380074" w:rsidRPr="00183024">
        <w:rPr>
          <w:rFonts w:ascii="Times New Roman" w:hAnsi="Times New Roman" w:cs="Times New Roman"/>
          <w:sz w:val="24"/>
          <w:szCs w:val="24"/>
          <w:highlight w:val="yellow"/>
          <w:lang w:val="en-GB"/>
          <w:rPrChange w:id="105" w:author="Evariste MANIRUMVA" w:date="2024-01-15T09:10:00Z">
            <w:rPr>
              <w:rFonts w:ascii="Times New Roman" w:hAnsi="Times New Roman" w:cs="Times New Roman"/>
              <w:sz w:val="24"/>
              <w:szCs w:val="24"/>
              <w:lang w:val="en-GB"/>
            </w:rPr>
          </w:rPrChange>
        </w:rPr>
        <w:t xml:space="preserve">discretionary spending in response to </w:t>
      </w:r>
      <w:r w:rsidR="00C34022" w:rsidRPr="00183024">
        <w:rPr>
          <w:rFonts w:ascii="Times New Roman" w:hAnsi="Times New Roman" w:cs="Times New Roman"/>
          <w:sz w:val="24"/>
          <w:szCs w:val="24"/>
          <w:highlight w:val="yellow"/>
          <w:lang w:val="en-GB"/>
          <w:rPrChange w:id="106" w:author="Evariste MANIRUMVA" w:date="2024-01-15T09:10:00Z">
            <w:rPr>
              <w:rFonts w:ascii="Times New Roman" w:hAnsi="Times New Roman" w:cs="Times New Roman"/>
              <w:sz w:val="24"/>
              <w:szCs w:val="24"/>
              <w:lang w:val="en-GB"/>
            </w:rPr>
          </w:rPrChange>
        </w:rPr>
        <w:t>cris</w:t>
      </w:r>
      <w:r w:rsidR="0067655D" w:rsidRPr="00183024">
        <w:rPr>
          <w:rFonts w:ascii="Times New Roman" w:hAnsi="Times New Roman" w:cs="Times New Roman"/>
          <w:sz w:val="24"/>
          <w:szCs w:val="24"/>
          <w:highlight w:val="yellow"/>
          <w:lang w:val="en-GB"/>
          <w:rPrChange w:id="107" w:author="Evariste MANIRUMVA" w:date="2024-01-15T09:10:00Z">
            <w:rPr>
              <w:rFonts w:ascii="Times New Roman" w:hAnsi="Times New Roman" w:cs="Times New Roman"/>
              <w:sz w:val="24"/>
              <w:szCs w:val="24"/>
              <w:lang w:val="en-GB"/>
            </w:rPr>
          </w:rPrChange>
        </w:rPr>
        <w:t>i</w:t>
      </w:r>
      <w:r w:rsidR="00C34022" w:rsidRPr="00183024">
        <w:rPr>
          <w:rFonts w:ascii="Times New Roman" w:hAnsi="Times New Roman" w:cs="Times New Roman"/>
          <w:sz w:val="24"/>
          <w:szCs w:val="24"/>
          <w:highlight w:val="yellow"/>
          <w:lang w:val="en-GB"/>
          <w:rPrChange w:id="108" w:author="Evariste MANIRUMVA" w:date="2024-01-15T09:10:00Z">
            <w:rPr>
              <w:rFonts w:ascii="Times New Roman" w:hAnsi="Times New Roman" w:cs="Times New Roman"/>
              <w:sz w:val="24"/>
              <w:szCs w:val="24"/>
              <w:lang w:val="en-GB"/>
            </w:rPr>
          </w:rPrChange>
        </w:rPr>
        <w:t>s</w:t>
      </w:r>
      <w:r w:rsidR="00380074">
        <w:rPr>
          <w:rFonts w:ascii="Times New Roman" w:hAnsi="Times New Roman" w:cs="Times New Roman"/>
          <w:sz w:val="24"/>
          <w:szCs w:val="24"/>
          <w:lang w:val="en-GB"/>
        </w:rPr>
        <w:t xml:space="preserve"> </w:t>
      </w:r>
      <w:commentRangeEnd w:id="104"/>
      <w:r w:rsidR="00183024">
        <w:rPr>
          <w:rStyle w:val="CommentReference"/>
        </w:rPr>
        <w:commentReference w:id="104"/>
      </w:r>
      <w:r w:rsidR="00380074">
        <w:rPr>
          <w:rFonts w:ascii="Times New Roman" w:hAnsi="Times New Roman" w:cs="Times New Roman"/>
          <w:sz w:val="24"/>
          <w:szCs w:val="24"/>
          <w:lang w:val="en-GB"/>
        </w:rPr>
        <w:t xml:space="preserve">and </w:t>
      </w:r>
      <w:r w:rsidR="005B0C64">
        <w:rPr>
          <w:rFonts w:ascii="Times New Roman" w:hAnsi="Times New Roman" w:cs="Times New Roman"/>
          <w:sz w:val="24"/>
          <w:szCs w:val="24"/>
          <w:lang w:val="en-GB"/>
        </w:rPr>
        <w:t xml:space="preserve">to a lesser extent due to </w:t>
      </w:r>
      <w:r w:rsidR="00380074">
        <w:rPr>
          <w:rFonts w:ascii="Times New Roman" w:hAnsi="Times New Roman" w:cs="Times New Roman"/>
          <w:sz w:val="24"/>
          <w:szCs w:val="24"/>
          <w:lang w:val="en-GB"/>
        </w:rPr>
        <w:t xml:space="preserve">variations in other spending and revenue </w:t>
      </w:r>
      <w:r w:rsidR="00F5479D">
        <w:rPr>
          <w:rFonts w:ascii="Times New Roman" w:hAnsi="Times New Roman" w:cs="Times New Roman"/>
          <w:sz w:val="24"/>
          <w:szCs w:val="24"/>
          <w:lang w:val="en-GB"/>
        </w:rPr>
        <w:t>in line with</w:t>
      </w:r>
      <w:r w:rsidR="00380074">
        <w:rPr>
          <w:rFonts w:ascii="Times New Roman" w:hAnsi="Times New Roman" w:cs="Times New Roman"/>
          <w:sz w:val="24"/>
          <w:szCs w:val="24"/>
          <w:lang w:val="en-GB"/>
        </w:rPr>
        <w:t xml:space="preserve"> the business cycle.</w:t>
      </w:r>
      <w:r w:rsidR="00C34022">
        <w:rPr>
          <w:rFonts w:ascii="Times New Roman" w:hAnsi="Times New Roman" w:cs="Times New Roman"/>
          <w:sz w:val="24"/>
          <w:szCs w:val="24"/>
          <w:lang w:val="en-GB"/>
        </w:rPr>
        <w:t xml:space="preserve"> </w:t>
      </w:r>
      <w:commentRangeStart w:id="109"/>
      <w:r w:rsidR="0081513C">
        <w:rPr>
          <w:rFonts w:ascii="Times New Roman" w:hAnsi="Times New Roman" w:cs="Times New Roman"/>
          <w:sz w:val="24"/>
          <w:szCs w:val="24"/>
          <w:lang w:val="en-GB"/>
        </w:rPr>
        <w:t>For each constituent part, t</w:t>
      </w:r>
      <w:r w:rsidR="00C34022">
        <w:rPr>
          <w:rFonts w:ascii="Times New Roman" w:hAnsi="Times New Roman" w:cs="Times New Roman"/>
          <w:sz w:val="24"/>
          <w:szCs w:val="24"/>
          <w:lang w:val="en-GB"/>
        </w:rPr>
        <w:t xml:space="preserve">he </w:t>
      </w:r>
      <w:r w:rsidR="00C34022" w:rsidRPr="00EF2D6C">
        <w:rPr>
          <w:rFonts w:ascii="Times New Roman" w:hAnsi="Times New Roman" w:cs="Times New Roman"/>
          <w:i/>
          <w:iCs/>
          <w:sz w:val="24"/>
          <w:szCs w:val="24"/>
          <w:lang w:val="en-GB"/>
        </w:rPr>
        <w:t>components</w:t>
      </w:r>
      <w:r w:rsidR="00C34022">
        <w:rPr>
          <w:rFonts w:ascii="Times New Roman" w:hAnsi="Times New Roman" w:cs="Times New Roman"/>
          <w:sz w:val="24"/>
          <w:szCs w:val="24"/>
          <w:lang w:val="en-GB"/>
        </w:rPr>
        <w:t xml:space="preserve"> are distilled from the data by identifying movements with the business cycle and trends</w:t>
      </w:r>
      <w:r w:rsidR="0022540E">
        <w:rPr>
          <w:rFonts w:ascii="Times New Roman" w:hAnsi="Times New Roman" w:cs="Times New Roman"/>
          <w:sz w:val="24"/>
          <w:szCs w:val="24"/>
          <w:lang w:val="en-GB"/>
        </w:rPr>
        <w:t>.</w:t>
      </w:r>
      <w:r w:rsidR="0081513C">
        <w:rPr>
          <w:rFonts w:ascii="Times New Roman" w:hAnsi="Times New Roman" w:cs="Times New Roman"/>
          <w:sz w:val="24"/>
          <w:szCs w:val="24"/>
          <w:lang w:val="en-GB"/>
        </w:rPr>
        <w:t xml:space="preserve"> The components of the deficit</w:t>
      </w:r>
      <w:ins w:id="110" w:author="Didier Tabaro" w:date="2024-01-15T15:14:00Z">
        <w:r w:rsidR="00500AB5">
          <w:rPr>
            <w:rFonts w:ascii="Times New Roman" w:hAnsi="Times New Roman" w:cs="Times New Roman"/>
            <w:sz w:val="24"/>
            <w:szCs w:val="24"/>
            <w:lang w:val="en-GB"/>
          </w:rPr>
          <w:t xml:space="preserve"> (</w:t>
        </w:r>
      </w:ins>
      <w:ins w:id="111" w:author="Didier Tabaro" w:date="2024-01-15T15:15:00Z">
        <w:r w:rsidR="00500AB5">
          <w:rPr>
            <w:rFonts w:ascii="Times New Roman" w:hAnsi="Times New Roman" w:cs="Times New Roman"/>
            <w:sz w:val="24"/>
            <w:szCs w:val="24"/>
            <w:lang w:val="en-GB"/>
          </w:rPr>
          <w:t>cyclical</w:t>
        </w:r>
      </w:ins>
      <w:ins w:id="112" w:author="Didier Tabaro" w:date="2024-01-15T15:14:00Z">
        <w:r w:rsidR="00500AB5">
          <w:rPr>
            <w:rFonts w:ascii="Times New Roman" w:hAnsi="Times New Roman" w:cs="Times New Roman"/>
            <w:sz w:val="24"/>
            <w:szCs w:val="24"/>
            <w:lang w:val="en-GB"/>
          </w:rPr>
          <w:t xml:space="preserve">, structural and </w:t>
        </w:r>
      </w:ins>
      <w:ins w:id="113" w:author="Didier Tabaro" w:date="2024-01-15T15:15:00Z">
        <w:r w:rsidR="00500AB5">
          <w:rPr>
            <w:rFonts w:ascii="Times New Roman" w:hAnsi="Times New Roman" w:cs="Times New Roman"/>
            <w:sz w:val="24"/>
            <w:szCs w:val="24"/>
            <w:lang w:val="en-GB"/>
          </w:rPr>
          <w:t>Discretionary</w:t>
        </w:r>
      </w:ins>
      <w:ins w:id="114" w:author="Didier Tabaro" w:date="2024-01-15T15:14:00Z">
        <w:r w:rsidR="00500AB5">
          <w:rPr>
            <w:rFonts w:ascii="Times New Roman" w:hAnsi="Times New Roman" w:cs="Times New Roman"/>
            <w:sz w:val="24"/>
            <w:szCs w:val="24"/>
            <w:lang w:val="en-GB"/>
          </w:rPr>
          <w:t>)</w:t>
        </w:r>
      </w:ins>
      <w:r w:rsidR="0081513C">
        <w:rPr>
          <w:rFonts w:ascii="Times New Roman" w:hAnsi="Times New Roman" w:cs="Times New Roman"/>
          <w:sz w:val="24"/>
          <w:szCs w:val="24"/>
          <w:lang w:val="en-GB"/>
        </w:rPr>
        <w:t xml:space="preserve"> </w:t>
      </w:r>
      <w:r w:rsidR="00446743">
        <w:rPr>
          <w:rFonts w:ascii="Times New Roman" w:hAnsi="Times New Roman" w:cs="Times New Roman"/>
          <w:sz w:val="24"/>
          <w:szCs w:val="24"/>
          <w:lang w:val="en-GB"/>
        </w:rPr>
        <w:t>are</w:t>
      </w:r>
      <w:r w:rsidR="0081513C">
        <w:rPr>
          <w:rFonts w:ascii="Times New Roman" w:hAnsi="Times New Roman" w:cs="Times New Roman"/>
          <w:sz w:val="24"/>
          <w:szCs w:val="24"/>
          <w:lang w:val="en-GB"/>
        </w:rPr>
        <w:t xml:space="preserve"> the sum</w:t>
      </w:r>
      <w:r w:rsidR="00446743">
        <w:rPr>
          <w:rFonts w:ascii="Times New Roman" w:hAnsi="Times New Roman" w:cs="Times New Roman"/>
          <w:sz w:val="24"/>
          <w:szCs w:val="24"/>
          <w:lang w:val="en-GB"/>
        </w:rPr>
        <w:t>s</w:t>
      </w:r>
      <w:r w:rsidR="0081513C">
        <w:rPr>
          <w:rFonts w:ascii="Times New Roman" w:hAnsi="Times New Roman" w:cs="Times New Roman"/>
          <w:sz w:val="24"/>
          <w:szCs w:val="24"/>
          <w:lang w:val="en-GB"/>
        </w:rPr>
        <w:t xml:space="preserve"> of the components of </w:t>
      </w:r>
      <w:r w:rsidR="0081513C">
        <w:rPr>
          <w:rFonts w:ascii="Times New Roman" w:hAnsi="Times New Roman" w:cs="Times New Roman"/>
          <w:sz w:val="24"/>
          <w:szCs w:val="24"/>
          <w:lang w:val="en-GB"/>
        </w:rPr>
        <w:lastRenderedPageBreak/>
        <w:t xml:space="preserve">the constituent </w:t>
      </w:r>
      <w:r w:rsidR="00D27E6C">
        <w:rPr>
          <w:rFonts w:ascii="Times New Roman" w:hAnsi="Times New Roman" w:cs="Times New Roman"/>
          <w:sz w:val="24"/>
          <w:szCs w:val="24"/>
          <w:lang w:val="en-GB"/>
        </w:rPr>
        <w:t>parts,</w:t>
      </w:r>
      <w:r w:rsidR="0081513C">
        <w:rPr>
          <w:rFonts w:ascii="Times New Roman" w:hAnsi="Times New Roman" w:cs="Times New Roman"/>
          <w:sz w:val="24"/>
          <w:szCs w:val="24"/>
          <w:lang w:val="en-GB"/>
        </w:rPr>
        <w:t xml:space="preserve"> e.g., the cyclical deficit is cyclical spending on G&amp;S pl</w:t>
      </w:r>
      <w:r w:rsidR="0067655D">
        <w:rPr>
          <w:rFonts w:ascii="Times New Roman" w:hAnsi="Times New Roman" w:cs="Times New Roman"/>
          <w:sz w:val="24"/>
          <w:szCs w:val="24"/>
          <w:lang w:val="en-GB"/>
        </w:rPr>
        <w:t>u</w:t>
      </w:r>
      <w:r w:rsidR="0081513C">
        <w:rPr>
          <w:rFonts w:ascii="Times New Roman" w:hAnsi="Times New Roman" w:cs="Times New Roman"/>
          <w:sz w:val="24"/>
          <w:szCs w:val="24"/>
          <w:lang w:val="en-GB"/>
        </w:rPr>
        <w:t>s cyclical other spending minus cyclical revenue.</w:t>
      </w:r>
      <w:commentRangeEnd w:id="109"/>
      <w:r w:rsidR="000E24FF">
        <w:rPr>
          <w:rStyle w:val="CommentReference"/>
        </w:rPr>
        <w:commentReference w:id="109"/>
      </w:r>
    </w:p>
    <w:p w14:paraId="3692ECB8" w14:textId="77777777" w:rsidR="000E24FF" w:rsidRDefault="000E24FF" w:rsidP="00380074">
      <w:pPr>
        <w:spacing w:before="120" w:after="120"/>
        <w:rPr>
          <w:rFonts w:ascii="Times New Roman" w:hAnsi="Times New Roman" w:cs="Times New Roman"/>
          <w:sz w:val="24"/>
          <w:szCs w:val="24"/>
          <w:lang w:val="en-GB"/>
        </w:rPr>
      </w:pPr>
    </w:p>
    <w:p w14:paraId="156722D7" w14:textId="0F1983CF" w:rsidR="003A43BC" w:rsidRDefault="00EA1CF4" w:rsidP="00EB7B4C">
      <w:pPr>
        <w:spacing w:before="120" w:after="120"/>
        <w:rPr>
          <w:rFonts w:ascii="Times New Roman" w:hAnsi="Times New Roman" w:cs="Times New Roman"/>
          <w:sz w:val="24"/>
          <w:szCs w:val="24"/>
          <w:lang w:val="en-GB"/>
        </w:rPr>
      </w:pPr>
      <w:r>
        <w:rPr>
          <w:rFonts w:ascii="Times New Roman" w:hAnsi="Times New Roman" w:cs="Times New Roman"/>
          <w:sz w:val="24"/>
          <w:szCs w:val="24"/>
          <w:lang w:val="en-GB"/>
        </w:rPr>
        <w:t xml:space="preserve">The deficit has </w:t>
      </w:r>
      <w:r w:rsidR="00023A98">
        <w:rPr>
          <w:rFonts w:ascii="Times New Roman" w:hAnsi="Times New Roman" w:cs="Times New Roman"/>
          <w:sz w:val="24"/>
          <w:szCs w:val="24"/>
          <w:lang w:val="en-GB"/>
        </w:rPr>
        <w:t>fluctuated</w:t>
      </w:r>
      <w:r>
        <w:rPr>
          <w:rFonts w:ascii="Times New Roman" w:hAnsi="Times New Roman" w:cs="Times New Roman"/>
          <w:sz w:val="24"/>
          <w:szCs w:val="24"/>
          <w:lang w:val="en-GB"/>
        </w:rPr>
        <w:t xml:space="preserve"> around 11% of GDP in </w:t>
      </w:r>
      <w:r w:rsidR="00052A98">
        <w:rPr>
          <w:rFonts w:ascii="Times New Roman" w:hAnsi="Times New Roman" w:cs="Times New Roman"/>
          <w:sz w:val="24"/>
          <w:szCs w:val="24"/>
          <w:lang w:val="en-GB"/>
        </w:rPr>
        <w:t>the last 8 years</w:t>
      </w:r>
      <w:r>
        <w:rPr>
          <w:rFonts w:ascii="Times New Roman" w:hAnsi="Times New Roman" w:cs="Times New Roman"/>
          <w:sz w:val="24"/>
          <w:szCs w:val="24"/>
          <w:lang w:val="en-GB"/>
        </w:rPr>
        <w:t>, but was higher in Covid years, mainly due to higher spending on G&amp;S as a ratio of GDP (</w:t>
      </w:r>
      <w:r w:rsidRPr="0063440A">
        <w:rPr>
          <w:rFonts w:ascii="Times New Roman" w:hAnsi="Times New Roman" w:cs="Times New Roman"/>
          <w:b/>
          <w:bCs/>
          <w:color w:val="0070C0"/>
          <w:sz w:val="24"/>
          <w:szCs w:val="24"/>
          <w:lang w:val="en-GB"/>
        </w:rPr>
        <w:t>Figure 3.</w:t>
      </w:r>
      <w:r>
        <w:rPr>
          <w:rFonts w:ascii="Times New Roman" w:hAnsi="Times New Roman" w:cs="Times New Roman"/>
          <w:b/>
          <w:bCs/>
          <w:color w:val="0070C0"/>
          <w:sz w:val="24"/>
          <w:szCs w:val="24"/>
          <w:lang w:val="en-GB"/>
        </w:rPr>
        <w:t>1</w:t>
      </w:r>
      <w:r>
        <w:rPr>
          <w:rFonts w:ascii="Times New Roman" w:hAnsi="Times New Roman" w:cs="Times New Roman"/>
          <w:sz w:val="24"/>
          <w:szCs w:val="24"/>
          <w:lang w:val="en-GB"/>
        </w:rPr>
        <w:t>).</w:t>
      </w:r>
      <w:r w:rsidR="0022540E">
        <w:rPr>
          <w:rFonts w:ascii="Times New Roman" w:hAnsi="Times New Roman" w:cs="Times New Roman"/>
          <w:sz w:val="24"/>
          <w:szCs w:val="24"/>
          <w:lang w:val="en-GB"/>
        </w:rPr>
        <w:t xml:space="preserve"> </w:t>
      </w:r>
      <w:r w:rsidR="00761810" w:rsidRPr="00EF4E29">
        <w:rPr>
          <w:rFonts w:ascii="Times New Roman" w:hAnsi="Times New Roman" w:cs="Times New Roman"/>
          <w:b/>
          <w:bCs/>
          <w:sz w:val="24"/>
          <w:szCs w:val="24"/>
          <w:lang w:val="en-GB"/>
        </w:rPr>
        <w:t xml:space="preserve">The structural deficit—deficit before grants </w:t>
      </w:r>
      <w:r w:rsidR="00761810">
        <w:rPr>
          <w:rFonts w:ascii="Times New Roman" w:hAnsi="Times New Roman" w:cs="Times New Roman"/>
          <w:sz w:val="24"/>
          <w:szCs w:val="24"/>
          <w:lang w:val="en-GB"/>
        </w:rPr>
        <w:t xml:space="preserve">corrected for cyclical and discretionary components which cancel out over the business cycle—has trended slightly downward over the last 8 years </w:t>
      </w:r>
      <w:r w:rsidR="00F5479D">
        <w:rPr>
          <w:rFonts w:ascii="Times New Roman" w:hAnsi="Times New Roman" w:cs="Times New Roman"/>
          <w:sz w:val="24"/>
          <w:szCs w:val="24"/>
          <w:lang w:val="en-GB"/>
        </w:rPr>
        <w:t>(</w:t>
      </w:r>
      <w:r w:rsidR="00761810">
        <w:rPr>
          <w:rFonts w:ascii="Times New Roman" w:hAnsi="Times New Roman" w:cs="Times New Roman"/>
          <w:sz w:val="24"/>
          <w:szCs w:val="24"/>
          <w:lang w:val="en-GB"/>
        </w:rPr>
        <w:t xml:space="preserve">from 14 to 12% of GDP), as </w:t>
      </w:r>
      <w:commentRangeStart w:id="115"/>
      <w:r w:rsidR="00761810">
        <w:rPr>
          <w:rFonts w:ascii="Times New Roman" w:hAnsi="Times New Roman" w:cs="Times New Roman"/>
          <w:sz w:val="24"/>
          <w:szCs w:val="24"/>
          <w:lang w:val="en-GB"/>
        </w:rPr>
        <w:t xml:space="preserve">access to financing </w:t>
      </w:r>
      <w:r w:rsidR="004646DB">
        <w:rPr>
          <w:rFonts w:ascii="Times New Roman" w:hAnsi="Times New Roman" w:cs="Times New Roman"/>
          <w:sz w:val="24"/>
          <w:szCs w:val="24"/>
          <w:lang w:val="en-GB"/>
        </w:rPr>
        <w:t>and infrastructure investment declined</w:t>
      </w:r>
      <w:commentRangeEnd w:id="115"/>
      <w:r w:rsidR="00801041">
        <w:rPr>
          <w:rStyle w:val="CommentReference"/>
        </w:rPr>
        <w:commentReference w:id="115"/>
      </w:r>
      <w:r w:rsidR="00761810">
        <w:rPr>
          <w:rFonts w:ascii="Times New Roman" w:hAnsi="Times New Roman" w:cs="Times New Roman"/>
          <w:sz w:val="24"/>
          <w:szCs w:val="24"/>
          <w:lang w:val="en-GB"/>
        </w:rPr>
        <w:t xml:space="preserve">. </w:t>
      </w:r>
      <w:r w:rsidR="00761810" w:rsidRPr="00EF4E29">
        <w:rPr>
          <w:rFonts w:ascii="Times New Roman" w:hAnsi="Times New Roman" w:cs="Times New Roman"/>
          <w:b/>
          <w:bCs/>
          <w:sz w:val="24"/>
          <w:szCs w:val="24"/>
          <w:lang w:val="en-GB"/>
        </w:rPr>
        <w:t>The discretionary deficit</w:t>
      </w:r>
      <w:r w:rsidR="00761810">
        <w:rPr>
          <w:rFonts w:ascii="Times New Roman" w:hAnsi="Times New Roman" w:cs="Times New Roman"/>
          <w:sz w:val="24"/>
          <w:szCs w:val="24"/>
          <w:lang w:val="en-GB"/>
        </w:rPr>
        <w:t xml:space="preserve"> is mainly driven by government discretionary spending</w:t>
      </w:r>
      <w:r w:rsidR="00F5479D">
        <w:rPr>
          <w:rFonts w:ascii="Times New Roman" w:hAnsi="Times New Roman" w:cs="Times New Roman"/>
          <w:sz w:val="24"/>
          <w:szCs w:val="24"/>
          <w:lang w:val="en-GB"/>
        </w:rPr>
        <w:t xml:space="preserve">, notably </w:t>
      </w:r>
      <w:r w:rsidR="00761810">
        <w:rPr>
          <w:rFonts w:ascii="Times New Roman" w:hAnsi="Times New Roman" w:cs="Times New Roman"/>
          <w:sz w:val="24"/>
          <w:szCs w:val="24"/>
          <w:lang w:val="en-GB"/>
        </w:rPr>
        <w:t>on G&amp;S</w:t>
      </w:r>
      <w:r w:rsidR="00B2739E">
        <w:rPr>
          <w:rFonts w:ascii="Times New Roman" w:hAnsi="Times New Roman" w:cs="Times New Roman"/>
          <w:sz w:val="24"/>
          <w:szCs w:val="24"/>
          <w:lang w:val="en-GB"/>
        </w:rPr>
        <w:t xml:space="preserve"> and was large during Covid, and </w:t>
      </w:r>
      <w:r w:rsidR="00DC5C52">
        <w:rPr>
          <w:rFonts w:ascii="Times New Roman" w:hAnsi="Times New Roman" w:cs="Times New Roman"/>
          <w:sz w:val="24"/>
          <w:szCs w:val="24"/>
          <w:lang w:val="en-GB"/>
        </w:rPr>
        <w:t xml:space="preserve">has </w:t>
      </w:r>
      <w:r w:rsidR="00B2739E">
        <w:rPr>
          <w:rFonts w:ascii="Times New Roman" w:hAnsi="Times New Roman" w:cs="Times New Roman"/>
          <w:sz w:val="24"/>
          <w:szCs w:val="24"/>
          <w:lang w:val="en-GB"/>
        </w:rPr>
        <w:t>declined thereafter</w:t>
      </w:r>
      <w:r w:rsidR="00761810">
        <w:rPr>
          <w:rFonts w:ascii="Times New Roman" w:hAnsi="Times New Roman" w:cs="Times New Roman"/>
          <w:sz w:val="24"/>
          <w:szCs w:val="24"/>
          <w:lang w:val="en-GB"/>
        </w:rPr>
        <w:t xml:space="preserve">. The </w:t>
      </w:r>
      <w:r w:rsidR="00DC5C52">
        <w:rPr>
          <w:rFonts w:ascii="Times New Roman" w:hAnsi="Times New Roman" w:cs="Times New Roman"/>
          <w:sz w:val="24"/>
          <w:szCs w:val="24"/>
          <w:lang w:val="en-GB"/>
        </w:rPr>
        <w:t xml:space="preserve">relatively small </w:t>
      </w:r>
      <w:r w:rsidR="00761810" w:rsidRPr="00EF4E29">
        <w:rPr>
          <w:rFonts w:ascii="Times New Roman" w:hAnsi="Times New Roman" w:cs="Times New Roman"/>
          <w:b/>
          <w:bCs/>
          <w:sz w:val="24"/>
          <w:szCs w:val="24"/>
          <w:lang w:val="en-GB"/>
        </w:rPr>
        <w:t>cyclical defici</w:t>
      </w:r>
      <w:r w:rsidR="00DC5C52" w:rsidRPr="00EF4E29">
        <w:rPr>
          <w:rFonts w:ascii="Times New Roman" w:hAnsi="Times New Roman" w:cs="Times New Roman"/>
          <w:b/>
          <w:bCs/>
          <w:sz w:val="24"/>
          <w:szCs w:val="24"/>
          <w:lang w:val="en-GB"/>
        </w:rPr>
        <w:t>t</w:t>
      </w:r>
      <w:r w:rsidR="00B2739E">
        <w:rPr>
          <w:rFonts w:ascii="Times New Roman" w:hAnsi="Times New Roman" w:cs="Times New Roman"/>
          <w:sz w:val="24"/>
          <w:szCs w:val="24"/>
          <w:lang w:val="en-GB"/>
        </w:rPr>
        <w:t xml:space="preserve"> </w:t>
      </w:r>
      <w:r w:rsidR="00DC5C52">
        <w:rPr>
          <w:rFonts w:ascii="Times New Roman" w:hAnsi="Times New Roman" w:cs="Times New Roman"/>
          <w:sz w:val="24"/>
          <w:szCs w:val="24"/>
          <w:lang w:val="en-GB"/>
        </w:rPr>
        <w:t xml:space="preserve">is </w:t>
      </w:r>
      <w:r w:rsidR="00B2739E">
        <w:rPr>
          <w:rFonts w:ascii="Times New Roman" w:hAnsi="Times New Roman" w:cs="Times New Roman"/>
          <w:sz w:val="24"/>
          <w:szCs w:val="24"/>
          <w:lang w:val="en-GB"/>
        </w:rPr>
        <w:t>d</w:t>
      </w:r>
      <w:r w:rsidR="00761810">
        <w:rPr>
          <w:rFonts w:ascii="Times New Roman" w:hAnsi="Times New Roman" w:cs="Times New Roman"/>
          <w:sz w:val="24"/>
          <w:szCs w:val="24"/>
          <w:lang w:val="en-GB"/>
        </w:rPr>
        <w:t>riven by cyclical other expenditure (transfers and subsidies to households and enterprises) and revenue</w:t>
      </w:r>
      <w:r w:rsidR="00F5479D">
        <w:rPr>
          <w:rFonts w:ascii="Times New Roman" w:hAnsi="Times New Roman" w:cs="Times New Roman"/>
          <w:sz w:val="24"/>
          <w:szCs w:val="24"/>
          <w:lang w:val="en-GB"/>
        </w:rPr>
        <w:t xml:space="preserve"> collection</w:t>
      </w:r>
      <w:r w:rsidR="00761810">
        <w:rPr>
          <w:rFonts w:ascii="Times New Roman" w:hAnsi="Times New Roman" w:cs="Times New Roman"/>
          <w:sz w:val="24"/>
          <w:szCs w:val="24"/>
          <w:lang w:val="en-GB"/>
        </w:rPr>
        <w:t xml:space="preserve">, which as a ratio of GDP increase and decrease, respectively, with a downturn </w:t>
      </w:r>
      <w:r w:rsidR="00F5479D">
        <w:rPr>
          <w:rFonts w:ascii="Times New Roman" w:hAnsi="Times New Roman" w:cs="Times New Roman"/>
          <w:sz w:val="24"/>
          <w:szCs w:val="24"/>
          <w:lang w:val="en-GB"/>
        </w:rPr>
        <w:t xml:space="preserve">(and vice versa with an upturn) </w:t>
      </w:r>
      <w:r w:rsidR="00761810">
        <w:rPr>
          <w:rFonts w:ascii="Times New Roman" w:hAnsi="Times New Roman" w:cs="Times New Roman"/>
          <w:sz w:val="24"/>
          <w:szCs w:val="24"/>
          <w:lang w:val="en-GB"/>
        </w:rPr>
        <w:t>(</w:t>
      </w:r>
      <w:r w:rsidR="00761810" w:rsidRPr="005D57F8">
        <w:rPr>
          <w:rFonts w:ascii="Times New Roman" w:hAnsi="Times New Roman" w:cs="Times New Roman"/>
          <w:b/>
          <w:bCs/>
          <w:color w:val="0070C0"/>
          <w:sz w:val="24"/>
          <w:szCs w:val="24"/>
          <w:lang w:val="en-GB"/>
        </w:rPr>
        <w:t>Figure 3.</w:t>
      </w:r>
      <w:r w:rsidR="00761810">
        <w:rPr>
          <w:rFonts w:ascii="Times New Roman" w:hAnsi="Times New Roman" w:cs="Times New Roman"/>
          <w:b/>
          <w:bCs/>
          <w:color w:val="0070C0"/>
          <w:sz w:val="24"/>
          <w:szCs w:val="24"/>
          <w:lang w:val="en-GB"/>
        </w:rPr>
        <w:t>2)</w:t>
      </w:r>
      <w:r w:rsidR="00761810">
        <w:rPr>
          <w:rFonts w:ascii="Times New Roman" w:hAnsi="Times New Roman" w:cs="Times New Roman"/>
          <w:sz w:val="24"/>
          <w:szCs w:val="24"/>
          <w:lang w:val="en-GB"/>
        </w:rPr>
        <w:t xml:space="preserve">. </w:t>
      </w:r>
    </w:p>
    <w:tbl>
      <w:tblPr>
        <w:tblStyle w:val="TableGrid"/>
        <w:tblW w:w="10016"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5058"/>
        <w:gridCol w:w="4958"/>
      </w:tblGrid>
      <w:tr w:rsidR="00761810" w14:paraId="171634BE" w14:textId="77777777" w:rsidTr="00946238">
        <w:trPr>
          <w:trHeight w:val="4830"/>
        </w:trPr>
        <w:tc>
          <w:tcPr>
            <w:tcW w:w="5058" w:type="dxa"/>
          </w:tcPr>
          <w:p w14:paraId="30B04236" w14:textId="77777777" w:rsidR="00761810" w:rsidRPr="00E63A9E" w:rsidRDefault="00761810" w:rsidP="00946238">
            <w:pPr>
              <w:spacing w:after="120"/>
              <w:jc w:val="center"/>
              <w:rPr>
                <w:rFonts w:ascii="Times New Roman" w:hAnsi="Times New Roman" w:cs="Times New Roman"/>
                <w:b/>
                <w:bCs/>
                <w:noProof/>
                <w:color w:val="0070C0"/>
                <w:sz w:val="20"/>
                <w:szCs w:val="20"/>
              </w:rPr>
            </w:pPr>
            <w:r w:rsidRPr="00E63A9E">
              <w:rPr>
                <w:rFonts w:ascii="Times New Roman" w:hAnsi="Times New Roman" w:cs="Times New Roman"/>
                <w:b/>
                <w:bCs/>
                <w:noProof/>
                <w:color w:val="0070C0"/>
                <w:sz w:val="20"/>
                <w:szCs w:val="20"/>
              </w:rPr>
              <w:t>Fig. 3.</w:t>
            </w:r>
            <w:r>
              <w:rPr>
                <w:rFonts w:ascii="Times New Roman" w:hAnsi="Times New Roman" w:cs="Times New Roman"/>
                <w:b/>
                <w:bCs/>
                <w:noProof/>
                <w:color w:val="0070C0"/>
                <w:sz w:val="20"/>
                <w:szCs w:val="20"/>
              </w:rPr>
              <w:t>1</w:t>
            </w:r>
            <w:r w:rsidRPr="00E63A9E">
              <w:rPr>
                <w:rFonts w:ascii="Times New Roman" w:hAnsi="Times New Roman" w:cs="Times New Roman"/>
                <w:b/>
                <w:bCs/>
                <w:noProof/>
                <w:color w:val="0070C0"/>
                <w:sz w:val="20"/>
                <w:szCs w:val="20"/>
              </w:rPr>
              <w:t xml:space="preserve"> Fiscal deficit: revenue (-), spending G&amp;S (+), </w:t>
            </w:r>
            <w:r w:rsidR="00A75951">
              <w:rPr>
                <w:rFonts w:ascii="Times New Roman" w:hAnsi="Times New Roman" w:cs="Times New Roman"/>
                <w:b/>
                <w:bCs/>
                <w:noProof/>
                <w:color w:val="0070C0"/>
                <w:sz w:val="20"/>
                <w:szCs w:val="20"/>
              </w:rPr>
              <w:t xml:space="preserve">and </w:t>
            </w:r>
            <w:r w:rsidRPr="00E63A9E">
              <w:rPr>
                <w:rFonts w:ascii="Times New Roman" w:hAnsi="Times New Roman" w:cs="Times New Roman"/>
                <w:b/>
                <w:bCs/>
                <w:noProof/>
                <w:color w:val="0070C0"/>
                <w:sz w:val="20"/>
                <w:szCs w:val="20"/>
              </w:rPr>
              <w:t>other spending (+), % of GDP</w:t>
            </w:r>
          </w:p>
          <w:p w14:paraId="74E8DC9E" w14:textId="07C2C5E3" w:rsidR="00761810" w:rsidRDefault="00DC5C52" w:rsidP="00946238">
            <w:pP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562E44AB" wp14:editId="25AC774E">
                  <wp:extent cx="3122930" cy="2642259"/>
                  <wp:effectExtent l="0" t="0" r="1270" b="5715"/>
                  <wp:docPr id="1711656886" name="Picture 5" descr="A graph of a graph with different colored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56886" name="Picture 5" descr="A graph of a graph with different colored bars"/>
                          <pic:cNvPicPr/>
                        </pic:nvPicPr>
                        <pic:blipFill>
                          <a:blip r:embed="rId18" cstate="print">
                            <a:extLst>
                              <a:ext uri="{BEBA8EAE-BF5A-486C-A8C5-ECC9F3942E4B}">
                                <a14:imgProps xmlns:a14="http://schemas.microsoft.com/office/drawing/2010/main">
                                  <a14:imgLayer r:embed="rId19">
                                    <a14:imgEffect>
                                      <a14:sharpenSoften amount="31000"/>
                                    </a14:imgEffect>
                                  </a14:imgLayer>
                                </a14:imgProps>
                              </a:ext>
                              <a:ext uri="{28A0092B-C50C-407E-A947-70E740481C1C}">
                                <a14:useLocalDpi xmlns:a14="http://schemas.microsoft.com/office/drawing/2010/main" val="0"/>
                              </a:ext>
                            </a:extLst>
                          </a:blip>
                          <a:stretch>
                            <a:fillRect/>
                          </a:stretch>
                        </pic:blipFill>
                        <pic:spPr>
                          <a:xfrm>
                            <a:off x="0" y="0"/>
                            <a:ext cx="3129045" cy="2647433"/>
                          </a:xfrm>
                          <a:prstGeom prst="rect">
                            <a:avLst/>
                          </a:prstGeom>
                        </pic:spPr>
                      </pic:pic>
                    </a:graphicData>
                  </a:graphic>
                </wp:inline>
              </w:drawing>
            </w:r>
          </w:p>
        </w:tc>
        <w:tc>
          <w:tcPr>
            <w:tcW w:w="4958" w:type="dxa"/>
          </w:tcPr>
          <w:p w14:paraId="246492C9" w14:textId="6005E3D1" w:rsidR="00761810" w:rsidRPr="00E63A9E" w:rsidRDefault="00761810" w:rsidP="00DC5C52">
            <w:pPr>
              <w:spacing w:after="120"/>
              <w:jc w:val="center"/>
              <w:rPr>
                <w:rFonts w:ascii="Times New Roman" w:hAnsi="Times New Roman" w:cs="Times New Roman"/>
                <w:b/>
                <w:bCs/>
                <w:noProof/>
                <w:color w:val="0070C0"/>
                <w:sz w:val="20"/>
                <w:szCs w:val="20"/>
              </w:rPr>
            </w:pPr>
            <w:r w:rsidRPr="00E63A9E">
              <w:rPr>
                <w:rFonts w:ascii="Times New Roman" w:hAnsi="Times New Roman" w:cs="Times New Roman"/>
                <w:b/>
                <w:bCs/>
                <w:noProof/>
                <w:color w:val="0070C0"/>
                <w:sz w:val="20"/>
                <w:szCs w:val="20"/>
              </w:rPr>
              <w:t>Fig. 3.</w:t>
            </w:r>
            <w:r>
              <w:rPr>
                <w:rFonts w:ascii="Times New Roman" w:hAnsi="Times New Roman" w:cs="Times New Roman"/>
                <w:b/>
                <w:bCs/>
                <w:noProof/>
                <w:color w:val="0070C0"/>
                <w:sz w:val="20"/>
                <w:szCs w:val="20"/>
              </w:rPr>
              <w:t>2</w:t>
            </w:r>
            <w:r w:rsidRPr="00E63A9E">
              <w:rPr>
                <w:rFonts w:ascii="Times New Roman" w:hAnsi="Times New Roman" w:cs="Times New Roman"/>
                <w:b/>
                <w:bCs/>
                <w:noProof/>
                <w:color w:val="0070C0"/>
                <w:sz w:val="20"/>
                <w:szCs w:val="20"/>
              </w:rPr>
              <w:t xml:space="preserve"> Fiscal deficit: structural, cyclical, </w:t>
            </w:r>
            <w:r w:rsidR="00A75951">
              <w:rPr>
                <w:rFonts w:ascii="Times New Roman" w:hAnsi="Times New Roman" w:cs="Times New Roman"/>
                <w:b/>
                <w:bCs/>
                <w:noProof/>
                <w:color w:val="0070C0"/>
                <w:sz w:val="20"/>
                <w:szCs w:val="20"/>
              </w:rPr>
              <w:t xml:space="preserve">and </w:t>
            </w:r>
            <w:r w:rsidRPr="00E63A9E">
              <w:rPr>
                <w:rFonts w:ascii="Times New Roman" w:hAnsi="Times New Roman" w:cs="Times New Roman"/>
                <w:b/>
                <w:bCs/>
                <w:noProof/>
                <w:color w:val="0070C0"/>
                <w:sz w:val="20"/>
                <w:szCs w:val="20"/>
              </w:rPr>
              <w:t>discretionary, % of GDP</w:t>
            </w:r>
          </w:p>
          <w:p w14:paraId="415FE663" w14:textId="274869A6" w:rsidR="00761810" w:rsidRPr="0084454D" w:rsidRDefault="00DC5C52" w:rsidP="00946238">
            <w:pPr>
              <w:jc w:val="center"/>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drawing>
                <wp:inline distT="0" distB="0" distL="0" distR="0" wp14:anchorId="2009C705" wp14:editId="779B8E3B">
                  <wp:extent cx="3008376" cy="2670048"/>
                  <wp:effectExtent l="0" t="0" r="1905" b="0"/>
                  <wp:docPr id="56508798" name="Picture 6" descr="A graph of a graph with blue and yellow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8798" name="Picture 6" descr="A graph of a graph with blue and yellow bars"/>
                          <pic:cNvPicPr/>
                        </pic:nvPicPr>
                        <pic:blipFill>
                          <a:blip r:embed="rId20" cstate="print">
                            <a:extLst>
                              <a:ext uri="{BEBA8EAE-BF5A-486C-A8C5-ECC9F3942E4B}">
                                <a14:imgProps xmlns:a14="http://schemas.microsoft.com/office/drawing/2010/main">
                                  <a14:imgLayer r:embed="rId21">
                                    <a14:imgEffect>
                                      <a14:sharpenSoften amount="30000"/>
                                    </a14:imgEffect>
                                  </a14:imgLayer>
                                </a14:imgProps>
                              </a:ext>
                              <a:ext uri="{28A0092B-C50C-407E-A947-70E740481C1C}">
                                <a14:useLocalDpi xmlns:a14="http://schemas.microsoft.com/office/drawing/2010/main" val="0"/>
                              </a:ext>
                            </a:extLst>
                          </a:blip>
                          <a:stretch>
                            <a:fillRect/>
                          </a:stretch>
                        </pic:blipFill>
                        <pic:spPr>
                          <a:xfrm>
                            <a:off x="0" y="0"/>
                            <a:ext cx="3008376" cy="2670048"/>
                          </a:xfrm>
                          <a:prstGeom prst="rect">
                            <a:avLst/>
                          </a:prstGeom>
                        </pic:spPr>
                      </pic:pic>
                    </a:graphicData>
                  </a:graphic>
                </wp:inline>
              </w:drawing>
            </w:r>
          </w:p>
        </w:tc>
      </w:tr>
    </w:tbl>
    <w:p w14:paraId="49F20928" w14:textId="77777777" w:rsidR="00023A98" w:rsidRDefault="00023A98" w:rsidP="00023A98">
      <w:pPr>
        <w:spacing w:after="0"/>
        <w:rPr>
          <w:rFonts w:ascii="Times New Roman" w:hAnsi="Times New Roman" w:cs="Times New Roman"/>
          <w:sz w:val="24"/>
          <w:szCs w:val="24"/>
          <w:lang w:val="en-GB"/>
        </w:rPr>
      </w:pPr>
    </w:p>
    <w:p w14:paraId="65561CD8" w14:textId="77777777" w:rsidR="00EA1CF4" w:rsidRDefault="00EA1CF4" w:rsidP="00023A98">
      <w:pPr>
        <w:spacing w:after="240"/>
        <w:rPr>
          <w:rFonts w:ascii="Times New Roman" w:hAnsi="Times New Roman" w:cs="Times New Roman"/>
          <w:sz w:val="24"/>
          <w:szCs w:val="24"/>
          <w:lang w:val="en-GB"/>
        </w:rPr>
      </w:pPr>
      <w:r>
        <w:rPr>
          <w:rFonts w:ascii="Times New Roman" w:hAnsi="Times New Roman" w:cs="Times New Roman"/>
          <w:sz w:val="24"/>
          <w:szCs w:val="24"/>
          <w:lang w:val="en-GB"/>
        </w:rPr>
        <w:t>Tracing the deficit and its parts and components serves to distil gov</w:t>
      </w:r>
      <w:r w:rsidR="00023A98">
        <w:rPr>
          <w:rFonts w:ascii="Times New Roman" w:hAnsi="Times New Roman" w:cs="Times New Roman"/>
          <w:sz w:val="24"/>
          <w:szCs w:val="24"/>
          <w:lang w:val="en-GB"/>
        </w:rPr>
        <w:t>ernmen</w:t>
      </w:r>
      <w:r>
        <w:rPr>
          <w:rFonts w:ascii="Times New Roman" w:hAnsi="Times New Roman" w:cs="Times New Roman"/>
          <w:sz w:val="24"/>
          <w:szCs w:val="24"/>
          <w:lang w:val="en-GB"/>
        </w:rPr>
        <w:t>t demand for G&amp;S and the fiscal impulse</w:t>
      </w:r>
      <w:r w:rsidR="00F5479D">
        <w:rPr>
          <w:rFonts w:ascii="Times New Roman" w:hAnsi="Times New Roman" w:cs="Times New Roman"/>
          <w:sz w:val="24"/>
          <w:szCs w:val="24"/>
          <w:lang w:val="en-GB"/>
        </w:rPr>
        <w:t>,</w:t>
      </w:r>
      <w:r>
        <w:rPr>
          <w:rFonts w:ascii="Times New Roman" w:hAnsi="Times New Roman" w:cs="Times New Roman"/>
          <w:sz w:val="24"/>
          <w:szCs w:val="24"/>
          <w:lang w:val="en-GB"/>
        </w:rPr>
        <w:t xml:space="preserve"> as </w:t>
      </w:r>
      <w:r w:rsidR="00F5479D">
        <w:rPr>
          <w:rFonts w:ascii="Times New Roman" w:hAnsi="Times New Roman" w:cs="Times New Roman"/>
          <w:sz w:val="24"/>
          <w:szCs w:val="24"/>
          <w:lang w:val="en-GB"/>
        </w:rPr>
        <w:t xml:space="preserve">both </w:t>
      </w:r>
      <w:r>
        <w:rPr>
          <w:rFonts w:ascii="Times New Roman" w:hAnsi="Times New Roman" w:cs="Times New Roman"/>
          <w:sz w:val="24"/>
          <w:szCs w:val="24"/>
          <w:lang w:val="en-GB"/>
        </w:rPr>
        <w:t>play key role</w:t>
      </w:r>
      <w:r w:rsidR="00F5479D">
        <w:rPr>
          <w:rFonts w:ascii="Times New Roman" w:hAnsi="Times New Roman" w:cs="Times New Roman"/>
          <w:sz w:val="24"/>
          <w:szCs w:val="24"/>
          <w:lang w:val="en-GB"/>
        </w:rPr>
        <w:t>s</w:t>
      </w:r>
      <w:r>
        <w:rPr>
          <w:rFonts w:ascii="Times New Roman" w:hAnsi="Times New Roman" w:cs="Times New Roman"/>
          <w:sz w:val="24"/>
          <w:szCs w:val="24"/>
          <w:lang w:val="en-GB"/>
        </w:rPr>
        <w:t xml:space="preserve"> in the effect of fiscal policy on output during the business cycle.</w:t>
      </w:r>
    </w:p>
    <w:p w14:paraId="339D7817" w14:textId="66436CF8" w:rsidR="00761810" w:rsidRDefault="003A074E" w:rsidP="00761810">
      <w:pPr>
        <w:spacing w:before="120" w:after="120"/>
        <w:rPr>
          <w:rFonts w:ascii="Times New Roman" w:hAnsi="Times New Roman" w:cs="Times New Roman"/>
          <w:sz w:val="24"/>
          <w:szCs w:val="24"/>
          <w:lang w:val="en-GB"/>
        </w:rPr>
      </w:pPr>
      <w:r w:rsidRPr="00CD7DBC">
        <w:rPr>
          <w:rFonts w:ascii="Times New Roman" w:hAnsi="Times New Roman" w:cs="Times New Roman"/>
          <w:b/>
          <w:bCs/>
          <w:color w:val="2F5496" w:themeColor="accent1" w:themeShade="BF"/>
          <w:sz w:val="24"/>
          <w:szCs w:val="24"/>
          <w:lang w:val="en-GB"/>
        </w:rPr>
        <w:t>Government demand</w:t>
      </w:r>
      <w:r w:rsidR="00223CB0" w:rsidRPr="00223CB0">
        <w:rPr>
          <w:rFonts w:ascii="Times New Roman" w:hAnsi="Times New Roman" w:cs="Times New Roman"/>
          <w:sz w:val="24"/>
          <w:szCs w:val="24"/>
          <w:lang w:val="en-GB"/>
        </w:rPr>
        <w:t>—</w:t>
      </w:r>
      <w:r w:rsidR="00CD7DBC" w:rsidRPr="00EF4E29">
        <w:rPr>
          <w:rFonts w:ascii="Times New Roman" w:hAnsi="Times New Roman" w:cs="Times New Roman"/>
          <w:b/>
          <w:bCs/>
          <w:sz w:val="24"/>
          <w:szCs w:val="24"/>
          <w:lang w:val="en-GB"/>
        </w:rPr>
        <w:t xml:space="preserve">defined as </w:t>
      </w:r>
      <w:r w:rsidR="0008153F" w:rsidRPr="00EF4E29">
        <w:rPr>
          <w:rFonts w:ascii="Times New Roman" w:hAnsi="Times New Roman" w:cs="Times New Roman"/>
          <w:b/>
          <w:bCs/>
          <w:sz w:val="24"/>
          <w:szCs w:val="24"/>
          <w:lang w:val="en-GB"/>
        </w:rPr>
        <w:t>spending on</w:t>
      </w:r>
      <w:r w:rsidR="00A8482A" w:rsidRPr="00EF4E29">
        <w:rPr>
          <w:rFonts w:ascii="Times New Roman" w:hAnsi="Times New Roman" w:cs="Times New Roman"/>
          <w:b/>
          <w:bCs/>
          <w:sz w:val="24"/>
          <w:szCs w:val="24"/>
          <w:lang w:val="en-GB"/>
        </w:rPr>
        <w:t xml:space="preserve"> G&amp;S for consumption and investment</w:t>
      </w:r>
      <w:commentRangeStart w:id="116"/>
      <w:r w:rsidR="00FC3B39">
        <w:rPr>
          <w:rFonts w:ascii="Times New Roman" w:hAnsi="Times New Roman" w:cs="Times New Roman"/>
          <w:sz w:val="24"/>
          <w:szCs w:val="24"/>
          <w:lang w:val="en-GB"/>
        </w:rPr>
        <w:t>,</w:t>
      </w:r>
      <w:r w:rsidR="00223CB0">
        <w:rPr>
          <w:rStyle w:val="FootnoteReference"/>
          <w:rFonts w:ascii="Times New Roman" w:hAnsi="Times New Roman" w:cs="Times New Roman"/>
          <w:sz w:val="24"/>
          <w:szCs w:val="24"/>
          <w:lang w:val="en-GB"/>
        </w:rPr>
        <w:footnoteReference w:id="6"/>
      </w:r>
      <w:commentRangeEnd w:id="116"/>
      <w:r w:rsidR="00801041">
        <w:rPr>
          <w:rStyle w:val="CommentReference"/>
        </w:rPr>
        <w:commentReference w:id="116"/>
      </w:r>
      <w:r w:rsidR="0008153F">
        <w:rPr>
          <w:rFonts w:ascii="Times New Roman" w:hAnsi="Times New Roman" w:cs="Times New Roman"/>
          <w:sz w:val="24"/>
          <w:szCs w:val="24"/>
          <w:lang w:val="en-GB"/>
        </w:rPr>
        <w:t xml:space="preserve"> </w:t>
      </w:r>
      <w:r w:rsidR="00CD7DBC">
        <w:rPr>
          <w:rFonts w:ascii="Times New Roman" w:hAnsi="Times New Roman" w:cs="Times New Roman"/>
          <w:sz w:val="24"/>
          <w:szCs w:val="24"/>
          <w:lang w:val="en-GB"/>
        </w:rPr>
        <w:t>2</w:t>
      </w:r>
      <w:r w:rsidR="00FC3B39">
        <w:rPr>
          <w:rFonts w:ascii="Times New Roman" w:hAnsi="Times New Roman" w:cs="Times New Roman"/>
          <w:sz w:val="24"/>
          <w:szCs w:val="24"/>
          <w:lang w:val="en-GB"/>
        </w:rPr>
        <w:t>4</w:t>
      </w:r>
      <w:r w:rsidR="00CD7DBC">
        <w:rPr>
          <w:rFonts w:ascii="Times New Roman" w:hAnsi="Times New Roman" w:cs="Times New Roman"/>
          <w:sz w:val="24"/>
          <w:szCs w:val="24"/>
          <w:lang w:val="en-GB"/>
        </w:rPr>
        <w:t>% of GDP</w:t>
      </w:r>
      <w:r w:rsidR="00FC3B39">
        <w:rPr>
          <w:rFonts w:ascii="Times New Roman" w:hAnsi="Times New Roman" w:cs="Times New Roman"/>
          <w:sz w:val="24"/>
          <w:szCs w:val="24"/>
          <w:lang w:val="en-GB"/>
        </w:rPr>
        <w:t xml:space="preserve"> </w:t>
      </w:r>
      <w:r w:rsidR="00F5479D">
        <w:rPr>
          <w:rFonts w:ascii="Times New Roman" w:hAnsi="Times New Roman" w:cs="Times New Roman"/>
          <w:sz w:val="24"/>
          <w:szCs w:val="24"/>
          <w:lang w:val="en-GB"/>
        </w:rPr>
        <w:t xml:space="preserve">in </w:t>
      </w:r>
      <w:r w:rsidR="00FC3B39">
        <w:rPr>
          <w:rFonts w:ascii="Times New Roman" w:hAnsi="Times New Roman" w:cs="Times New Roman"/>
          <w:sz w:val="24"/>
          <w:szCs w:val="24"/>
          <w:lang w:val="en-GB"/>
        </w:rPr>
        <w:t>2006-23</w:t>
      </w:r>
      <w:r w:rsidR="0008153F">
        <w:rPr>
          <w:rFonts w:ascii="Times New Roman" w:hAnsi="Times New Roman" w:cs="Times New Roman"/>
          <w:sz w:val="24"/>
          <w:szCs w:val="24"/>
          <w:lang w:val="en-GB"/>
        </w:rPr>
        <w:t>—</w:t>
      </w:r>
      <w:r w:rsidR="005B0C64">
        <w:rPr>
          <w:rFonts w:ascii="Times New Roman" w:hAnsi="Times New Roman" w:cs="Times New Roman"/>
          <w:sz w:val="24"/>
          <w:szCs w:val="24"/>
          <w:lang w:val="en-GB"/>
        </w:rPr>
        <w:t xml:space="preserve">has a </w:t>
      </w:r>
      <w:r w:rsidR="0008153F">
        <w:rPr>
          <w:rFonts w:ascii="Times New Roman" w:hAnsi="Times New Roman" w:cs="Times New Roman"/>
          <w:sz w:val="24"/>
          <w:szCs w:val="24"/>
          <w:lang w:val="en-GB"/>
        </w:rPr>
        <w:t xml:space="preserve">direct </w:t>
      </w:r>
      <w:r w:rsidR="005B0C64">
        <w:rPr>
          <w:rFonts w:ascii="Times New Roman" w:hAnsi="Times New Roman" w:cs="Times New Roman"/>
          <w:sz w:val="24"/>
          <w:szCs w:val="24"/>
          <w:lang w:val="en-GB"/>
        </w:rPr>
        <w:t xml:space="preserve">effect on demand and </w:t>
      </w:r>
      <w:r w:rsidR="00EF2D6C">
        <w:rPr>
          <w:rFonts w:ascii="Times New Roman" w:hAnsi="Times New Roman" w:cs="Times New Roman"/>
          <w:sz w:val="24"/>
          <w:szCs w:val="24"/>
          <w:lang w:val="en-GB"/>
        </w:rPr>
        <w:t>output and</w:t>
      </w:r>
      <w:r w:rsidR="00F5479D">
        <w:rPr>
          <w:rFonts w:ascii="Times New Roman" w:hAnsi="Times New Roman" w:cs="Times New Roman"/>
          <w:sz w:val="24"/>
          <w:szCs w:val="24"/>
          <w:lang w:val="en-GB"/>
        </w:rPr>
        <w:t>—</w:t>
      </w:r>
      <w:r w:rsidR="00EF2D6C">
        <w:rPr>
          <w:rFonts w:ascii="Times New Roman" w:hAnsi="Times New Roman" w:cs="Times New Roman"/>
          <w:sz w:val="24"/>
          <w:szCs w:val="24"/>
          <w:lang w:val="en-GB"/>
        </w:rPr>
        <w:t>of all fiscal policies</w:t>
      </w:r>
      <w:r w:rsidR="00020C41">
        <w:rPr>
          <w:rFonts w:ascii="Times New Roman" w:hAnsi="Times New Roman" w:cs="Times New Roman"/>
          <w:sz w:val="24"/>
          <w:szCs w:val="24"/>
          <w:lang w:val="en-GB"/>
        </w:rPr>
        <w:t>—</w:t>
      </w:r>
      <w:r w:rsidR="00F5479D" w:rsidRPr="002F3C65">
        <w:rPr>
          <w:rFonts w:ascii="Times New Roman" w:hAnsi="Times New Roman" w:cs="Times New Roman"/>
          <w:color w:val="0070C0"/>
          <w:sz w:val="24"/>
          <w:szCs w:val="24"/>
          <w:lang w:val="en-GB"/>
        </w:rPr>
        <w:t>has</w:t>
      </w:r>
      <w:r w:rsidR="005B0C64" w:rsidRPr="002F3C65">
        <w:rPr>
          <w:rFonts w:ascii="Times New Roman" w:hAnsi="Times New Roman" w:cs="Times New Roman"/>
          <w:color w:val="0070C0"/>
          <w:sz w:val="24"/>
          <w:szCs w:val="24"/>
          <w:lang w:val="en-GB"/>
        </w:rPr>
        <w:t xml:space="preserve"> the largest effect </w:t>
      </w:r>
      <w:r w:rsidR="00EF2D6C" w:rsidRPr="002F3C65">
        <w:rPr>
          <w:rFonts w:ascii="Times New Roman" w:hAnsi="Times New Roman" w:cs="Times New Roman"/>
          <w:color w:val="0070C0"/>
          <w:sz w:val="24"/>
          <w:szCs w:val="24"/>
          <w:lang w:val="en-GB"/>
        </w:rPr>
        <w:t xml:space="preserve">on output </w:t>
      </w:r>
      <w:r w:rsidR="005B0C64" w:rsidRPr="002F3C65">
        <w:rPr>
          <w:rFonts w:ascii="Times New Roman" w:hAnsi="Times New Roman" w:cs="Times New Roman"/>
          <w:color w:val="0070C0"/>
          <w:sz w:val="24"/>
          <w:szCs w:val="24"/>
          <w:lang w:val="en-GB"/>
        </w:rPr>
        <w:t>a</w:t>
      </w:r>
      <w:r w:rsidR="00432E94" w:rsidRPr="002F3C65">
        <w:rPr>
          <w:rFonts w:ascii="Times New Roman" w:hAnsi="Times New Roman" w:cs="Times New Roman"/>
          <w:color w:val="0070C0"/>
          <w:sz w:val="24"/>
          <w:szCs w:val="24"/>
          <w:lang w:val="en-GB"/>
        </w:rPr>
        <w:t>s well</w:t>
      </w:r>
      <w:r w:rsidR="005B0C64" w:rsidRPr="002F3C65">
        <w:rPr>
          <w:rFonts w:ascii="Times New Roman" w:hAnsi="Times New Roman" w:cs="Times New Roman"/>
          <w:color w:val="0070C0"/>
          <w:sz w:val="24"/>
          <w:szCs w:val="24"/>
          <w:lang w:val="en-GB"/>
        </w:rPr>
        <w:t xml:space="preserve"> on </w:t>
      </w:r>
      <w:r w:rsidR="00432E94" w:rsidRPr="002F3C65">
        <w:rPr>
          <w:rFonts w:ascii="Times New Roman" w:hAnsi="Times New Roman" w:cs="Times New Roman"/>
          <w:color w:val="0070C0"/>
          <w:sz w:val="24"/>
          <w:szCs w:val="24"/>
          <w:lang w:val="en-GB"/>
        </w:rPr>
        <w:t xml:space="preserve">the </w:t>
      </w:r>
      <w:r w:rsidR="005B0C64" w:rsidRPr="002F3C65">
        <w:rPr>
          <w:rFonts w:ascii="Times New Roman" w:hAnsi="Times New Roman" w:cs="Times New Roman"/>
          <w:color w:val="0070C0"/>
          <w:sz w:val="24"/>
          <w:szCs w:val="24"/>
          <w:lang w:val="en-GB"/>
        </w:rPr>
        <w:t xml:space="preserve">fluctuations in the deficit. </w:t>
      </w:r>
      <w:r w:rsidR="001A1B95">
        <w:rPr>
          <w:rFonts w:ascii="Times New Roman" w:hAnsi="Times New Roman" w:cs="Times New Roman"/>
          <w:sz w:val="24"/>
          <w:szCs w:val="24"/>
          <w:lang w:val="en-GB"/>
        </w:rPr>
        <w:t>The trend in gov</w:t>
      </w:r>
      <w:r w:rsidR="00090370">
        <w:rPr>
          <w:rFonts w:ascii="Times New Roman" w:hAnsi="Times New Roman" w:cs="Times New Roman"/>
          <w:sz w:val="24"/>
          <w:szCs w:val="24"/>
          <w:lang w:val="en-GB"/>
        </w:rPr>
        <w:t>ernmen</w:t>
      </w:r>
      <w:r w:rsidR="001A1B95">
        <w:rPr>
          <w:rFonts w:ascii="Times New Roman" w:hAnsi="Times New Roman" w:cs="Times New Roman"/>
          <w:sz w:val="24"/>
          <w:szCs w:val="24"/>
          <w:lang w:val="en-GB"/>
        </w:rPr>
        <w:t>t demand is considered the same as structural gov</w:t>
      </w:r>
      <w:r w:rsidR="00020C41">
        <w:rPr>
          <w:rFonts w:ascii="Times New Roman" w:hAnsi="Times New Roman" w:cs="Times New Roman"/>
          <w:sz w:val="24"/>
          <w:szCs w:val="24"/>
          <w:lang w:val="en-GB"/>
        </w:rPr>
        <w:t>ernmen</w:t>
      </w:r>
      <w:r w:rsidR="001A1B95">
        <w:rPr>
          <w:rFonts w:ascii="Times New Roman" w:hAnsi="Times New Roman" w:cs="Times New Roman"/>
          <w:sz w:val="24"/>
          <w:szCs w:val="24"/>
          <w:lang w:val="en-GB"/>
        </w:rPr>
        <w:t xml:space="preserve">t demand (in % </w:t>
      </w:r>
      <w:r w:rsidR="00761810">
        <w:rPr>
          <w:rFonts w:ascii="Times New Roman" w:hAnsi="Times New Roman" w:cs="Times New Roman"/>
          <w:sz w:val="24"/>
          <w:szCs w:val="24"/>
          <w:lang w:val="en-GB"/>
        </w:rPr>
        <w:t>o</w:t>
      </w:r>
      <w:r w:rsidR="001A1B95">
        <w:rPr>
          <w:rFonts w:ascii="Times New Roman" w:hAnsi="Times New Roman" w:cs="Times New Roman"/>
          <w:sz w:val="24"/>
          <w:szCs w:val="24"/>
          <w:lang w:val="en-GB"/>
        </w:rPr>
        <w:t xml:space="preserve">f GDP times trend GDP), and </w:t>
      </w:r>
      <w:r w:rsidR="00052A98">
        <w:rPr>
          <w:rFonts w:ascii="Times New Roman" w:hAnsi="Times New Roman" w:cs="Times New Roman"/>
          <w:sz w:val="24"/>
          <w:szCs w:val="24"/>
          <w:lang w:val="en-GB"/>
        </w:rPr>
        <w:t xml:space="preserve">thus </w:t>
      </w:r>
      <w:r w:rsidR="001A1B95">
        <w:rPr>
          <w:rFonts w:ascii="Times New Roman" w:hAnsi="Times New Roman" w:cs="Times New Roman"/>
          <w:sz w:val="24"/>
          <w:szCs w:val="24"/>
          <w:lang w:val="en-GB"/>
        </w:rPr>
        <w:t>gov</w:t>
      </w:r>
      <w:r w:rsidR="00020C41">
        <w:rPr>
          <w:rFonts w:ascii="Times New Roman" w:hAnsi="Times New Roman" w:cs="Times New Roman"/>
          <w:sz w:val="24"/>
          <w:szCs w:val="24"/>
          <w:lang w:val="en-GB"/>
        </w:rPr>
        <w:t>ernment</w:t>
      </w:r>
      <w:r w:rsidR="001A1B95">
        <w:rPr>
          <w:rFonts w:ascii="Times New Roman" w:hAnsi="Times New Roman" w:cs="Times New Roman"/>
          <w:sz w:val="24"/>
          <w:szCs w:val="24"/>
          <w:lang w:val="en-GB"/>
        </w:rPr>
        <w:t xml:space="preserve"> demand above (below) trend</w:t>
      </w:r>
      <w:r w:rsidR="004E3B61">
        <w:rPr>
          <w:rFonts w:ascii="Times New Roman" w:hAnsi="Times New Roman" w:cs="Times New Roman"/>
          <w:sz w:val="24"/>
          <w:szCs w:val="24"/>
          <w:lang w:val="en-GB"/>
        </w:rPr>
        <w:t>—</w:t>
      </w:r>
      <w:r w:rsidR="00090370">
        <w:rPr>
          <w:rFonts w:ascii="Times New Roman" w:hAnsi="Times New Roman" w:cs="Times New Roman"/>
          <w:sz w:val="24"/>
          <w:szCs w:val="24"/>
          <w:lang w:val="en-GB"/>
        </w:rPr>
        <w:t>i.e.,</w:t>
      </w:r>
      <w:r w:rsidR="00F5479D">
        <w:rPr>
          <w:rFonts w:ascii="Times New Roman" w:hAnsi="Times New Roman" w:cs="Times New Roman"/>
          <w:sz w:val="24"/>
          <w:szCs w:val="24"/>
          <w:lang w:val="en-GB"/>
        </w:rPr>
        <w:t xml:space="preserve"> </w:t>
      </w:r>
      <w:commentRangeStart w:id="122"/>
      <w:r w:rsidR="004E3B61">
        <w:rPr>
          <w:rFonts w:ascii="Times New Roman" w:hAnsi="Times New Roman" w:cs="Times New Roman"/>
          <w:sz w:val="24"/>
          <w:szCs w:val="24"/>
          <w:lang w:val="en-GB"/>
        </w:rPr>
        <w:t>discretionary plus cyclical</w:t>
      </w:r>
      <w:r w:rsidR="00F5479D">
        <w:rPr>
          <w:rFonts w:ascii="Times New Roman" w:hAnsi="Times New Roman" w:cs="Times New Roman"/>
          <w:sz w:val="24"/>
          <w:szCs w:val="24"/>
          <w:lang w:val="en-GB"/>
        </w:rPr>
        <w:t xml:space="preserve"> spending</w:t>
      </w:r>
      <w:r w:rsidR="004E3B61">
        <w:rPr>
          <w:rFonts w:ascii="Times New Roman" w:hAnsi="Times New Roman" w:cs="Times New Roman"/>
          <w:sz w:val="24"/>
          <w:szCs w:val="24"/>
          <w:lang w:val="en-GB"/>
        </w:rPr>
        <w:t>—affects output in the business cycle.</w:t>
      </w:r>
      <w:r w:rsidR="00761810" w:rsidRPr="00691B3A">
        <w:rPr>
          <w:rFonts w:ascii="Times New Roman" w:hAnsi="Times New Roman" w:cs="Times New Roman"/>
          <w:sz w:val="18"/>
          <w:szCs w:val="18"/>
        </w:rPr>
        <w:t xml:space="preserve"> </w:t>
      </w:r>
      <w:r w:rsidR="00761810" w:rsidRPr="00F5479D">
        <w:rPr>
          <w:rFonts w:ascii="Times New Roman" w:hAnsi="Times New Roman" w:cs="Times New Roman"/>
          <w:sz w:val="24"/>
          <w:szCs w:val="24"/>
          <w:lang w:val="en-GB"/>
        </w:rPr>
        <w:t>A</w:t>
      </w:r>
      <w:r w:rsidR="00761810" w:rsidRPr="00761810">
        <w:rPr>
          <w:rFonts w:ascii="Times New Roman" w:hAnsi="Times New Roman" w:cs="Times New Roman"/>
          <w:sz w:val="24"/>
          <w:szCs w:val="24"/>
          <w:lang w:val="en-GB"/>
        </w:rPr>
        <w:t>s those policies are expressed as ratio</w:t>
      </w:r>
      <w:r w:rsidR="00F5479D">
        <w:rPr>
          <w:rFonts w:ascii="Times New Roman" w:hAnsi="Times New Roman" w:cs="Times New Roman"/>
          <w:sz w:val="24"/>
          <w:szCs w:val="24"/>
          <w:lang w:val="en-GB"/>
        </w:rPr>
        <w:t>s</w:t>
      </w:r>
      <w:r w:rsidR="00761810" w:rsidRPr="00761810">
        <w:rPr>
          <w:rFonts w:ascii="Times New Roman" w:hAnsi="Times New Roman" w:cs="Times New Roman"/>
          <w:sz w:val="24"/>
          <w:szCs w:val="24"/>
          <w:lang w:val="en-GB"/>
        </w:rPr>
        <w:t xml:space="preserve"> of GDP, a positive (negative) output gap itself </w:t>
      </w:r>
      <w:r w:rsidR="00090370">
        <w:rPr>
          <w:rFonts w:ascii="Times New Roman" w:hAnsi="Times New Roman" w:cs="Times New Roman"/>
          <w:sz w:val="24"/>
          <w:szCs w:val="24"/>
          <w:lang w:val="en-GB"/>
        </w:rPr>
        <w:t>means higher (</w:t>
      </w:r>
      <w:r w:rsidR="00761810" w:rsidRPr="00761810">
        <w:rPr>
          <w:rFonts w:ascii="Times New Roman" w:hAnsi="Times New Roman" w:cs="Times New Roman"/>
          <w:sz w:val="24"/>
          <w:szCs w:val="24"/>
          <w:lang w:val="en-GB"/>
        </w:rPr>
        <w:t>lower</w:t>
      </w:r>
      <w:r w:rsidR="00090370">
        <w:rPr>
          <w:rFonts w:ascii="Times New Roman" w:hAnsi="Times New Roman" w:cs="Times New Roman"/>
          <w:sz w:val="24"/>
          <w:szCs w:val="24"/>
          <w:lang w:val="en-GB"/>
        </w:rPr>
        <w:t>)</w:t>
      </w:r>
      <w:r w:rsidR="00761810" w:rsidRPr="00761810">
        <w:rPr>
          <w:rFonts w:ascii="Times New Roman" w:hAnsi="Times New Roman" w:cs="Times New Roman"/>
          <w:sz w:val="24"/>
          <w:szCs w:val="24"/>
          <w:lang w:val="en-GB"/>
        </w:rPr>
        <w:t xml:space="preserve"> gov</w:t>
      </w:r>
      <w:r w:rsidR="00090370">
        <w:rPr>
          <w:rFonts w:ascii="Times New Roman" w:hAnsi="Times New Roman" w:cs="Times New Roman"/>
          <w:sz w:val="24"/>
          <w:szCs w:val="24"/>
          <w:lang w:val="en-GB"/>
        </w:rPr>
        <w:t>ernment</w:t>
      </w:r>
      <w:r w:rsidR="00761810" w:rsidRPr="00761810">
        <w:rPr>
          <w:rFonts w:ascii="Times New Roman" w:hAnsi="Times New Roman" w:cs="Times New Roman"/>
          <w:sz w:val="24"/>
          <w:szCs w:val="24"/>
          <w:lang w:val="en-GB"/>
        </w:rPr>
        <w:t xml:space="preserve"> demand</w:t>
      </w:r>
      <w:r w:rsidR="00761810">
        <w:rPr>
          <w:rFonts w:ascii="Times New Roman" w:hAnsi="Times New Roman" w:cs="Times New Roman"/>
          <w:sz w:val="24"/>
          <w:szCs w:val="24"/>
          <w:lang w:val="en-GB"/>
        </w:rPr>
        <w:t>.</w:t>
      </w:r>
      <w:commentRangeEnd w:id="122"/>
      <w:r w:rsidR="004562E3">
        <w:rPr>
          <w:rStyle w:val="CommentReference"/>
        </w:rPr>
        <w:commentReference w:id="122"/>
      </w:r>
    </w:p>
    <w:p w14:paraId="3B14DA3B" w14:textId="217FC19C" w:rsidR="00407B77" w:rsidRDefault="00A325BC" w:rsidP="00761810">
      <w:pPr>
        <w:spacing w:before="120" w:after="120"/>
        <w:rPr>
          <w:rFonts w:ascii="Times New Roman" w:hAnsi="Times New Roman" w:cs="Times New Roman"/>
          <w:noProof/>
          <w:sz w:val="24"/>
          <w:szCs w:val="24"/>
        </w:rPr>
      </w:pPr>
      <w:r>
        <w:rPr>
          <w:rFonts w:ascii="Times New Roman" w:hAnsi="Times New Roman" w:cs="Times New Roman"/>
          <w:sz w:val="24"/>
          <w:szCs w:val="24"/>
        </w:rPr>
        <w:lastRenderedPageBreak/>
        <w:t>In the years before Covid, gov</w:t>
      </w:r>
      <w:r w:rsidR="00090370">
        <w:rPr>
          <w:rFonts w:ascii="Times New Roman" w:hAnsi="Times New Roman" w:cs="Times New Roman"/>
          <w:sz w:val="24"/>
          <w:szCs w:val="24"/>
        </w:rPr>
        <w:t>ernmen</w:t>
      </w:r>
      <w:r>
        <w:rPr>
          <w:rFonts w:ascii="Times New Roman" w:hAnsi="Times New Roman" w:cs="Times New Roman"/>
          <w:sz w:val="24"/>
          <w:szCs w:val="24"/>
        </w:rPr>
        <w:t>t demand had been below trend</w:t>
      </w:r>
      <w:r w:rsidR="00090370">
        <w:rPr>
          <w:rFonts w:ascii="Times New Roman" w:hAnsi="Times New Roman" w:cs="Times New Roman"/>
          <w:sz w:val="24"/>
          <w:szCs w:val="24"/>
        </w:rPr>
        <w:t xml:space="preserve">, </w:t>
      </w:r>
      <w:r>
        <w:rPr>
          <w:rFonts w:ascii="Times New Roman" w:hAnsi="Times New Roman" w:cs="Times New Roman"/>
          <w:sz w:val="24"/>
          <w:szCs w:val="24"/>
        </w:rPr>
        <w:t>mainly due to a decline in foreign-financed investment projects.</w:t>
      </w:r>
      <w:r>
        <w:rPr>
          <w:rFonts w:ascii="Times New Roman" w:hAnsi="Times New Roman" w:cs="Times New Roman"/>
          <w:sz w:val="24"/>
          <w:szCs w:val="24"/>
          <w:lang w:val="en-GB"/>
        </w:rPr>
        <w:t xml:space="preserve"> </w:t>
      </w:r>
      <w:r w:rsidR="00CD7DBC">
        <w:rPr>
          <w:rFonts w:ascii="Times New Roman" w:hAnsi="Times New Roman" w:cs="Times New Roman"/>
          <w:sz w:val="24"/>
          <w:szCs w:val="24"/>
          <w:lang w:val="en-GB"/>
        </w:rPr>
        <w:t>Th</w:t>
      </w:r>
      <w:r>
        <w:rPr>
          <w:rFonts w:ascii="Times New Roman" w:hAnsi="Times New Roman" w:cs="Times New Roman"/>
          <w:sz w:val="24"/>
          <w:szCs w:val="24"/>
          <w:lang w:val="en-GB"/>
        </w:rPr>
        <w:t>e</w:t>
      </w:r>
      <w:r w:rsidR="00A8482A">
        <w:rPr>
          <w:rFonts w:ascii="Times New Roman" w:hAnsi="Times New Roman" w:cs="Times New Roman"/>
          <w:sz w:val="24"/>
          <w:szCs w:val="24"/>
          <w:lang w:val="en-GB"/>
        </w:rPr>
        <w:t xml:space="preserve"> Covid-response measures</w:t>
      </w:r>
      <w:r w:rsidR="009B0A27">
        <w:rPr>
          <w:rFonts w:ascii="Times New Roman" w:hAnsi="Times New Roman" w:cs="Times New Roman"/>
          <w:sz w:val="24"/>
          <w:szCs w:val="24"/>
          <w:lang w:val="en-GB"/>
        </w:rPr>
        <w:t xml:space="preserve"> spanning fiscal years 2019/20-2021/22</w:t>
      </w:r>
      <w:r w:rsidR="00A8482A">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raised </w:t>
      </w:r>
      <w:r w:rsidR="00A8482A">
        <w:rPr>
          <w:rFonts w:ascii="Times New Roman" w:hAnsi="Times New Roman" w:cs="Times New Roman"/>
          <w:sz w:val="24"/>
          <w:szCs w:val="24"/>
          <w:lang w:val="en-GB"/>
        </w:rPr>
        <w:t>gov</w:t>
      </w:r>
      <w:r w:rsidR="003847B3">
        <w:rPr>
          <w:rFonts w:ascii="Times New Roman" w:hAnsi="Times New Roman" w:cs="Times New Roman"/>
          <w:sz w:val="24"/>
          <w:szCs w:val="24"/>
          <w:lang w:val="en-GB"/>
        </w:rPr>
        <w:t>ernmen</w:t>
      </w:r>
      <w:r w:rsidR="00A8482A">
        <w:rPr>
          <w:rFonts w:ascii="Times New Roman" w:hAnsi="Times New Roman" w:cs="Times New Roman"/>
          <w:sz w:val="24"/>
          <w:szCs w:val="24"/>
          <w:lang w:val="en-GB"/>
        </w:rPr>
        <w:t>t demand well above its trend level</w:t>
      </w:r>
      <w:r>
        <w:rPr>
          <w:rFonts w:ascii="Times New Roman" w:hAnsi="Times New Roman" w:cs="Times New Roman"/>
          <w:sz w:val="24"/>
          <w:szCs w:val="24"/>
          <w:lang w:val="en-GB"/>
        </w:rPr>
        <w:t xml:space="preserve"> </w:t>
      </w:r>
      <w:r w:rsidR="00691B3A">
        <w:rPr>
          <w:rFonts w:ascii="Times New Roman" w:hAnsi="Times New Roman" w:cs="Times New Roman"/>
          <w:sz w:val="24"/>
          <w:szCs w:val="24"/>
          <w:lang w:val="en-GB"/>
        </w:rPr>
        <w:t xml:space="preserve">(on average </w:t>
      </w:r>
      <w:r w:rsidR="00F5479D">
        <w:rPr>
          <w:rFonts w:ascii="Times New Roman" w:hAnsi="Times New Roman" w:cs="Times New Roman"/>
          <w:sz w:val="24"/>
          <w:szCs w:val="24"/>
          <w:lang w:val="en-GB"/>
        </w:rPr>
        <w:t xml:space="preserve">by </w:t>
      </w:r>
      <w:r w:rsidR="00691B3A">
        <w:rPr>
          <w:rFonts w:ascii="Times New Roman" w:hAnsi="Times New Roman" w:cs="Times New Roman"/>
          <w:sz w:val="24"/>
          <w:szCs w:val="24"/>
          <w:lang w:val="en-GB"/>
        </w:rPr>
        <w:t xml:space="preserve">over 2% of GDP) </w:t>
      </w:r>
      <w:r w:rsidR="00CD7DBC">
        <w:rPr>
          <w:rFonts w:ascii="Times New Roman" w:hAnsi="Times New Roman" w:cs="Times New Roman"/>
          <w:sz w:val="24"/>
          <w:szCs w:val="24"/>
          <w:lang w:val="en-GB"/>
        </w:rPr>
        <w:t xml:space="preserve">and helped counter the Covid-induced output drop </w:t>
      </w:r>
      <w:r w:rsidR="00CD7DBC">
        <w:rPr>
          <w:rFonts w:ascii="Times New Roman" w:hAnsi="Times New Roman" w:cs="Times New Roman"/>
          <w:noProof/>
          <w:sz w:val="24"/>
          <w:szCs w:val="24"/>
        </w:rPr>
        <w:t>(</w:t>
      </w:r>
      <w:r w:rsidR="00CD7DBC" w:rsidRPr="00FF2A12">
        <w:rPr>
          <w:rFonts w:ascii="Times New Roman" w:hAnsi="Times New Roman" w:cs="Times New Roman"/>
          <w:b/>
          <w:bCs/>
          <w:noProof/>
          <w:color w:val="0070C0"/>
          <w:sz w:val="24"/>
          <w:szCs w:val="24"/>
        </w:rPr>
        <w:t>Figure</w:t>
      </w:r>
      <w:r w:rsidR="00691B3A">
        <w:rPr>
          <w:rFonts w:ascii="Times New Roman" w:hAnsi="Times New Roman" w:cs="Times New Roman"/>
          <w:b/>
          <w:bCs/>
          <w:noProof/>
          <w:color w:val="0070C0"/>
          <w:sz w:val="24"/>
          <w:szCs w:val="24"/>
        </w:rPr>
        <w:t>s</w:t>
      </w:r>
      <w:r w:rsidR="00CD7DBC" w:rsidRPr="00FF2A12">
        <w:rPr>
          <w:rFonts w:ascii="Times New Roman" w:hAnsi="Times New Roman" w:cs="Times New Roman"/>
          <w:b/>
          <w:bCs/>
          <w:noProof/>
          <w:color w:val="0070C0"/>
          <w:sz w:val="24"/>
          <w:szCs w:val="24"/>
        </w:rPr>
        <w:t xml:space="preserve"> </w:t>
      </w:r>
      <w:r w:rsidR="00CD7DBC">
        <w:rPr>
          <w:rFonts w:ascii="Times New Roman" w:hAnsi="Times New Roman" w:cs="Times New Roman"/>
          <w:b/>
          <w:bCs/>
          <w:noProof/>
          <w:color w:val="0070C0"/>
          <w:sz w:val="24"/>
          <w:szCs w:val="24"/>
        </w:rPr>
        <w:t>1</w:t>
      </w:r>
      <w:r w:rsidR="00691B3A">
        <w:rPr>
          <w:rFonts w:ascii="Times New Roman" w:hAnsi="Times New Roman" w:cs="Times New Roman"/>
          <w:b/>
          <w:bCs/>
          <w:noProof/>
          <w:color w:val="0070C0"/>
          <w:sz w:val="24"/>
          <w:szCs w:val="24"/>
        </w:rPr>
        <w:t xml:space="preserve">.3 </w:t>
      </w:r>
      <w:r w:rsidR="00691B3A" w:rsidRPr="00691B3A">
        <w:rPr>
          <w:rFonts w:ascii="Times New Roman" w:hAnsi="Times New Roman" w:cs="Times New Roman"/>
          <w:noProof/>
          <w:sz w:val="24"/>
          <w:szCs w:val="24"/>
        </w:rPr>
        <w:t>and</w:t>
      </w:r>
      <w:r w:rsidR="00691B3A">
        <w:rPr>
          <w:rFonts w:ascii="Times New Roman" w:hAnsi="Times New Roman" w:cs="Times New Roman"/>
          <w:b/>
          <w:bCs/>
          <w:noProof/>
          <w:color w:val="0070C0"/>
          <w:sz w:val="24"/>
          <w:szCs w:val="24"/>
        </w:rPr>
        <w:t xml:space="preserve"> 3.</w:t>
      </w:r>
      <w:r w:rsidR="00EA1CF4">
        <w:rPr>
          <w:rFonts w:ascii="Times New Roman" w:hAnsi="Times New Roman" w:cs="Times New Roman"/>
          <w:b/>
          <w:bCs/>
          <w:noProof/>
          <w:color w:val="0070C0"/>
          <w:sz w:val="24"/>
          <w:szCs w:val="24"/>
        </w:rPr>
        <w:t>3</w:t>
      </w:r>
      <w:r w:rsidR="00CD7DBC">
        <w:rPr>
          <w:rFonts w:ascii="Times New Roman" w:hAnsi="Times New Roman" w:cs="Times New Roman"/>
          <w:noProof/>
          <w:sz w:val="24"/>
          <w:szCs w:val="24"/>
        </w:rPr>
        <w:t>).</w:t>
      </w:r>
      <w:r w:rsidR="003847B3">
        <w:rPr>
          <w:rFonts w:ascii="Times New Roman" w:hAnsi="Times New Roman" w:cs="Times New Roman"/>
          <w:noProof/>
          <w:sz w:val="24"/>
          <w:szCs w:val="24"/>
        </w:rPr>
        <w:t xml:space="preserve"> </w:t>
      </w:r>
      <w:r w:rsidR="00E91A70">
        <w:rPr>
          <w:rFonts w:ascii="Times New Roman" w:hAnsi="Times New Roman" w:cs="Times New Roman"/>
          <w:sz w:val="24"/>
          <w:szCs w:val="24"/>
          <w:lang w:val="en-GB"/>
        </w:rPr>
        <w:t>Gov</w:t>
      </w:r>
      <w:r w:rsidR="00090370">
        <w:rPr>
          <w:rFonts w:ascii="Times New Roman" w:hAnsi="Times New Roman" w:cs="Times New Roman"/>
          <w:sz w:val="24"/>
          <w:szCs w:val="24"/>
          <w:lang w:val="en-GB"/>
        </w:rPr>
        <w:t>ernmen</w:t>
      </w:r>
      <w:r w:rsidR="00E91A70">
        <w:rPr>
          <w:rFonts w:ascii="Times New Roman" w:hAnsi="Times New Roman" w:cs="Times New Roman"/>
          <w:sz w:val="24"/>
          <w:szCs w:val="24"/>
          <w:lang w:val="en-GB"/>
        </w:rPr>
        <w:t xml:space="preserve">t demand in deviation from its trend or structural level reflects mainly discretionary spending </w:t>
      </w:r>
      <w:r w:rsidR="00E91A70">
        <w:rPr>
          <w:rFonts w:ascii="Times New Roman" w:hAnsi="Times New Roman" w:cs="Times New Roman"/>
          <w:noProof/>
          <w:sz w:val="24"/>
          <w:szCs w:val="24"/>
        </w:rPr>
        <w:t>(</w:t>
      </w:r>
      <w:r w:rsidR="00E91A70" w:rsidRPr="00FF2A12">
        <w:rPr>
          <w:rFonts w:ascii="Times New Roman" w:hAnsi="Times New Roman" w:cs="Times New Roman"/>
          <w:b/>
          <w:bCs/>
          <w:noProof/>
          <w:color w:val="0070C0"/>
          <w:sz w:val="24"/>
          <w:szCs w:val="24"/>
        </w:rPr>
        <w:t xml:space="preserve">Figure </w:t>
      </w:r>
      <w:r w:rsidR="00E91A70">
        <w:rPr>
          <w:rFonts w:ascii="Times New Roman" w:hAnsi="Times New Roman" w:cs="Times New Roman"/>
          <w:b/>
          <w:bCs/>
          <w:noProof/>
          <w:color w:val="0070C0"/>
          <w:sz w:val="24"/>
          <w:szCs w:val="24"/>
        </w:rPr>
        <w:t>3.</w:t>
      </w:r>
      <w:r w:rsidR="00EA1CF4">
        <w:rPr>
          <w:rFonts w:ascii="Times New Roman" w:hAnsi="Times New Roman" w:cs="Times New Roman"/>
          <w:b/>
          <w:bCs/>
          <w:noProof/>
          <w:color w:val="0070C0"/>
          <w:sz w:val="24"/>
          <w:szCs w:val="24"/>
        </w:rPr>
        <w:t>4</w:t>
      </w:r>
      <w:r w:rsidR="00E91A70">
        <w:rPr>
          <w:rFonts w:ascii="Times New Roman" w:hAnsi="Times New Roman" w:cs="Times New Roman"/>
          <w:noProof/>
          <w:sz w:val="24"/>
          <w:szCs w:val="24"/>
        </w:rPr>
        <w:t xml:space="preserve">). </w:t>
      </w:r>
    </w:p>
    <w:p w14:paraId="2A04D50A" w14:textId="1A7DDEBD" w:rsidR="003A43BC" w:rsidRDefault="00052A98" w:rsidP="00761810">
      <w:pPr>
        <w:spacing w:before="120" w:after="120"/>
        <w:rPr>
          <w:rFonts w:ascii="Times New Roman" w:hAnsi="Times New Roman" w:cs="Times New Roman"/>
          <w:sz w:val="24"/>
          <w:szCs w:val="24"/>
          <w:lang w:val="en-GB"/>
        </w:rPr>
      </w:pPr>
      <w:r>
        <w:rPr>
          <w:rFonts w:ascii="Times New Roman" w:hAnsi="Times New Roman" w:cs="Times New Roman"/>
          <w:sz w:val="24"/>
          <w:szCs w:val="24"/>
          <w:lang w:val="en-GB"/>
        </w:rPr>
        <w:t xml:space="preserve">After the expansionary Covid response, </w:t>
      </w:r>
      <w:r w:rsidR="004A58B3">
        <w:rPr>
          <w:rFonts w:ascii="Times New Roman" w:hAnsi="Times New Roman" w:cs="Times New Roman"/>
          <w:sz w:val="24"/>
          <w:szCs w:val="24"/>
          <w:lang w:val="en-GB"/>
        </w:rPr>
        <w:t xml:space="preserve">however, </w:t>
      </w:r>
      <w:r>
        <w:rPr>
          <w:rFonts w:ascii="Times New Roman" w:hAnsi="Times New Roman" w:cs="Times New Roman"/>
          <w:sz w:val="24"/>
          <w:szCs w:val="24"/>
          <w:lang w:val="en-GB"/>
        </w:rPr>
        <w:t xml:space="preserve">from late 2022, </w:t>
      </w:r>
      <w:r w:rsidR="004A58B3">
        <w:rPr>
          <w:rFonts w:ascii="Times New Roman" w:hAnsi="Times New Roman" w:cs="Times New Roman"/>
          <w:sz w:val="24"/>
          <w:szCs w:val="24"/>
          <w:lang w:val="en-GB"/>
        </w:rPr>
        <w:t>gov</w:t>
      </w:r>
      <w:r w:rsidR="005D228F">
        <w:rPr>
          <w:rFonts w:ascii="Times New Roman" w:hAnsi="Times New Roman" w:cs="Times New Roman"/>
          <w:sz w:val="24"/>
          <w:szCs w:val="24"/>
          <w:lang w:val="en-GB"/>
        </w:rPr>
        <w:t>ernmen</w:t>
      </w:r>
      <w:r w:rsidR="004A58B3">
        <w:rPr>
          <w:rFonts w:ascii="Times New Roman" w:hAnsi="Times New Roman" w:cs="Times New Roman"/>
          <w:sz w:val="24"/>
          <w:szCs w:val="24"/>
          <w:lang w:val="en-GB"/>
        </w:rPr>
        <w:t>t</w:t>
      </w:r>
      <w:r w:rsidR="00E91A70">
        <w:rPr>
          <w:rFonts w:ascii="Times New Roman" w:hAnsi="Times New Roman" w:cs="Times New Roman"/>
          <w:sz w:val="24"/>
          <w:szCs w:val="24"/>
          <w:lang w:val="en-GB"/>
        </w:rPr>
        <w:t xml:space="preserve"> demand went into reverse as </w:t>
      </w:r>
      <w:r w:rsidR="00B2739E">
        <w:rPr>
          <w:rFonts w:ascii="Times New Roman" w:hAnsi="Times New Roman" w:cs="Times New Roman"/>
          <w:sz w:val="24"/>
          <w:szCs w:val="24"/>
          <w:lang w:val="en-GB"/>
        </w:rPr>
        <w:t xml:space="preserve">the </w:t>
      </w:r>
      <w:r w:rsidR="00E91A70">
        <w:rPr>
          <w:rFonts w:ascii="Times New Roman" w:hAnsi="Times New Roman" w:cs="Times New Roman"/>
          <w:sz w:val="24"/>
          <w:szCs w:val="24"/>
          <w:lang w:val="en-GB"/>
        </w:rPr>
        <w:t>deficit w</w:t>
      </w:r>
      <w:r w:rsidR="00B2739E">
        <w:rPr>
          <w:rFonts w:ascii="Times New Roman" w:hAnsi="Times New Roman" w:cs="Times New Roman"/>
          <w:sz w:val="24"/>
          <w:szCs w:val="24"/>
          <w:lang w:val="en-GB"/>
        </w:rPr>
        <w:t xml:space="preserve">as </w:t>
      </w:r>
      <w:r w:rsidR="00E91A70">
        <w:rPr>
          <w:rFonts w:ascii="Times New Roman" w:hAnsi="Times New Roman" w:cs="Times New Roman"/>
          <w:sz w:val="24"/>
          <w:szCs w:val="24"/>
          <w:lang w:val="en-GB"/>
        </w:rPr>
        <w:t>reduced to bring down debt that had risen rapidly in</w:t>
      </w:r>
      <w:r w:rsidR="00E72F90">
        <w:rPr>
          <w:rFonts w:ascii="Times New Roman" w:hAnsi="Times New Roman" w:cs="Times New Roman"/>
          <w:sz w:val="24"/>
          <w:szCs w:val="24"/>
          <w:lang w:val="en-GB"/>
        </w:rPr>
        <w:t xml:space="preserve"> the</w:t>
      </w:r>
      <w:r w:rsidR="00E91A70">
        <w:rPr>
          <w:rFonts w:ascii="Times New Roman" w:hAnsi="Times New Roman" w:cs="Times New Roman"/>
          <w:sz w:val="24"/>
          <w:szCs w:val="24"/>
          <w:lang w:val="en-GB"/>
        </w:rPr>
        <w:t xml:space="preserve"> previous years</w:t>
      </w:r>
      <w:r w:rsidR="00B2739E">
        <w:rPr>
          <w:rFonts w:ascii="Times New Roman" w:hAnsi="Times New Roman" w:cs="Times New Roman"/>
          <w:sz w:val="24"/>
          <w:szCs w:val="24"/>
          <w:lang w:val="en-GB"/>
        </w:rPr>
        <w:t>. At the same time,</w:t>
      </w:r>
      <w:r w:rsidR="005D228F">
        <w:rPr>
          <w:rFonts w:ascii="Times New Roman" w:hAnsi="Times New Roman" w:cs="Times New Roman"/>
          <w:sz w:val="24"/>
          <w:szCs w:val="24"/>
          <w:lang w:val="en-GB"/>
        </w:rPr>
        <w:t xml:space="preserve"> surging inflation further reduced government demand in real terms.</w:t>
      </w:r>
      <w:r w:rsidR="00B2739E">
        <w:rPr>
          <w:rFonts w:ascii="Times New Roman" w:hAnsi="Times New Roman" w:cs="Times New Roman"/>
          <w:sz w:val="24"/>
          <w:szCs w:val="24"/>
          <w:lang w:val="en-GB"/>
        </w:rPr>
        <w:t xml:space="preserve"> However, </w:t>
      </w:r>
      <w:r w:rsidR="00CF65CA">
        <w:rPr>
          <w:rFonts w:ascii="Times New Roman" w:hAnsi="Times New Roman" w:cs="Times New Roman"/>
          <w:sz w:val="24"/>
          <w:szCs w:val="24"/>
          <w:lang w:val="en-GB"/>
        </w:rPr>
        <w:t>in the first half of 2023, govt demand was raised in response to the floo</w:t>
      </w:r>
      <w:r w:rsidR="00090370">
        <w:rPr>
          <w:rFonts w:ascii="Times New Roman" w:hAnsi="Times New Roman" w:cs="Times New Roman"/>
          <w:sz w:val="24"/>
          <w:szCs w:val="24"/>
          <w:lang w:val="en-GB"/>
        </w:rPr>
        <w:t>ds</w:t>
      </w:r>
      <w:r w:rsidR="00CF65CA">
        <w:rPr>
          <w:rFonts w:ascii="Times New Roman" w:hAnsi="Times New Roman" w:cs="Times New Roman"/>
          <w:sz w:val="24"/>
          <w:szCs w:val="24"/>
          <w:lang w:val="en-GB"/>
        </w:rPr>
        <w:t xml:space="preserve">. </w:t>
      </w:r>
    </w:p>
    <w:p w14:paraId="166D9EAD" w14:textId="77777777" w:rsidR="00B2739E" w:rsidRDefault="00B2739E" w:rsidP="00761810">
      <w:pPr>
        <w:spacing w:before="120" w:after="120"/>
        <w:rPr>
          <w:rFonts w:ascii="Times New Roman" w:hAnsi="Times New Roman" w:cs="Times New Roman"/>
          <w:sz w:val="24"/>
          <w:szCs w:val="24"/>
          <w:lang w:val="en-GB"/>
        </w:rPr>
      </w:pPr>
    </w:p>
    <w:tbl>
      <w:tblPr>
        <w:tblStyle w:val="TableGrid"/>
        <w:tblW w:w="10016"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4072"/>
        <w:gridCol w:w="5944"/>
      </w:tblGrid>
      <w:tr w:rsidR="00FF2A12" w14:paraId="21E2D572" w14:textId="77777777" w:rsidTr="001A1B95">
        <w:trPr>
          <w:trHeight w:val="341"/>
        </w:trPr>
        <w:tc>
          <w:tcPr>
            <w:tcW w:w="10016" w:type="dxa"/>
            <w:gridSpan w:val="2"/>
          </w:tcPr>
          <w:p w14:paraId="066D159D" w14:textId="77777777" w:rsidR="00FF2A12" w:rsidRDefault="00FF2A12" w:rsidP="00A8482A">
            <w:pPr>
              <w:spacing w:after="120"/>
              <w:jc w:val="center"/>
              <w:rPr>
                <w:rFonts w:ascii="Times New Roman" w:hAnsi="Times New Roman" w:cs="Times New Roman"/>
                <w:b/>
                <w:bCs/>
                <w:color w:val="000000" w:themeColor="text1"/>
                <w:sz w:val="24"/>
                <w:szCs w:val="24"/>
                <w:lang w:val="en-GB"/>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3</w:t>
            </w:r>
            <w:r w:rsidRPr="00CE572F">
              <w:rPr>
                <w:rFonts w:ascii="Times New Roman" w:hAnsi="Times New Roman" w:cs="Times New Roman"/>
                <w:b/>
                <w:bCs/>
                <w:noProof/>
                <w:color w:val="0070C0"/>
                <w:sz w:val="20"/>
                <w:szCs w:val="20"/>
              </w:rPr>
              <w:t xml:space="preserve">. </w:t>
            </w:r>
            <w:r w:rsidR="00BF2FDE">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Government demand</w:t>
            </w:r>
            <w:r w:rsidR="00A8482A">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 </w:t>
            </w:r>
            <w:r w:rsidR="00432E94">
              <w:rPr>
                <w:rFonts w:ascii="Times New Roman" w:hAnsi="Times New Roman" w:cs="Times New Roman"/>
                <w:b/>
                <w:bCs/>
                <w:noProof/>
                <w:color w:val="0070C0"/>
                <w:sz w:val="20"/>
                <w:szCs w:val="20"/>
              </w:rPr>
              <w:t>a</w:t>
            </w:r>
            <w:r w:rsidR="001A1B95">
              <w:rPr>
                <w:rFonts w:ascii="Times New Roman" w:hAnsi="Times New Roman" w:cs="Times New Roman"/>
                <w:b/>
                <w:bCs/>
                <w:noProof/>
                <w:color w:val="0070C0"/>
                <w:sz w:val="20"/>
                <w:szCs w:val="20"/>
              </w:rPr>
              <w:t>s</w:t>
            </w:r>
            <w:r w:rsidR="00432E94">
              <w:rPr>
                <w:rFonts w:ascii="Times New Roman" w:hAnsi="Times New Roman" w:cs="Times New Roman"/>
                <w:b/>
                <w:bCs/>
                <w:noProof/>
                <w:color w:val="0070C0"/>
                <w:sz w:val="20"/>
                <w:szCs w:val="20"/>
              </w:rPr>
              <w:t xml:space="preserve"> ratio of GDP</w:t>
            </w:r>
            <w:r w:rsidR="001A1B95">
              <w:rPr>
                <w:rFonts w:ascii="Times New Roman" w:hAnsi="Times New Roman" w:cs="Times New Roman"/>
                <w:b/>
                <w:bCs/>
                <w:noProof/>
                <w:color w:val="0070C0"/>
                <w:sz w:val="20"/>
                <w:szCs w:val="20"/>
              </w:rPr>
              <w:t xml:space="preserve"> and gap </w:t>
            </w:r>
            <w:r w:rsidR="002D22B8">
              <w:rPr>
                <w:rFonts w:ascii="Times New Roman" w:hAnsi="Times New Roman" w:cs="Times New Roman"/>
                <w:b/>
                <w:bCs/>
                <w:noProof/>
                <w:color w:val="0070C0"/>
                <w:sz w:val="20"/>
                <w:szCs w:val="20"/>
              </w:rPr>
              <w:t>vis-à-vis</w:t>
            </w:r>
            <w:r w:rsidR="001A1B95">
              <w:rPr>
                <w:rFonts w:ascii="Times New Roman" w:hAnsi="Times New Roman" w:cs="Times New Roman"/>
                <w:b/>
                <w:bCs/>
                <w:noProof/>
                <w:color w:val="0070C0"/>
                <w:sz w:val="20"/>
                <w:szCs w:val="20"/>
              </w:rPr>
              <w:t xml:space="preserve"> its trend</w:t>
            </w:r>
            <w:r w:rsidR="00D3369B">
              <w:rPr>
                <w:rFonts w:ascii="Times New Roman" w:hAnsi="Times New Roman" w:cs="Times New Roman"/>
                <w:b/>
                <w:bCs/>
                <w:noProof/>
                <w:color w:val="0070C0"/>
                <w:sz w:val="20"/>
                <w:szCs w:val="20"/>
              </w:rPr>
              <w:t>, 2015-2</w:t>
            </w:r>
            <w:r w:rsidR="001A1B95">
              <w:rPr>
                <w:rFonts w:ascii="Times New Roman" w:hAnsi="Times New Roman" w:cs="Times New Roman"/>
                <w:b/>
                <w:bCs/>
                <w:noProof/>
                <w:color w:val="0070C0"/>
                <w:sz w:val="20"/>
                <w:szCs w:val="20"/>
              </w:rPr>
              <w:t>3</w:t>
            </w:r>
          </w:p>
        </w:tc>
      </w:tr>
      <w:tr w:rsidR="00BD5178" w14:paraId="47385E7E" w14:textId="77777777" w:rsidTr="00C66D0F">
        <w:trPr>
          <w:trHeight w:val="4686"/>
        </w:trPr>
        <w:tc>
          <w:tcPr>
            <w:tcW w:w="4072" w:type="dxa"/>
          </w:tcPr>
          <w:p w14:paraId="16232CBD" w14:textId="77777777" w:rsidR="003501AC" w:rsidRDefault="00A8482A" w:rsidP="00432E94">
            <w:pPr>
              <w:rPr>
                <w:rFonts w:ascii="Times New Roman" w:hAnsi="Times New Roman" w:cs="Times New Roman"/>
                <w:b/>
                <w:bCs/>
                <w:noProof/>
                <w:color w:val="0070C0"/>
                <w:sz w:val="20"/>
                <w:szCs w:val="20"/>
              </w:rPr>
            </w:pPr>
            <w:commentRangeStart w:id="123"/>
            <w:r w:rsidRPr="00A8482A">
              <w:rPr>
                <w:rFonts w:ascii="Times New Roman" w:hAnsi="Times New Roman" w:cs="Times New Roman"/>
                <w:b/>
                <w:bCs/>
                <w:noProof/>
                <w:color w:val="0070C0"/>
                <w:sz w:val="20"/>
                <w:szCs w:val="20"/>
              </w:rPr>
              <w:t>Fig. 3.</w:t>
            </w:r>
            <w:r w:rsidR="00EA1CF4">
              <w:rPr>
                <w:rFonts w:ascii="Times New Roman" w:hAnsi="Times New Roman" w:cs="Times New Roman"/>
                <w:b/>
                <w:bCs/>
                <w:noProof/>
                <w:color w:val="0070C0"/>
                <w:sz w:val="20"/>
                <w:szCs w:val="20"/>
              </w:rPr>
              <w:t>3</w:t>
            </w:r>
            <w:r w:rsidRPr="00A8482A">
              <w:rPr>
                <w:rFonts w:ascii="Times New Roman" w:hAnsi="Times New Roman" w:cs="Times New Roman"/>
                <w:b/>
                <w:bCs/>
                <w:noProof/>
                <w:color w:val="0070C0"/>
                <w:sz w:val="20"/>
                <w:szCs w:val="20"/>
              </w:rPr>
              <w:t xml:space="preserve"> Gov</w:t>
            </w:r>
            <w:r w:rsidR="00432E94">
              <w:rPr>
                <w:rFonts w:ascii="Times New Roman" w:hAnsi="Times New Roman" w:cs="Times New Roman"/>
                <w:b/>
                <w:bCs/>
                <w:noProof/>
                <w:color w:val="0070C0"/>
                <w:sz w:val="20"/>
                <w:szCs w:val="20"/>
              </w:rPr>
              <w:t>t</w:t>
            </w:r>
            <w:r w:rsidRPr="00A8482A">
              <w:rPr>
                <w:rFonts w:ascii="Times New Roman" w:hAnsi="Times New Roman" w:cs="Times New Roman"/>
                <w:b/>
                <w:bCs/>
                <w:noProof/>
                <w:color w:val="0070C0"/>
                <w:sz w:val="20"/>
                <w:szCs w:val="20"/>
              </w:rPr>
              <w:t xml:space="preserve"> deman</w:t>
            </w:r>
            <w:r w:rsidR="00612321">
              <w:rPr>
                <w:rFonts w:ascii="Times New Roman" w:hAnsi="Times New Roman" w:cs="Times New Roman"/>
                <w:b/>
                <w:bCs/>
                <w:noProof/>
                <w:color w:val="0070C0"/>
                <w:sz w:val="20"/>
                <w:szCs w:val="20"/>
              </w:rPr>
              <w:t xml:space="preserve">d </w:t>
            </w:r>
            <w:r w:rsidR="00432E94">
              <w:rPr>
                <w:rFonts w:ascii="Times New Roman" w:hAnsi="Times New Roman" w:cs="Times New Roman"/>
                <w:b/>
                <w:bCs/>
                <w:noProof/>
                <w:color w:val="0070C0"/>
                <w:sz w:val="20"/>
                <w:szCs w:val="20"/>
              </w:rPr>
              <w:t>for G&amp;S,</w:t>
            </w:r>
            <w:r w:rsidR="00EF2D6C">
              <w:rPr>
                <w:rFonts w:ascii="Times New Roman" w:hAnsi="Times New Roman" w:cs="Times New Roman"/>
                <w:b/>
                <w:bCs/>
                <w:noProof/>
                <w:color w:val="0070C0"/>
                <w:sz w:val="20"/>
                <w:szCs w:val="20"/>
              </w:rPr>
              <w:t xml:space="preserve"> % of GDP</w:t>
            </w:r>
            <w:commentRangeEnd w:id="123"/>
            <w:r w:rsidR="00686ABB">
              <w:rPr>
                <w:rStyle w:val="CommentReference"/>
              </w:rPr>
              <w:commentReference w:id="123"/>
            </w:r>
          </w:p>
          <w:p w14:paraId="5E781C96" w14:textId="77777777" w:rsidR="00A8482A" w:rsidRPr="00A8482A" w:rsidRDefault="00A8482A" w:rsidP="00FE1ADA">
            <w:pPr>
              <w:jc w:val="center"/>
              <w:rPr>
                <w:rFonts w:ascii="Times New Roman" w:hAnsi="Times New Roman" w:cs="Times New Roman"/>
                <w:noProof/>
                <w:sz w:val="20"/>
                <w:szCs w:val="20"/>
                <w:lang w:val="en-GB"/>
              </w:rPr>
            </w:pPr>
          </w:p>
          <w:p w14:paraId="40ED7CBC" w14:textId="507AF2CD" w:rsidR="00FF2A12" w:rsidRDefault="00090370" w:rsidP="00FE1ADA">
            <w:pPr>
              <w:jc w:val="cente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17C190B2" wp14:editId="51A1A646">
                  <wp:extent cx="2448560" cy="2009775"/>
                  <wp:effectExtent l="0" t="0" r="8890" b="9525"/>
                  <wp:docPr id="313137066" name="Picture 8" descr="A graph with a line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37066" name="Picture 8" descr="A graph with a line and a lin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2448560" cy="2009775"/>
                          </a:xfrm>
                          <a:prstGeom prst="rect">
                            <a:avLst/>
                          </a:prstGeom>
                        </pic:spPr>
                      </pic:pic>
                    </a:graphicData>
                  </a:graphic>
                </wp:inline>
              </w:drawing>
            </w:r>
          </w:p>
          <w:p w14:paraId="71D714C1" w14:textId="6C0F46F4" w:rsidR="005E13C0" w:rsidRPr="00EA4893" w:rsidRDefault="00EA4893" w:rsidP="00B2739E">
            <w:pPr>
              <w:pStyle w:val="ListParagraph"/>
              <w:numPr>
                <w:ilvl w:val="0"/>
                <w:numId w:val="13"/>
              </w:numPr>
              <w:spacing w:before="120"/>
              <w:rPr>
                <w:rFonts w:ascii="Times New Roman" w:hAnsi="Times New Roman" w:cs="Times New Roman"/>
                <w:color w:val="000000" w:themeColor="text1"/>
                <w:sz w:val="20"/>
                <w:szCs w:val="20"/>
                <w:lang w:val="en-GB"/>
              </w:rPr>
            </w:pPr>
            <w:r>
              <w:rPr>
                <w:rFonts w:ascii="Times New Roman" w:hAnsi="Times New Roman" w:cs="Times New Roman"/>
                <w:color w:val="000000" w:themeColor="text1"/>
                <w:sz w:val="20"/>
                <w:szCs w:val="20"/>
                <w:lang w:val="en-GB"/>
              </w:rPr>
              <w:t>g</w:t>
            </w:r>
            <w:r w:rsidRPr="00EA4893">
              <w:rPr>
                <w:rFonts w:ascii="Times New Roman" w:hAnsi="Times New Roman" w:cs="Times New Roman"/>
                <w:color w:val="000000" w:themeColor="text1"/>
                <w:sz w:val="20"/>
                <w:szCs w:val="20"/>
                <w:lang w:val="en-GB"/>
              </w:rPr>
              <w:t>o</w:t>
            </w:r>
            <w:r>
              <w:rPr>
                <w:rFonts w:ascii="Times New Roman" w:hAnsi="Times New Roman" w:cs="Times New Roman"/>
                <w:color w:val="000000" w:themeColor="text1"/>
                <w:sz w:val="20"/>
                <w:szCs w:val="20"/>
                <w:lang w:val="en-GB"/>
              </w:rPr>
              <w:t>v</w:t>
            </w:r>
            <w:r w:rsidR="00B2739E">
              <w:rPr>
                <w:rFonts w:ascii="Times New Roman" w:hAnsi="Times New Roman" w:cs="Times New Roman"/>
                <w:color w:val="000000" w:themeColor="text1"/>
                <w:sz w:val="20"/>
                <w:szCs w:val="20"/>
                <w:lang w:val="en-GB"/>
              </w:rPr>
              <w:t>ernmen</w:t>
            </w:r>
            <w:r>
              <w:rPr>
                <w:rFonts w:ascii="Times New Roman" w:hAnsi="Times New Roman" w:cs="Times New Roman"/>
                <w:color w:val="000000" w:themeColor="text1"/>
                <w:sz w:val="20"/>
                <w:szCs w:val="20"/>
                <w:lang w:val="en-GB"/>
              </w:rPr>
              <w:t>t demand was below trend level during 2015-19 as investment was cut</w:t>
            </w:r>
          </w:p>
          <w:p w14:paraId="634435DC" w14:textId="380A3873" w:rsidR="005E13C0" w:rsidRDefault="00EA4893" w:rsidP="001A1B95">
            <w:pPr>
              <w:pStyle w:val="ListParagraph"/>
              <w:numPr>
                <w:ilvl w:val="0"/>
                <w:numId w:val="13"/>
              </w:numPr>
              <w:rPr>
                <w:rFonts w:ascii="Times New Roman" w:hAnsi="Times New Roman" w:cs="Times New Roman"/>
                <w:color w:val="000000" w:themeColor="text1"/>
                <w:sz w:val="20"/>
                <w:szCs w:val="20"/>
                <w:lang w:val="en-GB"/>
              </w:rPr>
            </w:pPr>
            <w:r w:rsidRPr="00EA4893">
              <w:rPr>
                <w:rFonts w:ascii="Times New Roman" w:hAnsi="Times New Roman" w:cs="Times New Roman"/>
                <w:color w:val="000000" w:themeColor="text1"/>
                <w:sz w:val="20"/>
                <w:szCs w:val="20"/>
                <w:lang w:val="en-GB"/>
              </w:rPr>
              <w:t xml:space="preserve">during Covid years, </w:t>
            </w:r>
            <w:r>
              <w:rPr>
                <w:rFonts w:ascii="Times New Roman" w:hAnsi="Times New Roman" w:cs="Times New Roman"/>
                <w:color w:val="000000" w:themeColor="text1"/>
                <w:sz w:val="20"/>
                <w:szCs w:val="20"/>
                <w:lang w:val="en-GB"/>
              </w:rPr>
              <w:t>gov</w:t>
            </w:r>
            <w:r w:rsidR="00B2739E">
              <w:rPr>
                <w:rFonts w:ascii="Times New Roman" w:hAnsi="Times New Roman" w:cs="Times New Roman"/>
                <w:color w:val="000000" w:themeColor="text1"/>
                <w:sz w:val="20"/>
                <w:szCs w:val="20"/>
                <w:lang w:val="en-GB"/>
              </w:rPr>
              <w:t>ernment</w:t>
            </w:r>
            <w:r>
              <w:rPr>
                <w:rFonts w:ascii="Times New Roman" w:hAnsi="Times New Roman" w:cs="Times New Roman"/>
                <w:color w:val="000000" w:themeColor="text1"/>
                <w:sz w:val="20"/>
                <w:szCs w:val="20"/>
                <w:lang w:val="en-GB"/>
              </w:rPr>
              <w:t xml:space="preserve"> </w:t>
            </w:r>
            <w:r w:rsidR="00B2739E">
              <w:rPr>
                <w:rFonts w:ascii="Times New Roman" w:hAnsi="Times New Roman" w:cs="Times New Roman"/>
                <w:color w:val="000000" w:themeColor="text1"/>
                <w:sz w:val="20"/>
                <w:szCs w:val="20"/>
                <w:lang w:val="en-GB"/>
              </w:rPr>
              <w:t>spending</w:t>
            </w:r>
            <w:r>
              <w:rPr>
                <w:rFonts w:ascii="Times New Roman" w:hAnsi="Times New Roman" w:cs="Times New Roman"/>
                <w:color w:val="000000" w:themeColor="text1"/>
                <w:sz w:val="20"/>
                <w:szCs w:val="20"/>
                <w:lang w:val="en-GB"/>
              </w:rPr>
              <w:t xml:space="preserve"> shot up, esp. on health and education</w:t>
            </w:r>
          </w:p>
          <w:p w14:paraId="4AD31B9A" w14:textId="6C9FCF69" w:rsidR="00EA4893" w:rsidRDefault="00E72F90" w:rsidP="001A1B95">
            <w:pPr>
              <w:pStyle w:val="ListParagraph"/>
              <w:numPr>
                <w:ilvl w:val="0"/>
                <w:numId w:val="13"/>
              </w:numPr>
              <w:rPr>
                <w:rFonts w:ascii="Times New Roman" w:hAnsi="Times New Roman" w:cs="Times New Roman"/>
                <w:color w:val="000000" w:themeColor="text1"/>
                <w:sz w:val="20"/>
                <w:szCs w:val="20"/>
                <w:lang w:val="en-GB"/>
              </w:rPr>
            </w:pPr>
            <w:r>
              <w:rPr>
                <w:rFonts w:ascii="Times New Roman" w:hAnsi="Times New Roman" w:cs="Times New Roman"/>
                <w:color w:val="000000" w:themeColor="text1"/>
                <w:sz w:val="20"/>
                <w:szCs w:val="20"/>
                <w:lang w:val="en-GB"/>
              </w:rPr>
              <w:t>this gov</w:t>
            </w:r>
            <w:r w:rsidR="00B2739E">
              <w:rPr>
                <w:rFonts w:ascii="Times New Roman" w:hAnsi="Times New Roman" w:cs="Times New Roman"/>
                <w:color w:val="000000" w:themeColor="text1"/>
                <w:sz w:val="20"/>
                <w:szCs w:val="20"/>
                <w:lang w:val="en-GB"/>
              </w:rPr>
              <w:t>ernmen</w:t>
            </w:r>
            <w:r>
              <w:rPr>
                <w:rFonts w:ascii="Times New Roman" w:hAnsi="Times New Roman" w:cs="Times New Roman"/>
                <w:color w:val="000000" w:themeColor="text1"/>
                <w:sz w:val="20"/>
                <w:szCs w:val="20"/>
                <w:lang w:val="en-GB"/>
              </w:rPr>
              <w:t xml:space="preserve">t </w:t>
            </w:r>
            <w:r w:rsidR="00B2739E">
              <w:rPr>
                <w:rFonts w:ascii="Times New Roman" w:hAnsi="Times New Roman" w:cs="Times New Roman"/>
                <w:color w:val="000000" w:themeColor="text1"/>
                <w:sz w:val="20"/>
                <w:szCs w:val="20"/>
                <w:lang w:val="en-GB"/>
              </w:rPr>
              <w:t>s</w:t>
            </w:r>
            <w:r>
              <w:rPr>
                <w:rFonts w:ascii="Times New Roman" w:hAnsi="Times New Roman" w:cs="Times New Roman"/>
                <w:color w:val="000000" w:themeColor="text1"/>
                <w:sz w:val="20"/>
                <w:szCs w:val="20"/>
                <w:lang w:val="en-GB"/>
              </w:rPr>
              <w:t xml:space="preserve">pending </w:t>
            </w:r>
            <w:r w:rsidR="00090370">
              <w:rPr>
                <w:rFonts w:ascii="Times New Roman" w:hAnsi="Times New Roman" w:cs="Times New Roman"/>
                <w:color w:val="000000" w:themeColor="text1"/>
                <w:sz w:val="20"/>
                <w:szCs w:val="20"/>
                <w:lang w:val="en-GB"/>
              </w:rPr>
              <w:t xml:space="preserve">helped </w:t>
            </w:r>
            <w:r w:rsidR="00EA4893">
              <w:rPr>
                <w:rFonts w:ascii="Times New Roman" w:hAnsi="Times New Roman" w:cs="Times New Roman"/>
                <w:color w:val="000000" w:themeColor="text1"/>
                <w:sz w:val="20"/>
                <w:szCs w:val="20"/>
                <w:lang w:val="en-GB"/>
              </w:rPr>
              <w:t xml:space="preserve">contain </w:t>
            </w:r>
            <w:r w:rsidR="00B2739E">
              <w:rPr>
                <w:rFonts w:ascii="Times New Roman" w:hAnsi="Times New Roman" w:cs="Times New Roman"/>
                <w:color w:val="000000" w:themeColor="text1"/>
                <w:sz w:val="20"/>
                <w:szCs w:val="20"/>
                <w:lang w:val="en-GB"/>
              </w:rPr>
              <w:t xml:space="preserve">the </w:t>
            </w:r>
            <w:r w:rsidR="00EA4893">
              <w:rPr>
                <w:rFonts w:ascii="Times New Roman" w:hAnsi="Times New Roman" w:cs="Times New Roman"/>
                <w:color w:val="000000" w:themeColor="text1"/>
                <w:sz w:val="20"/>
                <w:szCs w:val="20"/>
                <w:lang w:val="en-GB"/>
              </w:rPr>
              <w:t xml:space="preserve">downturn induced by </w:t>
            </w:r>
            <w:r w:rsidR="00B2739E">
              <w:rPr>
                <w:rFonts w:ascii="Times New Roman" w:hAnsi="Times New Roman" w:cs="Times New Roman"/>
                <w:color w:val="000000" w:themeColor="text1"/>
                <w:sz w:val="20"/>
                <w:szCs w:val="20"/>
                <w:lang w:val="en-GB"/>
              </w:rPr>
              <w:t xml:space="preserve">Covid </w:t>
            </w:r>
            <w:r w:rsidR="00EA4893">
              <w:rPr>
                <w:rFonts w:ascii="Times New Roman" w:hAnsi="Times New Roman" w:cs="Times New Roman"/>
                <w:color w:val="000000" w:themeColor="text1"/>
                <w:sz w:val="20"/>
                <w:szCs w:val="20"/>
                <w:lang w:val="en-GB"/>
              </w:rPr>
              <w:t>lockdowns</w:t>
            </w:r>
          </w:p>
          <w:p w14:paraId="3F0F9DC3" w14:textId="1154358B" w:rsidR="009B7915" w:rsidRPr="00EA4893" w:rsidRDefault="009B7915" w:rsidP="001A1B95">
            <w:pPr>
              <w:pStyle w:val="ListParagraph"/>
              <w:numPr>
                <w:ilvl w:val="0"/>
                <w:numId w:val="13"/>
              </w:numPr>
              <w:rPr>
                <w:rFonts w:ascii="Times New Roman" w:hAnsi="Times New Roman" w:cs="Times New Roman"/>
                <w:color w:val="000000" w:themeColor="text1"/>
                <w:sz w:val="20"/>
                <w:szCs w:val="20"/>
                <w:lang w:val="en-GB"/>
              </w:rPr>
            </w:pPr>
            <w:r>
              <w:rPr>
                <w:rFonts w:ascii="Times New Roman" w:hAnsi="Times New Roman" w:cs="Times New Roman"/>
                <w:color w:val="000000" w:themeColor="text1"/>
                <w:sz w:val="20"/>
                <w:szCs w:val="20"/>
                <w:lang w:val="en-GB"/>
              </w:rPr>
              <w:t xml:space="preserve">after Covid, with 2022/23 budget, govt spending was reduced quickly, but went up on 2023/Q2 in response to floods </w:t>
            </w:r>
          </w:p>
          <w:p w14:paraId="1FD6C541" w14:textId="77777777" w:rsidR="005E13C0" w:rsidRPr="00EA4893" w:rsidRDefault="005E13C0" w:rsidP="00EA4893">
            <w:pPr>
              <w:ind w:left="72"/>
              <w:rPr>
                <w:rFonts w:ascii="Times New Roman" w:hAnsi="Times New Roman" w:cs="Times New Roman"/>
                <w:b/>
                <w:bCs/>
                <w:color w:val="000000" w:themeColor="text1"/>
                <w:sz w:val="24"/>
                <w:szCs w:val="24"/>
                <w:lang w:val="en-GB"/>
              </w:rPr>
            </w:pPr>
          </w:p>
        </w:tc>
        <w:tc>
          <w:tcPr>
            <w:tcW w:w="5944" w:type="dxa"/>
          </w:tcPr>
          <w:p w14:paraId="0D5A0E15" w14:textId="77777777" w:rsidR="003501AC" w:rsidRDefault="00FF2A12" w:rsidP="001A1B95">
            <w:pPr>
              <w:spacing w:after="120"/>
              <w:jc w:val="center"/>
              <w:rPr>
                <w:rFonts w:ascii="Times New Roman" w:hAnsi="Times New Roman" w:cs="Times New Roman"/>
                <w:b/>
                <w:bCs/>
                <w:noProof/>
                <w:color w:val="0070C0"/>
                <w:sz w:val="20"/>
                <w:szCs w:val="20"/>
                <w:lang w:val="fr-FR"/>
              </w:rPr>
            </w:pPr>
            <w:r w:rsidRPr="00223CB0">
              <w:rPr>
                <w:rFonts w:ascii="Times New Roman" w:hAnsi="Times New Roman" w:cs="Times New Roman"/>
                <w:b/>
                <w:bCs/>
                <w:noProof/>
                <w:color w:val="0070C0"/>
                <w:sz w:val="20"/>
                <w:szCs w:val="20"/>
                <w:lang w:val="fr-FR"/>
              </w:rPr>
              <w:t xml:space="preserve">Fig. </w:t>
            </w:r>
            <w:r w:rsidR="00A8482A" w:rsidRPr="00223CB0">
              <w:rPr>
                <w:rFonts w:ascii="Times New Roman" w:hAnsi="Times New Roman" w:cs="Times New Roman"/>
                <w:b/>
                <w:bCs/>
                <w:noProof/>
                <w:color w:val="0070C0"/>
                <w:sz w:val="20"/>
                <w:szCs w:val="20"/>
                <w:lang w:val="fr-FR"/>
              </w:rPr>
              <w:t>3</w:t>
            </w:r>
            <w:r w:rsidRPr="00223CB0">
              <w:rPr>
                <w:rFonts w:ascii="Times New Roman" w:hAnsi="Times New Roman" w:cs="Times New Roman"/>
                <w:b/>
                <w:bCs/>
                <w:noProof/>
                <w:color w:val="0070C0"/>
                <w:sz w:val="20"/>
                <w:szCs w:val="20"/>
                <w:lang w:val="fr-FR"/>
              </w:rPr>
              <w:t>.</w:t>
            </w:r>
            <w:r w:rsidR="00EA1CF4">
              <w:rPr>
                <w:rFonts w:ascii="Times New Roman" w:hAnsi="Times New Roman" w:cs="Times New Roman"/>
                <w:b/>
                <w:bCs/>
                <w:noProof/>
                <w:color w:val="0070C0"/>
                <w:sz w:val="20"/>
                <w:szCs w:val="20"/>
                <w:lang w:val="fr-FR"/>
              </w:rPr>
              <w:t xml:space="preserve">4 </w:t>
            </w:r>
            <w:r w:rsidR="00BF2FDE" w:rsidRPr="00223CB0">
              <w:rPr>
                <w:rFonts w:ascii="Times New Roman" w:hAnsi="Times New Roman" w:cs="Times New Roman"/>
                <w:b/>
                <w:bCs/>
                <w:noProof/>
                <w:color w:val="0070C0"/>
                <w:sz w:val="20"/>
                <w:szCs w:val="20"/>
                <w:lang w:val="fr-FR"/>
              </w:rPr>
              <w:t xml:space="preserve"> </w:t>
            </w:r>
            <w:r w:rsidR="00A8482A" w:rsidRPr="00223CB0">
              <w:rPr>
                <w:rFonts w:ascii="Times New Roman" w:hAnsi="Times New Roman" w:cs="Times New Roman"/>
                <w:b/>
                <w:bCs/>
                <w:noProof/>
                <w:color w:val="0070C0"/>
                <w:sz w:val="20"/>
                <w:szCs w:val="20"/>
                <w:lang w:val="fr-FR"/>
              </w:rPr>
              <w:t>Gov</w:t>
            </w:r>
            <w:r w:rsidR="00612321" w:rsidRPr="00223CB0">
              <w:rPr>
                <w:rFonts w:ascii="Times New Roman" w:hAnsi="Times New Roman" w:cs="Times New Roman"/>
                <w:b/>
                <w:bCs/>
                <w:noProof/>
                <w:color w:val="0070C0"/>
                <w:sz w:val="20"/>
                <w:szCs w:val="20"/>
                <w:lang w:val="fr-FR"/>
              </w:rPr>
              <w:t>t</w:t>
            </w:r>
            <w:r w:rsidR="00A8482A" w:rsidRPr="00223CB0">
              <w:rPr>
                <w:rFonts w:ascii="Times New Roman" w:hAnsi="Times New Roman" w:cs="Times New Roman"/>
                <w:b/>
                <w:bCs/>
                <w:noProof/>
                <w:color w:val="0070C0"/>
                <w:sz w:val="20"/>
                <w:szCs w:val="20"/>
                <w:lang w:val="fr-FR"/>
              </w:rPr>
              <w:t xml:space="preserve"> demand gap </w:t>
            </w:r>
            <w:r w:rsidR="003B7632" w:rsidRPr="00223CB0">
              <w:rPr>
                <w:rFonts w:ascii="Times New Roman" w:hAnsi="Times New Roman" w:cs="Times New Roman"/>
                <w:b/>
                <w:bCs/>
                <w:noProof/>
                <w:color w:val="0070C0"/>
                <w:sz w:val="20"/>
                <w:szCs w:val="20"/>
                <w:lang w:val="fr-FR"/>
              </w:rPr>
              <w:t>(vis-à-vis trend</w:t>
            </w:r>
            <w:r w:rsidR="00432E94">
              <w:rPr>
                <w:rFonts w:ascii="Times New Roman" w:hAnsi="Times New Roman" w:cs="Times New Roman"/>
                <w:b/>
                <w:bCs/>
                <w:noProof/>
                <w:color w:val="0070C0"/>
                <w:sz w:val="20"/>
                <w:szCs w:val="20"/>
                <w:lang w:val="fr-FR"/>
              </w:rPr>
              <w:t>)</w:t>
            </w:r>
            <w:r w:rsidR="003B7632" w:rsidRPr="00223CB0">
              <w:rPr>
                <w:rFonts w:ascii="Times New Roman" w:hAnsi="Times New Roman" w:cs="Times New Roman"/>
                <w:b/>
                <w:bCs/>
                <w:noProof/>
                <w:color w:val="0070C0"/>
                <w:sz w:val="20"/>
                <w:szCs w:val="20"/>
                <w:lang w:val="fr-FR"/>
              </w:rPr>
              <w:t xml:space="preserve"> </w:t>
            </w:r>
            <w:r w:rsidR="003501AC" w:rsidRPr="00223CB0">
              <w:rPr>
                <w:rFonts w:ascii="Times New Roman" w:hAnsi="Times New Roman" w:cs="Times New Roman"/>
                <w:b/>
                <w:bCs/>
                <w:noProof/>
                <w:color w:val="0070C0"/>
                <w:sz w:val="20"/>
                <w:szCs w:val="20"/>
                <w:lang w:val="fr-FR"/>
              </w:rPr>
              <w:t xml:space="preserve">and </w:t>
            </w:r>
            <w:r w:rsidR="00432E94">
              <w:rPr>
                <w:rFonts w:ascii="Times New Roman" w:hAnsi="Times New Roman" w:cs="Times New Roman"/>
                <w:b/>
                <w:bCs/>
                <w:noProof/>
                <w:color w:val="0070C0"/>
                <w:sz w:val="20"/>
                <w:szCs w:val="20"/>
                <w:lang w:val="fr-FR"/>
              </w:rPr>
              <w:t>drivers</w:t>
            </w:r>
            <w:r w:rsidR="00020C41">
              <w:rPr>
                <w:rFonts w:ascii="Times New Roman" w:hAnsi="Times New Roman" w:cs="Times New Roman"/>
                <w:b/>
                <w:bCs/>
                <w:noProof/>
                <w:color w:val="0070C0"/>
                <w:sz w:val="20"/>
                <w:szCs w:val="20"/>
                <w:lang w:val="fr-FR"/>
              </w:rPr>
              <w:t>, %</w:t>
            </w:r>
          </w:p>
          <w:p w14:paraId="52DAE956" w14:textId="417F7A85" w:rsidR="00432E94" w:rsidRPr="00223CB0" w:rsidRDefault="00090370" w:rsidP="00FE1ADA">
            <w:pPr>
              <w:jc w:val="center"/>
              <w:rPr>
                <w:rFonts w:ascii="Times New Roman" w:hAnsi="Times New Roman" w:cs="Times New Roman"/>
                <w:b/>
                <w:bCs/>
                <w:noProof/>
                <w:color w:val="0070C0"/>
                <w:sz w:val="20"/>
                <w:szCs w:val="20"/>
                <w:lang w:val="fr-FR"/>
              </w:rPr>
            </w:pPr>
            <w:r>
              <w:rPr>
                <w:rFonts w:ascii="Times New Roman" w:hAnsi="Times New Roman" w:cs="Times New Roman"/>
                <w:b/>
                <w:bCs/>
                <w:noProof/>
                <w:color w:val="0070C0"/>
                <w:sz w:val="20"/>
                <w:szCs w:val="20"/>
                <w:lang w:val="fr-FR"/>
              </w:rPr>
              <w:drawing>
                <wp:inline distT="0" distB="0" distL="0" distR="0" wp14:anchorId="528C2312" wp14:editId="58D76BCC">
                  <wp:extent cx="3538847" cy="2870835"/>
                  <wp:effectExtent l="0" t="0" r="5080" b="5715"/>
                  <wp:docPr id="1591583823" name="Picture 7" descr="A graph with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83823" name="Picture 7" descr="A graph with different colored bars&#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3540704" cy="2872342"/>
                          </a:xfrm>
                          <a:prstGeom prst="rect">
                            <a:avLst/>
                          </a:prstGeom>
                        </pic:spPr>
                      </pic:pic>
                    </a:graphicData>
                  </a:graphic>
                </wp:inline>
              </w:drawing>
            </w:r>
          </w:p>
          <w:p w14:paraId="33365A71" w14:textId="77777777" w:rsidR="00FF2A12" w:rsidRDefault="00FF2A12" w:rsidP="0063440A">
            <w:pP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3FB27130" wp14:editId="3BAD2397">
                  <wp:extent cx="95255" cy="12701"/>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16">
                            <a:extLst>
                              <a:ext uri="{28A0092B-C50C-407E-A947-70E740481C1C}">
                                <a14:useLocalDpi xmlns:a14="http://schemas.microsoft.com/office/drawing/2010/main" val="0"/>
                              </a:ext>
                            </a:extLst>
                          </a:blip>
                          <a:stretch>
                            <a:fillRect/>
                          </a:stretch>
                        </pic:blipFill>
                        <pic:spPr>
                          <a:xfrm>
                            <a:off x="0" y="0"/>
                            <a:ext cx="95255" cy="12701"/>
                          </a:xfrm>
                          <a:prstGeom prst="rect">
                            <a:avLst/>
                          </a:prstGeom>
                        </pic:spPr>
                      </pic:pic>
                    </a:graphicData>
                  </a:graphic>
                </wp:inline>
              </w:drawing>
            </w:r>
          </w:p>
        </w:tc>
      </w:tr>
    </w:tbl>
    <w:p w14:paraId="588DDF83" w14:textId="77777777" w:rsidR="00761810" w:rsidRDefault="00761810" w:rsidP="00C66D0F">
      <w:pPr>
        <w:spacing w:before="120" w:after="240"/>
        <w:rPr>
          <w:rFonts w:ascii="Times New Roman" w:hAnsi="Times New Roman" w:cs="Times New Roman"/>
          <w:sz w:val="24"/>
          <w:szCs w:val="24"/>
          <w:lang w:val="en-GB"/>
        </w:rPr>
      </w:pPr>
    </w:p>
    <w:p w14:paraId="55C49954" w14:textId="77777777" w:rsidR="00761810" w:rsidRDefault="00761810">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723B0534" w14:textId="77777777" w:rsidR="005D228F" w:rsidRDefault="00023A98" w:rsidP="000F3C8C">
      <w:pPr>
        <w:spacing w:before="120" w:after="240"/>
        <w:rPr>
          <w:rFonts w:ascii="Times New Roman" w:hAnsi="Times New Roman" w:cs="Times New Roman"/>
          <w:sz w:val="24"/>
          <w:szCs w:val="24"/>
          <w:lang w:val="en-GB"/>
        </w:rPr>
      </w:pPr>
      <w:commentRangeStart w:id="124"/>
      <w:r w:rsidRPr="00023A98">
        <w:rPr>
          <w:rFonts w:ascii="Times New Roman" w:hAnsi="Times New Roman" w:cs="Times New Roman"/>
          <w:b/>
          <w:bCs/>
          <w:color w:val="0070C0"/>
          <w:sz w:val="24"/>
          <w:szCs w:val="24"/>
          <w:lang w:val="en-GB"/>
        </w:rPr>
        <w:lastRenderedPageBreak/>
        <w:t>Fiscal impulse.</w:t>
      </w:r>
      <w:r>
        <w:rPr>
          <w:rFonts w:ascii="Times New Roman" w:hAnsi="Times New Roman" w:cs="Times New Roman"/>
          <w:sz w:val="24"/>
          <w:szCs w:val="24"/>
          <w:lang w:val="en-GB"/>
        </w:rPr>
        <w:t xml:space="preserve"> </w:t>
      </w:r>
      <w:commentRangeEnd w:id="124"/>
      <w:r w:rsidR="00500AB5">
        <w:rPr>
          <w:rStyle w:val="CommentReference"/>
        </w:rPr>
        <w:commentReference w:id="124"/>
      </w:r>
      <w:r w:rsidR="00255C6D">
        <w:rPr>
          <w:rFonts w:ascii="Times New Roman" w:hAnsi="Times New Roman" w:cs="Times New Roman"/>
          <w:sz w:val="24"/>
          <w:szCs w:val="24"/>
          <w:lang w:val="en-GB"/>
        </w:rPr>
        <w:t>As noted</w:t>
      </w:r>
      <w:r>
        <w:rPr>
          <w:rFonts w:ascii="Times New Roman" w:hAnsi="Times New Roman" w:cs="Times New Roman"/>
          <w:sz w:val="24"/>
          <w:szCs w:val="24"/>
          <w:lang w:val="en-GB"/>
        </w:rPr>
        <w:t xml:space="preserve"> above</w:t>
      </w:r>
      <w:r w:rsidR="00255C6D">
        <w:rPr>
          <w:rFonts w:ascii="Times New Roman" w:hAnsi="Times New Roman" w:cs="Times New Roman"/>
          <w:sz w:val="24"/>
          <w:szCs w:val="24"/>
          <w:lang w:val="en-GB"/>
        </w:rPr>
        <w:t xml:space="preserve">, this study separates the </w:t>
      </w:r>
      <w:r w:rsidR="00255C6D" w:rsidRPr="00BC5D0B">
        <w:rPr>
          <w:rFonts w:ascii="Times New Roman" w:hAnsi="Times New Roman" w:cs="Times New Roman"/>
          <w:i/>
          <w:iCs/>
          <w:sz w:val="24"/>
          <w:szCs w:val="24"/>
          <w:lang w:val="en-GB"/>
        </w:rPr>
        <w:t>direct effect</w:t>
      </w:r>
      <w:r w:rsidR="00255C6D">
        <w:rPr>
          <w:rFonts w:ascii="Times New Roman" w:hAnsi="Times New Roman" w:cs="Times New Roman"/>
          <w:sz w:val="24"/>
          <w:szCs w:val="24"/>
          <w:lang w:val="en-GB"/>
        </w:rPr>
        <w:t xml:space="preserve"> of govt spending on G&amp;S on demand and output from the </w:t>
      </w:r>
      <w:r w:rsidR="00255C6D" w:rsidRPr="00BC5D0B">
        <w:rPr>
          <w:rFonts w:ascii="Times New Roman" w:hAnsi="Times New Roman" w:cs="Times New Roman"/>
          <w:i/>
          <w:iCs/>
          <w:sz w:val="24"/>
          <w:szCs w:val="24"/>
          <w:lang w:val="en-GB"/>
        </w:rPr>
        <w:t>indirect effect</w:t>
      </w:r>
      <w:r w:rsidR="00255C6D">
        <w:rPr>
          <w:rFonts w:ascii="Times New Roman" w:hAnsi="Times New Roman" w:cs="Times New Roman"/>
          <w:sz w:val="24"/>
          <w:szCs w:val="24"/>
          <w:lang w:val="en-GB"/>
        </w:rPr>
        <w:t xml:space="preserve"> of a</w:t>
      </w:r>
      <w:r w:rsidR="004A58B3">
        <w:rPr>
          <w:rFonts w:ascii="Times New Roman" w:hAnsi="Times New Roman" w:cs="Times New Roman"/>
          <w:sz w:val="24"/>
          <w:szCs w:val="24"/>
          <w:lang w:val="en-GB"/>
        </w:rPr>
        <w:t xml:space="preserve"> change in fiscal policy (as gauged by the fiscal impulse) </w:t>
      </w:r>
      <w:r w:rsidR="00255C6D">
        <w:rPr>
          <w:rFonts w:ascii="Times New Roman" w:hAnsi="Times New Roman" w:cs="Times New Roman"/>
          <w:sz w:val="24"/>
          <w:szCs w:val="24"/>
          <w:lang w:val="en-GB"/>
        </w:rPr>
        <w:t>on private consumption and investment</w:t>
      </w:r>
      <w:r>
        <w:rPr>
          <w:rFonts w:ascii="Times New Roman" w:hAnsi="Times New Roman" w:cs="Times New Roman"/>
          <w:sz w:val="24"/>
          <w:szCs w:val="24"/>
          <w:lang w:val="en-GB"/>
        </w:rPr>
        <w:t>.</w:t>
      </w:r>
      <w:r>
        <w:rPr>
          <w:rStyle w:val="FootnoteReference"/>
          <w:rFonts w:ascii="Times New Roman" w:hAnsi="Times New Roman" w:cs="Times New Roman"/>
          <w:sz w:val="24"/>
          <w:szCs w:val="24"/>
          <w:lang w:val="en-GB"/>
        </w:rPr>
        <w:footnoteReference w:id="7"/>
      </w:r>
      <w:r>
        <w:rPr>
          <w:rFonts w:ascii="Times New Roman" w:hAnsi="Times New Roman" w:cs="Times New Roman"/>
          <w:sz w:val="24"/>
          <w:szCs w:val="24"/>
          <w:lang w:val="en-GB"/>
        </w:rPr>
        <w:t xml:space="preserve"> </w:t>
      </w:r>
      <w:r w:rsidR="004A58B3">
        <w:rPr>
          <w:rFonts w:ascii="Times New Roman" w:hAnsi="Times New Roman" w:cs="Times New Roman"/>
          <w:sz w:val="24"/>
          <w:szCs w:val="24"/>
          <w:lang w:val="en-GB"/>
        </w:rPr>
        <w:t>The fiscal impulse was on average about 2% of GDP</w:t>
      </w:r>
      <w:r w:rsidR="000F3C8C">
        <w:rPr>
          <w:rFonts w:ascii="Times New Roman" w:hAnsi="Times New Roman" w:cs="Times New Roman"/>
          <w:sz w:val="24"/>
          <w:szCs w:val="24"/>
          <w:lang w:val="en-GB"/>
        </w:rPr>
        <w:t xml:space="preserve"> during Covid years 2020-22</w:t>
      </w:r>
      <w:r>
        <w:rPr>
          <w:rFonts w:ascii="Times New Roman" w:hAnsi="Times New Roman" w:cs="Times New Roman"/>
          <w:sz w:val="24"/>
          <w:szCs w:val="24"/>
          <w:lang w:val="en-GB"/>
        </w:rPr>
        <w:t xml:space="preserve"> (</w:t>
      </w:r>
      <w:r w:rsidRPr="005D57F8">
        <w:rPr>
          <w:rFonts w:ascii="Times New Roman" w:hAnsi="Times New Roman" w:cs="Times New Roman"/>
          <w:b/>
          <w:bCs/>
          <w:color w:val="0070C0"/>
          <w:sz w:val="24"/>
          <w:szCs w:val="24"/>
          <w:lang w:val="en-GB"/>
        </w:rPr>
        <w:t>Figure</w:t>
      </w:r>
      <w:r>
        <w:rPr>
          <w:rFonts w:ascii="Times New Roman" w:hAnsi="Times New Roman" w:cs="Times New Roman"/>
          <w:b/>
          <w:bCs/>
          <w:color w:val="0070C0"/>
          <w:sz w:val="24"/>
          <w:szCs w:val="24"/>
          <w:lang w:val="en-GB"/>
        </w:rPr>
        <w:t>s</w:t>
      </w:r>
      <w:r w:rsidRPr="005D57F8">
        <w:rPr>
          <w:rFonts w:ascii="Times New Roman" w:hAnsi="Times New Roman" w:cs="Times New Roman"/>
          <w:b/>
          <w:bCs/>
          <w:color w:val="0070C0"/>
          <w:sz w:val="24"/>
          <w:szCs w:val="24"/>
          <w:lang w:val="en-GB"/>
        </w:rPr>
        <w:t xml:space="preserve"> 3.</w:t>
      </w:r>
      <w:r>
        <w:rPr>
          <w:rFonts w:ascii="Times New Roman" w:hAnsi="Times New Roman" w:cs="Times New Roman"/>
          <w:b/>
          <w:bCs/>
          <w:color w:val="0070C0"/>
          <w:sz w:val="24"/>
          <w:szCs w:val="24"/>
          <w:lang w:val="en-GB"/>
        </w:rPr>
        <w:t>5</w:t>
      </w:r>
      <w:r w:rsidRPr="00255C6D">
        <w:rPr>
          <w:rFonts w:ascii="Times New Roman" w:hAnsi="Times New Roman" w:cs="Times New Roman"/>
          <w:sz w:val="24"/>
          <w:szCs w:val="24"/>
          <w:lang w:val="en-GB"/>
        </w:rPr>
        <w:t>)</w:t>
      </w:r>
      <w:r w:rsidR="000F3C8C">
        <w:rPr>
          <w:rFonts w:ascii="Times New Roman" w:hAnsi="Times New Roman" w:cs="Times New Roman"/>
          <w:sz w:val="24"/>
          <w:szCs w:val="24"/>
          <w:lang w:val="en-GB"/>
        </w:rPr>
        <w:t xml:space="preserve">. </w:t>
      </w:r>
    </w:p>
    <w:p w14:paraId="5D4385FD" w14:textId="4367ACE7" w:rsidR="005B0C64" w:rsidRDefault="005D228F" w:rsidP="000F3C8C">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t>The fiscal impulse</w:t>
      </w:r>
      <w:r w:rsidR="000F3C8C">
        <w:rPr>
          <w:rFonts w:ascii="Times New Roman" w:hAnsi="Times New Roman" w:cs="Times New Roman"/>
          <w:sz w:val="24"/>
          <w:szCs w:val="24"/>
          <w:lang w:val="en-GB"/>
        </w:rPr>
        <w:t xml:space="preserve"> was </w:t>
      </w:r>
      <w:r w:rsidR="00AE075B">
        <w:rPr>
          <w:rFonts w:ascii="Times New Roman" w:hAnsi="Times New Roman" w:cs="Times New Roman"/>
          <w:sz w:val="24"/>
          <w:szCs w:val="24"/>
          <w:lang w:val="en-GB"/>
        </w:rPr>
        <w:t xml:space="preserve">largely </w:t>
      </w:r>
      <w:r w:rsidR="000F3C8C">
        <w:rPr>
          <w:rFonts w:ascii="Times New Roman" w:hAnsi="Times New Roman" w:cs="Times New Roman"/>
          <w:sz w:val="24"/>
          <w:szCs w:val="24"/>
          <w:lang w:val="en-GB"/>
        </w:rPr>
        <w:t>reversed as fiscal consolidation took hold from late 2022</w:t>
      </w:r>
      <w:r w:rsidR="00AE075B">
        <w:rPr>
          <w:rFonts w:ascii="Times New Roman" w:hAnsi="Times New Roman" w:cs="Times New Roman"/>
          <w:sz w:val="24"/>
          <w:szCs w:val="24"/>
          <w:lang w:val="en-GB"/>
        </w:rPr>
        <w:t>, but consolidation was in part interrupted by the flood crisis in 2023Q2</w:t>
      </w:r>
      <w:r w:rsidR="000F3C8C">
        <w:rPr>
          <w:rFonts w:ascii="Times New Roman" w:hAnsi="Times New Roman" w:cs="Times New Roman"/>
          <w:sz w:val="24"/>
          <w:szCs w:val="24"/>
          <w:lang w:val="en-GB"/>
        </w:rPr>
        <w:t xml:space="preserve">. </w:t>
      </w:r>
      <w:r w:rsidR="00023A98">
        <w:rPr>
          <w:rFonts w:ascii="Times New Roman" w:hAnsi="Times New Roman" w:cs="Times New Roman"/>
          <w:sz w:val="24"/>
          <w:szCs w:val="24"/>
          <w:lang w:val="en-GB"/>
        </w:rPr>
        <w:t>The discretionary deficit is the main driver of t</w:t>
      </w:r>
      <w:r w:rsidR="00023A98" w:rsidRPr="00C66D0F">
        <w:rPr>
          <w:rFonts w:ascii="Times New Roman" w:hAnsi="Times New Roman" w:cs="Times New Roman"/>
          <w:sz w:val="24"/>
          <w:szCs w:val="24"/>
          <w:lang w:val="en-GB"/>
        </w:rPr>
        <w:t xml:space="preserve">he fiscal impulse </w:t>
      </w:r>
      <w:r w:rsidR="00023A98">
        <w:rPr>
          <w:rFonts w:ascii="Times New Roman" w:hAnsi="Times New Roman" w:cs="Times New Roman"/>
          <w:sz w:val="24"/>
          <w:szCs w:val="24"/>
          <w:lang w:val="en-GB"/>
        </w:rPr>
        <w:t xml:space="preserve">to private demand, together with the change in the structural deficit which is very small. The </w:t>
      </w:r>
      <w:r w:rsidR="0021191B">
        <w:rPr>
          <w:rFonts w:ascii="Times New Roman" w:hAnsi="Times New Roman" w:cs="Times New Roman"/>
          <w:sz w:val="24"/>
          <w:szCs w:val="24"/>
          <w:lang w:val="en-GB"/>
        </w:rPr>
        <w:t xml:space="preserve">discretionary deficit affects private demand </w:t>
      </w:r>
      <w:proofErr w:type="gramStart"/>
      <w:r w:rsidR="0021191B">
        <w:rPr>
          <w:rFonts w:ascii="Times New Roman" w:hAnsi="Times New Roman" w:cs="Times New Roman"/>
          <w:sz w:val="24"/>
          <w:szCs w:val="24"/>
          <w:lang w:val="en-GB"/>
        </w:rPr>
        <w:t>because  other</w:t>
      </w:r>
      <w:proofErr w:type="gramEnd"/>
      <w:r w:rsidR="0021191B">
        <w:rPr>
          <w:rFonts w:ascii="Times New Roman" w:hAnsi="Times New Roman" w:cs="Times New Roman"/>
          <w:sz w:val="24"/>
          <w:szCs w:val="24"/>
          <w:lang w:val="en-GB"/>
        </w:rPr>
        <w:t xml:space="preserve"> expenditure (transfers, subsidies, net lending) and lower revenue collection increase disposable incomes, while discretionary govt demand for G&amp;S </w:t>
      </w:r>
      <w:r w:rsidR="00052A98">
        <w:rPr>
          <w:rFonts w:ascii="Times New Roman" w:hAnsi="Times New Roman" w:cs="Times New Roman"/>
          <w:sz w:val="24"/>
          <w:szCs w:val="24"/>
          <w:lang w:val="en-GB"/>
        </w:rPr>
        <w:t>boosts</w:t>
      </w:r>
      <w:r w:rsidR="0021191B">
        <w:rPr>
          <w:rFonts w:ascii="Times New Roman" w:hAnsi="Times New Roman" w:cs="Times New Roman"/>
          <w:sz w:val="24"/>
          <w:szCs w:val="24"/>
          <w:lang w:val="en-GB"/>
        </w:rPr>
        <w:t xml:space="preserve"> private sector spending optimism.</w:t>
      </w:r>
    </w:p>
    <w:tbl>
      <w:tblPr>
        <w:tblStyle w:val="TableGrid"/>
        <w:tblW w:w="997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925"/>
        <w:gridCol w:w="4050"/>
      </w:tblGrid>
      <w:tr w:rsidR="00311622" w14:paraId="58433554" w14:textId="77777777" w:rsidTr="00AE075B">
        <w:trPr>
          <w:trHeight w:val="5334"/>
        </w:trPr>
        <w:tc>
          <w:tcPr>
            <w:tcW w:w="5925" w:type="dxa"/>
          </w:tcPr>
          <w:p w14:paraId="02781C8C" w14:textId="77777777" w:rsidR="00E63A9E" w:rsidRDefault="00E63A9E" w:rsidP="00E63A9E">
            <w:pPr>
              <w:spacing w:after="120"/>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3.5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Fiscal impulse, % GDP</w:t>
            </w:r>
          </w:p>
          <w:p w14:paraId="54EBCDF9" w14:textId="0AF0FD4C" w:rsidR="00644E17" w:rsidRDefault="000A07F2" w:rsidP="00AE075B">
            <w:pPr>
              <w:jc w:val="center"/>
              <w:rPr>
                <w:rFonts w:ascii="Times New Roman" w:hAnsi="Times New Roman" w:cs="Times New Roman"/>
                <w:b/>
                <w:bCs/>
                <w:color w:val="000000" w:themeColor="text1"/>
                <w:sz w:val="24"/>
                <w:szCs w:val="24"/>
                <w:lang w:val="en-GB"/>
              </w:rPr>
            </w:pPr>
            <w:commentRangeStart w:id="125"/>
            <w:r>
              <w:rPr>
                <w:rFonts w:ascii="Times New Roman" w:hAnsi="Times New Roman" w:cs="Times New Roman"/>
                <w:b/>
                <w:bCs/>
                <w:noProof/>
                <w:color w:val="000000" w:themeColor="text1"/>
                <w:sz w:val="24"/>
                <w:szCs w:val="24"/>
                <w:lang w:val="en-GB"/>
              </w:rPr>
              <w:drawing>
                <wp:inline distT="0" distB="0" distL="0" distR="0" wp14:anchorId="5A3210B8" wp14:editId="4DF51B6D">
                  <wp:extent cx="3526971" cy="3026410"/>
                  <wp:effectExtent l="0" t="0" r="0" b="2540"/>
                  <wp:docPr id="845458946" name="Picture 9"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58946" name="Picture 9" descr="A graph with blue lines&#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3527629" cy="3026975"/>
                          </a:xfrm>
                          <a:prstGeom prst="rect">
                            <a:avLst/>
                          </a:prstGeom>
                        </pic:spPr>
                      </pic:pic>
                    </a:graphicData>
                  </a:graphic>
                </wp:inline>
              </w:drawing>
            </w:r>
            <w:commentRangeEnd w:id="125"/>
            <w:r w:rsidR="00473DED">
              <w:rPr>
                <w:rStyle w:val="CommentReference"/>
              </w:rPr>
              <w:commentReference w:id="125"/>
            </w:r>
          </w:p>
        </w:tc>
        <w:tc>
          <w:tcPr>
            <w:tcW w:w="4050" w:type="dxa"/>
          </w:tcPr>
          <w:p w14:paraId="75499C41" w14:textId="77777777" w:rsidR="005B0C64" w:rsidRDefault="005B0C64" w:rsidP="00946238">
            <w:pPr>
              <w:spacing w:after="120"/>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3.6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Fiscal impulse</w:t>
            </w:r>
            <w:r w:rsidR="00644E17">
              <w:rPr>
                <w:rFonts w:ascii="Times New Roman" w:hAnsi="Times New Roman" w:cs="Times New Roman"/>
                <w:b/>
                <w:bCs/>
                <w:noProof/>
                <w:color w:val="0070C0"/>
                <w:sz w:val="20"/>
                <w:szCs w:val="20"/>
              </w:rPr>
              <w:t xml:space="preserve"> (via</w:t>
            </w:r>
            <w:r w:rsidR="000F3C8C">
              <w:rPr>
                <w:rFonts w:ascii="Times New Roman" w:hAnsi="Times New Roman" w:cs="Times New Roman"/>
                <w:b/>
                <w:bCs/>
                <w:noProof/>
                <w:color w:val="0070C0"/>
                <w:sz w:val="20"/>
                <w:szCs w:val="20"/>
              </w:rPr>
              <w:t xml:space="preserve"> </w:t>
            </w:r>
            <w:r w:rsidR="00644E17">
              <w:rPr>
                <w:rFonts w:ascii="Times New Roman" w:hAnsi="Times New Roman" w:cs="Times New Roman"/>
                <w:b/>
                <w:bCs/>
                <w:noProof/>
                <w:color w:val="0070C0"/>
                <w:sz w:val="20"/>
                <w:szCs w:val="20"/>
              </w:rPr>
              <w:t>private demand) on output vs govt demand effect on output</w:t>
            </w:r>
            <w:r w:rsidR="000F3C8C">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GDP</w:t>
            </w:r>
          </w:p>
          <w:p w14:paraId="23FC4F71" w14:textId="77777777" w:rsidR="00644E17" w:rsidRDefault="00644E17" w:rsidP="00946238">
            <w:pPr>
              <w:spacing w:after="120"/>
              <w:jc w:val="center"/>
              <w:rPr>
                <w:rFonts w:ascii="Times New Roman" w:hAnsi="Times New Roman" w:cs="Times New Roman"/>
                <w:b/>
                <w:bCs/>
                <w:noProof/>
                <w:color w:val="0070C0"/>
                <w:sz w:val="20"/>
                <w:szCs w:val="20"/>
              </w:rPr>
            </w:pPr>
          </w:p>
          <w:p w14:paraId="21807633" w14:textId="7BE70264" w:rsidR="005B0C64" w:rsidRDefault="00526F22" w:rsidP="00946238">
            <w:pPr>
              <w:jc w:val="cente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6853B2A2" wp14:editId="4FB4E14D">
                  <wp:extent cx="2514600" cy="2292096"/>
                  <wp:effectExtent l="0" t="0" r="0" b="0"/>
                  <wp:docPr id="60392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26580" name="Picture 603926580"/>
                          <pic:cNvPicPr/>
                        </pic:nvPicPr>
                        <pic:blipFill>
                          <a:blip r:embed="rId25">
                            <a:extLst>
                              <a:ext uri="{28A0092B-C50C-407E-A947-70E740481C1C}">
                                <a14:useLocalDpi xmlns:a14="http://schemas.microsoft.com/office/drawing/2010/main" val="0"/>
                              </a:ext>
                            </a:extLst>
                          </a:blip>
                          <a:stretch>
                            <a:fillRect/>
                          </a:stretch>
                        </pic:blipFill>
                        <pic:spPr>
                          <a:xfrm>
                            <a:off x="0" y="0"/>
                            <a:ext cx="2517397" cy="2294645"/>
                          </a:xfrm>
                          <a:prstGeom prst="rect">
                            <a:avLst/>
                          </a:prstGeom>
                        </pic:spPr>
                      </pic:pic>
                    </a:graphicData>
                  </a:graphic>
                </wp:inline>
              </w:drawing>
            </w:r>
          </w:p>
        </w:tc>
      </w:tr>
    </w:tbl>
    <w:p w14:paraId="2561B733" w14:textId="77777777" w:rsidR="000F3C8C" w:rsidRDefault="000F3C8C" w:rsidP="000F3C8C">
      <w:pPr>
        <w:rPr>
          <w:rFonts w:ascii="Times New Roman" w:hAnsi="Times New Roman" w:cs="Times New Roman"/>
          <w:b/>
          <w:bCs/>
          <w:lang w:val="en-GB"/>
        </w:rPr>
      </w:pPr>
    </w:p>
    <w:p w14:paraId="30BDF7A5" w14:textId="2440B552" w:rsidR="00407B77" w:rsidRPr="00AF7898" w:rsidRDefault="00407B77" w:rsidP="000F3C8C">
      <w:pPr>
        <w:rPr>
          <w:rFonts w:ascii="Times New Roman" w:hAnsi="Times New Roman" w:cs="Times New Roman"/>
          <w:color w:val="0070C0"/>
          <w:lang w:val="en-GB"/>
        </w:rPr>
      </w:pPr>
      <w:r w:rsidRPr="00AF7898">
        <w:rPr>
          <w:rFonts w:ascii="Times New Roman" w:hAnsi="Times New Roman" w:cs="Times New Roman"/>
          <w:color w:val="0070C0"/>
          <w:sz w:val="24"/>
          <w:szCs w:val="24"/>
          <w:lang w:val="en-GB"/>
        </w:rPr>
        <w:t xml:space="preserve">The combination of government demand (affecting output </w:t>
      </w:r>
      <w:r w:rsidRPr="00AF7898">
        <w:rPr>
          <w:rFonts w:ascii="Times New Roman" w:hAnsi="Times New Roman" w:cs="Times New Roman"/>
          <w:i/>
          <w:iCs/>
          <w:color w:val="0070C0"/>
          <w:sz w:val="24"/>
          <w:szCs w:val="24"/>
          <w:lang w:val="en-GB"/>
        </w:rPr>
        <w:t>directly</w:t>
      </w:r>
      <w:r w:rsidRPr="00AF7898">
        <w:rPr>
          <w:rFonts w:ascii="Times New Roman" w:hAnsi="Times New Roman" w:cs="Times New Roman"/>
          <w:color w:val="0070C0"/>
          <w:sz w:val="24"/>
          <w:szCs w:val="24"/>
          <w:lang w:val="en-GB"/>
        </w:rPr>
        <w:t xml:space="preserve">) and fiscal impulse (affecting private demand, and output, </w:t>
      </w:r>
      <w:r w:rsidRPr="00AF7898">
        <w:rPr>
          <w:rFonts w:ascii="Times New Roman" w:hAnsi="Times New Roman" w:cs="Times New Roman"/>
          <w:i/>
          <w:iCs/>
          <w:color w:val="0070C0"/>
          <w:sz w:val="24"/>
          <w:szCs w:val="24"/>
          <w:lang w:val="en-GB"/>
        </w:rPr>
        <w:t>indirectly</w:t>
      </w:r>
      <w:r w:rsidRPr="00AF7898">
        <w:rPr>
          <w:rFonts w:ascii="Times New Roman" w:hAnsi="Times New Roman" w:cs="Times New Roman"/>
          <w:color w:val="0070C0"/>
          <w:sz w:val="24"/>
          <w:szCs w:val="24"/>
          <w:lang w:val="en-GB"/>
        </w:rPr>
        <w:t>) makes for an important short-term impact of fiscal policy. An increase in the deficit equivalent by 2% of GDP</w:t>
      </w:r>
      <w:r w:rsidR="00450379" w:rsidRPr="00AF7898">
        <w:rPr>
          <w:rFonts w:ascii="Times New Roman" w:hAnsi="Times New Roman" w:cs="Times New Roman"/>
          <w:color w:val="0070C0"/>
          <w:sz w:val="24"/>
          <w:szCs w:val="24"/>
          <w:lang w:val="en-GB"/>
        </w:rPr>
        <w:t xml:space="preserve">—as was </w:t>
      </w:r>
      <w:r w:rsidR="007B4CC8" w:rsidRPr="00AF7898">
        <w:rPr>
          <w:rFonts w:ascii="Times New Roman" w:hAnsi="Times New Roman" w:cs="Times New Roman"/>
          <w:color w:val="0070C0"/>
          <w:sz w:val="24"/>
          <w:szCs w:val="24"/>
          <w:lang w:val="en-GB"/>
        </w:rPr>
        <w:t>realized</w:t>
      </w:r>
      <w:r w:rsidR="00450379" w:rsidRPr="00AF7898">
        <w:rPr>
          <w:rFonts w:ascii="Times New Roman" w:hAnsi="Times New Roman" w:cs="Times New Roman"/>
          <w:color w:val="0070C0"/>
          <w:sz w:val="24"/>
          <w:szCs w:val="24"/>
          <w:lang w:val="en-GB"/>
        </w:rPr>
        <w:t xml:space="preserve"> during Covid—</w:t>
      </w:r>
      <w:r w:rsidRPr="00AF7898">
        <w:rPr>
          <w:rFonts w:ascii="Times New Roman" w:hAnsi="Times New Roman" w:cs="Times New Roman"/>
          <w:color w:val="0070C0"/>
          <w:sz w:val="24"/>
          <w:szCs w:val="24"/>
          <w:lang w:val="en-GB"/>
        </w:rPr>
        <w:t>raises real GDP by some 1.6% point: by 1.2% point directly and by 0.4% point indirectly via the fiscal impulse to private consumption (0.3%) and investment (0.1%), after netting out import shares in each demand.</w:t>
      </w:r>
    </w:p>
    <w:p w14:paraId="02D23FCD" w14:textId="77777777" w:rsidR="00407B77" w:rsidRDefault="00407B77" w:rsidP="000F3C8C">
      <w:pPr>
        <w:rPr>
          <w:rFonts w:ascii="Times New Roman" w:hAnsi="Times New Roman" w:cs="Times New Roman"/>
          <w:lang w:val="en-GB"/>
        </w:rPr>
      </w:pPr>
    </w:p>
    <w:p w14:paraId="56E63A31" w14:textId="77777777" w:rsidR="000F3C8C" w:rsidRPr="00407B77" w:rsidRDefault="000F3C8C" w:rsidP="000F3C8C">
      <w:pPr>
        <w:rPr>
          <w:rFonts w:ascii="Times New Roman" w:hAnsi="Times New Roman" w:cs="Times New Roman"/>
          <w:sz w:val="24"/>
          <w:szCs w:val="24"/>
          <w:lang w:val="en-GB"/>
        </w:rPr>
      </w:pPr>
      <w:r w:rsidRPr="00407B77">
        <w:rPr>
          <w:rFonts w:ascii="Times New Roman" w:hAnsi="Times New Roman" w:cs="Times New Roman"/>
          <w:sz w:val="24"/>
          <w:szCs w:val="24"/>
          <w:lang w:val="en-GB"/>
        </w:rPr>
        <w:t>The other final demand components—private investment, exports</w:t>
      </w:r>
      <w:r w:rsidR="00407B77">
        <w:rPr>
          <w:rFonts w:ascii="Times New Roman" w:hAnsi="Times New Roman" w:cs="Times New Roman"/>
          <w:sz w:val="24"/>
          <w:szCs w:val="24"/>
          <w:lang w:val="en-GB"/>
        </w:rPr>
        <w:t xml:space="preserve">, </w:t>
      </w:r>
      <w:r w:rsidRPr="00407B77">
        <w:rPr>
          <w:rFonts w:ascii="Times New Roman" w:hAnsi="Times New Roman" w:cs="Times New Roman"/>
          <w:sz w:val="24"/>
          <w:szCs w:val="24"/>
          <w:lang w:val="en-GB"/>
        </w:rPr>
        <w:t xml:space="preserve">imports—are discussed in </w:t>
      </w:r>
      <w:r w:rsidRPr="00407B77">
        <w:rPr>
          <w:rFonts w:ascii="Times New Roman" w:hAnsi="Times New Roman" w:cs="Times New Roman"/>
          <w:b/>
          <w:bCs/>
          <w:color w:val="0070C0"/>
          <w:sz w:val="24"/>
          <w:szCs w:val="24"/>
          <w:lang w:val="en-GB"/>
        </w:rPr>
        <w:t>Annex 3</w:t>
      </w:r>
      <w:r w:rsidRPr="00407B77">
        <w:rPr>
          <w:rFonts w:ascii="Times New Roman" w:hAnsi="Times New Roman" w:cs="Times New Roman"/>
          <w:sz w:val="24"/>
          <w:szCs w:val="24"/>
          <w:lang w:val="en-GB"/>
        </w:rPr>
        <w:t>.</w:t>
      </w:r>
    </w:p>
    <w:p w14:paraId="595355C6" w14:textId="77777777" w:rsidR="000F3C8C" w:rsidRDefault="000F3C8C">
      <w:pPr>
        <w:rPr>
          <w:rFonts w:ascii="Times New Roman" w:eastAsiaTheme="majorEastAsia" w:hAnsi="Times New Roman" w:cs="Times New Roman"/>
          <w:b/>
          <w:bCs/>
          <w:color w:val="2F5496" w:themeColor="accent1" w:themeShade="BF"/>
          <w:sz w:val="26"/>
          <w:szCs w:val="26"/>
          <w:lang w:val="en-GB"/>
        </w:rPr>
      </w:pPr>
      <w:r>
        <w:rPr>
          <w:rFonts w:ascii="Times New Roman" w:hAnsi="Times New Roman" w:cs="Times New Roman"/>
          <w:b/>
          <w:bCs/>
          <w:lang w:val="en-GB"/>
        </w:rPr>
        <w:br w:type="page"/>
      </w:r>
    </w:p>
    <w:p w14:paraId="6D0E73F4" w14:textId="77777777" w:rsidR="00A6114A" w:rsidRDefault="00A6114A">
      <w:pPr>
        <w:pStyle w:val="Heading2"/>
        <w:numPr>
          <w:ilvl w:val="1"/>
          <w:numId w:val="1"/>
        </w:numPr>
        <w:spacing w:after="120"/>
        <w:ind w:left="504" w:hanging="72"/>
        <w:rPr>
          <w:rFonts w:ascii="Times New Roman" w:hAnsi="Times New Roman" w:cs="Times New Roman"/>
          <w:b/>
          <w:bCs/>
          <w:lang w:val="en-GB"/>
        </w:rPr>
      </w:pPr>
      <w:bookmarkStart w:id="126" w:name="_Toc154000832"/>
      <w:r w:rsidRPr="00242E78">
        <w:rPr>
          <w:rFonts w:ascii="Times New Roman" w:hAnsi="Times New Roman" w:cs="Times New Roman"/>
          <w:b/>
          <w:bCs/>
          <w:lang w:val="en-GB"/>
        </w:rPr>
        <w:lastRenderedPageBreak/>
        <w:t>Inflation and its components</w:t>
      </w:r>
      <w:bookmarkEnd w:id="126"/>
    </w:p>
    <w:p w14:paraId="5E834E7A" w14:textId="77777777" w:rsidR="00F5414C" w:rsidRDefault="009745FD" w:rsidP="009745FD">
      <w:pPr>
        <w:rPr>
          <w:rFonts w:ascii="Times New Roman" w:hAnsi="Times New Roman" w:cs="Times New Roman"/>
          <w:sz w:val="24"/>
          <w:szCs w:val="24"/>
        </w:rPr>
      </w:pPr>
      <w:r w:rsidRPr="009745FD">
        <w:rPr>
          <w:rFonts w:ascii="Times New Roman" w:hAnsi="Times New Roman" w:cs="Times New Roman"/>
          <w:sz w:val="24"/>
          <w:szCs w:val="24"/>
        </w:rPr>
        <w:t xml:space="preserve">Inflation in Rwanda </w:t>
      </w:r>
      <w:r>
        <w:rPr>
          <w:rFonts w:ascii="Times New Roman" w:hAnsi="Times New Roman" w:cs="Times New Roman"/>
          <w:sz w:val="24"/>
          <w:szCs w:val="24"/>
        </w:rPr>
        <w:t>is characterized by high v</w:t>
      </w:r>
      <w:r w:rsidRPr="009745FD">
        <w:rPr>
          <w:rFonts w:ascii="Times New Roman" w:hAnsi="Times New Roman" w:cs="Times New Roman"/>
          <w:sz w:val="24"/>
          <w:szCs w:val="24"/>
        </w:rPr>
        <w:t>olatil</w:t>
      </w:r>
      <w:r>
        <w:rPr>
          <w:rFonts w:ascii="Times New Roman" w:hAnsi="Times New Roman" w:cs="Times New Roman"/>
          <w:sz w:val="24"/>
          <w:szCs w:val="24"/>
        </w:rPr>
        <w:t>ity, mostly</w:t>
      </w:r>
      <w:r w:rsidRPr="009745FD">
        <w:rPr>
          <w:rFonts w:ascii="Times New Roman" w:hAnsi="Times New Roman" w:cs="Times New Roman"/>
          <w:sz w:val="24"/>
          <w:szCs w:val="24"/>
        </w:rPr>
        <w:t xml:space="preserve"> driven by factors </w:t>
      </w:r>
      <w:r>
        <w:rPr>
          <w:rFonts w:ascii="Times New Roman" w:hAnsi="Times New Roman" w:cs="Times New Roman"/>
          <w:sz w:val="24"/>
          <w:szCs w:val="24"/>
        </w:rPr>
        <w:t xml:space="preserve">unrelated to the </w:t>
      </w:r>
      <w:r w:rsidRPr="009745FD">
        <w:rPr>
          <w:rFonts w:ascii="Times New Roman" w:hAnsi="Times New Roman" w:cs="Times New Roman"/>
          <w:sz w:val="24"/>
          <w:szCs w:val="24"/>
        </w:rPr>
        <w:t>business cycle</w:t>
      </w:r>
      <w:r w:rsidR="00A25110">
        <w:rPr>
          <w:rFonts w:ascii="Times New Roman" w:hAnsi="Times New Roman" w:cs="Times New Roman"/>
          <w:sz w:val="24"/>
          <w:szCs w:val="24"/>
        </w:rPr>
        <w:t xml:space="preserve">. The main factors are </w:t>
      </w:r>
      <w:r>
        <w:rPr>
          <w:rFonts w:ascii="Times New Roman" w:hAnsi="Times New Roman" w:cs="Times New Roman"/>
          <w:sz w:val="24"/>
          <w:szCs w:val="24"/>
        </w:rPr>
        <w:t xml:space="preserve">weather-induced fluctuations in harvests and agricultural prices, openness and dependence on imports, especially </w:t>
      </w:r>
      <w:r w:rsidR="00A25110">
        <w:rPr>
          <w:rFonts w:ascii="Times New Roman" w:hAnsi="Times New Roman" w:cs="Times New Roman"/>
          <w:sz w:val="24"/>
          <w:szCs w:val="24"/>
        </w:rPr>
        <w:t xml:space="preserve">for </w:t>
      </w:r>
      <w:r>
        <w:rPr>
          <w:rFonts w:ascii="Times New Roman" w:hAnsi="Times New Roman" w:cs="Times New Roman"/>
          <w:sz w:val="24"/>
          <w:szCs w:val="24"/>
        </w:rPr>
        <w:t xml:space="preserve">food and petroleum </w:t>
      </w:r>
      <w:r w:rsidR="00CE572F">
        <w:rPr>
          <w:rFonts w:ascii="Times New Roman" w:hAnsi="Times New Roman" w:cs="Times New Roman"/>
          <w:sz w:val="24"/>
          <w:szCs w:val="24"/>
        </w:rPr>
        <w:t xml:space="preserve">products </w:t>
      </w:r>
      <w:r w:rsidR="00745657">
        <w:rPr>
          <w:rFonts w:ascii="Times New Roman" w:hAnsi="Times New Roman" w:cs="Times New Roman"/>
          <w:sz w:val="24"/>
          <w:szCs w:val="24"/>
        </w:rPr>
        <w:t>with volatile international prices</w:t>
      </w:r>
      <w:commentRangeStart w:id="127"/>
      <w:r>
        <w:rPr>
          <w:rFonts w:ascii="Times New Roman" w:hAnsi="Times New Roman" w:cs="Times New Roman"/>
          <w:sz w:val="24"/>
          <w:szCs w:val="24"/>
        </w:rPr>
        <w:t xml:space="preserve">, </w:t>
      </w:r>
      <w:r w:rsidR="00A46AAA">
        <w:rPr>
          <w:rFonts w:ascii="Times New Roman" w:hAnsi="Times New Roman" w:cs="Times New Roman"/>
          <w:sz w:val="24"/>
          <w:szCs w:val="24"/>
        </w:rPr>
        <w:t>and</w:t>
      </w:r>
      <w:r w:rsidR="00CE572F">
        <w:rPr>
          <w:rFonts w:ascii="Times New Roman" w:hAnsi="Times New Roman" w:cs="Times New Roman"/>
          <w:sz w:val="24"/>
          <w:szCs w:val="24"/>
        </w:rPr>
        <w:t xml:space="preserve"> </w:t>
      </w:r>
      <w:r w:rsidR="00A46AAA">
        <w:rPr>
          <w:rFonts w:ascii="Times New Roman" w:hAnsi="Times New Roman" w:cs="Times New Roman"/>
          <w:sz w:val="24"/>
          <w:szCs w:val="24"/>
        </w:rPr>
        <w:t>lack of competition in many markets</w:t>
      </w:r>
      <w:commentRangeEnd w:id="127"/>
      <w:r w:rsidR="005840EE">
        <w:rPr>
          <w:rStyle w:val="CommentReference"/>
        </w:rPr>
        <w:commentReference w:id="127"/>
      </w:r>
      <w:r w:rsidR="00A46AAA">
        <w:rPr>
          <w:rFonts w:ascii="Times New Roman" w:hAnsi="Times New Roman" w:cs="Times New Roman"/>
          <w:sz w:val="24"/>
          <w:szCs w:val="24"/>
        </w:rPr>
        <w:t>. Food and energy price increases are often transmitted to increases in domestic core prices, so that food and energy price</w:t>
      </w:r>
      <w:r w:rsidR="005A1DCA">
        <w:rPr>
          <w:rFonts w:ascii="Times New Roman" w:hAnsi="Times New Roman" w:cs="Times New Roman"/>
          <w:sz w:val="24"/>
          <w:szCs w:val="24"/>
        </w:rPr>
        <w:t>s</w:t>
      </w:r>
      <w:r w:rsidR="00A46AAA">
        <w:rPr>
          <w:rFonts w:ascii="Times New Roman" w:hAnsi="Times New Roman" w:cs="Times New Roman"/>
          <w:sz w:val="24"/>
          <w:szCs w:val="24"/>
        </w:rPr>
        <w:t xml:space="preserve"> contribute to volatility </w:t>
      </w:r>
      <w:r w:rsidR="00F5414C">
        <w:rPr>
          <w:rFonts w:ascii="Times New Roman" w:hAnsi="Times New Roman" w:cs="Times New Roman"/>
          <w:sz w:val="24"/>
          <w:szCs w:val="24"/>
        </w:rPr>
        <w:t>of headline inflation both directly and indirectly.</w:t>
      </w:r>
      <w:r w:rsidR="00A46AAA">
        <w:rPr>
          <w:rFonts w:ascii="Times New Roman" w:hAnsi="Times New Roman" w:cs="Times New Roman"/>
          <w:sz w:val="24"/>
          <w:szCs w:val="24"/>
        </w:rPr>
        <w:t xml:space="preserve"> The recent </w:t>
      </w:r>
      <w:r w:rsidR="00866F1C">
        <w:rPr>
          <w:rFonts w:ascii="Times New Roman" w:hAnsi="Times New Roman" w:cs="Times New Roman"/>
          <w:sz w:val="24"/>
          <w:szCs w:val="24"/>
        </w:rPr>
        <w:t xml:space="preserve">Covid and Ukraine </w:t>
      </w:r>
      <w:r w:rsidR="00A46AAA">
        <w:rPr>
          <w:rFonts w:ascii="Times New Roman" w:hAnsi="Times New Roman" w:cs="Times New Roman"/>
          <w:sz w:val="24"/>
          <w:szCs w:val="24"/>
        </w:rPr>
        <w:t>cris</w:t>
      </w:r>
      <w:r w:rsidR="005A1DCA">
        <w:rPr>
          <w:rFonts w:ascii="Times New Roman" w:hAnsi="Times New Roman" w:cs="Times New Roman"/>
          <w:sz w:val="24"/>
          <w:szCs w:val="24"/>
        </w:rPr>
        <w:t>e</w:t>
      </w:r>
      <w:r w:rsidR="00F5414C">
        <w:rPr>
          <w:rFonts w:ascii="Times New Roman" w:hAnsi="Times New Roman" w:cs="Times New Roman"/>
          <w:sz w:val="24"/>
          <w:szCs w:val="24"/>
        </w:rPr>
        <w:t xml:space="preserve">s </w:t>
      </w:r>
      <w:r w:rsidR="00A46AAA">
        <w:rPr>
          <w:rFonts w:ascii="Times New Roman" w:hAnsi="Times New Roman" w:cs="Times New Roman"/>
          <w:sz w:val="24"/>
          <w:szCs w:val="24"/>
        </w:rPr>
        <w:t xml:space="preserve">underline </w:t>
      </w:r>
      <w:r w:rsidR="00F5414C">
        <w:rPr>
          <w:rFonts w:ascii="Times New Roman" w:hAnsi="Times New Roman" w:cs="Times New Roman"/>
          <w:sz w:val="24"/>
          <w:szCs w:val="24"/>
        </w:rPr>
        <w:t xml:space="preserve">the </w:t>
      </w:r>
      <w:r w:rsidR="00A46AAA">
        <w:rPr>
          <w:rFonts w:ascii="Times New Roman" w:hAnsi="Times New Roman" w:cs="Times New Roman"/>
          <w:sz w:val="24"/>
          <w:szCs w:val="24"/>
        </w:rPr>
        <w:t xml:space="preserve">vulnerability to domestic and external price shocks </w:t>
      </w:r>
      <w:r w:rsidR="00F5414C">
        <w:rPr>
          <w:rFonts w:ascii="Times New Roman" w:hAnsi="Times New Roman" w:cs="Times New Roman"/>
          <w:sz w:val="24"/>
          <w:szCs w:val="24"/>
        </w:rPr>
        <w:t>as</w:t>
      </w:r>
      <w:r w:rsidR="00A46AAA">
        <w:rPr>
          <w:rFonts w:ascii="Times New Roman" w:hAnsi="Times New Roman" w:cs="Times New Roman"/>
          <w:sz w:val="24"/>
          <w:szCs w:val="24"/>
        </w:rPr>
        <w:t xml:space="preserve"> weak harvests and </w:t>
      </w:r>
      <w:r w:rsidR="003A3B94">
        <w:rPr>
          <w:rFonts w:ascii="Times New Roman" w:hAnsi="Times New Roman" w:cs="Times New Roman"/>
          <w:sz w:val="24"/>
          <w:szCs w:val="24"/>
        </w:rPr>
        <w:t>soaring domestic</w:t>
      </w:r>
      <w:r w:rsidR="00A46AAA">
        <w:rPr>
          <w:rFonts w:ascii="Times New Roman" w:hAnsi="Times New Roman" w:cs="Times New Roman"/>
          <w:sz w:val="24"/>
          <w:szCs w:val="24"/>
        </w:rPr>
        <w:t xml:space="preserve"> agricultural prices co</w:t>
      </w:r>
      <w:r w:rsidR="00CD7DBC">
        <w:rPr>
          <w:rFonts w:ascii="Times New Roman" w:hAnsi="Times New Roman" w:cs="Times New Roman"/>
          <w:sz w:val="24"/>
          <w:szCs w:val="24"/>
        </w:rPr>
        <w:t>incide</w:t>
      </w:r>
      <w:r w:rsidR="00A46AAA">
        <w:rPr>
          <w:rFonts w:ascii="Times New Roman" w:hAnsi="Times New Roman" w:cs="Times New Roman"/>
          <w:sz w:val="24"/>
          <w:szCs w:val="24"/>
        </w:rPr>
        <w:t xml:space="preserve">d with </w:t>
      </w:r>
      <w:r w:rsidR="00F5414C">
        <w:rPr>
          <w:rFonts w:ascii="Times New Roman" w:hAnsi="Times New Roman" w:cs="Times New Roman"/>
          <w:sz w:val="24"/>
          <w:szCs w:val="24"/>
        </w:rPr>
        <w:t xml:space="preserve">surging </w:t>
      </w:r>
      <w:r w:rsidR="003A3B94">
        <w:rPr>
          <w:rFonts w:ascii="Times New Roman" w:hAnsi="Times New Roman" w:cs="Times New Roman"/>
          <w:sz w:val="24"/>
          <w:szCs w:val="24"/>
        </w:rPr>
        <w:t>world</w:t>
      </w:r>
      <w:r w:rsidR="00F5414C">
        <w:rPr>
          <w:rFonts w:ascii="Times New Roman" w:hAnsi="Times New Roman" w:cs="Times New Roman"/>
          <w:sz w:val="24"/>
          <w:szCs w:val="24"/>
        </w:rPr>
        <w:t xml:space="preserve"> </w:t>
      </w:r>
      <w:r w:rsidR="00A46AAA">
        <w:rPr>
          <w:rFonts w:ascii="Times New Roman" w:hAnsi="Times New Roman" w:cs="Times New Roman"/>
          <w:sz w:val="24"/>
          <w:szCs w:val="24"/>
        </w:rPr>
        <w:t>food and energy prices</w:t>
      </w:r>
      <w:r w:rsidR="00F5414C">
        <w:rPr>
          <w:rFonts w:ascii="Times New Roman" w:hAnsi="Times New Roman" w:cs="Times New Roman"/>
          <w:sz w:val="24"/>
          <w:szCs w:val="24"/>
        </w:rPr>
        <w:t xml:space="preserve"> (</w:t>
      </w:r>
      <w:r w:rsidR="00F5414C" w:rsidRPr="00380731">
        <w:rPr>
          <w:rFonts w:ascii="Times New Roman" w:hAnsi="Times New Roman" w:cs="Times New Roman"/>
          <w:b/>
          <w:bCs/>
          <w:color w:val="0070C0"/>
          <w:sz w:val="24"/>
          <w:szCs w:val="24"/>
        </w:rPr>
        <w:t>Fig</w:t>
      </w:r>
      <w:r w:rsidR="00380731" w:rsidRPr="00380731">
        <w:rPr>
          <w:rFonts w:ascii="Times New Roman" w:hAnsi="Times New Roman" w:cs="Times New Roman"/>
          <w:b/>
          <w:bCs/>
          <w:color w:val="0070C0"/>
          <w:sz w:val="24"/>
          <w:szCs w:val="24"/>
        </w:rPr>
        <w:t>ure</w:t>
      </w:r>
      <w:r w:rsidR="00745657">
        <w:rPr>
          <w:rFonts w:ascii="Times New Roman" w:hAnsi="Times New Roman" w:cs="Times New Roman"/>
          <w:b/>
          <w:bCs/>
          <w:color w:val="0070C0"/>
          <w:sz w:val="24"/>
          <w:szCs w:val="24"/>
        </w:rPr>
        <w:t>s</w:t>
      </w:r>
      <w:r w:rsidR="00380731" w:rsidRPr="00380731">
        <w:rPr>
          <w:rFonts w:ascii="Times New Roman" w:hAnsi="Times New Roman" w:cs="Times New Roman"/>
          <w:b/>
          <w:bCs/>
          <w:color w:val="0070C0"/>
          <w:sz w:val="24"/>
          <w:szCs w:val="24"/>
        </w:rPr>
        <w:t xml:space="preserve"> </w:t>
      </w:r>
      <w:r w:rsidR="00B06EA9">
        <w:rPr>
          <w:rFonts w:ascii="Times New Roman" w:hAnsi="Times New Roman" w:cs="Times New Roman"/>
          <w:b/>
          <w:bCs/>
          <w:color w:val="0070C0"/>
          <w:sz w:val="24"/>
          <w:szCs w:val="24"/>
        </w:rPr>
        <w:t>4</w:t>
      </w:r>
      <w:r w:rsidR="00745657">
        <w:rPr>
          <w:rFonts w:ascii="Times New Roman" w:hAnsi="Times New Roman" w:cs="Times New Roman"/>
          <w:b/>
          <w:bCs/>
          <w:color w:val="0070C0"/>
          <w:sz w:val="24"/>
          <w:szCs w:val="24"/>
        </w:rPr>
        <w:t>.1-2</w:t>
      </w:r>
      <w:r w:rsidR="00380731">
        <w:rPr>
          <w:rFonts w:ascii="Times New Roman" w:hAnsi="Times New Roman" w:cs="Times New Roman"/>
          <w:sz w:val="24"/>
          <w:szCs w:val="24"/>
        </w:rPr>
        <w:t>)</w:t>
      </w:r>
      <w:r w:rsidR="00F5414C">
        <w:rPr>
          <w:rFonts w:ascii="Times New Roman" w:hAnsi="Times New Roman" w:cs="Times New Roman"/>
          <w:sz w:val="24"/>
          <w:szCs w:val="24"/>
        </w:rPr>
        <w:t>.</w:t>
      </w:r>
      <w:r w:rsidR="00A46AAA">
        <w:rPr>
          <w:rFonts w:ascii="Times New Roman" w:hAnsi="Times New Roman" w:cs="Times New Roman"/>
          <w:sz w:val="24"/>
          <w:szCs w:val="24"/>
        </w:rPr>
        <w:t xml:space="preserve"> </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6015"/>
        <w:gridCol w:w="3855"/>
      </w:tblGrid>
      <w:tr w:rsidR="00F5414C" w14:paraId="6C9B08E0" w14:textId="77777777" w:rsidTr="00450379">
        <w:tc>
          <w:tcPr>
            <w:tcW w:w="9870" w:type="dxa"/>
            <w:gridSpan w:val="2"/>
          </w:tcPr>
          <w:p w14:paraId="6E667B74" w14:textId="77777777" w:rsidR="00F5414C" w:rsidRPr="00F5414C" w:rsidRDefault="00F5414C" w:rsidP="00803E1D">
            <w:pPr>
              <w:spacing w:after="120"/>
              <w:rPr>
                <w:rFonts w:ascii="Times New Roman" w:hAnsi="Times New Roman" w:cs="Times New Roman"/>
                <w:b/>
                <w:bCs/>
                <w:noProof/>
                <w:sz w:val="20"/>
                <w:szCs w:val="20"/>
              </w:rPr>
            </w:pPr>
            <w:r>
              <w:rPr>
                <w:rFonts w:ascii="Times New Roman" w:hAnsi="Times New Roman" w:cs="Times New Roman"/>
                <w:b/>
                <w:bCs/>
                <w:noProof/>
                <w:sz w:val="20"/>
                <w:szCs w:val="20"/>
              </w:rPr>
              <w:t xml:space="preserve">                                   </w:t>
            </w:r>
            <w:r w:rsidRPr="00CE572F">
              <w:rPr>
                <w:rFonts w:ascii="Times New Roman" w:hAnsi="Times New Roman" w:cs="Times New Roman"/>
                <w:b/>
                <w:bCs/>
                <w:noProof/>
                <w:color w:val="0070C0"/>
                <w:sz w:val="20"/>
                <w:szCs w:val="20"/>
              </w:rPr>
              <w:t xml:space="preserve">Figure </w:t>
            </w:r>
            <w:r w:rsidR="00D47E63">
              <w:rPr>
                <w:rFonts w:ascii="Times New Roman" w:hAnsi="Times New Roman" w:cs="Times New Roman"/>
                <w:b/>
                <w:bCs/>
                <w:noProof/>
                <w:color w:val="0070C0"/>
                <w:sz w:val="20"/>
                <w:szCs w:val="20"/>
              </w:rPr>
              <w:t>4</w:t>
            </w:r>
            <w:r w:rsidR="00380731" w:rsidRPr="00CE572F">
              <w:rPr>
                <w:rFonts w:ascii="Times New Roman" w:hAnsi="Times New Roman" w:cs="Times New Roman"/>
                <w:b/>
                <w:bCs/>
                <w:noProof/>
                <w:color w:val="0070C0"/>
                <w:sz w:val="20"/>
                <w:szCs w:val="20"/>
              </w:rPr>
              <w:t>.</w:t>
            </w:r>
            <w:r w:rsidRPr="00CE572F">
              <w:rPr>
                <w:rFonts w:ascii="Times New Roman" w:hAnsi="Times New Roman" w:cs="Times New Roman"/>
                <w:b/>
                <w:bCs/>
                <w:noProof/>
                <w:color w:val="0070C0"/>
                <w:sz w:val="20"/>
                <w:szCs w:val="20"/>
              </w:rPr>
              <w:t xml:space="preserve"> </w:t>
            </w:r>
            <w:r w:rsidR="00BF2FDE">
              <w:rPr>
                <w:rFonts w:ascii="Times New Roman" w:hAnsi="Times New Roman" w:cs="Times New Roman"/>
                <w:b/>
                <w:bCs/>
                <w:noProof/>
                <w:color w:val="0070C0"/>
                <w:sz w:val="20"/>
                <w:szCs w:val="20"/>
              </w:rPr>
              <w:t xml:space="preserve"> </w:t>
            </w:r>
            <w:r w:rsidRPr="00CE572F">
              <w:rPr>
                <w:rFonts w:ascii="Times New Roman" w:hAnsi="Times New Roman" w:cs="Times New Roman"/>
                <w:b/>
                <w:bCs/>
                <w:noProof/>
                <w:color w:val="0070C0"/>
                <w:sz w:val="20"/>
                <w:szCs w:val="20"/>
              </w:rPr>
              <w:t>CPI Headline</w:t>
            </w:r>
            <w:r w:rsidR="005A1DCA">
              <w:rPr>
                <w:rFonts w:ascii="Times New Roman" w:hAnsi="Times New Roman" w:cs="Times New Roman"/>
                <w:b/>
                <w:bCs/>
                <w:noProof/>
                <w:color w:val="0070C0"/>
                <w:sz w:val="20"/>
                <w:szCs w:val="20"/>
              </w:rPr>
              <w:t xml:space="preserve"> and components</w:t>
            </w:r>
            <w:r w:rsidRPr="00CE572F">
              <w:rPr>
                <w:rFonts w:ascii="Times New Roman" w:hAnsi="Times New Roman" w:cs="Times New Roman"/>
                <w:b/>
                <w:bCs/>
                <w:noProof/>
                <w:color w:val="0070C0"/>
                <w:sz w:val="20"/>
                <w:szCs w:val="20"/>
              </w:rPr>
              <w:t xml:space="preserve">, </w:t>
            </w:r>
            <w:r w:rsidR="0069015B">
              <w:rPr>
                <w:rFonts w:ascii="Times New Roman" w:hAnsi="Times New Roman" w:cs="Times New Roman"/>
                <w:b/>
                <w:bCs/>
                <w:noProof/>
                <w:color w:val="0070C0"/>
                <w:sz w:val="20"/>
                <w:szCs w:val="20"/>
              </w:rPr>
              <w:t xml:space="preserve">y-on-y </w:t>
            </w:r>
            <w:r w:rsidRPr="00CE572F">
              <w:rPr>
                <w:rFonts w:ascii="Times New Roman" w:hAnsi="Times New Roman" w:cs="Times New Roman"/>
                <w:b/>
                <w:bCs/>
                <w:noProof/>
                <w:color w:val="0070C0"/>
                <w:sz w:val="20"/>
                <w:szCs w:val="20"/>
              </w:rPr>
              <w:t>%</w:t>
            </w:r>
            <w:r w:rsidR="00A818E9">
              <w:rPr>
                <w:rFonts w:ascii="Times New Roman" w:hAnsi="Times New Roman" w:cs="Times New Roman"/>
                <w:b/>
                <w:bCs/>
                <w:noProof/>
                <w:color w:val="0070C0"/>
                <w:sz w:val="20"/>
                <w:szCs w:val="20"/>
              </w:rPr>
              <w:t>, 2006-23</w:t>
            </w:r>
            <w:r w:rsidR="006C7E5C" w:rsidRPr="00CE572F">
              <w:rPr>
                <w:rFonts w:ascii="Times New Roman" w:hAnsi="Times New Roman" w:cs="Times New Roman"/>
                <w:b/>
                <w:bCs/>
                <w:noProof/>
                <w:color w:val="0070C0"/>
                <w:sz w:val="20"/>
                <w:szCs w:val="20"/>
              </w:rPr>
              <w:t xml:space="preserve">                   </w:t>
            </w:r>
          </w:p>
        </w:tc>
      </w:tr>
      <w:tr w:rsidR="00843477" w14:paraId="1549E7D2" w14:textId="77777777" w:rsidTr="002823A4">
        <w:trPr>
          <w:trHeight w:val="3653"/>
        </w:trPr>
        <w:tc>
          <w:tcPr>
            <w:tcW w:w="6015" w:type="dxa"/>
          </w:tcPr>
          <w:p w14:paraId="12B05D68" w14:textId="77777777" w:rsidR="00A818E9" w:rsidRDefault="006C7E5C" w:rsidP="00A818E9">
            <w:pPr>
              <w:jc w:val="center"/>
              <w:rPr>
                <w:rFonts w:ascii="Times New Roman" w:hAnsi="Times New Roman" w:cs="Times New Roman"/>
                <w:b/>
                <w:bCs/>
                <w:noProof/>
                <w:color w:val="0070C0"/>
                <w:sz w:val="18"/>
                <w:szCs w:val="18"/>
              </w:rPr>
            </w:pPr>
            <w:r w:rsidRPr="008F13A5">
              <w:rPr>
                <w:rFonts w:ascii="Times New Roman" w:hAnsi="Times New Roman" w:cs="Times New Roman"/>
                <w:b/>
                <w:bCs/>
                <w:sz w:val="18"/>
                <w:szCs w:val="18"/>
              </w:rPr>
              <w:t xml:space="preserve">      </w:t>
            </w:r>
            <w:r w:rsidRPr="008F13A5">
              <w:rPr>
                <w:rFonts w:ascii="Times New Roman" w:hAnsi="Times New Roman" w:cs="Times New Roman"/>
                <w:b/>
                <w:bCs/>
                <w:color w:val="0070C0"/>
                <w:sz w:val="18"/>
                <w:szCs w:val="18"/>
              </w:rPr>
              <w:t xml:space="preserve"> </w:t>
            </w:r>
            <w:r w:rsidR="00380731" w:rsidRPr="008F13A5">
              <w:rPr>
                <w:rFonts w:ascii="Times New Roman" w:hAnsi="Times New Roman" w:cs="Times New Roman"/>
                <w:b/>
                <w:bCs/>
                <w:color w:val="0070C0"/>
                <w:sz w:val="18"/>
                <w:szCs w:val="18"/>
              </w:rPr>
              <w:t>Fi</w:t>
            </w:r>
            <w:r w:rsidR="00513B65" w:rsidRPr="008F13A5">
              <w:rPr>
                <w:rFonts w:ascii="Times New Roman" w:hAnsi="Times New Roman" w:cs="Times New Roman"/>
                <w:b/>
                <w:bCs/>
                <w:color w:val="0070C0"/>
                <w:sz w:val="18"/>
                <w:szCs w:val="18"/>
              </w:rPr>
              <w:t>g.</w:t>
            </w:r>
            <w:r w:rsidR="00380731" w:rsidRPr="008F13A5">
              <w:rPr>
                <w:rFonts w:ascii="Times New Roman" w:hAnsi="Times New Roman" w:cs="Times New Roman"/>
                <w:b/>
                <w:bCs/>
                <w:color w:val="0070C0"/>
                <w:sz w:val="18"/>
                <w:szCs w:val="18"/>
              </w:rPr>
              <w:t xml:space="preserve"> </w:t>
            </w:r>
            <w:proofErr w:type="gramStart"/>
            <w:r w:rsidR="00D47E63" w:rsidRPr="008F13A5">
              <w:rPr>
                <w:rFonts w:ascii="Times New Roman" w:hAnsi="Times New Roman" w:cs="Times New Roman"/>
                <w:b/>
                <w:bCs/>
                <w:color w:val="0070C0"/>
                <w:sz w:val="18"/>
                <w:szCs w:val="18"/>
              </w:rPr>
              <w:t>4</w:t>
            </w:r>
            <w:r w:rsidR="00380731" w:rsidRPr="008F13A5">
              <w:rPr>
                <w:rFonts w:ascii="Times New Roman" w:hAnsi="Times New Roman" w:cs="Times New Roman"/>
                <w:b/>
                <w:bCs/>
                <w:color w:val="0070C0"/>
                <w:sz w:val="18"/>
                <w:szCs w:val="18"/>
              </w:rPr>
              <w:t xml:space="preserve">.1  </w:t>
            </w:r>
            <w:r w:rsidR="00A818E9" w:rsidRPr="008F13A5">
              <w:rPr>
                <w:rFonts w:ascii="Times New Roman" w:hAnsi="Times New Roman" w:cs="Times New Roman"/>
                <w:b/>
                <w:bCs/>
                <w:noProof/>
                <w:color w:val="0070C0"/>
                <w:sz w:val="18"/>
                <w:szCs w:val="18"/>
              </w:rPr>
              <w:t>CPI</w:t>
            </w:r>
            <w:proofErr w:type="gramEnd"/>
            <w:r w:rsidR="00A818E9" w:rsidRPr="008F13A5">
              <w:rPr>
                <w:rFonts w:ascii="Times New Roman" w:hAnsi="Times New Roman" w:cs="Times New Roman"/>
                <w:b/>
                <w:bCs/>
                <w:noProof/>
                <w:color w:val="0070C0"/>
                <w:sz w:val="18"/>
                <w:szCs w:val="18"/>
              </w:rPr>
              <w:t xml:space="preserve"> core, food and energy: historic volatility</w:t>
            </w:r>
          </w:p>
          <w:p w14:paraId="12FC2524" w14:textId="77777777" w:rsidR="00450379" w:rsidRPr="008F13A5" w:rsidRDefault="00450379" w:rsidP="00A818E9">
            <w:pPr>
              <w:jc w:val="center"/>
              <w:rPr>
                <w:rFonts w:ascii="Times New Roman" w:hAnsi="Times New Roman" w:cs="Times New Roman"/>
                <w:b/>
                <w:bCs/>
                <w:noProof/>
                <w:color w:val="0070C0"/>
                <w:sz w:val="18"/>
                <w:szCs w:val="18"/>
              </w:rPr>
            </w:pPr>
          </w:p>
          <w:p w14:paraId="6E299F0E" w14:textId="4D09E45F" w:rsidR="00380731" w:rsidRDefault="00380731" w:rsidP="006C7E5C">
            <w:pPr>
              <w:spacing w:after="120"/>
              <w:rPr>
                <w:rFonts w:ascii="Times New Roman" w:hAnsi="Times New Roman" w:cs="Times New Roman"/>
                <w:sz w:val="24"/>
                <w:szCs w:val="24"/>
              </w:rPr>
            </w:pPr>
            <w:r>
              <w:rPr>
                <w:rFonts w:ascii="Times New Roman" w:hAnsi="Times New Roman" w:cs="Times New Roman"/>
                <w:sz w:val="24"/>
                <w:szCs w:val="24"/>
              </w:rPr>
              <w:t xml:space="preserve">  </w:t>
            </w:r>
            <w:r w:rsidR="00424D87">
              <w:rPr>
                <w:rFonts w:ascii="Times New Roman" w:hAnsi="Times New Roman" w:cs="Times New Roman"/>
                <w:noProof/>
                <w:sz w:val="24"/>
                <w:szCs w:val="24"/>
              </w:rPr>
              <w:drawing>
                <wp:inline distT="0" distB="0" distL="0" distR="0" wp14:anchorId="0F8AFF7C" wp14:editId="24B2C35C">
                  <wp:extent cx="3572539" cy="2188845"/>
                  <wp:effectExtent l="0" t="0" r="8890" b="1905"/>
                  <wp:docPr id="5107729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72960" name="Picture 510772960"/>
                          <pic:cNvPicPr/>
                        </pic:nvPicPr>
                        <pic:blipFill>
                          <a:blip r:embed="rId26">
                            <a:extLst>
                              <a:ext uri="{28A0092B-C50C-407E-A947-70E740481C1C}">
                                <a14:useLocalDpi xmlns:a14="http://schemas.microsoft.com/office/drawing/2010/main" val="0"/>
                              </a:ext>
                            </a:extLst>
                          </a:blip>
                          <a:stretch>
                            <a:fillRect/>
                          </a:stretch>
                        </pic:blipFill>
                        <pic:spPr>
                          <a:xfrm>
                            <a:off x="0" y="0"/>
                            <a:ext cx="3597009" cy="2203838"/>
                          </a:xfrm>
                          <a:prstGeom prst="rect">
                            <a:avLst/>
                          </a:prstGeom>
                        </pic:spPr>
                      </pic:pic>
                    </a:graphicData>
                  </a:graphic>
                </wp:inline>
              </w:drawing>
            </w:r>
          </w:p>
        </w:tc>
        <w:tc>
          <w:tcPr>
            <w:tcW w:w="3855" w:type="dxa"/>
          </w:tcPr>
          <w:p w14:paraId="4DC7D924" w14:textId="77777777" w:rsidR="00A818E9" w:rsidRDefault="006C7E5C" w:rsidP="00A818E9">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noProof/>
                <w:color w:val="0070C0"/>
                <w:sz w:val="18"/>
                <w:szCs w:val="18"/>
              </w:rPr>
              <w:t>Fig</w:t>
            </w:r>
            <w:r w:rsidR="00513B65" w:rsidRPr="008F13A5">
              <w:rPr>
                <w:rFonts w:ascii="Times New Roman" w:hAnsi="Times New Roman" w:cs="Times New Roman"/>
                <w:b/>
                <w:bCs/>
                <w:noProof/>
                <w:color w:val="0070C0"/>
                <w:sz w:val="18"/>
                <w:szCs w:val="18"/>
              </w:rPr>
              <w:t>.</w:t>
            </w:r>
            <w:r w:rsidRPr="008F13A5">
              <w:rPr>
                <w:rFonts w:ascii="Times New Roman" w:hAnsi="Times New Roman" w:cs="Times New Roman"/>
                <w:b/>
                <w:bCs/>
                <w:noProof/>
                <w:color w:val="0070C0"/>
                <w:sz w:val="18"/>
                <w:szCs w:val="18"/>
              </w:rPr>
              <w:t xml:space="preserve"> </w:t>
            </w:r>
            <w:proofErr w:type="gramStart"/>
            <w:r w:rsidR="00D47E63" w:rsidRPr="008F13A5">
              <w:rPr>
                <w:rFonts w:ascii="Times New Roman" w:hAnsi="Times New Roman" w:cs="Times New Roman"/>
                <w:b/>
                <w:bCs/>
                <w:noProof/>
                <w:color w:val="0070C0"/>
                <w:sz w:val="18"/>
                <w:szCs w:val="18"/>
              </w:rPr>
              <w:t>4</w:t>
            </w:r>
            <w:r w:rsidRPr="008F13A5">
              <w:rPr>
                <w:rFonts w:ascii="Times New Roman" w:hAnsi="Times New Roman" w:cs="Times New Roman"/>
                <w:b/>
                <w:bCs/>
                <w:noProof/>
                <w:color w:val="0070C0"/>
                <w:sz w:val="18"/>
                <w:szCs w:val="18"/>
              </w:rPr>
              <w:t>.2</w:t>
            </w:r>
            <w:r w:rsidR="003045EB" w:rsidRPr="008F13A5">
              <w:rPr>
                <w:rFonts w:ascii="Times New Roman" w:hAnsi="Times New Roman" w:cs="Times New Roman"/>
                <w:b/>
                <w:bCs/>
                <w:noProof/>
                <w:color w:val="0070C0"/>
                <w:sz w:val="18"/>
                <w:szCs w:val="18"/>
              </w:rPr>
              <w:t xml:space="preserve"> </w:t>
            </w:r>
            <w:r w:rsidRPr="008F13A5">
              <w:rPr>
                <w:rFonts w:ascii="Times New Roman" w:hAnsi="Times New Roman" w:cs="Times New Roman"/>
                <w:b/>
                <w:bCs/>
                <w:noProof/>
                <w:color w:val="0070C0"/>
                <w:sz w:val="18"/>
                <w:szCs w:val="18"/>
              </w:rPr>
              <w:t xml:space="preserve"> </w:t>
            </w:r>
            <w:r w:rsidR="00A818E9" w:rsidRPr="008F13A5">
              <w:rPr>
                <w:rFonts w:ascii="Times New Roman" w:hAnsi="Times New Roman" w:cs="Times New Roman"/>
                <w:b/>
                <w:bCs/>
                <w:color w:val="0070C0"/>
                <w:sz w:val="18"/>
                <w:szCs w:val="18"/>
              </w:rPr>
              <w:t>CPI</w:t>
            </w:r>
            <w:proofErr w:type="gramEnd"/>
            <w:r w:rsidR="00A818E9" w:rsidRPr="008F13A5">
              <w:rPr>
                <w:rFonts w:ascii="Times New Roman" w:hAnsi="Times New Roman" w:cs="Times New Roman"/>
                <w:b/>
                <w:bCs/>
                <w:color w:val="0070C0"/>
                <w:sz w:val="18"/>
                <w:szCs w:val="18"/>
              </w:rPr>
              <w:t xml:space="preserve"> headline and trend, </w:t>
            </w:r>
            <w:r w:rsidR="00A818E9" w:rsidRPr="008F13A5">
              <w:rPr>
                <w:rFonts w:ascii="Times New Roman" w:hAnsi="Times New Roman" w:cs="Times New Roman"/>
                <w:b/>
                <w:bCs/>
                <w:noProof/>
                <w:color w:val="0070C0"/>
                <w:sz w:val="18"/>
                <w:szCs w:val="18"/>
              </w:rPr>
              <w:t>y-on-y</w:t>
            </w:r>
            <w:r w:rsidR="00A818E9" w:rsidRPr="008F13A5">
              <w:rPr>
                <w:rFonts w:ascii="Times New Roman" w:hAnsi="Times New Roman" w:cs="Times New Roman"/>
                <w:b/>
                <w:bCs/>
                <w:color w:val="0070C0"/>
                <w:sz w:val="18"/>
                <w:szCs w:val="18"/>
              </w:rPr>
              <w:t xml:space="preserve"> %</w:t>
            </w:r>
          </w:p>
          <w:p w14:paraId="6BED9A6B" w14:textId="77777777" w:rsidR="006C7E5C" w:rsidRDefault="00894867" w:rsidP="00450379">
            <w:pPr>
              <w:rPr>
                <w:rFonts w:ascii="Times New Roman" w:hAnsi="Times New Roman" w:cs="Times New Roman"/>
                <w:sz w:val="24"/>
                <w:szCs w:val="24"/>
              </w:rPr>
            </w:pPr>
            <w:r>
              <w:rPr>
                <w:rFonts w:ascii="Times New Roman" w:hAnsi="Times New Roman" w:cs="Times New Roman"/>
                <w:b/>
                <w:bCs/>
                <w:noProof/>
                <w:sz w:val="20"/>
                <w:szCs w:val="20"/>
              </w:rPr>
              <w:t xml:space="preserve"> </w:t>
            </w:r>
            <w:r w:rsidR="00450379">
              <w:rPr>
                <w:rFonts w:ascii="Times New Roman" w:hAnsi="Times New Roman" w:cs="Times New Roman"/>
                <w:b/>
                <w:bCs/>
                <w:noProof/>
                <w:sz w:val="20"/>
                <w:szCs w:val="20"/>
              </w:rPr>
              <w:t xml:space="preserve">  </w:t>
            </w:r>
            <w:r w:rsidR="006C7E5C">
              <w:rPr>
                <w:rFonts w:ascii="Times New Roman" w:hAnsi="Times New Roman" w:cs="Times New Roman"/>
                <w:sz w:val="24"/>
                <w:szCs w:val="24"/>
              </w:rPr>
              <w:t xml:space="preserve"> </w:t>
            </w:r>
            <w:r w:rsidR="00450379">
              <w:rPr>
                <w:rFonts w:ascii="Times New Roman" w:hAnsi="Times New Roman" w:cs="Times New Roman"/>
                <w:noProof/>
                <w:sz w:val="24"/>
                <w:szCs w:val="24"/>
              </w:rPr>
              <w:drawing>
                <wp:inline distT="0" distB="0" distL="0" distR="0" wp14:anchorId="7260139E" wp14:editId="598552EF">
                  <wp:extent cx="2286000" cy="1892808"/>
                  <wp:effectExtent l="0" t="0" r="0" b="0"/>
                  <wp:docPr id="1180186665" name="Picture 1" descr="A graph with blue line and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86665" name="Picture 1" descr="A graph with blue line and orange line&#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2286000" cy="1892808"/>
                          </a:xfrm>
                          <a:prstGeom prst="rect">
                            <a:avLst/>
                          </a:prstGeom>
                        </pic:spPr>
                      </pic:pic>
                    </a:graphicData>
                  </a:graphic>
                </wp:inline>
              </w:drawing>
            </w:r>
          </w:p>
        </w:tc>
      </w:tr>
    </w:tbl>
    <w:p w14:paraId="4F4F1AF6" w14:textId="77777777" w:rsidR="00E161F7" w:rsidRDefault="006D58BB" w:rsidP="00803E1D">
      <w:pPr>
        <w:spacing w:before="120" w:after="120"/>
        <w:rPr>
          <w:rFonts w:ascii="Times New Roman" w:hAnsi="Times New Roman" w:cs="Times New Roman"/>
          <w:sz w:val="24"/>
          <w:szCs w:val="24"/>
        </w:rPr>
      </w:pPr>
      <w:r>
        <w:rPr>
          <w:rFonts w:ascii="Times New Roman" w:hAnsi="Times New Roman" w:cs="Times New Roman"/>
          <w:sz w:val="24"/>
          <w:szCs w:val="24"/>
        </w:rPr>
        <w:t>With a 16% weight, food price</w:t>
      </w:r>
      <w:r w:rsidR="004E4323">
        <w:rPr>
          <w:rFonts w:ascii="Times New Roman" w:hAnsi="Times New Roman" w:cs="Times New Roman"/>
          <w:sz w:val="24"/>
          <w:szCs w:val="24"/>
        </w:rPr>
        <w:t xml:space="preserve"> fluctuations</w:t>
      </w:r>
      <w:r>
        <w:rPr>
          <w:rFonts w:ascii="Times New Roman" w:hAnsi="Times New Roman" w:cs="Times New Roman"/>
          <w:sz w:val="24"/>
          <w:szCs w:val="24"/>
        </w:rPr>
        <w:t xml:space="preserve"> contribute </w:t>
      </w:r>
      <w:r w:rsidR="004E4323">
        <w:rPr>
          <w:rFonts w:ascii="Times New Roman" w:hAnsi="Times New Roman" w:cs="Times New Roman"/>
          <w:sz w:val="24"/>
          <w:szCs w:val="24"/>
        </w:rPr>
        <w:t xml:space="preserve">much to </w:t>
      </w:r>
      <w:r w:rsidR="005A1DCA">
        <w:rPr>
          <w:rFonts w:ascii="Times New Roman" w:hAnsi="Times New Roman" w:cs="Times New Roman"/>
          <w:sz w:val="24"/>
          <w:szCs w:val="24"/>
        </w:rPr>
        <w:t>those</w:t>
      </w:r>
      <w:r w:rsidR="004E4323">
        <w:rPr>
          <w:rFonts w:ascii="Times New Roman" w:hAnsi="Times New Roman" w:cs="Times New Roman"/>
          <w:sz w:val="24"/>
          <w:szCs w:val="24"/>
        </w:rPr>
        <w:t xml:space="preserve"> in headline CPI, while energy with a </w:t>
      </w:r>
      <w:r w:rsidR="00697450">
        <w:rPr>
          <w:rFonts w:ascii="Times New Roman" w:hAnsi="Times New Roman" w:cs="Times New Roman"/>
          <w:sz w:val="24"/>
          <w:szCs w:val="24"/>
        </w:rPr>
        <w:t>7</w:t>
      </w:r>
      <w:r w:rsidR="004E4323">
        <w:rPr>
          <w:rFonts w:ascii="Times New Roman" w:hAnsi="Times New Roman" w:cs="Times New Roman"/>
          <w:sz w:val="24"/>
          <w:szCs w:val="24"/>
        </w:rPr>
        <w:t>% weight contributes much less</w:t>
      </w:r>
      <w:r w:rsidR="00745657">
        <w:rPr>
          <w:rFonts w:ascii="Times New Roman" w:hAnsi="Times New Roman" w:cs="Times New Roman"/>
          <w:sz w:val="24"/>
          <w:szCs w:val="24"/>
        </w:rPr>
        <w:t xml:space="preserve"> (</w:t>
      </w:r>
      <w:r w:rsidR="00745657" w:rsidRPr="00745657">
        <w:rPr>
          <w:rFonts w:ascii="Times New Roman" w:hAnsi="Times New Roman" w:cs="Times New Roman"/>
          <w:b/>
          <w:bCs/>
          <w:color w:val="0070C0"/>
          <w:sz w:val="24"/>
          <w:szCs w:val="24"/>
        </w:rPr>
        <w:t>Figure 4.3</w:t>
      </w:r>
      <w:commentRangeStart w:id="128"/>
      <w:r w:rsidR="00745657">
        <w:rPr>
          <w:rFonts w:ascii="Times New Roman" w:hAnsi="Times New Roman" w:cs="Times New Roman"/>
          <w:sz w:val="24"/>
          <w:szCs w:val="24"/>
        </w:rPr>
        <w:t>)</w:t>
      </w:r>
      <w:r w:rsidR="004E4323">
        <w:rPr>
          <w:rFonts w:ascii="Times New Roman" w:hAnsi="Times New Roman" w:cs="Times New Roman"/>
          <w:sz w:val="24"/>
          <w:szCs w:val="24"/>
        </w:rPr>
        <w:t xml:space="preserve">. </w:t>
      </w:r>
      <w:r w:rsidR="00CE572F">
        <w:rPr>
          <w:rFonts w:ascii="Times New Roman" w:hAnsi="Times New Roman" w:cs="Times New Roman"/>
          <w:sz w:val="24"/>
          <w:szCs w:val="24"/>
        </w:rPr>
        <w:t>T</w:t>
      </w:r>
      <w:r w:rsidR="004E4323">
        <w:rPr>
          <w:rFonts w:ascii="Times New Roman" w:hAnsi="Times New Roman" w:cs="Times New Roman"/>
          <w:sz w:val="24"/>
          <w:szCs w:val="24"/>
        </w:rPr>
        <w:t xml:space="preserve">he relative price </w:t>
      </w:r>
      <w:r w:rsidR="00745657">
        <w:rPr>
          <w:rFonts w:ascii="Times New Roman" w:hAnsi="Times New Roman" w:cs="Times New Roman"/>
          <w:sz w:val="24"/>
          <w:szCs w:val="24"/>
        </w:rPr>
        <w:t>of food</w:t>
      </w:r>
      <w:r w:rsidR="004E4323">
        <w:rPr>
          <w:rFonts w:ascii="Times New Roman" w:hAnsi="Times New Roman" w:cs="Times New Roman"/>
          <w:sz w:val="24"/>
          <w:szCs w:val="24"/>
        </w:rPr>
        <w:t xml:space="preserve"> </w:t>
      </w:r>
      <w:r w:rsidR="00CE572F">
        <w:rPr>
          <w:rFonts w:ascii="Times New Roman" w:hAnsi="Times New Roman" w:cs="Times New Roman"/>
          <w:sz w:val="24"/>
          <w:szCs w:val="24"/>
        </w:rPr>
        <w:t>appears</w:t>
      </w:r>
      <w:r w:rsidR="00052A98">
        <w:rPr>
          <w:rFonts w:ascii="Times New Roman" w:hAnsi="Times New Roman" w:cs="Times New Roman"/>
          <w:sz w:val="24"/>
          <w:szCs w:val="24"/>
        </w:rPr>
        <w:t xml:space="preserve"> to be</w:t>
      </w:r>
      <w:r w:rsidR="004E4323">
        <w:rPr>
          <w:rFonts w:ascii="Times New Roman" w:hAnsi="Times New Roman" w:cs="Times New Roman"/>
          <w:sz w:val="24"/>
          <w:szCs w:val="24"/>
        </w:rPr>
        <w:t xml:space="preserve"> on</w:t>
      </w:r>
      <w:r w:rsidR="005A1DCA">
        <w:rPr>
          <w:rFonts w:ascii="Times New Roman" w:hAnsi="Times New Roman" w:cs="Times New Roman"/>
          <w:sz w:val="24"/>
          <w:szCs w:val="24"/>
        </w:rPr>
        <w:t xml:space="preserve"> an</w:t>
      </w:r>
      <w:r w:rsidR="004E4323">
        <w:rPr>
          <w:rFonts w:ascii="Times New Roman" w:hAnsi="Times New Roman" w:cs="Times New Roman"/>
          <w:sz w:val="24"/>
          <w:szCs w:val="24"/>
        </w:rPr>
        <w:t xml:space="preserve"> upward trend</w:t>
      </w:r>
      <w:r w:rsidR="00745657">
        <w:rPr>
          <w:rFonts w:ascii="Times New Roman" w:hAnsi="Times New Roman" w:cs="Times New Roman"/>
          <w:sz w:val="24"/>
          <w:szCs w:val="24"/>
        </w:rPr>
        <w:t xml:space="preserve"> (</w:t>
      </w:r>
      <w:r w:rsidR="00745657" w:rsidRPr="00745657">
        <w:rPr>
          <w:rFonts w:ascii="Times New Roman" w:hAnsi="Times New Roman" w:cs="Times New Roman"/>
          <w:b/>
          <w:bCs/>
          <w:color w:val="0070C0"/>
          <w:sz w:val="24"/>
          <w:szCs w:val="24"/>
        </w:rPr>
        <w:t>Figure 4.</w:t>
      </w:r>
      <w:r w:rsidR="00745657">
        <w:rPr>
          <w:rFonts w:ascii="Times New Roman" w:hAnsi="Times New Roman" w:cs="Times New Roman"/>
          <w:b/>
          <w:bCs/>
          <w:color w:val="0070C0"/>
          <w:sz w:val="24"/>
          <w:szCs w:val="24"/>
        </w:rPr>
        <w:t>4</w:t>
      </w:r>
      <w:r w:rsidR="00745657">
        <w:rPr>
          <w:rFonts w:ascii="Times New Roman" w:hAnsi="Times New Roman" w:cs="Times New Roman"/>
          <w:sz w:val="24"/>
          <w:szCs w:val="24"/>
        </w:rPr>
        <w:t>)</w:t>
      </w:r>
      <w:r w:rsidR="004E4323">
        <w:rPr>
          <w:rFonts w:ascii="Times New Roman" w:hAnsi="Times New Roman" w:cs="Times New Roman"/>
          <w:sz w:val="24"/>
          <w:szCs w:val="24"/>
        </w:rPr>
        <w:t>.</w:t>
      </w:r>
      <w:r w:rsidR="00CE572F">
        <w:rPr>
          <w:rFonts w:ascii="Times New Roman" w:hAnsi="Times New Roman" w:cs="Times New Roman"/>
          <w:sz w:val="24"/>
          <w:szCs w:val="24"/>
        </w:rPr>
        <w:t xml:space="preserve"> </w:t>
      </w:r>
      <w:commentRangeEnd w:id="128"/>
      <w:r w:rsidR="007555BA">
        <w:rPr>
          <w:rStyle w:val="CommentReference"/>
        </w:rPr>
        <w:commentReference w:id="128"/>
      </w:r>
    </w:p>
    <w:tbl>
      <w:tblPr>
        <w:tblStyle w:val="TableGrid"/>
        <w:tblW w:w="9918"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925"/>
        <w:gridCol w:w="3993"/>
      </w:tblGrid>
      <w:tr w:rsidR="00E161F7" w14:paraId="71E29B37" w14:textId="77777777" w:rsidTr="002823A4">
        <w:trPr>
          <w:trHeight w:val="4209"/>
        </w:trPr>
        <w:tc>
          <w:tcPr>
            <w:tcW w:w="5925" w:type="dxa"/>
          </w:tcPr>
          <w:p w14:paraId="28CA27A2" w14:textId="77777777" w:rsidR="00E161F7" w:rsidRDefault="00E161F7" w:rsidP="00E161F7">
            <w:pPr>
              <w:jc w:val="center"/>
              <w:rPr>
                <w:rFonts w:ascii="Times New Roman" w:hAnsi="Times New Roman" w:cs="Times New Roman"/>
                <w:b/>
                <w:bCs/>
                <w:color w:val="0070C0"/>
                <w:sz w:val="20"/>
                <w:szCs w:val="20"/>
              </w:rPr>
            </w:pPr>
            <w:r w:rsidRPr="00E161F7">
              <w:rPr>
                <w:rFonts w:ascii="Times New Roman" w:hAnsi="Times New Roman" w:cs="Times New Roman"/>
                <w:b/>
                <w:bCs/>
                <w:color w:val="0070C0"/>
                <w:sz w:val="20"/>
                <w:szCs w:val="20"/>
              </w:rPr>
              <w:t xml:space="preserve">Fig. </w:t>
            </w:r>
            <w:proofErr w:type="gramStart"/>
            <w:r w:rsidRPr="00E161F7">
              <w:rPr>
                <w:rFonts w:ascii="Times New Roman" w:hAnsi="Times New Roman" w:cs="Times New Roman"/>
                <w:b/>
                <w:bCs/>
                <w:color w:val="0070C0"/>
                <w:sz w:val="20"/>
                <w:szCs w:val="20"/>
              </w:rPr>
              <w:t>4.3  CPI</w:t>
            </w:r>
            <w:proofErr w:type="gramEnd"/>
            <w:r w:rsidRPr="00E161F7">
              <w:rPr>
                <w:rFonts w:ascii="Times New Roman" w:hAnsi="Times New Roman" w:cs="Times New Roman"/>
                <w:b/>
                <w:bCs/>
                <w:color w:val="0070C0"/>
                <w:sz w:val="20"/>
                <w:szCs w:val="20"/>
              </w:rPr>
              <w:t xml:space="preserve"> headline components</w:t>
            </w:r>
          </w:p>
          <w:p w14:paraId="6E5F4AA4" w14:textId="77777777" w:rsidR="00450379" w:rsidRDefault="00E161F7" w:rsidP="00450379">
            <w:pPr>
              <w:spacing w:after="120"/>
              <w:jc w:val="center"/>
              <w:rPr>
                <w:rFonts w:ascii="Times New Roman" w:hAnsi="Times New Roman" w:cs="Times New Roman"/>
                <w:sz w:val="24"/>
                <w:szCs w:val="24"/>
              </w:rPr>
            </w:pPr>
            <w:r w:rsidRPr="00CE572F">
              <w:rPr>
                <w:rFonts w:ascii="Times New Roman" w:hAnsi="Times New Roman" w:cs="Times New Roman"/>
                <w:color w:val="0070C0"/>
                <w:sz w:val="18"/>
                <w:szCs w:val="18"/>
              </w:rPr>
              <w:t xml:space="preserve">(weighted with </w:t>
            </w:r>
            <w:r>
              <w:rPr>
                <w:rFonts w:ascii="Times New Roman" w:hAnsi="Times New Roman" w:cs="Times New Roman"/>
                <w:color w:val="0070C0"/>
                <w:sz w:val="18"/>
                <w:szCs w:val="18"/>
              </w:rPr>
              <w:t xml:space="preserve">shares in </w:t>
            </w:r>
            <w:r w:rsidRPr="00CE572F">
              <w:rPr>
                <w:rFonts w:ascii="Times New Roman" w:hAnsi="Times New Roman" w:cs="Times New Roman"/>
                <w:color w:val="0070C0"/>
                <w:sz w:val="18"/>
                <w:szCs w:val="18"/>
              </w:rPr>
              <w:t>CPI basket)</w:t>
            </w:r>
            <w:r>
              <w:rPr>
                <w:rFonts w:ascii="Times New Roman" w:hAnsi="Times New Roman" w:cs="Times New Roman"/>
                <w:sz w:val="24"/>
                <w:szCs w:val="24"/>
              </w:rPr>
              <w:t xml:space="preserve"> </w:t>
            </w:r>
          </w:p>
          <w:p w14:paraId="58BF58C8" w14:textId="77777777" w:rsidR="00E161F7" w:rsidRDefault="00450379" w:rsidP="00450379">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E02D313" wp14:editId="49729A27">
                  <wp:extent cx="3382241" cy="2296633"/>
                  <wp:effectExtent l="0" t="0" r="8890" b="8890"/>
                  <wp:docPr id="2410645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64549" name="Picture 241064549"/>
                          <pic:cNvPicPr/>
                        </pic:nvPicPr>
                        <pic:blipFill>
                          <a:blip r:embed="rId28">
                            <a:extLst>
                              <a:ext uri="{28A0092B-C50C-407E-A947-70E740481C1C}">
                                <a14:useLocalDpi xmlns:a14="http://schemas.microsoft.com/office/drawing/2010/main" val="0"/>
                              </a:ext>
                            </a:extLst>
                          </a:blip>
                          <a:stretch>
                            <a:fillRect/>
                          </a:stretch>
                        </pic:blipFill>
                        <pic:spPr>
                          <a:xfrm>
                            <a:off x="0" y="0"/>
                            <a:ext cx="3398905" cy="2307948"/>
                          </a:xfrm>
                          <a:prstGeom prst="rect">
                            <a:avLst/>
                          </a:prstGeom>
                        </pic:spPr>
                      </pic:pic>
                    </a:graphicData>
                  </a:graphic>
                </wp:inline>
              </w:drawing>
            </w:r>
          </w:p>
        </w:tc>
        <w:tc>
          <w:tcPr>
            <w:tcW w:w="3993" w:type="dxa"/>
          </w:tcPr>
          <w:p w14:paraId="3FBDDD61" w14:textId="77777777" w:rsidR="0030583E" w:rsidRPr="00E161F7" w:rsidRDefault="00E161F7" w:rsidP="00450379">
            <w:pPr>
              <w:spacing w:after="120"/>
              <w:jc w:val="center"/>
              <w:rPr>
                <w:rFonts w:ascii="Times New Roman" w:hAnsi="Times New Roman" w:cs="Times New Roman"/>
                <w:sz w:val="20"/>
                <w:szCs w:val="20"/>
              </w:rPr>
            </w:pPr>
            <w:r w:rsidRPr="00E161F7">
              <w:rPr>
                <w:rFonts w:ascii="Times New Roman" w:hAnsi="Times New Roman" w:cs="Times New Roman"/>
                <w:b/>
                <w:bCs/>
                <w:color w:val="0070C0"/>
                <w:sz w:val="20"/>
                <w:szCs w:val="20"/>
              </w:rPr>
              <w:t xml:space="preserve">Fig. </w:t>
            </w:r>
            <w:proofErr w:type="gramStart"/>
            <w:r w:rsidRPr="00E161F7">
              <w:rPr>
                <w:rFonts w:ascii="Times New Roman" w:hAnsi="Times New Roman" w:cs="Times New Roman"/>
                <w:b/>
                <w:bCs/>
                <w:color w:val="0070C0"/>
                <w:sz w:val="20"/>
                <w:szCs w:val="20"/>
              </w:rPr>
              <w:t>4.4  Relative</w:t>
            </w:r>
            <w:proofErr w:type="gramEnd"/>
            <w:r w:rsidRPr="00E161F7">
              <w:rPr>
                <w:rFonts w:ascii="Times New Roman" w:hAnsi="Times New Roman" w:cs="Times New Roman"/>
                <w:b/>
                <w:bCs/>
                <w:color w:val="0070C0"/>
                <w:sz w:val="20"/>
                <w:szCs w:val="20"/>
              </w:rPr>
              <w:t xml:space="preserve"> price of food, vis-à-vis </w:t>
            </w:r>
            <w:r w:rsidR="00450379">
              <w:rPr>
                <w:rFonts w:ascii="Times New Roman" w:hAnsi="Times New Roman" w:cs="Times New Roman"/>
                <w:b/>
                <w:bCs/>
                <w:color w:val="0070C0"/>
                <w:sz w:val="20"/>
                <w:szCs w:val="20"/>
              </w:rPr>
              <w:t xml:space="preserve">CPI </w:t>
            </w:r>
            <w:r w:rsidRPr="00E161F7">
              <w:rPr>
                <w:rFonts w:ascii="Times New Roman" w:hAnsi="Times New Roman" w:cs="Times New Roman"/>
                <w:b/>
                <w:bCs/>
                <w:color w:val="0070C0"/>
                <w:sz w:val="20"/>
                <w:szCs w:val="20"/>
              </w:rPr>
              <w:t>headlin</w:t>
            </w:r>
            <w:r w:rsidR="00450379">
              <w:rPr>
                <w:rFonts w:ascii="Times New Roman" w:hAnsi="Times New Roman" w:cs="Times New Roman"/>
                <w:b/>
                <w:bCs/>
                <w:color w:val="0070C0"/>
                <w:sz w:val="20"/>
                <w:szCs w:val="20"/>
              </w:rPr>
              <w:t>e</w:t>
            </w:r>
            <w:r w:rsidR="00450379">
              <w:rPr>
                <w:rFonts w:ascii="Times New Roman" w:hAnsi="Times New Roman" w:cs="Times New Roman"/>
                <w:noProof/>
                <w:sz w:val="20"/>
                <w:szCs w:val="20"/>
              </w:rPr>
              <w:t xml:space="preserve"> </w:t>
            </w:r>
            <w:r w:rsidR="00450379">
              <w:rPr>
                <w:rFonts w:ascii="Times New Roman" w:hAnsi="Times New Roman" w:cs="Times New Roman"/>
                <w:noProof/>
                <w:sz w:val="20"/>
                <w:szCs w:val="20"/>
              </w:rPr>
              <w:drawing>
                <wp:inline distT="0" distB="0" distL="0" distR="0" wp14:anchorId="0A6C7B7D" wp14:editId="7ECA1A70">
                  <wp:extent cx="2363373" cy="2159000"/>
                  <wp:effectExtent l="0" t="0" r="0" b="0"/>
                  <wp:docPr id="1100861954" name="Picture 2" descr="A graph with a line and a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61954" name="Picture 2" descr="A graph with a line and a line"/>
                          <pic:cNvPicPr/>
                        </pic:nvPicPr>
                        <pic:blipFill>
                          <a:blip r:embed="rId29">
                            <a:extLst>
                              <a:ext uri="{28A0092B-C50C-407E-A947-70E740481C1C}">
                                <a14:useLocalDpi xmlns:a14="http://schemas.microsoft.com/office/drawing/2010/main" val="0"/>
                              </a:ext>
                            </a:extLst>
                          </a:blip>
                          <a:stretch>
                            <a:fillRect/>
                          </a:stretch>
                        </pic:blipFill>
                        <pic:spPr>
                          <a:xfrm>
                            <a:off x="0" y="0"/>
                            <a:ext cx="2388129" cy="2181615"/>
                          </a:xfrm>
                          <a:prstGeom prst="rect">
                            <a:avLst/>
                          </a:prstGeom>
                        </pic:spPr>
                      </pic:pic>
                    </a:graphicData>
                  </a:graphic>
                </wp:inline>
              </w:drawing>
            </w:r>
          </w:p>
        </w:tc>
      </w:tr>
    </w:tbl>
    <w:p w14:paraId="1D698A0A" w14:textId="77777777" w:rsidR="00894867" w:rsidRDefault="00CE572F" w:rsidP="004413B7">
      <w:pPr>
        <w:spacing w:after="120"/>
        <w:rPr>
          <w:rFonts w:ascii="Times New Roman" w:hAnsi="Times New Roman" w:cs="Times New Roman"/>
          <w:sz w:val="24"/>
          <w:szCs w:val="24"/>
        </w:rPr>
      </w:pPr>
      <w:r w:rsidRPr="00802D17">
        <w:rPr>
          <w:rFonts w:ascii="Times New Roman" w:hAnsi="Times New Roman" w:cs="Times New Roman"/>
          <w:b/>
          <w:bCs/>
          <w:sz w:val="24"/>
          <w:szCs w:val="24"/>
        </w:rPr>
        <w:lastRenderedPageBreak/>
        <w:t xml:space="preserve">Core inflation is driven by </w:t>
      </w:r>
      <w:r w:rsidR="007A6104" w:rsidRPr="00802D17">
        <w:rPr>
          <w:rFonts w:ascii="Times New Roman" w:hAnsi="Times New Roman" w:cs="Times New Roman"/>
          <w:b/>
          <w:bCs/>
          <w:sz w:val="24"/>
          <w:szCs w:val="24"/>
        </w:rPr>
        <w:t xml:space="preserve">a </w:t>
      </w:r>
      <w:r w:rsidRPr="00802D17">
        <w:rPr>
          <w:rFonts w:ascii="Times New Roman" w:hAnsi="Times New Roman" w:cs="Times New Roman"/>
          <w:b/>
          <w:bCs/>
          <w:sz w:val="24"/>
          <w:szCs w:val="24"/>
        </w:rPr>
        <w:t>lag, expectations,</w:t>
      </w:r>
      <w:r w:rsidR="007A6104" w:rsidRPr="00802D17">
        <w:rPr>
          <w:rFonts w:ascii="Times New Roman" w:hAnsi="Times New Roman" w:cs="Times New Roman"/>
          <w:b/>
          <w:bCs/>
          <w:sz w:val="24"/>
          <w:szCs w:val="24"/>
        </w:rPr>
        <w:t xml:space="preserve"> </w:t>
      </w:r>
      <w:r w:rsidRPr="00802D17">
        <w:rPr>
          <w:rFonts w:ascii="Times New Roman" w:hAnsi="Times New Roman" w:cs="Times New Roman"/>
          <w:b/>
          <w:bCs/>
          <w:sz w:val="24"/>
          <w:szCs w:val="24"/>
        </w:rPr>
        <w:t>direct import price effect, output gap and indirect import price effect (RE</w:t>
      </w:r>
      <w:r w:rsidR="003A3B94" w:rsidRPr="00802D17">
        <w:rPr>
          <w:rFonts w:ascii="Times New Roman" w:hAnsi="Times New Roman" w:cs="Times New Roman"/>
          <w:b/>
          <w:bCs/>
          <w:sz w:val="24"/>
          <w:szCs w:val="24"/>
        </w:rPr>
        <w:t>E</w:t>
      </w:r>
      <w:r w:rsidRPr="00802D17">
        <w:rPr>
          <w:rFonts w:ascii="Times New Roman" w:hAnsi="Times New Roman" w:cs="Times New Roman"/>
          <w:b/>
          <w:bCs/>
          <w:sz w:val="24"/>
          <w:szCs w:val="24"/>
        </w:rPr>
        <w:t>R</w:t>
      </w:r>
      <w:r w:rsidR="005069A7" w:rsidRPr="00802D17">
        <w:rPr>
          <w:rFonts w:ascii="Times New Roman" w:hAnsi="Times New Roman" w:cs="Times New Roman"/>
          <w:b/>
          <w:bCs/>
          <w:sz w:val="24"/>
          <w:szCs w:val="24"/>
        </w:rPr>
        <w:t>)</w:t>
      </w:r>
      <w:r w:rsidR="007A6104" w:rsidRPr="00802D17">
        <w:rPr>
          <w:rFonts w:ascii="Times New Roman" w:hAnsi="Times New Roman" w:cs="Times New Roman"/>
          <w:b/>
          <w:bCs/>
          <w:sz w:val="24"/>
          <w:szCs w:val="24"/>
        </w:rPr>
        <w:t>.</w:t>
      </w:r>
      <w:r w:rsidR="007A6104">
        <w:rPr>
          <w:rFonts w:ascii="Times New Roman" w:hAnsi="Times New Roman" w:cs="Times New Roman"/>
          <w:sz w:val="24"/>
          <w:szCs w:val="24"/>
        </w:rPr>
        <w:t xml:space="preserve"> However, it </w:t>
      </w:r>
      <w:r w:rsidR="003A3B94">
        <w:rPr>
          <w:rFonts w:ascii="Times New Roman" w:hAnsi="Times New Roman" w:cs="Times New Roman"/>
          <w:sz w:val="24"/>
          <w:szCs w:val="24"/>
        </w:rPr>
        <w:t>has</w:t>
      </w:r>
      <w:r>
        <w:rPr>
          <w:rFonts w:ascii="Times New Roman" w:hAnsi="Times New Roman" w:cs="Times New Roman"/>
          <w:sz w:val="24"/>
          <w:szCs w:val="24"/>
        </w:rPr>
        <w:t xml:space="preserve"> large </w:t>
      </w:r>
      <w:r w:rsidR="003A3B94">
        <w:rPr>
          <w:rFonts w:ascii="Times New Roman" w:hAnsi="Times New Roman" w:cs="Times New Roman"/>
          <w:sz w:val="24"/>
          <w:szCs w:val="24"/>
        </w:rPr>
        <w:t>“</w:t>
      </w:r>
      <w:r>
        <w:rPr>
          <w:rFonts w:ascii="Times New Roman" w:hAnsi="Times New Roman" w:cs="Times New Roman"/>
          <w:sz w:val="24"/>
          <w:szCs w:val="24"/>
        </w:rPr>
        <w:t>unexplained</w:t>
      </w:r>
      <w:r w:rsidR="003A3B94">
        <w:rPr>
          <w:rFonts w:ascii="Times New Roman" w:hAnsi="Times New Roman" w:cs="Times New Roman"/>
          <w:sz w:val="24"/>
          <w:szCs w:val="24"/>
        </w:rPr>
        <w:t>”</w:t>
      </w:r>
      <w:r>
        <w:rPr>
          <w:rFonts w:ascii="Times New Roman" w:hAnsi="Times New Roman" w:cs="Times New Roman"/>
          <w:sz w:val="24"/>
          <w:szCs w:val="24"/>
        </w:rPr>
        <w:t xml:space="preserve"> shocks</w:t>
      </w:r>
      <w:r w:rsidR="0030583E">
        <w:rPr>
          <w:rFonts w:ascii="Times New Roman" w:hAnsi="Times New Roman" w:cs="Times New Roman"/>
          <w:sz w:val="24"/>
          <w:szCs w:val="24"/>
        </w:rPr>
        <w:t xml:space="preserve">, especially during Covid (negative shocks reflecting the lockdown) and the recent Ukraine-war induced inflation </w:t>
      </w:r>
      <w:r w:rsidR="003A43BC">
        <w:rPr>
          <w:rFonts w:ascii="Times New Roman" w:hAnsi="Times New Roman" w:cs="Times New Roman"/>
          <w:sz w:val="24"/>
          <w:szCs w:val="24"/>
        </w:rPr>
        <w:t>(positive shocks)</w:t>
      </w:r>
      <w:r w:rsidR="0030583E">
        <w:rPr>
          <w:rFonts w:ascii="Times New Roman" w:hAnsi="Times New Roman" w:cs="Times New Roman"/>
          <w:sz w:val="24"/>
          <w:szCs w:val="24"/>
        </w:rPr>
        <w:t xml:space="preserve"> (</w:t>
      </w:r>
      <w:r w:rsidR="0030583E" w:rsidRPr="00745657">
        <w:rPr>
          <w:rFonts w:ascii="Times New Roman" w:hAnsi="Times New Roman" w:cs="Times New Roman"/>
          <w:b/>
          <w:bCs/>
          <w:color w:val="0070C0"/>
          <w:sz w:val="24"/>
          <w:szCs w:val="24"/>
        </w:rPr>
        <w:t>Figure 4.</w:t>
      </w:r>
      <w:r w:rsidR="0030583E">
        <w:rPr>
          <w:rFonts w:ascii="Times New Roman" w:hAnsi="Times New Roman" w:cs="Times New Roman"/>
          <w:b/>
          <w:bCs/>
          <w:color w:val="0070C0"/>
          <w:sz w:val="24"/>
          <w:szCs w:val="24"/>
        </w:rPr>
        <w:t>5</w:t>
      </w:r>
      <w:r w:rsidR="00D26809">
        <w:rPr>
          <w:rFonts w:ascii="Times New Roman" w:hAnsi="Times New Roman" w:cs="Times New Roman"/>
          <w:b/>
          <w:bCs/>
          <w:color w:val="0070C0"/>
          <w:sz w:val="24"/>
          <w:szCs w:val="24"/>
        </w:rPr>
        <w:t>-6</w:t>
      </w:r>
      <w:r w:rsidR="0030583E">
        <w:rPr>
          <w:rFonts w:ascii="Times New Roman" w:hAnsi="Times New Roman" w:cs="Times New Roman"/>
          <w:sz w:val="24"/>
          <w:szCs w:val="24"/>
        </w:rPr>
        <w:t>)</w:t>
      </w:r>
      <w:r w:rsidR="00B502FF">
        <w:rPr>
          <w:rFonts w:ascii="Times New Roman" w:hAnsi="Times New Roman" w:cs="Times New Roman"/>
          <w:sz w:val="24"/>
          <w:szCs w:val="24"/>
        </w:rPr>
        <w:t xml:space="preserve">. </w:t>
      </w:r>
      <w:proofErr w:type="gramStart"/>
      <w:r w:rsidR="00B502FF">
        <w:rPr>
          <w:rFonts w:ascii="Times New Roman" w:hAnsi="Times New Roman" w:cs="Times New Roman"/>
          <w:sz w:val="24"/>
          <w:szCs w:val="24"/>
        </w:rPr>
        <w:t>Thus</w:t>
      </w:r>
      <w:proofErr w:type="gramEnd"/>
      <w:r w:rsidR="00003965">
        <w:rPr>
          <w:rFonts w:ascii="Times New Roman" w:hAnsi="Times New Roman" w:cs="Times New Roman"/>
          <w:sz w:val="24"/>
          <w:szCs w:val="24"/>
        </w:rPr>
        <w:t xml:space="preserve"> a large chunk of the recent core inflation is </w:t>
      </w:r>
      <w:r w:rsidR="00B502FF">
        <w:rPr>
          <w:rFonts w:ascii="Times New Roman" w:hAnsi="Times New Roman" w:cs="Times New Roman"/>
          <w:sz w:val="24"/>
          <w:szCs w:val="24"/>
        </w:rPr>
        <w:t>not due to the standard factors, including the output gap</w:t>
      </w:r>
      <w:r w:rsidR="0030583E">
        <w:rPr>
          <w:rFonts w:ascii="Times New Roman" w:hAnsi="Times New Roman" w:cs="Times New Roman"/>
          <w:sz w:val="24"/>
          <w:szCs w:val="24"/>
        </w:rPr>
        <w:t>.</w:t>
      </w:r>
      <w:r w:rsidR="005A1DCA">
        <w:rPr>
          <w:rFonts w:ascii="Times New Roman" w:hAnsi="Times New Roman" w:cs="Times New Roman"/>
          <w:sz w:val="24"/>
          <w:szCs w:val="24"/>
        </w:rPr>
        <w:t xml:space="preserve"> </w:t>
      </w:r>
      <w:commentRangeStart w:id="129"/>
      <w:r w:rsidR="00B502FF">
        <w:rPr>
          <w:rFonts w:ascii="Times New Roman" w:hAnsi="Times New Roman" w:cs="Times New Roman"/>
          <w:sz w:val="24"/>
          <w:szCs w:val="24"/>
        </w:rPr>
        <w:t>This implies that the core</w:t>
      </w:r>
      <w:r w:rsidR="007A6104">
        <w:rPr>
          <w:rFonts w:ascii="Times New Roman" w:hAnsi="Times New Roman" w:cs="Times New Roman"/>
          <w:sz w:val="24"/>
          <w:szCs w:val="24"/>
        </w:rPr>
        <w:t xml:space="preserve"> Phillips </w:t>
      </w:r>
      <w:r w:rsidR="00B502FF">
        <w:rPr>
          <w:rFonts w:ascii="Times New Roman" w:hAnsi="Times New Roman" w:cs="Times New Roman"/>
          <w:sz w:val="24"/>
          <w:szCs w:val="24"/>
        </w:rPr>
        <w:t>curve in Rwanda has only a weak relationship with the output gap and weak</w:t>
      </w:r>
      <w:r w:rsidR="000D3639">
        <w:rPr>
          <w:rFonts w:ascii="Times New Roman" w:hAnsi="Times New Roman" w:cs="Times New Roman"/>
          <w:sz w:val="24"/>
          <w:szCs w:val="24"/>
        </w:rPr>
        <w:t>ens</w:t>
      </w:r>
      <w:r w:rsidR="00B502FF">
        <w:rPr>
          <w:rFonts w:ascii="Times New Roman" w:hAnsi="Times New Roman" w:cs="Times New Roman"/>
          <w:sz w:val="24"/>
          <w:szCs w:val="24"/>
        </w:rPr>
        <w:t xml:space="preserve"> the last </w:t>
      </w:r>
      <w:r w:rsidR="000D3639">
        <w:rPr>
          <w:rFonts w:ascii="Times New Roman" w:hAnsi="Times New Roman" w:cs="Times New Roman"/>
          <w:sz w:val="24"/>
          <w:szCs w:val="24"/>
        </w:rPr>
        <w:t xml:space="preserve">step of the </w:t>
      </w:r>
      <w:r w:rsidR="00B502FF">
        <w:rPr>
          <w:rFonts w:ascii="Times New Roman" w:hAnsi="Times New Roman" w:cs="Times New Roman"/>
          <w:sz w:val="24"/>
          <w:szCs w:val="24"/>
        </w:rPr>
        <w:t>transmi</w:t>
      </w:r>
      <w:r w:rsidR="000D3639">
        <w:rPr>
          <w:rFonts w:ascii="Times New Roman" w:hAnsi="Times New Roman" w:cs="Times New Roman"/>
          <w:sz w:val="24"/>
          <w:szCs w:val="24"/>
        </w:rPr>
        <w:t xml:space="preserve">ssion of </w:t>
      </w:r>
      <w:r w:rsidR="007A6104">
        <w:rPr>
          <w:rFonts w:ascii="Times New Roman" w:hAnsi="Times New Roman" w:cs="Times New Roman"/>
          <w:sz w:val="24"/>
          <w:szCs w:val="24"/>
        </w:rPr>
        <w:t>monetary policy</w:t>
      </w:r>
      <w:r w:rsidR="00B502FF">
        <w:rPr>
          <w:rFonts w:ascii="Times New Roman" w:hAnsi="Times New Roman" w:cs="Times New Roman"/>
          <w:sz w:val="24"/>
          <w:szCs w:val="24"/>
        </w:rPr>
        <w:t>,</w:t>
      </w:r>
      <w:r w:rsidR="000D3639">
        <w:rPr>
          <w:rFonts w:ascii="Times New Roman" w:hAnsi="Times New Roman" w:cs="Times New Roman"/>
          <w:sz w:val="24"/>
          <w:szCs w:val="24"/>
        </w:rPr>
        <w:t xml:space="preserve"> to </w:t>
      </w:r>
      <w:r w:rsidR="00B502FF">
        <w:rPr>
          <w:rFonts w:ascii="Times New Roman" w:hAnsi="Times New Roman" w:cs="Times New Roman"/>
          <w:sz w:val="24"/>
          <w:szCs w:val="24"/>
        </w:rPr>
        <w:t xml:space="preserve">real interest rates, </w:t>
      </w:r>
      <w:r w:rsidR="00052A98">
        <w:rPr>
          <w:rFonts w:ascii="Times New Roman" w:hAnsi="Times New Roman" w:cs="Times New Roman"/>
          <w:sz w:val="24"/>
          <w:szCs w:val="24"/>
        </w:rPr>
        <w:t xml:space="preserve">to </w:t>
      </w:r>
      <w:r w:rsidR="000D3639">
        <w:rPr>
          <w:rFonts w:ascii="Times New Roman" w:hAnsi="Times New Roman" w:cs="Times New Roman"/>
          <w:sz w:val="24"/>
          <w:szCs w:val="24"/>
        </w:rPr>
        <w:t>output ga</w:t>
      </w:r>
      <w:r w:rsidR="00052A98">
        <w:rPr>
          <w:rFonts w:ascii="Times New Roman" w:hAnsi="Times New Roman" w:cs="Times New Roman"/>
          <w:sz w:val="24"/>
          <w:szCs w:val="24"/>
        </w:rPr>
        <w:t>p,</w:t>
      </w:r>
      <w:r w:rsidR="00B502FF">
        <w:rPr>
          <w:rFonts w:ascii="Times New Roman" w:hAnsi="Times New Roman" w:cs="Times New Roman"/>
          <w:sz w:val="24"/>
          <w:szCs w:val="24"/>
        </w:rPr>
        <w:t xml:space="preserve"> and </w:t>
      </w:r>
      <w:r w:rsidR="00052A98">
        <w:rPr>
          <w:rFonts w:ascii="Times New Roman" w:hAnsi="Times New Roman" w:cs="Times New Roman"/>
          <w:sz w:val="24"/>
          <w:szCs w:val="24"/>
        </w:rPr>
        <w:t xml:space="preserve">to </w:t>
      </w:r>
      <w:r w:rsidR="00B502FF">
        <w:rPr>
          <w:rFonts w:ascii="Times New Roman" w:hAnsi="Times New Roman" w:cs="Times New Roman"/>
          <w:sz w:val="24"/>
          <w:szCs w:val="24"/>
        </w:rPr>
        <w:t>inflation.</w:t>
      </w:r>
      <w:r w:rsidR="007A6104">
        <w:rPr>
          <w:rFonts w:ascii="Times New Roman" w:hAnsi="Times New Roman" w:cs="Times New Roman"/>
          <w:sz w:val="24"/>
          <w:szCs w:val="24"/>
        </w:rPr>
        <w:t xml:space="preserve"> </w:t>
      </w:r>
      <w:commentRangeEnd w:id="129"/>
      <w:r w:rsidR="007555BA">
        <w:rPr>
          <w:rStyle w:val="CommentReference"/>
        </w:rPr>
        <w:commentReference w:id="129"/>
      </w:r>
    </w:p>
    <w:tbl>
      <w:tblPr>
        <w:tblStyle w:val="TableGrid"/>
        <w:tblW w:w="979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025"/>
        <w:gridCol w:w="4770"/>
      </w:tblGrid>
      <w:tr w:rsidR="0098214F" w14:paraId="268E0AD1" w14:textId="77777777" w:rsidTr="003A4ACA">
        <w:tc>
          <w:tcPr>
            <w:tcW w:w="5025" w:type="dxa"/>
          </w:tcPr>
          <w:p w14:paraId="74E15B40" w14:textId="77777777" w:rsidR="008F13A5" w:rsidRDefault="00D26809" w:rsidP="003A4ACA">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color w:val="0070C0"/>
                <w:sz w:val="18"/>
                <w:szCs w:val="18"/>
              </w:rPr>
              <w:t xml:space="preserve">Fig. </w:t>
            </w:r>
            <w:proofErr w:type="gramStart"/>
            <w:r w:rsidRPr="008F13A5">
              <w:rPr>
                <w:rFonts w:ascii="Times New Roman" w:hAnsi="Times New Roman" w:cs="Times New Roman"/>
                <w:b/>
                <w:bCs/>
                <w:color w:val="0070C0"/>
                <w:sz w:val="18"/>
                <w:szCs w:val="18"/>
              </w:rPr>
              <w:t>4.</w:t>
            </w:r>
            <w:r>
              <w:rPr>
                <w:rFonts w:ascii="Times New Roman" w:hAnsi="Times New Roman" w:cs="Times New Roman"/>
                <w:b/>
                <w:bCs/>
                <w:color w:val="0070C0"/>
                <w:sz w:val="18"/>
                <w:szCs w:val="18"/>
              </w:rPr>
              <w:t>5</w:t>
            </w:r>
            <w:r w:rsidRPr="008F13A5">
              <w:rPr>
                <w:rFonts w:ascii="Times New Roman" w:hAnsi="Times New Roman" w:cs="Times New Roman"/>
                <w:b/>
                <w:bCs/>
                <w:color w:val="0070C0"/>
                <w:sz w:val="18"/>
                <w:szCs w:val="18"/>
              </w:rPr>
              <w:t xml:space="preserve">  Drivers</w:t>
            </w:r>
            <w:proofErr w:type="gramEnd"/>
            <w:r w:rsidRPr="008F13A5">
              <w:rPr>
                <w:rFonts w:ascii="Times New Roman" w:hAnsi="Times New Roman" w:cs="Times New Roman"/>
                <w:b/>
                <w:bCs/>
                <w:color w:val="0070C0"/>
                <w:sz w:val="18"/>
                <w:szCs w:val="18"/>
              </w:rPr>
              <w:t xml:space="preserve"> of CPI core</w:t>
            </w:r>
            <w:r w:rsidRPr="008F13A5">
              <w:rPr>
                <w:rFonts w:ascii="Times New Roman" w:hAnsi="Times New Roman" w:cs="Times New Roman"/>
                <w:b/>
                <w:bCs/>
                <w:color w:val="0070C0"/>
                <w:sz w:val="20"/>
                <w:szCs w:val="20"/>
              </w:rPr>
              <w:t xml:space="preserve"> </w:t>
            </w:r>
            <w:r w:rsidRPr="008F13A5">
              <w:rPr>
                <w:rFonts w:ascii="Times New Roman" w:hAnsi="Times New Roman" w:cs="Times New Roman"/>
                <w:b/>
                <w:bCs/>
                <w:color w:val="0070C0"/>
                <w:sz w:val="18"/>
                <w:szCs w:val="18"/>
              </w:rPr>
              <w:t>inflation</w:t>
            </w:r>
          </w:p>
          <w:p w14:paraId="04769A3E" w14:textId="4A1FF387" w:rsidR="003A4ACA" w:rsidRPr="003A43BC" w:rsidRDefault="00424D87" w:rsidP="003A4ACA">
            <w:pPr>
              <w:spacing w:after="24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6CE700A" wp14:editId="4310D3D6">
                  <wp:extent cx="3054096" cy="2642616"/>
                  <wp:effectExtent l="0" t="0" r="0" b="5715"/>
                  <wp:docPr id="1844317585" name="Picture 3" descr="A graph of different colored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17585" name="Picture 3" descr="A graph of different colored bars"/>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054096" cy="2642616"/>
                          </a:xfrm>
                          <a:prstGeom prst="rect">
                            <a:avLst/>
                          </a:prstGeom>
                        </pic:spPr>
                      </pic:pic>
                    </a:graphicData>
                  </a:graphic>
                </wp:inline>
              </w:drawing>
            </w:r>
          </w:p>
        </w:tc>
        <w:tc>
          <w:tcPr>
            <w:tcW w:w="4770" w:type="dxa"/>
          </w:tcPr>
          <w:p w14:paraId="5507F6E4" w14:textId="77777777" w:rsidR="008F13A5" w:rsidRDefault="008F13A5" w:rsidP="00A818E9">
            <w:pPr>
              <w:spacing w:after="120"/>
              <w:jc w:val="center"/>
              <w:rPr>
                <w:rFonts w:ascii="Times New Roman" w:hAnsi="Times New Roman" w:cs="Times New Roman"/>
                <w:noProof/>
                <w:sz w:val="24"/>
                <w:szCs w:val="24"/>
              </w:rPr>
            </w:pPr>
            <w:r w:rsidRPr="008F13A5">
              <w:rPr>
                <w:rFonts w:ascii="Times New Roman" w:hAnsi="Times New Roman" w:cs="Times New Roman"/>
                <w:b/>
                <w:bCs/>
                <w:color w:val="0070C0"/>
                <w:sz w:val="18"/>
                <w:szCs w:val="18"/>
              </w:rPr>
              <w:t xml:space="preserve">Fig. </w:t>
            </w:r>
            <w:proofErr w:type="gramStart"/>
            <w:r w:rsidRPr="008F13A5">
              <w:rPr>
                <w:rFonts w:ascii="Times New Roman" w:hAnsi="Times New Roman" w:cs="Times New Roman"/>
                <w:b/>
                <w:bCs/>
                <w:color w:val="0070C0"/>
                <w:sz w:val="18"/>
                <w:szCs w:val="18"/>
              </w:rPr>
              <w:t>4.</w:t>
            </w:r>
            <w:r w:rsidR="00D26809">
              <w:rPr>
                <w:rFonts w:ascii="Times New Roman" w:hAnsi="Times New Roman" w:cs="Times New Roman"/>
                <w:b/>
                <w:bCs/>
                <w:color w:val="0070C0"/>
                <w:sz w:val="18"/>
                <w:szCs w:val="18"/>
              </w:rPr>
              <w:t>6</w:t>
            </w:r>
            <w:r w:rsidRPr="008F13A5">
              <w:rPr>
                <w:rFonts w:ascii="Times New Roman" w:hAnsi="Times New Roman" w:cs="Times New Roman"/>
                <w:b/>
                <w:bCs/>
                <w:color w:val="0070C0"/>
                <w:sz w:val="18"/>
                <w:szCs w:val="18"/>
              </w:rPr>
              <w:t xml:space="preserve">  D</w:t>
            </w:r>
            <w:r w:rsidR="00D26809">
              <w:rPr>
                <w:rFonts w:ascii="Times New Roman" w:hAnsi="Times New Roman" w:cs="Times New Roman"/>
                <w:b/>
                <w:bCs/>
                <w:color w:val="0070C0"/>
                <w:sz w:val="18"/>
                <w:szCs w:val="18"/>
              </w:rPr>
              <w:t>irect</w:t>
            </w:r>
            <w:proofErr w:type="gramEnd"/>
            <w:r w:rsidR="00D26809">
              <w:rPr>
                <w:rFonts w:ascii="Times New Roman" w:hAnsi="Times New Roman" w:cs="Times New Roman"/>
                <w:b/>
                <w:bCs/>
                <w:color w:val="0070C0"/>
                <w:sz w:val="18"/>
                <w:szCs w:val="18"/>
              </w:rPr>
              <w:t xml:space="preserve"> effect foreign prices on </w:t>
            </w:r>
            <w:r w:rsidRPr="008F13A5">
              <w:rPr>
                <w:rFonts w:ascii="Times New Roman" w:hAnsi="Times New Roman" w:cs="Times New Roman"/>
                <w:b/>
                <w:bCs/>
                <w:color w:val="0070C0"/>
                <w:sz w:val="18"/>
                <w:szCs w:val="18"/>
              </w:rPr>
              <w:t xml:space="preserve"> CPI core</w:t>
            </w:r>
          </w:p>
          <w:p w14:paraId="2D9775C6" w14:textId="77777777" w:rsidR="003A43BC" w:rsidRDefault="003A4ACA" w:rsidP="00A818E9">
            <w:pPr>
              <w:spacing w:after="1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5DBBFB4" wp14:editId="221963A7">
                  <wp:extent cx="2946487" cy="2637693"/>
                  <wp:effectExtent l="0" t="0" r="6350" b="0"/>
                  <wp:docPr id="13867508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50801" name="Picture 138675080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961954" cy="2651539"/>
                          </a:xfrm>
                          <a:prstGeom prst="rect">
                            <a:avLst/>
                          </a:prstGeom>
                        </pic:spPr>
                      </pic:pic>
                    </a:graphicData>
                  </a:graphic>
                </wp:inline>
              </w:drawing>
            </w:r>
          </w:p>
        </w:tc>
      </w:tr>
    </w:tbl>
    <w:p w14:paraId="3241BE41" w14:textId="77777777" w:rsidR="00D26809" w:rsidRDefault="0030583E" w:rsidP="004413B7">
      <w:pPr>
        <w:spacing w:before="120" w:after="120"/>
        <w:rPr>
          <w:rFonts w:ascii="Times New Roman" w:hAnsi="Times New Roman" w:cs="Times New Roman"/>
          <w:sz w:val="24"/>
          <w:szCs w:val="24"/>
        </w:rPr>
      </w:pPr>
      <w:r>
        <w:rPr>
          <w:rFonts w:ascii="Times New Roman" w:hAnsi="Times New Roman" w:cs="Times New Roman"/>
          <w:sz w:val="24"/>
          <w:szCs w:val="24"/>
        </w:rPr>
        <w:t xml:space="preserve">The drivers </w:t>
      </w:r>
      <w:r w:rsidR="00052A98">
        <w:rPr>
          <w:rFonts w:ascii="Times New Roman" w:hAnsi="Times New Roman" w:cs="Times New Roman"/>
          <w:sz w:val="24"/>
          <w:szCs w:val="24"/>
        </w:rPr>
        <w:t>of</w:t>
      </w:r>
      <w:r>
        <w:rPr>
          <w:rFonts w:ascii="Times New Roman" w:hAnsi="Times New Roman" w:cs="Times New Roman"/>
          <w:sz w:val="24"/>
          <w:szCs w:val="24"/>
        </w:rPr>
        <w:t xml:space="preserve"> food and energy are similar but with</w:t>
      </w:r>
      <w:r w:rsidR="002350A1">
        <w:rPr>
          <w:rFonts w:ascii="Times New Roman" w:hAnsi="Times New Roman" w:cs="Times New Roman"/>
          <w:sz w:val="24"/>
          <w:szCs w:val="24"/>
        </w:rPr>
        <w:t xml:space="preserve"> no</w:t>
      </w:r>
      <w:r>
        <w:rPr>
          <w:rFonts w:ascii="Times New Roman" w:hAnsi="Times New Roman" w:cs="Times New Roman"/>
          <w:sz w:val="24"/>
          <w:szCs w:val="24"/>
        </w:rPr>
        <w:t xml:space="preserve"> impact of </w:t>
      </w:r>
      <w:r w:rsidR="003A43BC">
        <w:rPr>
          <w:rFonts w:ascii="Times New Roman" w:hAnsi="Times New Roman" w:cs="Times New Roman"/>
          <w:sz w:val="24"/>
          <w:szCs w:val="24"/>
        </w:rPr>
        <w:t xml:space="preserve">the </w:t>
      </w:r>
      <w:r>
        <w:rPr>
          <w:rFonts w:ascii="Times New Roman" w:hAnsi="Times New Roman" w:cs="Times New Roman"/>
          <w:sz w:val="24"/>
          <w:szCs w:val="24"/>
        </w:rPr>
        <w:t>output gap</w:t>
      </w:r>
      <w:r w:rsidR="009325D3">
        <w:rPr>
          <w:rFonts w:ascii="Times New Roman" w:hAnsi="Times New Roman" w:cs="Times New Roman"/>
          <w:sz w:val="24"/>
          <w:szCs w:val="24"/>
        </w:rPr>
        <w:t xml:space="preserve">, </w:t>
      </w:r>
      <w:r>
        <w:rPr>
          <w:rFonts w:ascii="Times New Roman" w:hAnsi="Times New Roman" w:cs="Times New Roman"/>
          <w:sz w:val="24"/>
          <w:szCs w:val="24"/>
        </w:rPr>
        <w:t xml:space="preserve">with </w:t>
      </w:r>
      <w:r w:rsidR="009325D3">
        <w:rPr>
          <w:rFonts w:ascii="Times New Roman" w:hAnsi="Times New Roman" w:cs="Times New Roman"/>
          <w:sz w:val="24"/>
          <w:szCs w:val="24"/>
        </w:rPr>
        <w:t xml:space="preserve">much </w:t>
      </w:r>
      <w:r>
        <w:rPr>
          <w:rFonts w:ascii="Times New Roman" w:hAnsi="Times New Roman" w:cs="Times New Roman"/>
          <w:sz w:val="24"/>
          <w:szCs w:val="24"/>
        </w:rPr>
        <w:t>larger shocks</w:t>
      </w:r>
      <w:r w:rsidR="009325D3">
        <w:rPr>
          <w:rFonts w:ascii="Times New Roman" w:hAnsi="Times New Roman" w:cs="Times New Roman"/>
          <w:sz w:val="24"/>
          <w:szCs w:val="24"/>
        </w:rPr>
        <w:t xml:space="preserve"> than for core CPI, smal</w:t>
      </w:r>
      <w:r w:rsidR="004413B7">
        <w:rPr>
          <w:rFonts w:ascii="Times New Roman" w:hAnsi="Times New Roman" w:cs="Times New Roman"/>
          <w:sz w:val="24"/>
          <w:szCs w:val="24"/>
        </w:rPr>
        <w:t xml:space="preserve">ler </w:t>
      </w:r>
      <w:r w:rsidR="009325D3">
        <w:rPr>
          <w:rFonts w:ascii="Times New Roman" w:hAnsi="Times New Roman" w:cs="Times New Roman"/>
          <w:sz w:val="24"/>
          <w:szCs w:val="24"/>
        </w:rPr>
        <w:t>impact</w:t>
      </w:r>
      <w:r w:rsidR="004413B7">
        <w:rPr>
          <w:rFonts w:ascii="Times New Roman" w:hAnsi="Times New Roman" w:cs="Times New Roman"/>
          <w:sz w:val="24"/>
          <w:szCs w:val="24"/>
        </w:rPr>
        <w:t>s</w:t>
      </w:r>
      <w:r w:rsidR="009325D3">
        <w:rPr>
          <w:rFonts w:ascii="Times New Roman" w:hAnsi="Times New Roman" w:cs="Times New Roman"/>
          <w:sz w:val="24"/>
          <w:szCs w:val="24"/>
        </w:rPr>
        <w:t xml:space="preserve"> of RE</w:t>
      </w:r>
      <w:r w:rsidR="007A6104">
        <w:rPr>
          <w:rFonts w:ascii="Times New Roman" w:hAnsi="Times New Roman" w:cs="Times New Roman"/>
          <w:sz w:val="24"/>
          <w:szCs w:val="24"/>
        </w:rPr>
        <w:t>E</w:t>
      </w:r>
      <w:r w:rsidR="009325D3">
        <w:rPr>
          <w:rFonts w:ascii="Times New Roman" w:hAnsi="Times New Roman" w:cs="Times New Roman"/>
          <w:sz w:val="24"/>
          <w:szCs w:val="24"/>
        </w:rPr>
        <w:t>R</w:t>
      </w:r>
      <w:r w:rsidR="004413B7">
        <w:rPr>
          <w:rFonts w:ascii="Times New Roman" w:hAnsi="Times New Roman" w:cs="Times New Roman"/>
          <w:sz w:val="24"/>
          <w:szCs w:val="24"/>
        </w:rPr>
        <w:t>, and larger direct impacts of foreign prices</w:t>
      </w:r>
      <w:r w:rsidR="009325D3">
        <w:rPr>
          <w:rFonts w:ascii="Times New Roman" w:hAnsi="Times New Roman" w:cs="Times New Roman"/>
          <w:sz w:val="24"/>
          <w:szCs w:val="24"/>
        </w:rPr>
        <w:t>.</w:t>
      </w:r>
      <w:r>
        <w:rPr>
          <w:rFonts w:ascii="Times New Roman" w:hAnsi="Times New Roman" w:cs="Times New Roman"/>
          <w:sz w:val="24"/>
          <w:szCs w:val="24"/>
        </w:rPr>
        <w:t xml:space="preserve"> </w:t>
      </w:r>
      <w:r w:rsidR="00D26809">
        <w:rPr>
          <w:rFonts w:ascii="Times New Roman" w:hAnsi="Times New Roman" w:cs="Times New Roman"/>
          <w:sz w:val="24"/>
          <w:szCs w:val="24"/>
        </w:rPr>
        <w:t>The CPI food is affected by the agricultural output gap (with negative sign) as good harvests mean lower agricultural food prices</w:t>
      </w:r>
      <w:r w:rsidR="00052A98">
        <w:rPr>
          <w:rFonts w:ascii="Times New Roman" w:hAnsi="Times New Roman" w:cs="Times New Roman"/>
          <w:sz w:val="24"/>
          <w:szCs w:val="24"/>
        </w:rPr>
        <w:t xml:space="preserve"> (</w:t>
      </w:r>
      <w:r w:rsidR="00052A98" w:rsidRPr="00745657">
        <w:rPr>
          <w:rFonts w:ascii="Times New Roman" w:hAnsi="Times New Roman" w:cs="Times New Roman"/>
          <w:b/>
          <w:bCs/>
          <w:color w:val="0070C0"/>
          <w:sz w:val="24"/>
          <w:szCs w:val="24"/>
        </w:rPr>
        <w:t>Figure 4.</w:t>
      </w:r>
      <w:r w:rsidR="00052A98">
        <w:rPr>
          <w:rFonts w:ascii="Times New Roman" w:hAnsi="Times New Roman" w:cs="Times New Roman"/>
          <w:b/>
          <w:bCs/>
          <w:color w:val="0070C0"/>
          <w:sz w:val="24"/>
          <w:szCs w:val="24"/>
        </w:rPr>
        <w:t>7-8</w:t>
      </w:r>
      <w:r w:rsidR="00052A98" w:rsidRPr="00052A98">
        <w:rPr>
          <w:rFonts w:ascii="Times New Roman" w:hAnsi="Times New Roman" w:cs="Times New Roman"/>
          <w:sz w:val="24"/>
          <w:szCs w:val="24"/>
        </w:rPr>
        <w:t>).</w:t>
      </w:r>
      <w:r w:rsidR="002350A1">
        <w:rPr>
          <w:rFonts w:ascii="Times New Roman" w:hAnsi="Times New Roman" w:cs="Times New Roman"/>
          <w:sz w:val="24"/>
          <w:szCs w:val="24"/>
        </w:rPr>
        <w:t xml:space="preserve"> The shocks for food and energy are downward in 2023Q1-2.</w:t>
      </w:r>
    </w:p>
    <w:tbl>
      <w:tblPr>
        <w:tblStyle w:val="TableGrid"/>
        <w:tblW w:w="979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025"/>
        <w:gridCol w:w="4770"/>
      </w:tblGrid>
      <w:tr w:rsidR="00D26809" w14:paraId="4BEB49D3" w14:textId="77777777" w:rsidTr="002350A1">
        <w:tc>
          <w:tcPr>
            <w:tcW w:w="5025" w:type="dxa"/>
          </w:tcPr>
          <w:p w14:paraId="1F2CA4A6" w14:textId="77777777" w:rsidR="00D26809" w:rsidRDefault="00D26809" w:rsidP="00946238">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color w:val="0070C0"/>
                <w:sz w:val="18"/>
                <w:szCs w:val="18"/>
              </w:rPr>
              <w:t xml:space="preserve">Fig. </w:t>
            </w:r>
            <w:proofErr w:type="gramStart"/>
            <w:r w:rsidRPr="008F13A5">
              <w:rPr>
                <w:rFonts w:ascii="Times New Roman" w:hAnsi="Times New Roman" w:cs="Times New Roman"/>
                <w:b/>
                <w:bCs/>
                <w:color w:val="0070C0"/>
                <w:sz w:val="18"/>
                <w:szCs w:val="18"/>
              </w:rPr>
              <w:t>4.</w:t>
            </w:r>
            <w:r>
              <w:rPr>
                <w:rFonts w:ascii="Times New Roman" w:hAnsi="Times New Roman" w:cs="Times New Roman"/>
                <w:b/>
                <w:bCs/>
                <w:color w:val="0070C0"/>
                <w:sz w:val="18"/>
                <w:szCs w:val="18"/>
              </w:rPr>
              <w:t>7</w:t>
            </w:r>
            <w:r w:rsidRPr="008F13A5">
              <w:rPr>
                <w:rFonts w:ascii="Times New Roman" w:hAnsi="Times New Roman" w:cs="Times New Roman"/>
                <w:b/>
                <w:bCs/>
                <w:color w:val="0070C0"/>
                <w:sz w:val="18"/>
                <w:szCs w:val="18"/>
              </w:rPr>
              <w:t xml:space="preserve">  Drivers</w:t>
            </w:r>
            <w:proofErr w:type="gramEnd"/>
            <w:r w:rsidRPr="008F13A5">
              <w:rPr>
                <w:rFonts w:ascii="Times New Roman" w:hAnsi="Times New Roman" w:cs="Times New Roman"/>
                <w:b/>
                <w:bCs/>
                <w:color w:val="0070C0"/>
                <w:sz w:val="18"/>
                <w:szCs w:val="18"/>
              </w:rPr>
              <w:t xml:space="preserve"> of CPI </w:t>
            </w:r>
            <w:r>
              <w:rPr>
                <w:rFonts w:ascii="Times New Roman" w:hAnsi="Times New Roman" w:cs="Times New Roman"/>
                <w:b/>
                <w:bCs/>
                <w:color w:val="0070C0"/>
                <w:sz w:val="18"/>
                <w:szCs w:val="18"/>
              </w:rPr>
              <w:t>food</w:t>
            </w:r>
            <w:r w:rsidRPr="008F13A5">
              <w:rPr>
                <w:rFonts w:ascii="Times New Roman" w:hAnsi="Times New Roman" w:cs="Times New Roman"/>
                <w:b/>
                <w:bCs/>
                <w:color w:val="0070C0"/>
                <w:sz w:val="20"/>
                <w:szCs w:val="20"/>
              </w:rPr>
              <w:t xml:space="preserve"> </w:t>
            </w:r>
            <w:r w:rsidRPr="008F13A5">
              <w:rPr>
                <w:rFonts w:ascii="Times New Roman" w:hAnsi="Times New Roman" w:cs="Times New Roman"/>
                <w:b/>
                <w:bCs/>
                <w:color w:val="0070C0"/>
                <w:sz w:val="18"/>
                <w:szCs w:val="18"/>
              </w:rPr>
              <w:t>inflation</w:t>
            </w:r>
          </w:p>
          <w:p w14:paraId="0EB53067" w14:textId="77777777" w:rsidR="004413B7" w:rsidRPr="003A43BC" w:rsidRDefault="002350A1" w:rsidP="002350A1">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D564E77" wp14:editId="5F9CEC12">
                  <wp:extent cx="3094892" cy="2637155"/>
                  <wp:effectExtent l="0" t="0" r="0" b="0"/>
                  <wp:docPr id="127091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13876" name="Picture 127091387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102451" cy="2643596"/>
                          </a:xfrm>
                          <a:prstGeom prst="rect">
                            <a:avLst/>
                          </a:prstGeom>
                        </pic:spPr>
                      </pic:pic>
                    </a:graphicData>
                  </a:graphic>
                </wp:inline>
              </w:drawing>
            </w:r>
          </w:p>
        </w:tc>
        <w:tc>
          <w:tcPr>
            <w:tcW w:w="4770" w:type="dxa"/>
          </w:tcPr>
          <w:p w14:paraId="580E8674" w14:textId="77777777" w:rsidR="002350A1" w:rsidRDefault="00D26809" w:rsidP="002350A1">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color w:val="0070C0"/>
                <w:sz w:val="18"/>
                <w:szCs w:val="18"/>
              </w:rPr>
              <w:t xml:space="preserve">Fig. </w:t>
            </w:r>
            <w:proofErr w:type="gramStart"/>
            <w:r w:rsidRPr="008F13A5">
              <w:rPr>
                <w:rFonts w:ascii="Times New Roman" w:hAnsi="Times New Roman" w:cs="Times New Roman"/>
                <w:b/>
                <w:bCs/>
                <w:color w:val="0070C0"/>
                <w:sz w:val="18"/>
                <w:szCs w:val="18"/>
              </w:rPr>
              <w:t>4.</w:t>
            </w:r>
            <w:r>
              <w:rPr>
                <w:rFonts w:ascii="Times New Roman" w:hAnsi="Times New Roman" w:cs="Times New Roman"/>
                <w:b/>
                <w:bCs/>
                <w:color w:val="0070C0"/>
                <w:sz w:val="18"/>
                <w:szCs w:val="18"/>
              </w:rPr>
              <w:t>8</w:t>
            </w:r>
            <w:r w:rsidRPr="008F13A5">
              <w:rPr>
                <w:rFonts w:ascii="Times New Roman" w:hAnsi="Times New Roman" w:cs="Times New Roman"/>
                <w:b/>
                <w:bCs/>
                <w:color w:val="0070C0"/>
                <w:sz w:val="18"/>
                <w:szCs w:val="18"/>
              </w:rPr>
              <w:t xml:space="preserve">  Drivers</w:t>
            </w:r>
            <w:proofErr w:type="gramEnd"/>
            <w:r w:rsidRPr="008F13A5">
              <w:rPr>
                <w:rFonts w:ascii="Times New Roman" w:hAnsi="Times New Roman" w:cs="Times New Roman"/>
                <w:b/>
                <w:bCs/>
                <w:color w:val="0070C0"/>
                <w:sz w:val="18"/>
                <w:szCs w:val="18"/>
              </w:rPr>
              <w:t xml:space="preserve"> of CPI </w:t>
            </w:r>
            <w:r>
              <w:rPr>
                <w:rFonts w:ascii="Times New Roman" w:hAnsi="Times New Roman" w:cs="Times New Roman"/>
                <w:b/>
                <w:bCs/>
                <w:color w:val="0070C0"/>
                <w:sz w:val="18"/>
                <w:szCs w:val="18"/>
              </w:rPr>
              <w:t>energy</w:t>
            </w:r>
            <w:r w:rsidRPr="008F13A5">
              <w:rPr>
                <w:rFonts w:ascii="Times New Roman" w:hAnsi="Times New Roman" w:cs="Times New Roman"/>
                <w:b/>
                <w:bCs/>
                <w:color w:val="0070C0"/>
                <w:sz w:val="20"/>
                <w:szCs w:val="20"/>
              </w:rPr>
              <w:t xml:space="preserve"> </w:t>
            </w:r>
            <w:r w:rsidRPr="008F13A5">
              <w:rPr>
                <w:rFonts w:ascii="Times New Roman" w:hAnsi="Times New Roman" w:cs="Times New Roman"/>
                <w:b/>
                <w:bCs/>
                <w:color w:val="0070C0"/>
                <w:sz w:val="18"/>
                <w:szCs w:val="18"/>
              </w:rPr>
              <w:t>inflation</w:t>
            </w:r>
          </w:p>
          <w:p w14:paraId="40490255" w14:textId="77777777" w:rsidR="00D26809" w:rsidRDefault="002350A1" w:rsidP="002350A1">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F6C9B90" wp14:editId="79CD9A14">
                  <wp:extent cx="2919046" cy="2651199"/>
                  <wp:effectExtent l="0" t="0" r="0" b="0"/>
                  <wp:docPr id="1631406357" name="Picture 2"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06357" name="Picture 2" descr="A graph of different colored lines&#10;&#10;Description automatically generated with medium confidenc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940998" cy="2671137"/>
                          </a:xfrm>
                          <a:prstGeom prst="rect">
                            <a:avLst/>
                          </a:prstGeom>
                        </pic:spPr>
                      </pic:pic>
                    </a:graphicData>
                  </a:graphic>
                </wp:inline>
              </w:drawing>
            </w:r>
          </w:p>
        </w:tc>
      </w:tr>
    </w:tbl>
    <w:p w14:paraId="1C7C006B" w14:textId="77777777" w:rsidR="00A6114A" w:rsidRDefault="00A6114A">
      <w:pPr>
        <w:pStyle w:val="Heading2"/>
        <w:numPr>
          <w:ilvl w:val="1"/>
          <w:numId w:val="1"/>
        </w:numPr>
        <w:spacing w:before="120" w:after="120"/>
        <w:ind w:left="504" w:hanging="72"/>
        <w:rPr>
          <w:rFonts w:ascii="Times New Roman" w:hAnsi="Times New Roman" w:cs="Times New Roman"/>
          <w:b/>
          <w:bCs/>
          <w:lang w:val="en-GB"/>
        </w:rPr>
      </w:pPr>
      <w:bookmarkStart w:id="130" w:name="_Toc154000833"/>
      <w:r w:rsidRPr="00242E78">
        <w:rPr>
          <w:rFonts w:ascii="Times New Roman" w:hAnsi="Times New Roman" w:cs="Times New Roman"/>
          <w:b/>
          <w:bCs/>
          <w:lang w:val="en-GB"/>
        </w:rPr>
        <w:lastRenderedPageBreak/>
        <w:t>Nominal</w:t>
      </w:r>
      <w:r>
        <w:rPr>
          <w:rFonts w:ascii="Times New Roman" w:hAnsi="Times New Roman" w:cs="Times New Roman"/>
          <w:b/>
          <w:bCs/>
          <w:lang w:val="en-GB"/>
        </w:rPr>
        <w:t>/</w:t>
      </w:r>
      <w:r w:rsidRPr="00242E78">
        <w:rPr>
          <w:rFonts w:ascii="Times New Roman" w:hAnsi="Times New Roman" w:cs="Times New Roman"/>
          <w:b/>
          <w:bCs/>
          <w:lang w:val="en-GB"/>
        </w:rPr>
        <w:t xml:space="preserve">real </w:t>
      </w:r>
      <w:r>
        <w:rPr>
          <w:rFonts w:ascii="Times New Roman" w:hAnsi="Times New Roman" w:cs="Times New Roman"/>
          <w:b/>
          <w:bCs/>
          <w:lang w:val="en-GB"/>
        </w:rPr>
        <w:t xml:space="preserve">interest </w:t>
      </w:r>
      <w:r w:rsidR="00C1306B">
        <w:rPr>
          <w:rFonts w:ascii="Times New Roman" w:hAnsi="Times New Roman" w:cs="Times New Roman"/>
          <w:b/>
          <w:bCs/>
          <w:lang w:val="en-GB"/>
        </w:rPr>
        <w:t xml:space="preserve">and </w:t>
      </w:r>
      <w:r w:rsidRPr="00242E78">
        <w:rPr>
          <w:rFonts w:ascii="Times New Roman" w:hAnsi="Times New Roman" w:cs="Times New Roman"/>
          <w:b/>
          <w:bCs/>
          <w:lang w:val="en-GB"/>
        </w:rPr>
        <w:t>exchange rates</w:t>
      </w:r>
      <w:bookmarkEnd w:id="130"/>
    </w:p>
    <w:p w14:paraId="5C28B766" w14:textId="60D5FA18" w:rsidR="009D3B03" w:rsidRPr="009D3B03" w:rsidRDefault="009D3B03" w:rsidP="00374736">
      <w:pPr>
        <w:pStyle w:val="ListParagraph"/>
        <w:spacing w:after="120"/>
        <w:ind w:left="0"/>
        <w:jc w:val="both"/>
        <w:rPr>
          <w:rFonts w:ascii="Times New Roman" w:hAnsi="Times New Roman" w:cs="Times New Roman"/>
          <w:sz w:val="24"/>
          <w:szCs w:val="24"/>
          <w:lang w:val="en-GB"/>
        </w:rPr>
      </w:pPr>
      <w:bookmarkStart w:id="131" w:name="_Hlk156213511"/>
      <w:r w:rsidRPr="00177C7A">
        <w:rPr>
          <w:rFonts w:ascii="Times New Roman" w:hAnsi="Times New Roman" w:cs="Times New Roman"/>
          <w:color w:val="00B050"/>
          <w:sz w:val="24"/>
          <w:szCs w:val="24"/>
          <w:lang w:val="en-GB"/>
        </w:rPr>
        <w:t xml:space="preserve">The </w:t>
      </w:r>
      <w:r w:rsidRPr="00177C7A">
        <w:rPr>
          <w:rFonts w:ascii="Times New Roman" w:hAnsi="Times New Roman" w:cs="Times New Roman"/>
          <w:b/>
          <w:bCs/>
          <w:color w:val="0070C0"/>
          <w:sz w:val="24"/>
          <w:szCs w:val="24"/>
          <w:lang w:val="en-GB"/>
        </w:rPr>
        <w:t>interbank interest rate (IB)</w:t>
      </w:r>
      <w:r w:rsidR="004210DD" w:rsidRPr="00177C7A">
        <w:rPr>
          <w:rFonts w:ascii="Times New Roman" w:hAnsi="Times New Roman" w:cs="Times New Roman"/>
          <w:color w:val="0070C0"/>
          <w:sz w:val="24"/>
          <w:szCs w:val="24"/>
          <w:lang w:val="en-GB"/>
        </w:rPr>
        <w:t xml:space="preserve"> </w:t>
      </w:r>
      <w:r w:rsidR="004210DD" w:rsidRPr="00177C7A">
        <w:rPr>
          <w:rFonts w:ascii="Times New Roman" w:hAnsi="Times New Roman" w:cs="Times New Roman"/>
          <w:color w:val="00B050"/>
          <w:sz w:val="24"/>
          <w:szCs w:val="24"/>
          <w:lang w:val="en-GB"/>
        </w:rPr>
        <w:t xml:space="preserve">is </w:t>
      </w:r>
      <w:r w:rsidRPr="00177C7A">
        <w:rPr>
          <w:rFonts w:ascii="Times New Roman" w:hAnsi="Times New Roman" w:cs="Times New Roman"/>
          <w:color w:val="00B050"/>
          <w:sz w:val="24"/>
          <w:szCs w:val="24"/>
          <w:lang w:val="en-GB"/>
        </w:rPr>
        <w:t xml:space="preserve">the key </w:t>
      </w:r>
      <w:r w:rsidR="00FF1C0A" w:rsidRPr="00177C7A">
        <w:rPr>
          <w:rFonts w:ascii="Times New Roman" w:hAnsi="Times New Roman" w:cs="Times New Roman"/>
          <w:color w:val="00B050"/>
          <w:sz w:val="24"/>
          <w:szCs w:val="24"/>
          <w:lang w:val="en-GB"/>
        </w:rPr>
        <w:t>or “policy rate”</w:t>
      </w:r>
      <w:r w:rsidR="008C7B69" w:rsidRPr="00177C7A">
        <w:rPr>
          <w:rFonts w:ascii="Times New Roman" w:hAnsi="Times New Roman" w:cs="Times New Roman"/>
          <w:color w:val="00B050"/>
          <w:sz w:val="24"/>
          <w:szCs w:val="24"/>
          <w:lang w:val="en-GB"/>
        </w:rPr>
        <w:t xml:space="preserve"> </w:t>
      </w:r>
      <w:r w:rsidRPr="00177C7A">
        <w:rPr>
          <w:rFonts w:ascii="Times New Roman" w:hAnsi="Times New Roman" w:cs="Times New Roman"/>
          <w:color w:val="00B050"/>
          <w:sz w:val="24"/>
          <w:szCs w:val="24"/>
          <w:lang w:val="en-GB"/>
        </w:rPr>
        <w:t>th</w:t>
      </w:r>
      <w:r w:rsidR="00C97EC4" w:rsidRPr="00177C7A">
        <w:rPr>
          <w:rFonts w:ascii="Times New Roman" w:hAnsi="Times New Roman" w:cs="Times New Roman"/>
          <w:color w:val="00B050"/>
          <w:sz w:val="24"/>
          <w:szCs w:val="24"/>
          <w:lang w:val="en-GB"/>
        </w:rPr>
        <w:t xml:space="preserve">e </w:t>
      </w:r>
      <w:r w:rsidRPr="00177C7A">
        <w:rPr>
          <w:rFonts w:ascii="Times New Roman" w:hAnsi="Times New Roman" w:cs="Times New Roman"/>
          <w:color w:val="00B050"/>
          <w:sz w:val="24"/>
          <w:szCs w:val="24"/>
          <w:lang w:val="en-GB"/>
        </w:rPr>
        <w:t xml:space="preserve">NBR seeks to influence through its </w:t>
      </w:r>
      <w:r w:rsidR="00C97EC4" w:rsidRPr="00177C7A">
        <w:rPr>
          <w:rFonts w:ascii="Times New Roman" w:hAnsi="Times New Roman" w:cs="Times New Roman"/>
          <w:color w:val="00B050"/>
          <w:sz w:val="24"/>
          <w:szCs w:val="24"/>
          <w:lang w:val="en-GB"/>
        </w:rPr>
        <w:t>Central Bank Rate (CBR</w:t>
      </w:r>
      <w:r w:rsidR="00C538D7" w:rsidRPr="00177C7A">
        <w:rPr>
          <w:rStyle w:val="FootnoteReference"/>
          <w:rFonts w:ascii="Times New Roman" w:hAnsi="Times New Roman" w:cs="Times New Roman"/>
          <w:color w:val="00B050"/>
          <w:sz w:val="24"/>
          <w:szCs w:val="24"/>
          <w:lang w:val="en-GB"/>
        </w:rPr>
        <w:footnoteReference w:id="8"/>
      </w:r>
      <w:r w:rsidR="00C97EC4" w:rsidRPr="00177C7A">
        <w:rPr>
          <w:rFonts w:ascii="Times New Roman" w:hAnsi="Times New Roman" w:cs="Times New Roman"/>
          <w:color w:val="00B050"/>
          <w:sz w:val="24"/>
          <w:szCs w:val="24"/>
          <w:lang w:val="en-GB"/>
        </w:rPr>
        <w:t xml:space="preserve">) </w:t>
      </w:r>
      <w:r w:rsidR="004210DD">
        <w:rPr>
          <w:rFonts w:ascii="Times New Roman" w:hAnsi="Times New Roman" w:cs="Times New Roman"/>
          <w:sz w:val="24"/>
          <w:szCs w:val="24"/>
          <w:lang w:val="en-GB"/>
        </w:rPr>
        <w:t>and i</w:t>
      </w:r>
      <w:r w:rsidR="00802137">
        <w:rPr>
          <w:rFonts w:ascii="Times New Roman" w:hAnsi="Times New Roman" w:cs="Times New Roman"/>
          <w:sz w:val="24"/>
          <w:szCs w:val="24"/>
          <w:lang w:val="en-GB"/>
        </w:rPr>
        <w:t>s the indicator of monetary conditions</w:t>
      </w:r>
      <w:bookmarkEnd w:id="131"/>
      <w:r w:rsidR="00802137">
        <w:rPr>
          <w:rFonts w:ascii="Times New Roman" w:hAnsi="Times New Roman" w:cs="Times New Roman"/>
          <w:sz w:val="24"/>
          <w:szCs w:val="24"/>
          <w:lang w:val="en-GB"/>
        </w:rPr>
        <w:t xml:space="preserve">, affecting the RIR </w:t>
      </w:r>
      <w:r w:rsidR="00374736">
        <w:rPr>
          <w:rFonts w:ascii="Times New Roman" w:hAnsi="Times New Roman" w:cs="Times New Roman"/>
          <w:sz w:val="24"/>
          <w:szCs w:val="24"/>
          <w:lang w:val="en-GB"/>
        </w:rPr>
        <w:t>and</w:t>
      </w:r>
      <w:r w:rsidR="00802137">
        <w:rPr>
          <w:rFonts w:ascii="Times New Roman" w:hAnsi="Times New Roman" w:cs="Times New Roman"/>
          <w:sz w:val="24"/>
          <w:szCs w:val="24"/>
          <w:lang w:val="en-GB"/>
        </w:rPr>
        <w:t xml:space="preserve"> </w:t>
      </w:r>
      <w:r w:rsidR="00B75495">
        <w:rPr>
          <w:rFonts w:ascii="Times New Roman" w:hAnsi="Times New Roman" w:cs="Times New Roman"/>
          <w:sz w:val="24"/>
          <w:szCs w:val="24"/>
          <w:lang w:val="en-GB"/>
        </w:rPr>
        <w:t xml:space="preserve">private </w:t>
      </w:r>
      <w:r w:rsidR="00802137">
        <w:rPr>
          <w:rFonts w:ascii="Times New Roman" w:hAnsi="Times New Roman" w:cs="Times New Roman"/>
          <w:sz w:val="24"/>
          <w:szCs w:val="24"/>
          <w:lang w:val="en-GB"/>
        </w:rPr>
        <w:t>demand</w:t>
      </w:r>
      <w:r>
        <w:rPr>
          <w:rFonts w:ascii="Times New Roman" w:hAnsi="Times New Roman" w:cs="Times New Roman"/>
          <w:sz w:val="24"/>
          <w:szCs w:val="24"/>
          <w:lang w:val="en-GB"/>
        </w:rPr>
        <w:t>.</w:t>
      </w:r>
      <w:r w:rsidR="00FF1C0A">
        <w:rPr>
          <w:rStyle w:val="FootnoteReference"/>
          <w:rFonts w:ascii="Times New Roman" w:hAnsi="Times New Roman" w:cs="Times New Roman"/>
          <w:sz w:val="24"/>
          <w:szCs w:val="24"/>
          <w:lang w:val="en-GB"/>
        </w:rPr>
        <w:footnoteReference w:id="9"/>
      </w:r>
      <w:r>
        <w:rPr>
          <w:rFonts w:ascii="Times New Roman" w:hAnsi="Times New Roman" w:cs="Times New Roman"/>
          <w:sz w:val="24"/>
          <w:szCs w:val="24"/>
          <w:lang w:val="en-GB"/>
        </w:rPr>
        <w:t xml:space="preserve"> </w:t>
      </w:r>
      <w:r w:rsidR="00D443F1">
        <w:rPr>
          <w:rFonts w:ascii="Times New Roman" w:hAnsi="Times New Roman" w:cs="Times New Roman"/>
          <w:sz w:val="24"/>
          <w:szCs w:val="24"/>
          <w:lang w:val="en-GB"/>
        </w:rPr>
        <w:t>Since 2017 and especially throu</w:t>
      </w:r>
      <w:r w:rsidR="005D38F1">
        <w:rPr>
          <w:rFonts w:ascii="Times New Roman" w:hAnsi="Times New Roman" w:cs="Times New Roman"/>
          <w:sz w:val="24"/>
          <w:szCs w:val="24"/>
          <w:lang w:val="en-GB"/>
        </w:rPr>
        <w:t xml:space="preserve">gh Covid years 2020-21, the IB </w:t>
      </w:r>
      <w:r w:rsidR="00D443F1">
        <w:rPr>
          <w:rFonts w:ascii="Times New Roman" w:hAnsi="Times New Roman" w:cs="Times New Roman"/>
          <w:sz w:val="24"/>
          <w:szCs w:val="24"/>
          <w:lang w:val="en-GB"/>
        </w:rPr>
        <w:t>was</w:t>
      </w:r>
      <w:r w:rsidR="005D38F1">
        <w:rPr>
          <w:rFonts w:ascii="Times New Roman" w:hAnsi="Times New Roman" w:cs="Times New Roman"/>
          <w:sz w:val="24"/>
          <w:szCs w:val="24"/>
          <w:lang w:val="en-GB"/>
        </w:rPr>
        <w:t xml:space="preserve"> on a downward path and below its trend level of some 6.5</w:t>
      </w:r>
      <w:r w:rsidR="00052A98">
        <w:rPr>
          <w:rFonts w:ascii="Times New Roman" w:hAnsi="Times New Roman" w:cs="Times New Roman"/>
          <w:sz w:val="24"/>
          <w:szCs w:val="24"/>
          <w:lang w:val="en-GB"/>
        </w:rPr>
        <w:t>-7</w:t>
      </w:r>
      <w:r w:rsidR="005D38F1">
        <w:rPr>
          <w:rFonts w:ascii="Times New Roman" w:hAnsi="Times New Roman" w:cs="Times New Roman"/>
          <w:sz w:val="24"/>
          <w:szCs w:val="24"/>
          <w:lang w:val="en-GB"/>
        </w:rPr>
        <w:t>%.</w:t>
      </w:r>
      <w:r w:rsidR="00CC249A">
        <w:rPr>
          <w:rFonts w:ascii="Times New Roman" w:hAnsi="Times New Roman" w:cs="Times New Roman"/>
          <w:sz w:val="24"/>
          <w:szCs w:val="24"/>
          <w:lang w:val="en-GB"/>
        </w:rPr>
        <w:t xml:space="preserve"> </w:t>
      </w:r>
      <w:r w:rsidR="00D443F1">
        <w:rPr>
          <w:rFonts w:ascii="Times New Roman" w:hAnsi="Times New Roman" w:cs="Times New Roman"/>
          <w:sz w:val="24"/>
          <w:szCs w:val="24"/>
          <w:lang w:val="en-GB"/>
        </w:rPr>
        <w:t xml:space="preserve">Since 2020, IB and CBR rates have moved more closely, with IB </w:t>
      </w:r>
      <w:commentRangeStart w:id="132"/>
      <w:r w:rsidR="00D443F1">
        <w:rPr>
          <w:rFonts w:ascii="Times New Roman" w:hAnsi="Times New Roman" w:cs="Times New Roman"/>
          <w:sz w:val="24"/>
          <w:szCs w:val="24"/>
          <w:lang w:val="en-GB"/>
        </w:rPr>
        <w:t xml:space="preserve">some ½% </w:t>
      </w:r>
      <w:commentRangeEnd w:id="132"/>
      <w:r w:rsidR="00500AB5">
        <w:rPr>
          <w:rStyle w:val="CommentReference"/>
        </w:rPr>
        <w:commentReference w:id="132"/>
      </w:r>
      <w:r w:rsidR="00D443F1">
        <w:rPr>
          <w:rFonts w:ascii="Times New Roman" w:hAnsi="Times New Roman" w:cs="Times New Roman"/>
          <w:sz w:val="24"/>
          <w:szCs w:val="24"/>
          <w:lang w:val="en-GB"/>
        </w:rPr>
        <w:t>points above the CBR.</w:t>
      </w:r>
      <w:r w:rsidR="00C43434">
        <w:rPr>
          <w:rFonts w:ascii="Times New Roman" w:hAnsi="Times New Roman" w:cs="Times New Roman"/>
          <w:sz w:val="24"/>
          <w:szCs w:val="24"/>
          <w:lang w:val="en-GB"/>
        </w:rPr>
        <w:t xml:space="preserve"> </w:t>
      </w:r>
      <w:r w:rsidR="00D443F1">
        <w:rPr>
          <w:rFonts w:ascii="Times New Roman" w:hAnsi="Times New Roman" w:cs="Times New Roman"/>
          <w:sz w:val="24"/>
          <w:szCs w:val="24"/>
          <w:lang w:val="en-GB"/>
        </w:rPr>
        <w:t xml:space="preserve">During 2020-21, despite low inflation and negative output gaps, interest rates were reduced little and were </w:t>
      </w:r>
      <w:commentRangeStart w:id="133"/>
      <w:r w:rsidR="00D443F1" w:rsidRPr="00FB553F">
        <w:rPr>
          <w:rFonts w:ascii="Times New Roman" w:hAnsi="Times New Roman" w:cs="Times New Roman"/>
          <w:sz w:val="24"/>
          <w:szCs w:val="24"/>
          <w:highlight w:val="yellow"/>
          <w:lang w:val="en-GB"/>
          <w:rPrChange w:id="134" w:author="Evariste MANIRUMVA" w:date="2024-01-15T12:15:00Z">
            <w:rPr>
              <w:rFonts w:ascii="Times New Roman" w:hAnsi="Times New Roman" w:cs="Times New Roman"/>
              <w:sz w:val="24"/>
              <w:szCs w:val="24"/>
              <w:lang w:val="en-GB"/>
            </w:rPr>
          </w:rPrChange>
        </w:rPr>
        <w:t>higher than</w:t>
      </w:r>
      <w:r w:rsidR="008750BB" w:rsidRPr="00FB553F">
        <w:rPr>
          <w:rFonts w:ascii="Times New Roman" w:hAnsi="Times New Roman" w:cs="Times New Roman"/>
          <w:sz w:val="24"/>
          <w:szCs w:val="24"/>
          <w:highlight w:val="yellow"/>
          <w:lang w:val="en-GB"/>
          <w:rPrChange w:id="135" w:author="Evariste MANIRUMVA" w:date="2024-01-15T12:15:00Z">
            <w:rPr>
              <w:rFonts w:ascii="Times New Roman" w:hAnsi="Times New Roman" w:cs="Times New Roman"/>
              <w:sz w:val="24"/>
              <w:szCs w:val="24"/>
              <w:lang w:val="en-GB"/>
            </w:rPr>
          </w:rPrChange>
        </w:rPr>
        <w:t xml:space="preserve"> the rates following from the Taylor rule </w:t>
      </w:r>
      <w:r w:rsidR="00FF1C0A" w:rsidRPr="00FB553F">
        <w:rPr>
          <w:rFonts w:ascii="Times New Roman" w:hAnsi="Times New Roman" w:cs="Times New Roman"/>
          <w:sz w:val="24"/>
          <w:szCs w:val="24"/>
          <w:highlight w:val="yellow"/>
          <w:lang w:val="en-GB"/>
          <w:rPrChange w:id="136" w:author="Evariste MANIRUMVA" w:date="2024-01-15T12:15:00Z">
            <w:rPr>
              <w:rFonts w:ascii="Times New Roman" w:hAnsi="Times New Roman" w:cs="Times New Roman"/>
              <w:sz w:val="24"/>
              <w:szCs w:val="24"/>
              <w:lang w:val="en-GB"/>
            </w:rPr>
          </w:rPrChange>
        </w:rPr>
        <w:t>followed by the NBR</w:t>
      </w:r>
      <w:r w:rsidR="00052A98">
        <w:rPr>
          <w:rFonts w:ascii="Times New Roman" w:hAnsi="Times New Roman" w:cs="Times New Roman"/>
          <w:sz w:val="24"/>
          <w:szCs w:val="24"/>
          <w:lang w:val="en-GB"/>
        </w:rPr>
        <w:t xml:space="preserve"> (</w:t>
      </w:r>
      <w:r w:rsidR="00052A98" w:rsidRPr="00085462">
        <w:rPr>
          <w:rFonts w:ascii="Times New Roman" w:hAnsi="Times New Roman" w:cs="Times New Roman"/>
          <w:b/>
          <w:bCs/>
          <w:color w:val="0070C0"/>
          <w:sz w:val="24"/>
          <w:szCs w:val="24"/>
          <w:lang w:val="en-GB"/>
        </w:rPr>
        <w:t>Figure 5</w:t>
      </w:r>
      <w:r w:rsidR="00052A98">
        <w:rPr>
          <w:rFonts w:ascii="Times New Roman" w:hAnsi="Times New Roman" w:cs="Times New Roman"/>
          <w:b/>
          <w:bCs/>
          <w:color w:val="0070C0"/>
          <w:sz w:val="24"/>
          <w:szCs w:val="24"/>
          <w:lang w:val="en-GB"/>
        </w:rPr>
        <w:t>.3</w:t>
      </w:r>
      <w:commentRangeEnd w:id="133"/>
      <w:r w:rsidR="007555BA">
        <w:rPr>
          <w:rStyle w:val="CommentReference"/>
        </w:rPr>
        <w:commentReference w:id="133"/>
      </w:r>
      <w:r w:rsidR="00052A98">
        <w:rPr>
          <w:rFonts w:ascii="Times New Roman" w:hAnsi="Times New Roman" w:cs="Times New Roman"/>
          <w:sz w:val="24"/>
          <w:szCs w:val="24"/>
          <w:lang w:val="en-GB"/>
        </w:rPr>
        <w:t xml:space="preserve">). </w:t>
      </w:r>
      <w:r w:rsidR="00C269E9">
        <w:rPr>
          <w:rFonts w:ascii="Times New Roman" w:hAnsi="Times New Roman" w:cs="Times New Roman"/>
          <w:sz w:val="24"/>
          <w:szCs w:val="24"/>
          <w:lang w:val="en-GB"/>
        </w:rPr>
        <w:t>In early 2022, i</w:t>
      </w:r>
      <w:r w:rsidR="005D38F1">
        <w:rPr>
          <w:rFonts w:ascii="Times New Roman" w:hAnsi="Times New Roman" w:cs="Times New Roman"/>
          <w:sz w:val="24"/>
          <w:szCs w:val="24"/>
          <w:lang w:val="en-GB"/>
        </w:rPr>
        <w:t>n</w:t>
      </w:r>
      <w:r w:rsidR="00F54784">
        <w:rPr>
          <w:rFonts w:ascii="Times New Roman" w:hAnsi="Times New Roman" w:cs="Times New Roman"/>
          <w:sz w:val="24"/>
          <w:szCs w:val="24"/>
          <w:lang w:val="en-GB"/>
        </w:rPr>
        <w:t xml:space="preserve"> response to the </w:t>
      </w:r>
      <w:r w:rsidR="00C269E9">
        <w:rPr>
          <w:rFonts w:ascii="Times New Roman" w:hAnsi="Times New Roman" w:cs="Times New Roman"/>
          <w:sz w:val="24"/>
          <w:szCs w:val="24"/>
          <w:lang w:val="en-GB"/>
        </w:rPr>
        <w:t xml:space="preserve">surge in </w:t>
      </w:r>
      <w:r w:rsidR="00F54784">
        <w:rPr>
          <w:rFonts w:ascii="Times New Roman" w:hAnsi="Times New Roman" w:cs="Times New Roman"/>
          <w:sz w:val="24"/>
          <w:szCs w:val="24"/>
          <w:lang w:val="en-GB"/>
        </w:rPr>
        <w:t>inflation</w:t>
      </w:r>
      <w:r w:rsidR="00C269E9">
        <w:rPr>
          <w:rFonts w:ascii="Times New Roman" w:hAnsi="Times New Roman" w:cs="Times New Roman"/>
          <w:sz w:val="24"/>
          <w:szCs w:val="24"/>
          <w:lang w:val="en-GB"/>
        </w:rPr>
        <w:t xml:space="preserve">, while the Covid-related negative output gap declined and was perceived to be small, </w:t>
      </w:r>
      <w:bookmarkStart w:id="137" w:name="_Hlk156213425"/>
      <w:r w:rsidR="00D443F1">
        <w:rPr>
          <w:rFonts w:ascii="Times New Roman" w:hAnsi="Times New Roman" w:cs="Times New Roman"/>
          <w:sz w:val="24"/>
          <w:szCs w:val="24"/>
          <w:lang w:val="en-GB"/>
        </w:rPr>
        <w:t xml:space="preserve">the </w:t>
      </w:r>
      <w:r w:rsidR="005D38F1">
        <w:rPr>
          <w:rFonts w:ascii="Times New Roman" w:hAnsi="Times New Roman" w:cs="Times New Roman"/>
          <w:sz w:val="24"/>
          <w:szCs w:val="24"/>
          <w:lang w:val="en-GB"/>
        </w:rPr>
        <w:t>N</w:t>
      </w:r>
      <w:r w:rsidR="00F54784">
        <w:rPr>
          <w:rFonts w:ascii="Times New Roman" w:hAnsi="Times New Roman" w:cs="Times New Roman"/>
          <w:sz w:val="24"/>
          <w:szCs w:val="24"/>
          <w:lang w:val="en-GB"/>
        </w:rPr>
        <w:t xml:space="preserve">BR </w:t>
      </w:r>
      <w:r w:rsidR="00C269E9">
        <w:rPr>
          <w:rFonts w:ascii="Times New Roman" w:hAnsi="Times New Roman" w:cs="Times New Roman"/>
          <w:sz w:val="24"/>
          <w:szCs w:val="24"/>
          <w:lang w:val="en-GB"/>
        </w:rPr>
        <w:t xml:space="preserve">raised </w:t>
      </w:r>
      <w:r w:rsidR="00E41D57">
        <w:rPr>
          <w:rFonts w:ascii="Times New Roman" w:hAnsi="Times New Roman" w:cs="Times New Roman"/>
          <w:sz w:val="24"/>
          <w:szCs w:val="24"/>
          <w:lang w:val="en-GB"/>
        </w:rPr>
        <w:t>its</w:t>
      </w:r>
      <w:r w:rsidR="00F54784">
        <w:rPr>
          <w:rFonts w:ascii="Times New Roman" w:hAnsi="Times New Roman" w:cs="Times New Roman"/>
          <w:sz w:val="24"/>
          <w:szCs w:val="24"/>
          <w:lang w:val="en-GB"/>
        </w:rPr>
        <w:t xml:space="preserve"> CBR in </w:t>
      </w:r>
      <w:r w:rsidR="00D56116">
        <w:rPr>
          <w:rFonts w:ascii="Times New Roman" w:hAnsi="Times New Roman" w:cs="Times New Roman"/>
          <w:sz w:val="24"/>
          <w:szCs w:val="24"/>
          <w:lang w:val="en-GB"/>
        </w:rPr>
        <w:t xml:space="preserve">five </w:t>
      </w:r>
      <w:r w:rsidR="00F54784">
        <w:rPr>
          <w:rFonts w:ascii="Times New Roman" w:hAnsi="Times New Roman" w:cs="Times New Roman"/>
          <w:sz w:val="24"/>
          <w:szCs w:val="24"/>
          <w:lang w:val="en-GB"/>
        </w:rPr>
        <w:t>steps</w:t>
      </w:r>
      <w:r w:rsidR="00FE2A2A">
        <w:rPr>
          <w:rFonts w:ascii="Times New Roman" w:hAnsi="Times New Roman" w:cs="Times New Roman"/>
          <w:sz w:val="24"/>
          <w:szCs w:val="24"/>
          <w:lang w:val="en-GB"/>
        </w:rPr>
        <w:t>, starting in Febr 202</w:t>
      </w:r>
      <w:r w:rsidR="00C269E9">
        <w:rPr>
          <w:rFonts w:ascii="Times New Roman" w:hAnsi="Times New Roman" w:cs="Times New Roman"/>
          <w:sz w:val="24"/>
          <w:szCs w:val="24"/>
          <w:lang w:val="en-GB"/>
        </w:rPr>
        <w:t>2</w:t>
      </w:r>
      <w:r w:rsidR="00FE2A2A">
        <w:rPr>
          <w:rFonts w:ascii="Times New Roman" w:hAnsi="Times New Roman" w:cs="Times New Roman"/>
          <w:sz w:val="24"/>
          <w:szCs w:val="24"/>
          <w:lang w:val="en-GB"/>
        </w:rPr>
        <w:t xml:space="preserve"> </w:t>
      </w:r>
      <w:r w:rsidR="00F54784">
        <w:rPr>
          <w:rFonts w:ascii="Times New Roman" w:hAnsi="Times New Roman" w:cs="Times New Roman"/>
          <w:sz w:val="24"/>
          <w:szCs w:val="24"/>
          <w:lang w:val="en-GB"/>
        </w:rPr>
        <w:t xml:space="preserve">from </w:t>
      </w:r>
      <w:r w:rsidR="00C5696B">
        <w:rPr>
          <w:rFonts w:ascii="Times New Roman" w:hAnsi="Times New Roman" w:cs="Times New Roman"/>
          <w:sz w:val="24"/>
          <w:szCs w:val="24"/>
          <w:lang w:val="en-GB"/>
        </w:rPr>
        <w:t>4.</w:t>
      </w:r>
      <w:r w:rsidR="00F54784">
        <w:rPr>
          <w:rFonts w:ascii="Times New Roman" w:hAnsi="Times New Roman" w:cs="Times New Roman"/>
          <w:sz w:val="24"/>
          <w:szCs w:val="24"/>
          <w:lang w:val="en-GB"/>
        </w:rPr>
        <w:t>5</w:t>
      </w:r>
      <w:r w:rsidR="005D38F1">
        <w:rPr>
          <w:rFonts w:ascii="Times New Roman" w:hAnsi="Times New Roman" w:cs="Times New Roman"/>
          <w:sz w:val="24"/>
          <w:szCs w:val="24"/>
          <w:lang w:val="en-GB"/>
        </w:rPr>
        <w:t>%</w:t>
      </w:r>
      <w:r w:rsidR="00F54784">
        <w:rPr>
          <w:rFonts w:ascii="Times New Roman" w:hAnsi="Times New Roman" w:cs="Times New Roman"/>
          <w:sz w:val="24"/>
          <w:szCs w:val="24"/>
          <w:lang w:val="en-GB"/>
        </w:rPr>
        <w:t xml:space="preserve"> </w:t>
      </w:r>
      <w:r w:rsidR="005D38F1">
        <w:rPr>
          <w:rFonts w:ascii="Times New Roman" w:hAnsi="Times New Roman" w:cs="Times New Roman"/>
          <w:sz w:val="24"/>
          <w:szCs w:val="24"/>
          <w:lang w:val="en-GB"/>
        </w:rPr>
        <w:t xml:space="preserve">to 5% </w:t>
      </w:r>
      <w:r w:rsidR="00FE2A2A">
        <w:rPr>
          <w:rFonts w:ascii="Times New Roman" w:hAnsi="Times New Roman" w:cs="Times New Roman"/>
          <w:sz w:val="24"/>
          <w:szCs w:val="24"/>
          <w:lang w:val="en-GB"/>
        </w:rPr>
        <w:t xml:space="preserve">and lastly in August 2023 from 7% to </w:t>
      </w:r>
      <w:r w:rsidR="005D38F1">
        <w:rPr>
          <w:rFonts w:ascii="Times New Roman" w:hAnsi="Times New Roman" w:cs="Times New Roman"/>
          <w:sz w:val="24"/>
          <w:szCs w:val="24"/>
          <w:lang w:val="en-GB"/>
        </w:rPr>
        <w:t>7</w:t>
      </w:r>
      <w:r w:rsidR="00F54784">
        <w:rPr>
          <w:rFonts w:ascii="Times New Roman" w:hAnsi="Times New Roman" w:cs="Times New Roman"/>
          <w:sz w:val="24"/>
          <w:szCs w:val="24"/>
          <w:lang w:val="en-GB"/>
        </w:rPr>
        <w:t>.5%</w:t>
      </w:r>
      <w:bookmarkEnd w:id="137"/>
      <w:r w:rsidR="00FE2A2A">
        <w:rPr>
          <w:rFonts w:ascii="Times New Roman" w:hAnsi="Times New Roman" w:cs="Times New Roman"/>
          <w:sz w:val="24"/>
          <w:szCs w:val="24"/>
          <w:lang w:val="en-GB"/>
        </w:rPr>
        <w:t>,</w:t>
      </w:r>
      <w:r w:rsidR="00F54784">
        <w:rPr>
          <w:rFonts w:ascii="Times New Roman" w:hAnsi="Times New Roman" w:cs="Times New Roman"/>
          <w:sz w:val="24"/>
          <w:szCs w:val="24"/>
          <w:lang w:val="en-GB"/>
        </w:rPr>
        <w:t xml:space="preserve"> and the IB rate</w:t>
      </w:r>
      <w:r w:rsidR="00C269E9">
        <w:rPr>
          <w:rFonts w:ascii="Times New Roman" w:hAnsi="Times New Roman" w:cs="Times New Roman"/>
          <w:sz w:val="24"/>
          <w:szCs w:val="24"/>
          <w:lang w:val="en-GB"/>
        </w:rPr>
        <w:t>s</w:t>
      </w:r>
      <w:r w:rsidR="00FE2A2A">
        <w:rPr>
          <w:rFonts w:ascii="Times New Roman" w:hAnsi="Times New Roman" w:cs="Times New Roman"/>
          <w:sz w:val="24"/>
          <w:szCs w:val="24"/>
          <w:lang w:val="en-GB"/>
        </w:rPr>
        <w:t xml:space="preserve"> </w:t>
      </w:r>
      <w:proofErr w:type="gramStart"/>
      <w:r w:rsidR="00FE2A2A">
        <w:rPr>
          <w:rFonts w:ascii="Times New Roman" w:hAnsi="Times New Roman" w:cs="Times New Roman"/>
          <w:sz w:val="24"/>
          <w:szCs w:val="24"/>
          <w:lang w:val="en-GB"/>
        </w:rPr>
        <w:t>ha</w:t>
      </w:r>
      <w:r w:rsidR="00C269E9">
        <w:rPr>
          <w:rFonts w:ascii="Times New Roman" w:hAnsi="Times New Roman" w:cs="Times New Roman"/>
          <w:sz w:val="24"/>
          <w:szCs w:val="24"/>
          <w:lang w:val="en-GB"/>
        </w:rPr>
        <w:t>ve</w:t>
      </w:r>
      <w:r w:rsidR="00FE2A2A">
        <w:rPr>
          <w:rFonts w:ascii="Times New Roman" w:hAnsi="Times New Roman" w:cs="Times New Roman"/>
          <w:sz w:val="24"/>
          <w:szCs w:val="24"/>
          <w:lang w:val="en-GB"/>
        </w:rPr>
        <w:t xml:space="preserve"> </w:t>
      </w:r>
      <w:r w:rsidR="00F54784">
        <w:rPr>
          <w:rFonts w:ascii="Times New Roman" w:hAnsi="Times New Roman" w:cs="Times New Roman"/>
          <w:sz w:val="24"/>
          <w:szCs w:val="24"/>
          <w:lang w:val="en-GB"/>
        </w:rPr>
        <w:t xml:space="preserve"> follow</w:t>
      </w:r>
      <w:r w:rsidR="008750BB">
        <w:rPr>
          <w:rFonts w:ascii="Times New Roman" w:hAnsi="Times New Roman" w:cs="Times New Roman"/>
          <w:sz w:val="24"/>
          <w:szCs w:val="24"/>
          <w:lang w:val="en-GB"/>
        </w:rPr>
        <w:t>ed</w:t>
      </w:r>
      <w:proofErr w:type="gramEnd"/>
      <w:r w:rsidR="008750BB">
        <w:rPr>
          <w:rFonts w:ascii="Times New Roman" w:hAnsi="Times New Roman" w:cs="Times New Roman"/>
          <w:sz w:val="24"/>
          <w:szCs w:val="24"/>
          <w:lang w:val="en-GB"/>
        </w:rPr>
        <w:t xml:space="preserve"> </w:t>
      </w:r>
      <w:r w:rsidR="00F54784">
        <w:rPr>
          <w:rFonts w:ascii="Times New Roman" w:hAnsi="Times New Roman" w:cs="Times New Roman"/>
          <w:sz w:val="24"/>
          <w:szCs w:val="24"/>
          <w:lang w:val="en-GB"/>
        </w:rPr>
        <w:t>closely</w:t>
      </w:r>
      <w:r w:rsidR="00D443F1">
        <w:rPr>
          <w:rFonts w:ascii="Times New Roman" w:hAnsi="Times New Roman" w:cs="Times New Roman"/>
          <w:sz w:val="24"/>
          <w:szCs w:val="24"/>
          <w:lang w:val="en-GB"/>
        </w:rPr>
        <w:t xml:space="preserve"> (</w:t>
      </w:r>
      <w:r w:rsidR="00D443F1" w:rsidRPr="00085462">
        <w:rPr>
          <w:rFonts w:ascii="Times New Roman" w:hAnsi="Times New Roman" w:cs="Times New Roman"/>
          <w:b/>
          <w:bCs/>
          <w:color w:val="0070C0"/>
          <w:sz w:val="24"/>
          <w:szCs w:val="24"/>
          <w:lang w:val="en-GB"/>
        </w:rPr>
        <w:t>Figure 5</w:t>
      </w:r>
      <w:r w:rsidR="00D443F1">
        <w:rPr>
          <w:rFonts w:ascii="Times New Roman" w:hAnsi="Times New Roman" w:cs="Times New Roman"/>
          <w:b/>
          <w:bCs/>
          <w:color w:val="0070C0"/>
          <w:sz w:val="24"/>
          <w:szCs w:val="24"/>
          <w:lang w:val="en-GB"/>
        </w:rPr>
        <w:t>.1</w:t>
      </w:r>
      <w:r w:rsidR="00D443F1">
        <w:rPr>
          <w:rFonts w:ascii="Times New Roman" w:hAnsi="Times New Roman" w:cs="Times New Roman"/>
          <w:sz w:val="24"/>
          <w:szCs w:val="24"/>
          <w:lang w:val="en-GB"/>
        </w:rPr>
        <w:t>).</w:t>
      </w:r>
    </w:p>
    <w:p w14:paraId="2110BC8B" w14:textId="77777777" w:rsidR="000A734D" w:rsidRDefault="007C1EDA" w:rsidP="00BB32D9">
      <w:pPr>
        <w:spacing w:after="12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w:t>
      </w:r>
      <w:r w:rsidRPr="004A34D1">
        <w:rPr>
          <w:rFonts w:ascii="Times New Roman" w:hAnsi="Times New Roman" w:cs="Times New Roman"/>
          <w:b/>
          <w:bCs/>
          <w:color w:val="0070C0"/>
          <w:sz w:val="24"/>
          <w:szCs w:val="24"/>
          <w:lang w:val="en-GB"/>
        </w:rPr>
        <w:t>policy RIR</w:t>
      </w:r>
      <w:r w:rsidR="000A734D">
        <w:rPr>
          <w:rFonts w:ascii="Times New Roman" w:hAnsi="Times New Roman" w:cs="Times New Roman"/>
          <w:sz w:val="24"/>
          <w:szCs w:val="24"/>
          <w:lang w:val="en-GB"/>
        </w:rPr>
        <w:t xml:space="preserve"> (</w:t>
      </w:r>
      <w:r w:rsidR="00BF6A81" w:rsidRPr="007642E9">
        <w:rPr>
          <w:rFonts w:ascii="Times New Roman" w:hAnsi="Times New Roman" w:cs="Times New Roman"/>
          <w:color w:val="C00000"/>
          <w:sz w:val="24"/>
          <w:szCs w:val="24"/>
          <w:lang w:val="en-GB"/>
        </w:rPr>
        <w:t xml:space="preserve">real interest rate, </w:t>
      </w:r>
      <w:r w:rsidR="00C76431" w:rsidRPr="007642E9">
        <w:rPr>
          <w:rFonts w:ascii="Times New Roman" w:hAnsi="Times New Roman" w:cs="Times New Roman"/>
          <w:color w:val="C00000"/>
          <w:sz w:val="24"/>
          <w:szCs w:val="24"/>
          <w:lang w:val="en-GB"/>
        </w:rPr>
        <w:t xml:space="preserve">defined as </w:t>
      </w:r>
      <w:r w:rsidR="00E0194C" w:rsidRPr="007642E9">
        <w:rPr>
          <w:rFonts w:ascii="Times New Roman" w:hAnsi="Times New Roman" w:cs="Times New Roman"/>
          <w:color w:val="C00000"/>
          <w:sz w:val="24"/>
          <w:szCs w:val="24"/>
          <w:lang w:val="en-GB"/>
        </w:rPr>
        <w:t xml:space="preserve">IB minus </w:t>
      </w:r>
      <w:r w:rsidR="00C97EC4" w:rsidRPr="007642E9">
        <w:rPr>
          <w:rFonts w:ascii="Times New Roman" w:hAnsi="Times New Roman" w:cs="Times New Roman"/>
          <w:color w:val="C00000"/>
          <w:sz w:val="24"/>
          <w:szCs w:val="24"/>
          <w:lang w:val="en-GB"/>
        </w:rPr>
        <w:t xml:space="preserve">core </w:t>
      </w:r>
      <w:proofErr w:type="gramStart"/>
      <w:r w:rsidR="00E0194C" w:rsidRPr="007642E9">
        <w:rPr>
          <w:rFonts w:ascii="Times New Roman" w:hAnsi="Times New Roman" w:cs="Times New Roman"/>
          <w:color w:val="C00000"/>
          <w:sz w:val="24"/>
          <w:szCs w:val="24"/>
          <w:lang w:val="en-GB"/>
        </w:rPr>
        <w:t>CPI{</w:t>
      </w:r>
      <w:proofErr w:type="gramEnd"/>
      <w:r w:rsidR="00E0194C" w:rsidRPr="007642E9">
        <w:rPr>
          <w:rFonts w:ascii="Times New Roman" w:hAnsi="Times New Roman" w:cs="Times New Roman"/>
          <w:color w:val="C00000"/>
          <w:sz w:val="24"/>
          <w:szCs w:val="24"/>
          <w:lang w:val="en-GB"/>
        </w:rPr>
        <w:t>+1</w:t>
      </w:r>
      <w:r w:rsidR="000A734D" w:rsidRPr="007642E9">
        <w:rPr>
          <w:rFonts w:ascii="Times New Roman" w:hAnsi="Times New Roman" w:cs="Times New Roman"/>
          <w:color w:val="C00000"/>
          <w:sz w:val="24"/>
          <w:szCs w:val="24"/>
          <w:lang w:val="en-GB"/>
        </w:rPr>
        <w:t>}</w:t>
      </w:r>
      <w:r w:rsidR="000A734D">
        <w:rPr>
          <w:rFonts w:ascii="Times New Roman" w:hAnsi="Times New Roman" w:cs="Times New Roman"/>
          <w:sz w:val="24"/>
          <w:szCs w:val="24"/>
          <w:lang w:val="en-GB"/>
        </w:rPr>
        <w:t xml:space="preserve">) </w:t>
      </w:r>
      <w:r w:rsidR="00C76431">
        <w:rPr>
          <w:rFonts w:ascii="Times New Roman" w:hAnsi="Times New Roman" w:cs="Times New Roman"/>
          <w:sz w:val="24"/>
          <w:szCs w:val="24"/>
          <w:lang w:val="en-GB"/>
        </w:rPr>
        <w:t>was</w:t>
      </w:r>
      <w:r>
        <w:rPr>
          <w:rFonts w:ascii="Times New Roman" w:hAnsi="Times New Roman" w:cs="Times New Roman"/>
          <w:sz w:val="24"/>
          <w:szCs w:val="24"/>
          <w:lang w:val="en-GB"/>
        </w:rPr>
        <w:t xml:space="preserve"> below its trend level </w:t>
      </w:r>
      <w:r w:rsidR="00BF6A81">
        <w:rPr>
          <w:rFonts w:ascii="Times New Roman" w:hAnsi="Times New Roman" w:cs="Times New Roman"/>
          <w:sz w:val="24"/>
          <w:szCs w:val="24"/>
          <w:lang w:val="en-GB"/>
        </w:rPr>
        <w:t xml:space="preserve">even negative </w:t>
      </w:r>
      <w:r w:rsidR="00374736">
        <w:rPr>
          <w:rFonts w:ascii="Times New Roman" w:hAnsi="Times New Roman" w:cs="Times New Roman"/>
          <w:sz w:val="24"/>
          <w:szCs w:val="24"/>
          <w:lang w:val="en-GB"/>
        </w:rPr>
        <w:t>in</w:t>
      </w:r>
      <w:r>
        <w:rPr>
          <w:rFonts w:ascii="Times New Roman" w:hAnsi="Times New Roman" w:cs="Times New Roman"/>
          <w:sz w:val="24"/>
          <w:szCs w:val="24"/>
          <w:lang w:val="en-GB"/>
        </w:rPr>
        <w:t xml:space="preserve"> 2019</w:t>
      </w:r>
      <w:r w:rsidR="00C97EC4">
        <w:rPr>
          <w:rFonts w:ascii="Times New Roman" w:hAnsi="Times New Roman" w:cs="Times New Roman"/>
          <w:sz w:val="24"/>
          <w:szCs w:val="24"/>
          <w:lang w:val="en-GB"/>
        </w:rPr>
        <w:t xml:space="preserve"> and early 2020</w:t>
      </w:r>
      <w:r w:rsidR="003C62C4">
        <w:rPr>
          <w:rFonts w:ascii="Times New Roman" w:hAnsi="Times New Roman" w:cs="Times New Roman"/>
          <w:sz w:val="24"/>
          <w:szCs w:val="24"/>
          <w:lang w:val="en-GB"/>
        </w:rPr>
        <w:t xml:space="preserve">. </w:t>
      </w:r>
      <w:r w:rsidR="00BF6A81">
        <w:rPr>
          <w:rFonts w:ascii="Times New Roman" w:hAnsi="Times New Roman" w:cs="Times New Roman"/>
          <w:sz w:val="24"/>
          <w:szCs w:val="24"/>
          <w:lang w:val="en-GB"/>
        </w:rPr>
        <w:t>T</w:t>
      </w:r>
      <w:r w:rsidR="00E0194C">
        <w:rPr>
          <w:rFonts w:ascii="Times New Roman" w:hAnsi="Times New Roman" w:cs="Times New Roman"/>
          <w:sz w:val="24"/>
          <w:szCs w:val="24"/>
          <w:lang w:val="en-GB"/>
        </w:rPr>
        <w:t>he</w:t>
      </w:r>
      <w:r w:rsidR="003C62C4">
        <w:rPr>
          <w:rFonts w:ascii="Times New Roman" w:hAnsi="Times New Roman" w:cs="Times New Roman"/>
          <w:sz w:val="24"/>
          <w:szCs w:val="24"/>
          <w:lang w:val="en-GB"/>
        </w:rPr>
        <w:t xml:space="preserve"> RIR rose sharpl</w:t>
      </w:r>
      <w:r w:rsidR="00E0194C">
        <w:rPr>
          <w:rFonts w:ascii="Times New Roman" w:hAnsi="Times New Roman" w:cs="Times New Roman"/>
          <w:sz w:val="24"/>
          <w:szCs w:val="24"/>
          <w:lang w:val="en-GB"/>
        </w:rPr>
        <w:t>y</w:t>
      </w:r>
      <w:r w:rsidR="003C62C4">
        <w:rPr>
          <w:rFonts w:ascii="Times New Roman" w:hAnsi="Times New Roman" w:cs="Times New Roman"/>
          <w:sz w:val="24"/>
          <w:szCs w:val="24"/>
          <w:lang w:val="en-GB"/>
        </w:rPr>
        <w:t xml:space="preserve"> during Covid 2020-21, w</w:t>
      </w:r>
      <w:r>
        <w:rPr>
          <w:rFonts w:ascii="Times New Roman" w:hAnsi="Times New Roman" w:cs="Times New Roman"/>
          <w:sz w:val="24"/>
          <w:szCs w:val="24"/>
          <w:lang w:val="en-GB"/>
        </w:rPr>
        <w:t>hen inflation was subdued</w:t>
      </w:r>
      <w:r w:rsidR="003C62C4">
        <w:rPr>
          <w:rFonts w:ascii="Times New Roman" w:hAnsi="Times New Roman" w:cs="Times New Roman"/>
          <w:sz w:val="24"/>
          <w:szCs w:val="24"/>
          <w:lang w:val="en-GB"/>
        </w:rPr>
        <w:t xml:space="preserve"> and the IB was </w:t>
      </w:r>
      <w:r w:rsidR="000A734D">
        <w:rPr>
          <w:rFonts w:ascii="Times New Roman" w:hAnsi="Times New Roman" w:cs="Times New Roman"/>
          <w:sz w:val="24"/>
          <w:szCs w:val="24"/>
          <w:lang w:val="en-GB"/>
        </w:rPr>
        <w:t>lower</w:t>
      </w:r>
      <w:r w:rsidR="003C62C4">
        <w:rPr>
          <w:rFonts w:ascii="Times New Roman" w:hAnsi="Times New Roman" w:cs="Times New Roman"/>
          <w:sz w:val="24"/>
          <w:szCs w:val="24"/>
          <w:lang w:val="en-GB"/>
        </w:rPr>
        <w:t xml:space="preserve">ed </w:t>
      </w:r>
      <w:r w:rsidR="00BF6A81">
        <w:rPr>
          <w:rFonts w:ascii="Times New Roman" w:hAnsi="Times New Roman" w:cs="Times New Roman"/>
          <w:sz w:val="24"/>
          <w:szCs w:val="24"/>
          <w:lang w:val="en-GB"/>
        </w:rPr>
        <w:t xml:space="preserve">only once, by 0.5% to 4.5% in April 2020, </w:t>
      </w:r>
      <w:r w:rsidR="003C62C4">
        <w:rPr>
          <w:rFonts w:ascii="Times New Roman" w:hAnsi="Times New Roman" w:cs="Times New Roman"/>
          <w:sz w:val="24"/>
          <w:szCs w:val="24"/>
          <w:lang w:val="en-GB"/>
        </w:rPr>
        <w:t xml:space="preserve">in </w:t>
      </w:r>
      <w:r w:rsidR="00BF6A81">
        <w:rPr>
          <w:rFonts w:ascii="Times New Roman" w:hAnsi="Times New Roman" w:cs="Times New Roman"/>
          <w:sz w:val="24"/>
          <w:szCs w:val="24"/>
          <w:lang w:val="en-GB"/>
        </w:rPr>
        <w:t xml:space="preserve">response to the </w:t>
      </w:r>
      <w:r w:rsidR="00560B26">
        <w:rPr>
          <w:rFonts w:ascii="Times New Roman" w:hAnsi="Times New Roman" w:cs="Times New Roman"/>
          <w:sz w:val="24"/>
          <w:szCs w:val="24"/>
          <w:lang w:val="en-GB"/>
        </w:rPr>
        <w:t xml:space="preserve">Covid </w:t>
      </w:r>
      <w:r w:rsidR="00BF6A81">
        <w:rPr>
          <w:rFonts w:ascii="Times New Roman" w:hAnsi="Times New Roman" w:cs="Times New Roman"/>
          <w:sz w:val="24"/>
          <w:szCs w:val="24"/>
          <w:lang w:val="en-GB"/>
        </w:rPr>
        <w:t>downturn.</w:t>
      </w:r>
      <w:r w:rsidR="003C62C4">
        <w:rPr>
          <w:rFonts w:ascii="Times New Roman" w:hAnsi="Times New Roman" w:cs="Times New Roman"/>
          <w:sz w:val="24"/>
          <w:szCs w:val="24"/>
          <w:lang w:val="en-GB"/>
        </w:rPr>
        <w:t xml:space="preserve"> </w:t>
      </w:r>
      <w:r w:rsidR="00BF6A81">
        <w:rPr>
          <w:rFonts w:ascii="Times New Roman" w:hAnsi="Times New Roman" w:cs="Times New Roman"/>
          <w:sz w:val="24"/>
          <w:szCs w:val="24"/>
          <w:lang w:val="en-GB"/>
        </w:rPr>
        <w:t>However, s</w:t>
      </w:r>
      <w:r w:rsidR="00C76431">
        <w:rPr>
          <w:rFonts w:ascii="Times New Roman" w:hAnsi="Times New Roman" w:cs="Times New Roman"/>
          <w:sz w:val="24"/>
          <w:szCs w:val="24"/>
          <w:lang w:val="en-GB"/>
        </w:rPr>
        <w:t>ince late 2021</w:t>
      </w:r>
      <w:r w:rsidR="00C97EC4">
        <w:rPr>
          <w:rFonts w:ascii="Times New Roman" w:hAnsi="Times New Roman" w:cs="Times New Roman"/>
          <w:sz w:val="24"/>
          <w:szCs w:val="24"/>
          <w:lang w:val="en-GB"/>
        </w:rPr>
        <w:t>,</w:t>
      </w:r>
      <w:r w:rsidR="00E0194C">
        <w:rPr>
          <w:rFonts w:ascii="Times New Roman" w:hAnsi="Times New Roman" w:cs="Times New Roman"/>
          <w:sz w:val="24"/>
          <w:szCs w:val="24"/>
          <w:lang w:val="en-GB"/>
        </w:rPr>
        <w:t xml:space="preserve"> </w:t>
      </w:r>
      <w:r w:rsidR="00C76431">
        <w:rPr>
          <w:rFonts w:ascii="Times New Roman" w:hAnsi="Times New Roman" w:cs="Times New Roman"/>
          <w:sz w:val="24"/>
          <w:szCs w:val="24"/>
          <w:lang w:val="en-GB"/>
        </w:rPr>
        <w:t>as inflation surged (</w:t>
      </w:r>
      <w:r w:rsidR="0069015B" w:rsidRPr="0069015B">
        <w:rPr>
          <w:rFonts w:ascii="Times New Roman" w:hAnsi="Times New Roman" w:cs="Times New Roman"/>
          <w:b/>
          <w:bCs/>
          <w:noProof/>
          <w:color w:val="0070C0"/>
          <w:sz w:val="24"/>
          <w:szCs w:val="24"/>
        </w:rPr>
        <w:t>y-on-y</w:t>
      </w:r>
      <w:r w:rsidR="00C76431">
        <w:rPr>
          <w:rFonts w:ascii="Times New Roman" w:hAnsi="Times New Roman" w:cs="Times New Roman"/>
          <w:sz w:val="24"/>
          <w:szCs w:val="24"/>
          <w:lang w:val="en-GB"/>
        </w:rPr>
        <w:t xml:space="preserve"> from </w:t>
      </w:r>
      <w:r w:rsidR="008C6DE8">
        <w:rPr>
          <w:rFonts w:ascii="Times New Roman" w:hAnsi="Times New Roman" w:cs="Times New Roman"/>
          <w:sz w:val="24"/>
          <w:szCs w:val="24"/>
          <w:lang w:val="en-GB"/>
        </w:rPr>
        <w:t>1.7%</w:t>
      </w:r>
      <w:r w:rsidR="00C76431">
        <w:rPr>
          <w:rFonts w:ascii="Times New Roman" w:hAnsi="Times New Roman" w:cs="Times New Roman"/>
          <w:sz w:val="24"/>
          <w:szCs w:val="24"/>
          <w:lang w:val="en-GB"/>
        </w:rPr>
        <w:t xml:space="preserve"> </w:t>
      </w:r>
      <w:r w:rsidR="008C6DE8">
        <w:rPr>
          <w:rFonts w:ascii="Times New Roman" w:hAnsi="Times New Roman" w:cs="Times New Roman"/>
          <w:sz w:val="24"/>
          <w:szCs w:val="24"/>
          <w:lang w:val="en-GB"/>
        </w:rPr>
        <w:t>in</w:t>
      </w:r>
      <w:r w:rsidR="00C76431">
        <w:rPr>
          <w:rFonts w:ascii="Times New Roman" w:hAnsi="Times New Roman" w:cs="Times New Roman"/>
          <w:sz w:val="24"/>
          <w:szCs w:val="24"/>
          <w:lang w:val="en-GB"/>
        </w:rPr>
        <w:t xml:space="preserve"> </w:t>
      </w:r>
      <w:r w:rsidR="008C6DE8">
        <w:rPr>
          <w:rFonts w:ascii="Times New Roman" w:hAnsi="Times New Roman" w:cs="Times New Roman"/>
          <w:sz w:val="24"/>
          <w:szCs w:val="24"/>
          <w:lang w:val="en-GB"/>
        </w:rPr>
        <w:t>Dec</w:t>
      </w:r>
      <w:r w:rsidR="00A37E4D">
        <w:rPr>
          <w:rFonts w:ascii="Times New Roman" w:hAnsi="Times New Roman" w:cs="Times New Roman"/>
          <w:sz w:val="24"/>
          <w:szCs w:val="24"/>
          <w:lang w:val="en-GB"/>
        </w:rPr>
        <w:t xml:space="preserve"> </w:t>
      </w:r>
      <w:r w:rsidR="00C76431">
        <w:rPr>
          <w:rFonts w:ascii="Times New Roman" w:hAnsi="Times New Roman" w:cs="Times New Roman"/>
          <w:sz w:val="24"/>
          <w:szCs w:val="24"/>
          <w:lang w:val="en-GB"/>
        </w:rPr>
        <w:t xml:space="preserve">2021 to 17% </w:t>
      </w:r>
      <w:r w:rsidR="008C6DE8">
        <w:rPr>
          <w:rFonts w:ascii="Times New Roman" w:hAnsi="Times New Roman" w:cs="Times New Roman"/>
          <w:sz w:val="24"/>
          <w:szCs w:val="24"/>
          <w:lang w:val="en-GB"/>
        </w:rPr>
        <w:t xml:space="preserve">in Dec </w:t>
      </w:r>
      <w:r w:rsidR="00C76431">
        <w:rPr>
          <w:rFonts w:ascii="Times New Roman" w:hAnsi="Times New Roman" w:cs="Times New Roman"/>
          <w:sz w:val="24"/>
          <w:szCs w:val="24"/>
          <w:lang w:val="en-GB"/>
        </w:rPr>
        <w:t>2022),</w:t>
      </w:r>
      <w:r w:rsidR="00E0194C">
        <w:rPr>
          <w:rFonts w:ascii="Times New Roman" w:hAnsi="Times New Roman" w:cs="Times New Roman"/>
          <w:sz w:val="24"/>
          <w:szCs w:val="24"/>
          <w:lang w:val="en-GB"/>
        </w:rPr>
        <w:t xml:space="preserve"> the policy RIR and</w:t>
      </w:r>
      <w:r w:rsidR="00C97EC4">
        <w:rPr>
          <w:rFonts w:ascii="Times New Roman" w:hAnsi="Times New Roman" w:cs="Times New Roman"/>
          <w:sz w:val="24"/>
          <w:szCs w:val="24"/>
          <w:lang w:val="en-GB"/>
        </w:rPr>
        <w:t xml:space="preserve"> </w:t>
      </w:r>
      <w:r w:rsidR="00A37E4D">
        <w:rPr>
          <w:rFonts w:ascii="Times New Roman" w:hAnsi="Times New Roman" w:cs="Times New Roman"/>
          <w:sz w:val="24"/>
          <w:szCs w:val="24"/>
          <w:lang w:val="en-GB"/>
        </w:rPr>
        <w:t xml:space="preserve">ensuing </w:t>
      </w:r>
      <w:r w:rsidR="00C97EC4" w:rsidRPr="000A734D">
        <w:rPr>
          <w:rFonts w:ascii="Times New Roman" w:hAnsi="Times New Roman" w:cs="Times New Roman"/>
          <w:b/>
          <w:bCs/>
          <w:color w:val="0070C0"/>
          <w:sz w:val="24"/>
          <w:szCs w:val="24"/>
          <w:lang w:val="en-GB"/>
        </w:rPr>
        <w:t xml:space="preserve">real </w:t>
      </w:r>
      <w:r w:rsidR="00E0194C" w:rsidRPr="000A734D">
        <w:rPr>
          <w:rFonts w:ascii="Times New Roman" w:hAnsi="Times New Roman" w:cs="Times New Roman"/>
          <w:b/>
          <w:bCs/>
          <w:color w:val="0070C0"/>
          <w:sz w:val="24"/>
          <w:szCs w:val="24"/>
          <w:lang w:val="en-GB"/>
        </w:rPr>
        <w:t>lending rate</w:t>
      </w:r>
      <w:r w:rsidR="00C97EC4" w:rsidRPr="000A734D">
        <w:rPr>
          <w:rFonts w:ascii="Times New Roman" w:hAnsi="Times New Roman" w:cs="Times New Roman"/>
          <w:color w:val="0070C0"/>
          <w:sz w:val="24"/>
          <w:szCs w:val="24"/>
          <w:lang w:val="en-GB"/>
        </w:rPr>
        <w:t xml:space="preserve"> </w:t>
      </w:r>
      <w:r w:rsidR="00C76431">
        <w:rPr>
          <w:rFonts w:ascii="Times New Roman" w:hAnsi="Times New Roman" w:cs="Times New Roman"/>
          <w:sz w:val="24"/>
          <w:szCs w:val="24"/>
          <w:lang w:val="en-GB"/>
        </w:rPr>
        <w:t>ha</w:t>
      </w:r>
      <w:r w:rsidR="000A734D">
        <w:rPr>
          <w:rFonts w:ascii="Times New Roman" w:hAnsi="Times New Roman" w:cs="Times New Roman"/>
          <w:sz w:val="24"/>
          <w:szCs w:val="24"/>
          <w:lang w:val="en-GB"/>
        </w:rPr>
        <w:t>ve</w:t>
      </w:r>
      <w:r w:rsidR="00C76431">
        <w:rPr>
          <w:rFonts w:ascii="Times New Roman" w:hAnsi="Times New Roman" w:cs="Times New Roman"/>
          <w:sz w:val="24"/>
          <w:szCs w:val="24"/>
          <w:lang w:val="en-GB"/>
        </w:rPr>
        <w:t xml:space="preserve"> been falling </w:t>
      </w:r>
      <w:r w:rsidR="00E0194C">
        <w:rPr>
          <w:rFonts w:ascii="Times New Roman" w:hAnsi="Times New Roman" w:cs="Times New Roman"/>
          <w:sz w:val="24"/>
          <w:szCs w:val="24"/>
          <w:lang w:val="en-GB"/>
        </w:rPr>
        <w:t>sharply</w:t>
      </w:r>
      <w:r w:rsidR="00085462">
        <w:rPr>
          <w:rFonts w:ascii="Times New Roman" w:hAnsi="Times New Roman" w:cs="Times New Roman"/>
          <w:sz w:val="24"/>
          <w:szCs w:val="24"/>
          <w:lang w:val="en-GB"/>
        </w:rPr>
        <w:t xml:space="preserve"> (</w:t>
      </w:r>
      <w:r w:rsidR="00085462" w:rsidRPr="00085462">
        <w:rPr>
          <w:rFonts w:ascii="Times New Roman" w:hAnsi="Times New Roman" w:cs="Times New Roman"/>
          <w:b/>
          <w:bCs/>
          <w:color w:val="0070C0"/>
          <w:sz w:val="24"/>
          <w:szCs w:val="24"/>
          <w:lang w:val="en-GB"/>
        </w:rPr>
        <w:t>Figure</w:t>
      </w:r>
      <w:r w:rsidR="00B75495">
        <w:rPr>
          <w:rFonts w:ascii="Times New Roman" w:hAnsi="Times New Roman" w:cs="Times New Roman"/>
          <w:b/>
          <w:bCs/>
          <w:color w:val="0070C0"/>
          <w:sz w:val="24"/>
          <w:szCs w:val="24"/>
          <w:lang w:val="en-GB"/>
        </w:rPr>
        <w:t>s</w:t>
      </w:r>
      <w:r w:rsidR="00085462" w:rsidRPr="00085462">
        <w:rPr>
          <w:rFonts w:ascii="Times New Roman" w:hAnsi="Times New Roman" w:cs="Times New Roman"/>
          <w:b/>
          <w:bCs/>
          <w:color w:val="0070C0"/>
          <w:sz w:val="24"/>
          <w:szCs w:val="24"/>
          <w:lang w:val="en-GB"/>
        </w:rPr>
        <w:t xml:space="preserve"> 5</w:t>
      </w:r>
      <w:r w:rsidR="00B75495">
        <w:rPr>
          <w:rFonts w:ascii="Times New Roman" w:hAnsi="Times New Roman" w:cs="Times New Roman"/>
          <w:b/>
          <w:bCs/>
          <w:color w:val="0070C0"/>
          <w:sz w:val="24"/>
          <w:szCs w:val="24"/>
          <w:lang w:val="en-GB"/>
        </w:rPr>
        <w:t>.2</w:t>
      </w:r>
      <w:r w:rsidR="00CC249A">
        <w:rPr>
          <w:rFonts w:ascii="Times New Roman" w:hAnsi="Times New Roman" w:cs="Times New Roman"/>
          <w:b/>
          <w:bCs/>
          <w:color w:val="0070C0"/>
          <w:sz w:val="24"/>
          <w:szCs w:val="24"/>
          <w:lang w:val="en-GB"/>
        </w:rPr>
        <w:t>, 5.</w:t>
      </w:r>
      <w:r w:rsidR="00B75495">
        <w:rPr>
          <w:rFonts w:ascii="Times New Roman" w:hAnsi="Times New Roman" w:cs="Times New Roman"/>
          <w:b/>
          <w:bCs/>
          <w:color w:val="0070C0"/>
          <w:sz w:val="24"/>
          <w:szCs w:val="24"/>
          <w:lang w:val="en-GB"/>
        </w:rPr>
        <w:t>4</w:t>
      </w:r>
      <w:r w:rsidR="00085462">
        <w:rPr>
          <w:rFonts w:ascii="Times New Roman" w:hAnsi="Times New Roman" w:cs="Times New Roman"/>
          <w:sz w:val="24"/>
          <w:szCs w:val="24"/>
          <w:lang w:val="en-GB"/>
        </w:rPr>
        <w:t>).</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205"/>
        <w:gridCol w:w="4665"/>
      </w:tblGrid>
      <w:tr w:rsidR="00F54784" w14:paraId="05CCC3F6" w14:textId="77777777" w:rsidTr="00BB32D9">
        <w:tc>
          <w:tcPr>
            <w:tcW w:w="9870" w:type="dxa"/>
            <w:gridSpan w:val="2"/>
          </w:tcPr>
          <w:p w14:paraId="1A1DD6F9" w14:textId="77777777" w:rsidR="00F54784" w:rsidRDefault="00E0194C" w:rsidP="00C97EC4">
            <w:pPr>
              <w:spacing w:after="120"/>
              <w:jc w:val="center"/>
              <w:rPr>
                <w:rFonts w:ascii="Times New Roman" w:hAnsi="Times New Roman" w:cs="Times New Roman"/>
                <w:b/>
                <w:bCs/>
                <w:noProof/>
                <w:sz w:val="20"/>
                <w:szCs w:val="20"/>
                <w:lang w:val="en-GB"/>
              </w:rPr>
            </w:pPr>
            <w:r>
              <w:rPr>
                <w:rFonts w:ascii="Times New Roman" w:hAnsi="Times New Roman" w:cs="Times New Roman"/>
                <w:sz w:val="24"/>
                <w:szCs w:val="24"/>
                <w:lang w:val="en-GB"/>
              </w:rPr>
              <w:br w:type="page"/>
            </w:r>
            <w:r w:rsidR="00F54784" w:rsidRPr="00CE572F">
              <w:rPr>
                <w:rFonts w:ascii="Times New Roman" w:hAnsi="Times New Roman" w:cs="Times New Roman"/>
                <w:b/>
                <w:bCs/>
                <w:noProof/>
                <w:color w:val="0070C0"/>
                <w:sz w:val="20"/>
                <w:szCs w:val="20"/>
              </w:rPr>
              <w:t xml:space="preserve">Figure </w:t>
            </w:r>
            <w:r w:rsidR="00F54784">
              <w:rPr>
                <w:rFonts w:ascii="Times New Roman" w:hAnsi="Times New Roman" w:cs="Times New Roman"/>
                <w:b/>
                <w:bCs/>
                <w:noProof/>
                <w:color w:val="0070C0"/>
                <w:sz w:val="20"/>
                <w:szCs w:val="20"/>
              </w:rPr>
              <w:t>5</w:t>
            </w:r>
            <w:r w:rsidR="00F54784" w:rsidRPr="00CE572F">
              <w:rPr>
                <w:rFonts w:ascii="Times New Roman" w:hAnsi="Times New Roman" w:cs="Times New Roman"/>
                <w:b/>
                <w:bCs/>
                <w:noProof/>
                <w:color w:val="0070C0"/>
                <w:sz w:val="20"/>
                <w:szCs w:val="20"/>
              </w:rPr>
              <w:t xml:space="preserve">. </w:t>
            </w:r>
            <w:r w:rsidR="00F54784">
              <w:rPr>
                <w:rFonts w:ascii="Times New Roman" w:hAnsi="Times New Roman" w:cs="Times New Roman"/>
                <w:b/>
                <w:bCs/>
                <w:noProof/>
                <w:color w:val="0070C0"/>
                <w:sz w:val="20"/>
                <w:szCs w:val="20"/>
              </w:rPr>
              <w:t xml:space="preserve"> Interest rates</w:t>
            </w:r>
            <w:r w:rsidR="00F54784" w:rsidRPr="00CE572F">
              <w:rPr>
                <w:rFonts w:ascii="Times New Roman" w:hAnsi="Times New Roman" w:cs="Times New Roman"/>
                <w:b/>
                <w:bCs/>
                <w:noProof/>
                <w:color w:val="0070C0"/>
                <w:sz w:val="20"/>
                <w:szCs w:val="20"/>
              </w:rPr>
              <w:t>,</w:t>
            </w:r>
            <w:r w:rsidR="00F54784">
              <w:rPr>
                <w:rFonts w:ascii="Times New Roman" w:hAnsi="Times New Roman" w:cs="Times New Roman"/>
                <w:b/>
                <w:bCs/>
                <w:noProof/>
                <w:color w:val="0070C0"/>
                <w:sz w:val="20"/>
                <w:szCs w:val="20"/>
              </w:rPr>
              <w:t xml:space="preserve">  RIR</w:t>
            </w:r>
            <w:r w:rsidR="00636203">
              <w:rPr>
                <w:rFonts w:ascii="Times New Roman" w:hAnsi="Times New Roman" w:cs="Times New Roman"/>
                <w:b/>
                <w:bCs/>
                <w:noProof/>
                <w:color w:val="0070C0"/>
                <w:sz w:val="20"/>
                <w:szCs w:val="20"/>
              </w:rPr>
              <w:t xml:space="preserve"> (IB and lending), </w:t>
            </w:r>
            <w:r w:rsidR="00F54784">
              <w:rPr>
                <w:rFonts w:ascii="Times New Roman" w:hAnsi="Times New Roman" w:cs="Times New Roman"/>
                <w:b/>
                <w:bCs/>
                <w:noProof/>
                <w:color w:val="0070C0"/>
                <w:sz w:val="20"/>
                <w:szCs w:val="20"/>
              </w:rPr>
              <w:t xml:space="preserve">and IB historic policy ‘rule’, </w:t>
            </w:r>
            <w:r w:rsidR="00C97EC4">
              <w:rPr>
                <w:rFonts w:ascii="Times New Roman" w:hAnsi="Times New Roman" w:cs="Times New Roman"/>
                <w:b/>
                <w:bCs/>
                <w:noProof/>
                <w:color w:val="0070C0"/>
                <w:sz w:val="20"/>
                <w:szCs w:val="20"/>
              </w:rPr>
              <w:t xml:space="preserve">in </w:t>
            </w:r>
            <w:r w:rsidR="00F54784" w:rsidRPr="00CE572F">
              <w:rPr>
                <w:rFonts w:ascii="Times New Roman" w:hAnsi="Times New Roman" w:cs="Times New Roman"/>
                <w:b/>
                <w:bCs/>
                <w:noProof/>
                <w:color w:val="0070C0"/>
                <w:sz w:val="20"/>
                <w:szCs w:val="20"/>
              </w:rPr>
              <w:t>%</w:t>
            </w:r>
          </w:p>
        </w:tc>
      </w:tr>
      <w:tr w:rsidR="00F54784" w14:paraId="3C9211BE" w14:textId="77777777" w:rsidTr="00BB32D9">
        <w:trPr>
          <w:trHeight w:val="3984"/>
        </w:trPr>
        <w:tc>
          <w:tcPr>
            <w:tcW w:w="5205" w:type="dxa"/>
          </w:tcPr>
          <w:p w14:paraId="0E053C7E" w14:textId="77777777" w:rsidR="00BB32D9" w:rsidRDefault="00936C33" w:rsidP="00BB32D9">
            <w:pPr>
              <w:jc w:val="center"/>
              <w:rPr>
                <w:noProof/>
                <w:lang w:val="en-GB"/>
              </w:rPr>
            </w:pPr>
            <w:r w:rsidRPr="005A3F6C">
              <w:rPr>
                <w:rFonts w:ascii="Times New Roman" w:hAnsi="Times New Roman" w:cs="Times New Roman"/>
                <w:b/>
                <w:bCs/>
                <w:noProof/>
                <w:color w:val="0070C0"/>
                <w:sz w:val="18"/>
                <w:szCs w:val="18"/>
              </w:rPr>
              <w:t xml:space="preserve">Fig. 5.1  Interbank and </w:t>
            </w:r>
            <w:r w:rsidR="00A567BD">
              <w:rPr>
                <w:rFonts w:ascii="Times New Roman" w:hAnsi="Times New Roman" w:cs="Times New Roman"/>
                <w:b/>
                <w:bCs/>
                <w:noProof/>
                <w:color w:val="0070C0"/>
                <w:sz w:val="18"/>
                <w:szCs w:val="18"/>
              </w:rPr>
              <w:t>NBR interest</w:t>
            </w:r>
            <w:r w:rsidRPr="005A3F6C">
              <w:rPr>
                <w:rFonts w:ascii="Times New Roman" w:hAnsi="Times New Roman" w:cs="Times New Roman"/>
                <w:b/>
                <w:bCs/>
                <w:noProof/>
                <w:color w:val="0070C0"/>
                <w:sz w:val="18"/>
                <w:szCs w:val="18"/>
              </w:rPr>
              <w:t xml:space="preserve"> rates</w:t>
            </w:r>
            <w:r w:rsidR="00560B26">
              <w:rPr>
                <w:noProof/>
                <w:lang w:val="en-GB"/>
              </w:rPr>
              <w:t xml:space="preserve"> </w:t>
            </w:r>
          </w:p>
          <w:p w14:paraId="4A185A48" w14:textId="77777777" w:rsidR="00BB32D9" w:rsidRDefault="00BB32D9" w:rsidP="00BB32D9">
            <w:pPr>
              <w:jc w:val="center"/>
              <w:rPr>
                <w:noProof/>
                <w:lang w:val="en-GB"/>
              </w:rPr>
            </w:pPr>
          </w:p>
          <w:p w14:paraId="0C846F94" w14:textId="79EE67FD" w:rsidR="00F54784" w:rsidRDefault="00BB32D9" w:rsidP="00BB32D9">
            <w:pPr>
              <w:jc w:val="center"/>
              <w:rPr>
                <w:lang w:val="en-GB"/>
              </w:rPr>
            </w:pPr>
            <w:r>
              <w:rPr>
                <w:noProof/>
                <w:lang w:val="en-GB"/>
              </w:rPr>
              <w:drawing>
                <wp:inline distT="0" distB="0" distL="0" distR="0" wp14:anchorId="067821CD" wp14:editId="26E137A3">
                  <wp:extent cx="3150870" cy="2693964"/>
                  <wp:effectExtent l="0" t="0" r="0" b="0"/>
                  <wp:docPr id="196738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85003" name="Picture 1967385003"/>
                          <pic:cNvPicPr/>
                        </pic:nvPicPr>
                        <pic:blipFill>
                          <a:blip r:embed="rId34">
                            <a:extLst>
                              <a:ext uri="{28A0092B-C50C-407E-A947-70E740481C1C}">
                                <a14:useLocalDpi xmlns:a14="http://schemas.microsoft.com/office/drawing/2010/main" val="0"/>
                              </a:ext>
                            </a:extLst>
                          </a:blip>
                          <a:stretch>
                            <a:fillRect/>
                          </a:stretch>
                        </pic:blipFill>
                        <pic:spPr>
                          <a:xfrm>
                            <a:off x="0" y="0"/>
                            <a:ext cx="3189483" cy="2726978"/>
                          </a:xfrm>
                          <a:prstGeom prst="rect">
                            <a:avLst/>
                          </a:prstGeom>
                        </pic:spPr>
                      </pic:pic>
                    </a:graphicData>
                  </a:graphic>
                </wp:inline>
              </w:drawing>
            </w:r>
          </w:p>
        </w:tc>
        <w:tc>
          <w:tcPr>
            <w:tcW w:w="4665" w:type="dxa"/>
          </w:tcPr>
          <w:p w14:paraId="4FB932BE" w14:textId="77777777" w:rsidR="00560B26" w:rsidRDefault="00936C33" w:rsidP="00560B26">
            <w:pPr>
              <w:jc w:val="center"/>
              <w:rPr>
                <w:rFonts w:ascii="Times New Roman" w:hAnsi="Times New Roman" w:cs="Times New Roman"/>
                <w:b/>
                <w:bCs/>
                <w:noProof/>
                <w:color w:val="0070C0"/>
                <w:sz w:val="18"/>
                <w:szCs w:val="18"/>
              </w:rPr>
            </w:pPr>
            <w:r w:rsidRPr="005A3F6C">
              <w:rPr>
                <w:rFonts w:ascii="Times New Roman" w:hAnsi="Times New Roman" w:cs="Times New Roman"/>
                <w:b/>
                <w:bCs/>
                <w:noProof/>
                <w:color w:val="0070C0"/>
                <w:sz w:val="18"/>
                <w:szCs w:val="18"/>
              </w:rPr>
              <w:t>Figure 5.</w:t>
            </w:r>
            <w:r w:rsidR="00802137" w:rsidRPr="005A3F6C">
              <w:rPr>
                <w:rFonts w:ascii="Times New Roman" w:hAnsi="Times New Roman" w:cs="Times New Roman"/>
                <w:b/>
                <w:bCs/>
                <w:noProof/>
                <w:color w:val="0070C0"/>
                <w:sz w:val="18"/>
                <w:szCs w:val="18"/>
              </w:rPr>
              <w:t>2</w:t>
            </w:r>
            <w:r w:rsidRPr="005A3F6C">
              <w:rPr>
                <w:rFonts w:ascii="Times New Roman" w:hAnsi="Times New Roman" w:cs="Times New Roman"/>
                <w:b/>
                <w:bCs/>
                <w:noProof/>
                <w:color w:val="0070C0"/>
                <w:sz w:val="18"/>
                <w:szCs w:val="18"/>
              </w:rPr>
              <w:t xml:space="preserve">  Interbank rate, </w:t>
            </w:r>
            <w:r w:rsidR="00B75495" w:rsidRPr="005A3F6C">
              <w:rPr>
                <w:rFonts w:ascii="Times New Roman" w:hAnsi="Times New Roman" w:cs="Times New Roman"/>
                <w:b/>
                <w:bCs/>
                <w:noProof/>
                <w:color w:val="0070C0"/>
                <w:sz w:val="18"/>
                <w:szCs w:val="18"/>
              </w:rPr>
              <w:t xml:space="preserve">RIR and </w:t>
            </w:r>
            <w:r w:rsidRPr="005A3F6C">
              <w:rPr>
                <w:rFonts w:ascii="Times New Roman" w:hAnsi="Times New Roman" w:cs="Times New Roman"/>
                <w:b/>
                <w:bCs/>
                <w:noProof/>
                <w:color w:val="0070C0"/>
                <w:sz w:val="18"/>
                <w:szCs w:val="18"/>
              </w:rPr>
              <w:t>inflation</w:t>
            </w:r>
          </w:p>
          <w:p w14:paraId="0EDC82C9" w14:textId="77777777" w:rsidR="00F54784" w:rsidRDefault="00D56116" w:rsidP="00560B26">
            <w:pPr>
              <w:rPr>
                <w:lang w:val="en-GB"/>
              </w:rPr>
            </w:pPr>
            <w:r>
              <w:rPr>
                <w:noProof/>
                <w:sz w:val="18"/>
                <w:szCs w:val="18"/>
              </w:rPr>
              <w:t xml:space="preserve"> </w:t>
            </w:r>
            <w:r w:rsidR="00560B26">
              <w:rPr>
                <w:noProof/>
                <w:lang w:val="en-GB"/>
              </w:rPr>
              <w:t xml:space="preserve"> </w:t>
            </w:r>
            <w:r w:rsidR="00560B26">
              <w:rPr>
                <w:noProof/>
                <w:lang w:val="en-GB"/>
              </w:rPr>
              <w:drawing>
                <wp:inline distT="0" distB="0" distL="0" distR="0" wp14:anchorId="29571B75" wp14:editId="57FF1FCC">
                  <wp:extent cx="2968283" cy="2355850"/>
                  <wp:effectExtent l="0" t="0" r="3810" b="6350"/>
                  <wp:docPr id="16181658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65898" name="Picture 1618165898"/>
                          <pic:cNvPicPr/>
                        </pic:nvPicPr>
                        <pic:blipFill>
                          <a:blip r:embed="rId35">
                            <a:extLst>
                              <a:ext uri="{28A0092B-C50C-407E-A947-70E740481C1C}">
                                <a14:useLocalDpi xmlns:a14="http://schemas.microsoft.com/office/drawing/2010/main" val="0"/>
                              </a:ext>
                            </a:extLst>
                          </a:blip>
                          <a:stretch>
                            <a:fillRect/>
                          </a:stretch>
                        </pic:blipFill>
                        <pic:spPr>
                          <a:xfrm>
                            <a:off x="0" y="0"/>
                            <a:ext cx="2974493" cy="2360778"/>
                          </a:xfrm>
                          <a:prstGeom prst="rect">
                            <a:avLst/>
                          </a:prstGeom>
                        </pic:spPr>
                      </pic:pic>
                    </a:graphicData>
                  </a:graphic>
                </wp:inline>
              </w:drawing>
            </w:r>
          </w:p>
        </w:tc>
      </w:tr>
    </w:tbl>
    <w:p w14:paraId="4ABF6CC1" w14:textId="77777777" w:rsidR="00A72AAB" w:rsidRDefault="00A72AAB" w:rsidP="00A72AAB">
      <w:pPr>
        <w:spacing w:after="0"/>
      </w:pPr>
    </w:p>
    <w:p w14:paraId="2CBC13F0" w14:textId="2CBD5186" w:rsidR="00FE2A2A" w:rsidRPr="00FE2A2A" w:rsidRDefault="00FE2A2A" w:rsidP="00E13242">
      <w:pPr>
        <w:spacing w:after="240"/>
        <w:rPr>
          <w:rFonts w:ascii="Times New Roman" w:hAnsi="Times New Roman" w:cs="Times New Roman"/>
          <w:sz w:val="24"/>
          <w:szCs w:val="24"/>
          <w:lang w:val="en-GB"/>
        </w:rPr>
      </w:pPr>
      <w:r w:rsidRPr="00FE2A2A">
        <w:rPr>
          <w:rFonts w:ascii="Times New Roman" w:hAnsi="Times New Roman" w:cs="Times New Roman"/>
          <w:sz w:val="24"/>
          <w:szCs w:val="24"/>
          <w:lang w:val="en-GB"/>
        </w:rPr>
        <w:t xml:space="preserve">The Taylor </w:t>
      </w:r>
      <w:r>
        <w:rPr>
          <w:rFonts w:ascii="Times New Roman" w:hAnsi="Times New Roman" w:cs="Times New Roman"/>
          <w:sz w:val="24"/>
          <w:szCs w:val="24"/>
          <w:lang w:val="en-GB"/>
        </w:rPr>
        <w:t xml:space="preserve">interest rate </w:t>
      </w:r>
      <w:r w:rsidRPr="00FE2A2A">
        <w:rPr>
          <w:rFonts w:ascii="Times New Roman" w:hAnsi="Times New Roman" w:cs="Times New Roman"/>
          <w:sz w:val="24"/>
          <w:szCs w:val="24"/>
          <w:lang w:val="en-GB"/>
        </w:rPr>
        <w:t>rule f</w:t>
      </w:r>
      <w:r w:rsidR="005472F3">
        <w:rPr>
          <w:rFonts w:ascii="Times New Roman" w:hAnsi="Times New Roman" w:cs="Times New Roman"/>
          <w:sz w:val="24"/>
          <w:szCs w:val="24"/>
          <w:lang w:val="en-GB"/>
        </w:rPr>
        <w:t>ol</w:t>
      </w:r>
      <w:r w:rsidRPr="00FE2A2A">
        <w:rPr>
          <w:rFonts w:ascii="Times New Roman" w:hAnsi="Times New Roman" w:cs="Times New Roman"/>
          <w:sz w:val="24"/>
          <w:szCs w:val="24"/>
          <w:lang w:val="en-GB"/>
        </w:rPr>
        <w:t xml:space="preserve">lowed by the NBR </w:t>
      </w:r>
      <w:r>
        <w:rPr>
          <w:rFonts w:ascii="Times New Roman" w:hAnsi="Times New Roman" w:cs="Times New Roman"/>
          <w:sz w:val="24"/>
          <w:szCs w:val="24"/>
          <w:lang w:val="en-GB"/>
        </w:rPr>
        <w:t xml:space="preserve">has a relatively small positive (negative) response to output being above (below) potential and a high response to inflation </w:t>
      </w:r>
      <w:r w:rsidR="005472F3">
        <w:rPr>
          <w:rFonts w:ascii="Times New Roman" w:hAnsi="Times New Roman" w:cs="Times New Roman"/>
          <w:sz w:val="24"/>
          <w:szCs w:val="24"/>
          <w:lang w:val="en-GB"/>
        </w:rPr>
        <w:t xml:space="preserve">being </w:t>
      </w:r>
      <w:r>
        <w:rPr>
          <w:rFonts w:ascii="Times New Roman" w:hAnsi="Times New Roman" w:cs="Times New Roman"/>
          <w:sz w:val="24"/>
          <w:szCs w:val="24"/>
          <w:lang w:val="en-GB"/>
        </w:rPr>
        <w:t xml:space="preserve">above (below) target </w:t>
      </w:r>
      <w:r>
        <w:rPr>
          <w:rFonts w:ascii="Times New Roman" w:hAnsi="Times New Roman" w:cs="Times New Roman"/>
          <w:sz w:val="24"/>
          <w:szCs w:val="24"/>
          <w:lang w:val="en-GB"/>
        </w:rPr>
        <w:lastRenderedPageBreak/>
        <w:t>infl</w:t>
      </w:r>
      <w:r w:rsidR="005472F3">
        <w:rPr>
          <w:rFonts w:ascii="Times New Roman" w:hAnsi="Times New Roman" w:cs="Times New Roman"/>
          <w:sz w:val="24"/>
          <w:szCs w:val="24"/>
          <w:lang w:val="en-GB"/>
        </w:rPr>
        <w:t>ation</w:t>
      </w:r>
      <w:r>
        <w:rPr>
          <w:rFonts w:ascii="Times New Roman" w:hAnsi="Times New Roman" w:cs="Times New Roman"/>
          <w:sz w:val="24"/>
          <w:szCs w:val="24"/>
          <w:lang w:val="en-GB"/>
        </w:rPr>
        <w:t>, currently 5% for</w:t>
      </w:r>
      <w:r w:rsidR="005472F3">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CPI headline. As NBR moves interest rates gradually, the rule has </w:t>
      </w:r>
      <w:r w:rsidR="00AC330C">
        <w:rPr>
          <w:rFonts w:ascii="Times New Roman" w:hAnsi="Times New Roman" w:cs="Times New Roman"/>
          <w:sz w:val="24"/>
          <w:szCs w:val="24"/>
          <w:lang w:val="en-GB"/>
        </w:rPr>
        <w:t>a heavy weight</w:t>
      </w:r>
      <w:r>
        <w:rPr>
          <w:rFonts w:ascii="Times New Roman" w:hAnsi="Times New Roman" w:cs="Times New Roman"/>
          <w:sz w:val="24"/>
          <w:szCs w:val="24"/>
          <w:lang w:val="en-GB"/>
        </w:rPr>
        <w:t xml:space="preserve"> for the lagged interest rate </w:t>
      </w:r>
      <w:r w:rsidR="00CC249A">
        <w:rPr>
          <w:rFonts w:ascii="Times New Roman" w:hAnsi="Times New Roman" w:cs="Times New Roman"/>
          <w:sz w:val="24"/>
          <w:szCs w:val="24"/>
          <w:lang w:val="en-GB"/>
        </w:rPr>
        <w:t>while trending back to the neutral rate (</w:t>
      </w:r>
      <w:r w:rsidR="00CC249A" w:rsidRPr="00085462">
        <w:rPr>
          <w:rFonts w:ascii="Times New Roman" w:hAnsi="Times New Roman" w:cs="Times New Roman"/>
          <w:b/>
          <w:bCs/>
          <w:color w:val="0070C0"/>
          <w:sz w:val="24"/>
          <w:szCs w:val="24"/>
          <w:lang w:val="en-GB"/>
        </w:rPr>
        <w:t>Figure 5</w:t>
      </w:r>
      <w:r w:rsidR="00CC249A">
        <w:rPr>
          <w:rFonts w:ascii="Times New Roman" w:hAnsi="Times New Roman" w:cs="Times New Roman"/>
          <w:b/>
          <w:bCs/>
          <w:color w:val="0070C0"/>
          <w:sz w:val="24"/>
          <w:szCs w:val="24"/>
          <w:lang w:val="en-GB"/>
        </w:rPr>
        <w:t>.3</w:t>
      </w:r>
      <w:r w:rsidR="00CC249A">
        <w:rPr>
          <w:rFonts w:ascii="Times New Roman" w:hAnsi="Times New Roman" w:cs="Times New Roman"/>
          <w:sz w:val="24"/>
          <w:szCs w:val="24"/>
          <w:lang w:val="en-GB"/>
        </w:rPr>
        <w:t>).</w:t>
      </w:r>
      <w:r w:rsidR="00CC249A">
        <w:rPr>
          <w:rStyle w:val="FootnoteReference"/>
          <w:rFonts w:ascii="Times New Roman" w:hAnsi="Times New Roman" w:cs="Times New Roman"/>
          <w:sz w:val="24"/>
          <w:szCs w:val="24"/>
          <w:lang w:val="en-GB"/>
        </w:rPr>
        <w:footnoteReference w:id="10"/>
      </w:r>
      <w:r w:rsidR="00CC249A">
        <w:rPr>
          <w:rFonts w:ascii="Times New Roman" w:hAnsi="Times New Roman" w:cs="Times New Roman"/>
          <w:sz w:val="24"/>
          <w:szCs w:val="24"/>
          <w:lang w:val="en-GB"/>
        </w:rPr>
        <w:t xml:space="preserve"> </w:t>
      </w:r>
      <w:r w:rsidR="005472F3">
        <w:rPr>
          <w:rFonts w:ascii="Times New Roman" w:hAnsi="Times New Roman" w:cs="Times New Roman"/>
          <w:sz w:val="24"/>
          <w:szCs w:val="24"/>
          <w:lang w:val="en-GB"/>
        </w:rPr>
        <w:t xml:space="preserve">The lending rate </w:t>
      </w:r>
      <w:r w:rsidR="00052A98">
        <w:rPr>
          <w:rFonts w:ascii="Times New Roman" w:hAnsi="Times New Roman" w:cs="Times New Roman"/>
          <w:sz w:val="24"/>
          <w:szCs w:val="24"/>
          <w:lang w:val="en-GB"/>
        </w:rPr>
        <w:t xml:space="preserve">has </w:t>
      </w:r>
      <w:r w:rsidR="005472F3">
        <w:rPr>
          <w:rFonts w:ascii="Times New Roman" w:hAnsi="Times New Roman" w:cs="Times New Roman"/>
          <w:sz w:val="24"/>
          <w:szCs w:val="24"/>
          <w:lang w:val="en-GB"/>
        </w:rPr>
        <w:t>follow</w:t>
      </w:r>
      <w:r w:rsidR="00052A98">
        <w:rPr>
          <w:rFonts w:ascii="Times New Roman" w:hAnsi="Times New Roman" w:cs="Times New Roman"/>
          <w:sz w:val="24"/>
          <w:szCs w:val="24"/>
          <w:lang w:val="en-GB"/>
        </w:rPr>
        <w:t>ed</w:t>
      </w:r>
      <w:r w:rsidR="005472F3">
        <w:rPr>
          <w:rFonts w:ascii="Times New Roman" w:hAnsi="Times New Roman" w:cs="Times New Roman"/>
          <w:sz w:val="24"/>
          <w:szCs w:val="24"/>
          <w:lang w:val="en-GB"/>
        </w:rPr>
        <w:t xml:space="preserve"> the interbank rate, </w:t>
      </w:r>
      <w:r w:rsidR="00052A98">
        <w:rPr>
          <w:rFonts w:ascii="Times New Roman" w:hAnsi="Times New Roman" w:cs="Times New Roman"/>
          <w:sz w:val="24"/>
          <w:szCs w:val="24"/>
          <w:lang w:val="en-GB"/>
        </w:rPr>
        <w:t xml:space="preserve">but </w:t>
      </w:r>
      <w:r w:rsidR="005472F3">
        <w:rPr>
          <w:rFonts w:ascii="Times New Roman" w:hAnsi="Times New Roman" w:cs="Times New Roman"/>
          <w:sz w:val="24"/>
          <w:szCs w:val="24"/>
          <w:lang w:val="en-GB"/>
        </w:rPr>
        <w:t xml:space="preserve">with a lag and a </w:t>
      </w:r>
      <w:r w:rsidR="00052A98">
        <w:rPr>
          <w:rFonts w:ascii="Times New Roman" w:hAnsi="Times New Roman" w:cs="Times New Roman"/>
          <w:sz w:val="24"/>
          <w:szCs w:val="24"/>
          <w:lang w:val="en-GB"/>
        </w:rPr>
        <w:t>fairly</w:t>
      </w:r>
      <w:r w:rsidR="005472F3">
        <w:rPr>
          <w:rFonts w:ascii="Times New Roman" w:hAnsi="Times New Roman" w:cs="Times New Roman"/>
          <w:sz w:val="24"/>
          <w:szCs w:val="24"/>
          <w:lang w:val="en-GB"/>
        </w:rPr>
        <w:t xml:space="preserve"> constant spread of </w:t>
      </w:r>
      <w:r w:rsidR="00052A98">
        <w:rPr>
          <w:rFonts w:ascii="Times New Roman" w:hAnsi="Times New Roman" w:cs="Times New Roman"/>
          <w:sz w:val="24"/>
          <w:szCs w:val="24"/>
          <w:lang w:val="en-GB"/>
        </w:rPr>
        <w:t xml:space="preserve">some </w:t>
      </w:r>
      <w:r w:rsidR="00FA64B3">
        <w:rPr>
          <w:rFonts w:ascii="Times New Roman" w:hAnsi="Times New Roman" w:cs="Times New Roman"/>
          <w:sz w:val="24"/>
          <w:szCs w:val="24"/>
          <w:lang w:val="en-GB"/>
        </w:rPr>
        <w:t>9</w:t>
      </w:r>
      <w:r w:rsidR="005472F3">
        <w:rPr>
          <w:rFonts w:ascii="Times New Roman" w:hAnsi="Times New Roman" w:cs="Times New Roman"/>
          <w:sz w:val="24"/>
          <w:szCs w:val="24"/>
          <w:lang w:val="en-GB"/>
        </w:rPr>
        <w:t xml:space="preserve">%. </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5430"/>
        <w:gridCol w:w="4440"/>
      </w:tblGrid>
      <w:tr w:rsidR="00925518" w14:paraId="42D959DC" w14:textId="77777777" w:rsidTr="004C0135">
        <w:trPr>
          <w:trHeight w:val="5280"/>
        </w:trPr>
        <w:tc>
          <w:tcPr>
            <w:tcW w:w="5688" w:type="dxa"/>
          </w:tcPr>
          <w:p w14:paraId="4655A046" w14:textId="77777777" w:rsidR="00936C33" w:rsidRPr="00CC249A" w:rsidRDefault="00936C33" w:rsidP="00914C9B">
            <w:pPr>
              <w:spacing w:after="120"/>
              <w:jc w:val="center"/>
              <w:rPr>
                <w:noProof/>
                <w:sz w:val="20"/>
                <w:szCs w:val="20"/>
              </w:rPr>
            </w:pPr>
            <w:r w:rsidRPr="00CC249A">
              <w:rPr>
                <w:rFonts w:ascii="Times New Roman" w:hAnsi="Times New Roman" w:cs="Times New Roman"/>
                <w:b/>
                <w:bCs/>
                <w:noProof/>
                <w:color w:val="0070C0"/>
                <w:sz w:val="20"/>
                <w:szCs w:val="20"/>
              </w:rPr>
              <w:t>Fig. 5.</w:t>
            </w:r>
            <w:r w:rsidR="00914C9B" w:rsidRPr="00CC249A">
              <w:rPr>
                <w:rFonts w:ascii="Times New Roman" w:hAnsi="Times New Roman" w:cs="Times New Roman"/>
                <w:b/>
                <w:bCs/>
                <w:noProof/>
                <w:color w:val="0070C0"/>
                <w:sz w:val="20"/>
                <w:szCs w:val="20"/>
              </w:rPr>
              <w:t>3</w:t>
            </w:r>
            <w:r w:rsidRPr="00CC249A">
              <w:rPr>
                <w:rFonts w:ascii="Times New Roman" w:hAnsi="Times New Roman" w:cs="Times New Roman"/>
                <w:b/>
                <w:bCs/>
                <w:noProof/>
                <w:color w:val="0070C0"/>
                <w:sz w:val="20"/>
                <w:szCs w:val="20"/>
              </w:rPr>
              <w:t xml:space="preserve">  </w:t>
            </w:r>
            <w:r w:rsidR="00914C9B" w:rsidRPr="00CC249A">
              <w:rPr>
                <w:rFonts w:ascii="Times New Roman" w:hAnsi="Times New Roman" w:cs="Times New Roman"/>
                <w:b/>
                <w:bCs/>
                <w:noProof/>
                <w:color w:val="0070C0"/>
                <w:sz w:val="20"/>
                <w:szCs w:val="20"/>
              </w:rPr>
              <w:t>Interest rate (IB) policy rule, components</w:t>
            </w:r>
          </w:p>
          <w:p w14:paraId="5DF27F36" w14:textId="77777777" w:rsidR="00A72AAB" w:rsidRDefault="00CC249A" w:rsidP="00223CB0">
            <w:r>
              <w:rPr>
                <w:noProof/>
              </w:rPr>
              <w:t xml:space="preserve"> </w:t>
            </w:r>
            <w:r w:rsidR="004C0135">
              <w:rPr>
                <w:noProof/>
              </w:rPr>
              <w:drawing>
                <wp:inline distT="0" distB="0" distL="0" distR="0" wp14:anchorId="5EE38715" wp14:editId="59C215A2">
                  <wp:extent cx="3419475" cy="2855742"/>
                  <wp:effectExtent l="0" t="0" r="0" b="1905"/>
                  <wp:docPr id="14778910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91077" name="Picture 1477891077"/>
                          <pic:cNvPicPr/>
                        </pic:nvPicPr>
                        <pic:blipFill>
                          <a:blip r:embed="rId36">
                            <a:extLst>
                              <a:ext uri="{28A0092B-C50C-407E-A947-70E740481C1C}">
                                <a14:useLocalDpi xmlns:a14="http://schemas.microsoft.com/office/drawing/2010/main" val="0"/>
                              </a:ext>
                            </a:extLst>
                          </a:blip>
                          <a:stretch>
                            <a:fillRect/>
                          </a:stretch>
                        </pic:blipFill>
                        <pic:spPr>
                          <a:xfrm>
                            <a:off x="0" y="0"/>
                            <a:ext cx="3423686" cy="2859259"/>
                          </a:xfrm>
                          <a:prstGeom prst="rect">
                            <a:avLst/>
                          </a:prstGeom>
                        </pic:spPr>
                      </pic:pic>
                    </a:graphicData>
                  </a:graphic>
                </wp:inline>
              </w:drawing>
            </w:r>
          </w:p>
        </w:tc>
        <w:tc>
          <w:tcPr>
            <w:tcW w:w="4406" w:type="dxa"/>
          </w:tcPr>
          <w:p w14:paraId="3B071608" w14:textId="77777777" w:rsidR="00CC249A" w:rsidRDefault="00065A44" w:rsidP="00E13242">
            <w:pPr>
              <w:spacing w:after="120"/>
              <w:jc w:val="center"/>
              <w:rPr>
                <w:rFonts w:ascii="Times New Roman" w:hAnsi="Times New Roman" w:cs="Times New Roman"/>
                <w:b/>
                <w:bCs/>
                <w:noProof/>
                <w:color w:val="0070C0"/>
                <w:sz w:val="20"/>
                <w:szCs w:val="20"/>
              </w:rPr>
            </w:pPr>
            <w:r w:rsidRPr="00CC249A">
              <w:rPr>
                <w:rFonts w:ascii="Times New Roman" w:hAnsi="Times New Roman" w:cs="Times New Roman"/>
                <w:b/>
                <w:bCs/>
                <w:noProof/>
                <w:color w:val="0070C0"/>
                <w:sz w:val="20"/>
                <w:szCs w:val="20"/>
              </w:rPr>
              <w:t>Fig. 5.4  Real interest rate lend</w:t>
            </w:r>
            <w:r w:rsidR="007D544C">
              <w:rPr>
                <w:rFonts w:ascii="Times New Roman" w:hAnsi="Times New Roman" w:cs="Times New Roman"/>
                <w:b/>
                <w:bCs/>
                <w:noProof/>
                <w:color w:val="0070C0"/>
                <w:sz w:val="20"/>
                <w:szCs w:val="20"/>
              </w:rPr>
              <w:t>i</w:t>
            </w:r>
            <w:r w:rsidRPr="00CC249A">
              <w:rPr>
                <w:rFonts w:ascii="Times New Roman" w:hAnsi="Times New Roman" w:cs="Times New Roman"/>
                <w:b/>
                <w:bCs/>
                <w:noProof/>
                <w:color w:val="0070C0"/>
                <w:sz w:val="20"/>
                <w:szCs w:val="20"/>
              </w:rPr>
              <w:t>ng and IB</w:t>
            </w:r>
            <w:r w:rsidR="00B70432">
              <w:rPr>
                <w:rFonts w:ascii="Times New Roman" w:hAnsi="Times New Roman" w:cs="Times New Roman"/>
                <w:b/>
                <w:bCs/>
                <w:noProof/>
                <w:color w:val="0070C0"/>
                <w:sz w:val="20"/>
                <w:szCs w:val="20"/>
              </w:rPr>
              <w:t xml:space="preserve">, </w:t>
            </w:r>
            <w:r w:rsidR="00E13242">
              <w:rPr>
                <w:rFonts w:ascii="Times New Roman" w:hAnsi="Times New Roman" w:cs="Times New Roman"/>
                <w:b/>
                <w:bCs/>
                <w:noProof/>
                <w:color w:val="0070C0"/>
                <w:sz w:val="20"/>
                <w:szCs w:val="20"/>
              </w:rPr>
              <w:t xml:space="preserve">versus </w:t>
            </w:r>
            <w:r w:rsidRPr="00CC249A">
              <w:rPr>
                <w:rFonts w:ascii="Times New Roman" w:hAnsi="Times New Roman" w:cs="Times New Roman"/>
                <w:b/>
                <w:bCs/>
                <w:noProof/>
                <w:color w:val="0070C0"/>
                <w:sz w:val="20"/>
                <w:szCs w:val="20"/>
              </w:rPr>
              <w:t>trends</w:t>
            </w:r>
          </w:p>
          <w:p w14:paraId="19E4FB76" w14:textId="77777777" w:rsidR="00E13242" w:rsidRDefault="00E13242" w:rsidP="00E13242">
            <w:pPr>
              <w:spacing w:after="120"/>
              <w:jc w:val="center"/>
              <w:rPr>
                <w:rFonts w:ascii="Times New Roman" w:hAnsi="Times New Roman" w:cs="Times New Roman"/>
                <w:b/>
                <w:bCs/>
                <w:noProof/>
                <w:color w:val="0070C0"/>
                <w:sz w:val="20"/>
                <w:szCs w:val="20"/>
              </w:rPr>
            </w:pPr>
          </w:p>
          <w:p w14:paraId="008FAD72" w14:textId="77777777" w:rsidR="00E13242" w:rsidRDefault="00E13242" w:rsidP="00E13242">
            <w:pPr>
              <w:spacing w:after="120"/>
              <w:jc w:val="center"/>
              <w:rPr>
                <w:noProof/>
                <w:sz w:val="18"/>
                <w:szCs w:val="18"/>
              </w:rPr>
            </w:pPr>
            <w:r>
              <w:rPr>
                <w:noProof/>
                <w:sz w:val="18"/>
                <w:szCs w:val="18"/>
              </w:rPr>
              <w:drawing>
                <wp:inline distT="0" distB="0" distL="0" distR="0" wp14:anchorId="05C4BC00" wp14:editId="676CFECD">
                  <wp:extent cx="2769954" cy="2461846"/>
                  <wp:effectExtent l="0" t="0" r="0" b="0"/>
                  <wp:docPr id="1531084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84959" name="Picture 1531084959"/>
                          <pic:cNvPicPr/>
                        </pic:nvPicPr>
                        <pic:blipFill>
                          <a:blip r:embed="rId37">
                            <a:extLst>
                              <a:ext uri="{28A0092B-C50C-407E-A947-70E740481C1C}">
                                <a14:useLocalDpi xmlns:a14="http://schemas.microsoft.com/office/drawing/2010/main" val="0"/>
                              </a:ext>
                            </a:extLst>
                          </a:blip>
                          <a:stretch>
                            <a:fillRect/>
                          </a:stretch>
                        </pic:blipFill>
                        <pic:spPr>
                          <a:xfrm>
                            <a:off x="0" y="0"/>
                            <a:ext cx="2776020" cy="2467237"/>
                          </a:xfrm>
                          <a:prstGeom prst="rect">
                            <a:avLst/>
                          </a:prstGeom>
                        </pic:spPr>
                      </pic:pic>
                    </a:graphicData>
                  </a:graphic>
                </wp:inline>
              </w:drawing>
            </w:r>
          </w:p>
          <w:p w14:paraId="22FD9E25" w14:textId="77777777" w:rsidR="00341035" w:rsidRPr="005A3F6C" w:rsidRDefault="00341035" w:rsidP="00065A44">
            <w:pPr>
              <w:spacing w:after="120"/>
              <w:jc w:val="center"/>
              <w:rPr>
                <w:noProof/>
                <w:sz w:val="18"/>
                <w:szCs w:val="18"/>
              </w:rPr>
            </w:pPr>
          </w:p>
          <w:p w14:paraId="76A8BFF7" w14:textId="77777777" w:rsidR="00A72AAB" w:rsidRDefault="00A72AAB" w:rsidP="00223CB0"/>
        </w:tc>
      </w:tr>
    </w:tbl>
    <w:p w14:paraId="2759172D" w14:textId="77777777" w:rsidR="008D1655" w:rsidRDefault="00E13242" w:rsidP="00D75CF5">
      <w:pPr>
        <w:pStyle w:val="ListParagraph"/>
        <w:spacing w:before="240" w:after="120"/>
        <w:ind w:left="0"/>
        <w:jc w:val="both"/>
        <w:rPr>
          <w:rFonts w:ascii="Times New Roman" w:hAnsi="Times New Roman" w:cs="Times New Roman"/>
          <w:sz w:val="24"/>
          <w:szCs w:val="24"/>
        </w:rPr>
      </w:pPr>
      <w:r>
        <w:rPr>
          <w:rFonts w:ascii="Times New Roman" w:hAnsi="Times New Roman" w:cs="Times New Roman"/>
          <w:sz w:val="24"/>
          <w:szCs w:val="24"/>
        </w:rPr>
        <w:t>Since mid-2022, the policy RIR has risen sharply as the nominal interest rates were moved up and inflation declined. The real lending rates followed, and after a low point of 7% in mid-2022 reached some 12% by the second half of 2023.</w:t>
      </w:r>
    </w:p>
    <w:p w14:paraId="1FDAF36A" w14:textId="77777777" w:rsidR="008D1655" w:rsidRDefault="008D1655">
      <w:pPr>
        <w:rPr>
          <w:rFonts w:ascii="Times New Roman" w:hAnsi="Times New Roman" w:cs="Times New Roman"/>
          <w:sz w:val="24"/>
          <w:szCs w:val="24"/>
        </w:rPr>
      </w:pPr>
      <w:r>
        <w:rPr>
          <w:rFonts w:ascii="Times New Roman" w:hAnsi="Times New Roman" w:cs="Times New Roman"/>
          <w:sz w:val="24"/>
          <w:szCs w:val="24"/>
        </w:rPr>
        <w:br w:type="page"/>
      </w:r>
    </w:p>
    <w:p w14:paraId="2DB8E9B9" w14:textId="77777777" w:rsidR="004A34D1" w:rsidRPr="00A85C88" w:rsidRDefault="00F44EC1" w:rsidP="00D75CF5">
      <w:pPr>
        <w:pStyle w:val="ListParagraph"/>
        <w:spacing w:before="240" w:after="120"/>
        <w:ind w:left="0"/>
        <w:jc w:val="both"/>
        <w:rPr>
          <w:rFonts w:ascii="Times New Roman" w:hAnsi="Times New Roman" w:cs="Times New Roman"/>
          <w:b/>
          <w:bCs/>
          <w:sz w:val="24"/>
          <w:szCs w:val="24"/>
        </w:rPr>
      </w:pPr>
      <w:r w:rsidRPr="00A85C88">
        <w:rPr>
          <w:rFonts w:ascii="Times New Roman" w:hAnsi="Times New Roman" w:cs="Times New Roman"/>
          <w:sz w:val="24"/>
          <w:szCs w:val="24"/>
        </w:rPr>
        <w:lastRenderedPageBreak/>
        <w:t xml:space="preserve">The NBR maintains a flexible </w:t>
      </w:r>
      <w:r w:rsidRPr="00A85C88">
        <w:rPr>
          <w:rFonts w:ascii="Times New Roman" w:hAnsi="Times New Roman" w:cs="Times New Roman"/>
          <w:b/>
          <w:bCs/>
          <w:color w:val="0070C0"/>
          <w:sz w:val="24"/>
          <w:szCs w:val="24"/>
        </w:rPr>
        <w:t>nominal exchange policy</w:t>
      </w:r>
      <w:r w:rsidRPr="00A85C88">
        <w:rPr>
          <w:rFonts w:ascii="Times New Roman" w:hAnsi="Times New Roman" w:cs="Times New Roman"/>
          <w:color w:val="0070C0"/>
          <w:sz w:val="24"/>
          <w:szCs w:val="24"/>
        </w:rPr>
        <w:t xml:space="preserve"> </w:t>
      </w:r>
      <w:r w:rsidRPr="00A85C88">
        <w:rPr>
          <w:rFonts w:ascii="Times New Roman" w:hAnsi="Times New Roman" w:cs="Times New Roman"/>
          <w:sz w:val="24"/>
          <w:szCs w:val="24"/>
        </w:rPr>
        <w:t xml:space="preserve">with intervention to smoothen fluctuations. </w:t>
      </w:r>
      <w:r w:rsidR="00D963DD">
        <w:rPr>
          <w:rFonts w:ascii="Times New Roman" w:hAnsi="Times New Roman" w:cs="Times New Roman"/>
          <w:sz w:val="24"/>
          <w:szCs w:val="24"/>
        </w:rPr>
        <w:t xml:space="preserve">In practice, NBR’s ER policy can be described by </w:t>
      </w:r>
      <w:r w:rsidRPr="00A85C88">
        <w:rPr>
          <w:rFonts w:ascii="Times New Roman" w:hAnsi="Times New Roman" w:cs="Times New Roman"/>
          <w:sz w:val="24"/>
          <w:szCs w:val="24"/>
        </w:rPr>
        <w:t>a hybri</w:t>
      </w:r>
      <w:r w:rsidR="00D963DD">
        <w:rPr>
          <w:rFonts w:ascii="Times New Roman" w:hAnsi="Times New Roman" w:cs="Times New Roman"/>
          <w:sz w:val="24"/>
          <w:szCs w:val="24"/>
        </w:rPr>
        <w:t>d</w:t>
      </w:r>
      <w:r w:rsidRPr="00A85C88">
        <w:rPr>
          <w:rFonts w:ascii="Times New Roman" w:hAnsi="Times New Roman" w:cs="Times New Roman"/>
          <w:sz w:val="24"/>
          <w:szCs w:val="24"/>
        </w:rPr>
        <w:t xml:space="preserve"> rule where the NER is steered such that the RER converges to </w:t>
      </w:r>
      <w:r w:rsidR="00A51A07">
        <w:rPr>
          <w:rFonts w:ascii="Times New Roman" w:hAnsi="Times New Roman" w:cs="Times New Roman"/>
          <w:sz w:val="24"/>
          <w:szCs w:val="24"/>
        </w:rPr>
        <w:t>an implicit</w:t>
      </w:r>
      <w:r w:rsidR="00D963DD">
        <w:rPr>
          <w:rFonts w:ascii="Times New Roman" w:hAnsi="Times New Roman" w:cs="Times New Roman"/>
          <w:sz w:val="24"/>
          <w:szCs w:val="24"/>
        </w:rPr>
        <w:t xml:space="preserve"> target (driven by an exogenous s</w:t>
      </w:r>
      <w:r w:rsidRPr="00A85C88">
        <w:rPr>
          <w:rFonts w:ascii="Times New Roman" w:hAnsi="Times New Roman" w:cs="Times New Roman"/>
          <w:sz w:val="24"/>
          <w:szCs w:val="24"/>
        </w:rPr>
        <w:t>teady</w:t>
      </w:r>
      <w:r w:rsidR="00A51A07">
        <w:rPr>
          <w:rFonts w:ascii="Times New Roman" w:hAnsi="Times New Roman" w:cs="Times New Roman"/>
          <w:sz w:val="24"/>
          <w:szCs w:val="24"/>
        </w:rPr>
        <w:t>-</w:t>
      </w:r>
      <w:r w:rsidRPr="00A85C88">
        <w:rPr>
          <w:rFonts w:ascii="Times New Roman" w:hAnsi="Times New Roman" w:cs="Times New Roman"/>
          <w:sz w:val="24"/>
          <w:szCs w:val="24"/>
        </w:rPr>
        <w:t xml:space="preserve">state </w:t>
      </w:r>
      <w:r w:rsidR="00D963DD">
        <w:rPr>
          <w:rFonts w:ascii="Times New Roman" w:hAnsi="Times New Roman" w:cs="Times New Roman"/>
          <w:sz w:val="24"/>
          <w:szCs w:val="24"/>
        </w:rPr>
        <w:t xml:space="preserve">RER </w:t>
      </w:r>
      <w:r w:rsidR="00C04C47">
        <w:rPr>
          <w:rFonts w:ascii="Times New Roman" w:hAnsi="Times New Roman" w:cs="Times New Roman"/>
          <w:sz w:val="24"/>
          <w:szCs w:val="24"/>
        </w:rPr>
        <w:t xml:space="preserve">depreciation </w:t>
      </w:r>
      <w:r w:rsidR="00D963DD">
        <w:rPr>
          <w:rFonts w:ascii="Times New Roman" w:hAnsi="Times New Roman" w:cs="Times New Roman"/>
          <w:sz w:val="24"/>
          <w:szCs w:val="24"/>
        </w:rPr>
        <w:t>path</w:t>
      </w:r>
      <w:r w:rsidR="00052A98">
        <w:rPr>
          <w:rFonts w:ascii="Times New Roman" w:hAnsi="Times New Roman" w:cs="Times New Roman"/>
          <w:sz w:val="24"/>
          <w:szCs w:val="24"/>
        </w:rPr>
        <w:t>,</w:t>
      </w:r>
      <w:r w:rsidR="00A51A07">
        <w:rPr>
          <w:rFonts w:ascii="Times New Roman" w:hAnsi="Times New Roman" w:cs="Times New Roman"/>
          <w:sz w:val="24"/>
          <w:szCs w:val="24"/>
        </w:rPr>
        <w:t xml:space="preserve"> while adjusting for domestic-foreign inflation differentials</w:t>
      </w:r>
      <w:r w:rsidR="00052A98">
        <w:rPr>
          <w:rFonts w:ascii="Times New Roman" w:hAnsi="Times New Roman" w:cs="Times New Roman"/>
          <w:sz w:val="24"/>
          <w:szCs w:val="24"/>
        </w:rPr>
        <w:t>)</w:t>
      </w:r>
      <w:r w:rsidR="00A51A07">
        <w:rPr>
          <w:rFonts w:ascii="Times New Roman" w:hAnsi="Times New Roman" w:cs="Times New Roman"/>
          <w:sz w:val="24"/>
          <w:szCs w:val="24"/>
        </w:rPr>
        <w:t xml:space="preserve"> and</w:t>
      </w:r>
      <w:r w:rsidRPr="00A85C88">
        <w:rPr>
          <w:rFonts w:ascii="Times New Roman" w:hAnsi="Times New Roman" w:cs="Times New Roman"/>
          <w:sz w:val="24"/>
          <w:szCs w:val="24"/>
        </w:rPr>
        <w:t xml:space="preserve"> letting it </w:t>
      </w:r>
      <w:r w:rsidR="00E47AC2">
        <w:rPr>
          <w:rFonts w:ascii="Times New Roman" w:hAnsi="Times New Roman" w:cs="Times New Roman"/>
          <w:sz w:val="24"/>
          <w:szCs w:val="24"/>
        </w:rPr>
        <w:t xml:space="preserve">somewhat </w:t>
      </w:r>
      <w:r w:rsidRPr="00A85C88">
        <w:rPr>
          <w:rFonts w:ascii="Times New Roman" w:hAnsi="Times New Roman" w:cs="Times New Roman"/>
          <w:sz w:val="24"/>
          <w:szCs w:val="24"/>
        </w:rPr>
        <w:t xml:space="preserve">respond to </w:t>
      </w:r>
      <w:r w:rsidR="00A51A07" w:rsidRPr="00A85C88">
        <w:rPr>
          <w:rFonts w:ascii="Times New Roman" w:hAnsi="Times New Roman" w:cs="Times New Roman"/>
          <w:sz w:val="24"/>
          <w:szCs w:val="24"/>
        </w:rPr>
        <w:t>domestic</w:t>
      </w:r>
      <w:r w:rsidR="00A51A07">
        <w:rPr>
          <w:rFonts w:ascii="Times New Roman" w:hAnsi="Times New Roman" w:cs="Times New Roman"/>
          <w:sz w:val="24"/>
          <w:szCs w:val="24"/>
        </w:rPr>
        <w:t>-</w:t>
      </w:r>
      <w:r w:rsidRPr="00A85C88">
        <w:rPr>
          <w:rFonts w:ascii="Times New Roman" w:hAnsi="Times New Roman" w:cs="Times New Roman"/>
          <w:sz w:val="24"/>
          <w:szCs w:val="24"/>
        </w:rPr>
        <w:t>foreign</w:t>
      </w:r>
      <w:r w:rsidR="00A51A07">
        <w:rPr>
          <w:rFonts w:ascii="Times New Roman" w:hAnsi="Times New Roman" w:cs="Times New Roman"/>
          <w:sz w:val="24"/>
          <w:szCs w:val="24"/>
        </w:rPr>
        <w:t xml:space="preserve"> </w:t>
      </w:r>
      <w:r w:rsidRPr="00A85C88">
        <w:rPr>
          <w:rFonts w:ascii="Times New Roman" w:hAnsi="Times New Roman" w:cs="Times New Roman"/>
          <w:sz w:val="24"/>
          <w:szCs w:val="24"/>
        </w:rPr>
        <w:t>interest rate differentials</w:t>
      </w:r>
      <w:r w:rsidR="00D963DD">
        <w:rPr>
          <w:rFonts w:ascii="Times New Roman" w:hAnsi="Times New Roman" w:cs="Times New Roman"/>
          <w:sz w:val="24"/>
          <w:szCs w:val="24"/>
        </w:rPr>
        <w:t xml:space="preserve">, adjusted for </w:t>
      </w:r>
      <w:r w:rsidR="00A51A07">
        <w:rPr>
          <w:rFonts w:ascii="Times New Roman" w:hAnsi="Times New Roman" w:cs="Times New Roman"/>
          <w:sz w:val="24"/>
          <w:szCs w:val="24"/>
        </w:rPr>
        <w:t xml:space="preserve">the </w:t>
      </w:r>
      <w:r w:rsidR="00D963DD">
        <w:rPr>
          <w:rFonts w:ascii="Times New Roman" w:hAnsi="Times New Roman" w:cs="Times New Roman"/>
          <w:sz w:val="24"/>
          <w:szCs w:val="24"/>
        </w:rPr>
        <w:t xml:space="preserve">country </w:t>
      </w:r>
      <w:r w:rsidR="00A51A07">
        <w:rPr>
          <w:rFonts w:ascii="Times New Roman" w:hAnsi="Times New Roman" w:cs="Times New Roman"/>
          <w:sz w:val="24"/>
          <w:szCs w:val="24"/>
        </w:rPr>
        <w:t xml:space="preserve">risk </w:t>
      </w:r>
      <w:r w:rsidR="00D963DD">
        <w:rPr>
          <w:rFonts w:ascii="Times New Roman" w:hAnsi="Times New Roman" w:cs="Times New Roman"/>
          <w:sz w:val="24"/>
          <w:szCs w:val="24"/>
        </w:rPr>
        <w:t>premium</w:t>
      </w:r>
      <w:r w:rsidR="00A85C88">
        <w:rPr>
          <w:rFonts w:ascii="Times New Roman" w:hAnsi="Times New Roman" w:cs="Times New Roman"/>
          <w:sz w:val="24"/>
          <w:szCs w:val="24"/>
        </w:rPr>
        <w:t xml:space="preserve"> </w:t>
      </w:r>
      <w:r w:rsidR="00A85C88" w:rsidRPr="00A85C88">
        <w:rPr>
          <w:rFonts w:ascii="Times New Roman" w:hAnsi="Times New Roman" w:cs="Times New Roman"/>
          <w:sz w:val="24"/>
          <w:szCs w:val="24"/>
        </w:rPr>
        <w:t>(</w:t>
      </w:r>
      <w:r w:rsidR="00A85C88" w:rsidRPr="00A85C88">
        <w:rPr>
          <w:rFonts w:ascii="Times New Roman" w:hAnsi="Times New Roman" w:cs="Times New Roman"/>
          <w:b/>
          <w:bCs/>
          <w:color w:val="0070C0"/>
          <w:sz w:val="24"/>
          <w:szCs w:val="24"/>
        </w:rPr>
        <w:t>Fig</w:t>
      </w:r>
      <w:r w:rsidR="00E47AC2">
        <w:rPr>
          <w:rFonts w:ascii="Times New Roman" w:hAnsi="Times New Roman" w:cs="Times New Roman"/>
          <w:b/>
          <w:bCs/>
          <w:color w:val="0070C0"/>
          <w:sz w:val="24"/>
          <w:szCs w:val="24"/>
        </w:rPr>
        <w:t>ure</w:t>
      </w:r>
      <w:r w:rsidR="008C7B69">
        <w:rPr>
          <w:rFonts w:ascii="Times New Roman" w:hAnsi="Times New Roman" w:cs="Times New Roman"/>
          <w:b/>
          <w:bCs/>
          <w:color w:val="0070C0"/>
          <w:sz w:val="24"/>
          <w:szCs w:val="24"/>
        </w:rPr>
        <w:t>s</w:t>
      </w:r>
      <w:r w:rsidR="00A85C88" w:rsidRPr="00A85C88">
        <w:rPr>
          <w:rFonts w:ascii="Times New Roman" w:hAnsi="Times New Roman" w:cs="Times New Roman"/>
          <w:b/>
          <w:bCs/>
          <w:color w:val="0070C0"/>
          <w:sz w:val="24"/>
          <w:szCs w:val="24"/>
        </w:rPr>
        <w:t xml:space="preserve"> 6.1</w:t>
      </w:r>
      <w:r w:rsidR="00A85C88">
        <w:rPr>
          <w:rFonts w:ascii="Times New Roman" w:hAnsi="Times New Roman" w:cs="Times New Roman"/>
          <w:b/>
          <w:bCs/>
          <w:color w:val="0070C0"/>
          <w:sz w:val="24"/>
          <w:szCs w:val="24"/>
        </w:rPr>
        <w:t>-2</w:t>
      </w:r>
      <w:r w:rsidR="00A85C88" w:rsidRPr="00A85C88">
        <w:rPr>
          <w:rFonts w:ascii="Times New Roman" w:hAnsi="Times New Roman" w:cs="Times New Roman"/>
          <w:sz w:val="24"/>
          <w:szCs w:val="24"/>
        </w:rPr>
        <w:t>).</w:t>
      </w:r>
      <w:r w:rsidR="00393301">
        <w:rPr>
          <w:rFonts w:ascii="Times New Roman" w:hAnsi="Times New Roman" w:cs="Times New Roman"/>
          <w:sz w:val="24"/>
          <w:szCs w:val="24"/>
        </w:rPr>
        <w:t xml:space="preserve"> Since </w:t>
      </w:r>
      <w:r w:rsidR="00D23198">
        <w:rPr>
          <w:rFonts w:ascii="Times New Roman" w:hAnsi="Times New Roman" w:cs="Times New Roman"/>
          <w:sz w:val="24"/>
          <w:szCs w:val="24"/>
        </w:rPr>
        <w:t xml:space="preserve">late </w:t>
      </w:r>
      <w:r w:rsidR="00393301">
        <w:rPr>
          <w:rFonts w:ascii="Times New Roman" w:hAnsi="Times New Roman" w:cs="Times New Roman"/>
          <w:sz w:val="24"/>
          <w:szCs w:val="24"/>
        </w:rPr>
        <w:t>2022, the NER depreciation rate has moved up sharply in line with the target NER depreciation rate—in turn adjusting for the high inflation in Rwanda relative to its trading partners. From early 2023, the speed of depreciation accelerated</w:t>
      </w:r>
      <w:r w:rsidR="00D23198">
        <w:rPr>
          <w:rFonts w:ascii="Times New Roman" w:hAnsi="Times New Roman" w:cs="Times New Roman"/>
          <w:sz w:val="24"/>
          <w:szCs w:val="24"/>
        </w:rPr>
        <w:t xml:space="preserve"> further</w:t>
      </w:r>
      <w:r w:rsidR="00393301">
        <w:rPr>
          <w:rFonts w:ascii="Times New Roman" w:hAnsi="Times New Roman" w:cs="Times New Roman"/>
          <w:sz w:val="24"/>
          <w:szCs w:val="24"/>
        </w:rPr>
        <w:t>, reaching an annualized rate of 16% by mid-year.</w:t>
      </w:r>
    </w:p>
    <w:tbl>
      <w:tblPr>
        <w:tblStyle w:val="TableGrid"/>
        <w:tblW w:w="9895" w:type="dxa"/>
        <w:tblInd w:w="-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400"/>
        <w:gridCol w:w="5495"/>
      </w:tblGrid>
      <w:tr w:rsidR="004A34D1" w14:paraId="3DE66C25" w14:textId="77777777" w:rsidTr="00393301">
        <w:tc>
          <w:tcPr>
            <w:tcW w:w="9895" w:type="dxa"/>
            <w:gridSpan w:val="2"/>
          </w:tcPr>
          <w:p w14:paraId="29EB2B3C" w14:textId="77777777" w:rsidR="004A34D1" w:rsidRDefault="004A34D1" w:rsidP="00223CB0">
            <w:pPr>
              <w:spacing w:after="120"/>
              <w:jc w:val="center"/>
              <w:rPr>
                <w:rFonts w:ascii="Times New Roman" w:hAnsi="Times New Roman" w:cs="Times New Roman"/>
                <w:b/>
                <w:bCs/>
                <w:noProof/>
                <w:sz w:val="20"/>
                <w:szCs w:val="20"/>
                <w:lang w:val="en-GB"/>
              </w:rPr>
            </w:pPr>
            <w:r>
              <w:rPr>
                <w:rFonts w:ascii="Times New Roman" w:hAnsi="Times New Roman" w:cs="Times New Roman"/>
                <w:sz w:val="24"/>
                <w:szCs w:val="24"/>
                <w:lang w:val="en-GB"/>
              </w:rPr>
              <w:br w:type="page"/>
            </w: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6</w:t>
            </w:r>
            <w:r w:rsidRPr="00CE572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xml:space="preserve"> Exchange rate, RER, target</w:t>
            </w:r>
            <w:r w:rsidR="00633E07">
              <w:rPr>
                <w:rFonts w:ascii="Times New Roman" w:hAnsi="Times New Roman" w:cs="Times New Roman"/>
                <w:b/>
                <w:bCs/>
                <w:noProof/>
                <w:color w:val="0070C0"/>
                <w:sz w:val="20"/>
                <w:szCs w:val="20"/>
              </w:rPr>
              <w:t xml:space="preserve"> exchange rate</w:t>
            </w:r>
            <w:r>
              <w:rPr>
                <w:rFonts w:ascii="Times New Roman" w:hAnsi="Times New Roman" w:cs="Times New Roman"/>
                <w:b/>
                <w:bCs/>
                <w:noProof/>
                <w:color w:val="0070C0"/>
                <w:sz w:val="20"/>
                <w:szCs w:val="20"/>
              </w:rPr>
              <w:t xml:space="preserve"> ( </w:t>
            </w:r>
            <w:r w:rsidR="00D75CF5">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policy </w:t>
            </w:r>
            <w:r w:rsidR="00D75CF5">
              <w:rPr>
                <w:rFonts w:ascii="Times New Roman" w:hAnsi="Times New Roman" w:cs="Times New Roman"/>
                <w:b/>
                <w:bCs/>
                <w:noProof/>
                <w:color w:val="0070C0"/>
                <w:sz w:val="20"/>
                <w:szCs w:val="20"/>
              </w:rPr>
              <w:t>r</w:t>
            </w:r>
            <w:r>
              <w:rPr>
                <w:rFonts w:ascii="Times New Roman" w:hAnsi="Times New Roman" w:cs="Times New Roman"/>
                <w:b/>
                <w:bCs/>
                <w:noProof/>
                <w:color w:val="0070C0"/>
                <w:sz w:val="20"/>
                <w:szCs w:val="20"/>
              </w:rPr>
              <w:t>ule</w:t>
            </w:r>
            <w:r w:rsidR="00D75CF5">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w:t>
            </w:r>
          </w:p>
        </w:tc>
      </w:tr>
      <w:tr w:rsidR="004A050A" w14:paraId="2F0EF88A" w14:textId="77777777" w:rsidTr="002D3E74">
        <w:trPr>
          <w:trHeight w:val="5181"/>
        </w:trPr>
        <w:tc>
          <w:tcPr>
            <w:tcW w:w="4400" w:type="dxa"/>
          </w:tcPr>
          <w:p w14:paraId="4BCFAEFE" w14:textId="77777777" w:rsidR="004A050A" w:rsidRDefault="00A85C88" w:rsidP="004A050A">
            <w:pPr>
              <w:rPr>
                <w:rFonts w:ascii="Times New Roman" w:hAnsi="Times New Roman" w:cs="Times New Roman"/>
                <w:b/>
                <w:bCs/>
                <w:noProof/>
                <w:color w:val="0070C0"/>
                <w:sz w:val="18"/>
                <w:szCs w:val="18"/>
              </w:rPr>
            </w:pPr>
            <w:r w:rsidRPr="004A050A">
              <w:rPr>
                <w:rFonts w:ascii="Times New Roman" w:hAnsi="Times New Roman" w:cs="Times New Roman"/>
                <w:b/>
                <w:bCs/>
                <w:noProof/>
                <w:color w:val="0070C0"/>
                <w:sz w:val="18"/>
                <w:szCs w:val="18"/>
              </w:rPr>
              <w:t>Fig. 6.</w:t>
            </w:r>
            <w:r w:rsidR="00E47AC2" w:rsidRPr="004A050A">
              <w:rPr>
                <w:rFonts w:ascii="Times New Roman" w:hAnsi="Times New Roman" w:cs="Times New Roman"/>
                <w:b/>
                <w:bCs/>
                <w:noProof/>
                <w:color w:val="0070C0"/>
                <w:sz w:val="18"/>
                <w:szCs w:val="18"/>
              </w:rPr>
              <w:t>1</w:t>
            </w:r>
            <w:r w:rsidR="00A51A07" w:rsidRPr="004A050A">
              <w:rPr>
                <w:rFonts w:ascii="Times New Roman" w:hAnsi="Times New Roman" w:cs="Times New Roman"/>
                <w:b/>
                <w:bCs/>
                <w:noProof/>
                <w:color w:val="0070C0"/>
                <w:sz w:val="18"/>
                <w:szCs w:val="18"/>
              </w:rPr>
              <w:t xml:space="preserve"> Exchange rate and target,  </w:t>
            </w:r>
            <w:r w:rsidR="00C04C47" w:rsidRPr="004A050A">
              <w:rPr>
                <w:rFonts w:ascii="Times New Roman" w:hAnsi="Times New Roman" w:cs="Times New Roman"/>
                <w:b/>
                <w:bCs/>
                <w:noProof/>
                <w:color w:val="0070C0"/>
                <w:sz w:val="18"/>
                <w:szCs w:val="18"/>
              </w:rPr>
              <w:t>Q</w:t>
            </w:r>
            <w:r w:rsidR="005A3F6C" w:rsidRPr="004A050A">
              <w:rPr>
                <w:rFonts w:ascii="Times New Roman" w:hAnsi="Times New Roman" w:cs="Times New Roman"/>
                <w:b/>
                <w:bCs/>
                <w:noProof/>
                <w:color w:val="0070C0"/>
                <w:sz w:val="18"/>
                <w:szCs w:val="18"/>
              </w:rPr>
              <w:t>-on-</w:t>
            </w:r>
            <w:r w:rsidR="00C04C47" w:rsidRPr="004A050A">
              <w:rPr>
                <w:rFonts w:ascii="Times New Roman" w:hAnsi="Times New Roman" w:cs="Times New Roman"/>
                <w:b/>
                <w:bCs/>
                <w:noProof/>
                <w:color w:val="0070C0"/>
                <w:sz w:val="18"/>
                <w:szCs w:val="18"/>
              </w:rPr>
              <w:t>Q</w:t>
            </w:r>
            <w:r w:rsidR="005A3F6C" w:rsidRPr="004A050A">
              <w:rPr>
                <w:rFonts w:ascii="Times New Roman" w:hAnsi="Times New Roman" w:cs="Times New Roman"/>
                <w:b/>
                <w:bCs/>
                <w:noProof/>
                <w:color w:val="0070C0"/>
                <w:sz w:val="18"/>
                <w:szCs w:val="18"/>
              </w:rPr>
              <w:t xml:space="preserve"> </w:t>
            </w:r>
            <w:r w:rsidR="00F46F62" w:rsidRPr="004A050A">
              <w:rPr>
                <w:rFonts w:ascii="Times New Roman" w:hAnsi="Times New Roman" w:cs="Times New Roman"/>
                <w:b/>
                <w:bCs/>
                <w:noProof/>
                <w:color w:val="0070C0"/>
                <w:sz w:val="18"/>
                <w:szCs w:val="18"/>
              </w:rPr>
              <w:t xml:space="preserve">% </w:t>
            </w:r>
            <w:r w:rsidR="00A51A07" w:rsidRPr="004A050A">
              <w:rPr>
                <w:rFonts w:ascii="Times New Roman" w:hAnsi="Times New Roman" w:cs="Times New Roman"/>
                <w:b/>
                <w:bCs/>
                <w:noProof/>
                <w:color w:val="0070C0"/>
                <w:sz w:val="18"/>
                <w:szCs w:val="18"/>
              </w:rPr>
              <w:t>change</w:t>
            </w:r>
          </w:p>
          <w:p w14:paraId="79792129" w14:textId="77777777" w:rsidR="00393301" w:rsidRDefault="00393301" w:rsidP="004A050A">
            <w:pPr>
              <w:rPr>
                <w:rFonts w:ascii="Times New Roman" w:hAnsi="Times New Roman" w:cs="Times New Roman"/>
                <w:b/>
                <w:bCs/>
                <w:noProof/>
                <w:color w:val="0070C0"/>
                <w:sz w:val="18"/>
                <w:szCs w:val="18"/>
              </w:rPr>
            </w:pPr>
          </w:p>
          <w:p w14:paraId="36FA0866" w14:textId="77777777" w:rsidR="004A34D1" w:rsidRDefault="00C04C47" w:rsidP="00223CB0">
            <w:pPr>
              <w:rPr>
                <w:lang w:val="en-GB"/>
              </w:rPr>
            </w:pPr>
            <w:r>
              <w:rPr>
                <w:lang w:val="en-GB"/>
              </w:rPr>
              <w:t xml:space="preserve"> </w:t>
            </w:r>
            <w:r w:rsidR="00393301">
              <w:rPr>
                <w:noProof/>
                <w:lang w:val="en-GB"/>
              </w:rPr>
              <w:drawing>
                <wp:inline distT="0" distB="0" distL="0" distR="0" wp14:anchorId="5B77DE28" wp14:editId="20927CA6">
                  <wp:extent cx="2638804" cy="2504050"/>
                  <wp:effectExtent l="0" t="0" r="9525" b="0"/>
                  <wp:docPr id="9638426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42657" name="Picture 963842657"/>
                          <pic:cNvPicPr/>
                        </pic:nvPicPr>
                        <pic:blipFill>
                          <a:blip r:embed="rId38">
                            <a:extLst>
                              <a:ext uri="{28A0092B-C50C-407E-A947-70E740481C1C}">
                                <a14:useLocalDpi xmlns:a14="http://schemas.microsoft.com/office/drawing/2010/main" val="0"/>
                              </a:ext>
                            </a:extLst>
                          </a:blip>
                          <a:stretch>
                            <a:fillRect/>
                          </a:stretch>
                        </pic:blipFill>
                        <pic:spPr>
                          <a:xfrm>
                            <a:off x="0" y="0"/>
                            <a:ext cx="2646794" cy="2511632"/>
                          </a:xfrm>
                          <a:prstGeom prst="rect">
                            <a:avLst/>
                          </a:prstGeom>
                        </pic:spPr>
                      </pic:pic>
                    </a:graphicData>
                  </a:graphic>
                </wp:inline>
              </w:drawing>
            </w:r>
          </w:p>
        </w:tc>
        <w:tc>
          <w:tcPr>
            <w:tcW w:w="5495" w:type="dxa"/>
          </w:tcPr>
          <w:p w14:paraId="3120F71D" w14:textId="77777777" w:rsidR="004A34D1" w:rsidRPr="00152769" w:rsidRDefault="00A85C88" w:rsidP="008D1655">
            <w:pPr>
              <w:jc w:val="center"/>
              <w:rPr>
                <w:rFonts w:ascii="Times New Roman" w:hAnsi="Times New Roman" w:cs="Times New Roman"/>
                <w:b/>
                <w:bCs/>
                <w:noProof/>
                <w:color w:val="0070C0"/>
                <w:sz w:val="18"/>
                <w:szCs w:val="18"/>
              </w:rPr>
            </w:pPr>
            <w:r w:rsidRPr="00152769">
              <w:rPr>
                <w:rFonts w:ascii="Times New Roman" w:hAnsi="Times New Roman" w:cs="Times New Roman"/>
                <w:b/>
                <w:bCs/>
                <w:noProof/>
                <w:color w:val="0070C0"/>
                <w:sz w:val="18"/>
                <w:szCs w:val="18"/>
              </w:rPr>
              <w:t>Fig. 6.2</w:t>
            </w:r>
            <w:r w:rsidR="00A01070" w:rsidRPr="00152769">
              <w:rPr>
                <w:rFonts w:ascii="Times New Roman" w:hAnsi="Times New Roman" w:cs="Times New Roman"/>
                <w:b/>
                <w:bCs/>
                <w:noProof/>
                <w:color w:val="0070C0"/>
                <w:sz w:val="18"/>
                <w:szCs w:val="18"/>
              </w:rPr>
              <w:t xml:space="preserve">  Exchange rate, </w:t>
            </w:r>
            <w:r w:rsidR="00C04C47" w:rsidRPr="00152769">
              <w:rPr>
                <w:rFonts w:ascii="Times New Roman" w:hAnsi="Times New Roman" w:cs="Times New Roman"/>
                <w:b/>
                <w:bCs/>
                <w:noProof/>
                <w:color w:val="0070C0"/>
                <w:sz w:val="18"/>
                <w:szCs w:val="18"/>
              </w:rPr>
              <w:t>Q-on-Q %</w:t>
            </w:r>
            <w:r w:rsidR="00F46F62" w:rsidRPr="00152769">
              <w:rPr>
                <w:rFonts w:ascii="Times New Roman" w:hAnsi="Times New Roman" w:cs="Times New Roman"/>
                <w:b/>
                <w:bCs/>
                <w:noProof/>
                <w:color w:val="0070C0"/>
                <w:sz w:val="18"/>
                <w:szCs w:val="18"/>
              </w:rPr>
              <w:t xml:space="preserve"> </w:t>
            </w:r>
            <w:r w:rsidR="00A01070" w:rsidRPr="00152769">
              <w:rPr>
                <w:rFonts w:ascii="Times New Roman" w:hAnsi="Times New Roman" w:cs="Times New Roman"/>
                <w:b/>
                <w:bCs/>
                <w:noProof/>
                <w:color w:val="0070C0"/>
                <w:sz w:val="18"/>
                <w:szCs w:val="18"/>
              </w:rPr>
              <w:t>change</w:t>
            </w:r>
          </w:p>
          <w:p w14:paraId="58B4E701" w14:textId="77777777" w:rsidR="00393301" w:rsidRDefault="00393301" w:rsidP="00393301">
            <w:pPr>
              <w:rPr>
                <w:lang w:val="en-GB"/>
              </w:rPr>
            </w:pPr>
            <w:r>
              <w:rPr>
                <w:noProof/>
                <w:lang w:val="en-GB"/>
              </w:rPr>
              <w:t xml:space="preserve"> </w:t>
            </w:r>
            <w:r>
              <w:rPr>
                <w:lang w:val="en-GB"/>
              </w:rPr>
              <w:t xml:space="preserve"> </w:t>
            </w:r>
            <w:r>
              <w:rPr>
                <w:noProof/>
                <w:lang w:val="en-GB"/>
              </w:rPr>
              <w:drawing>
                <wp:inline distT="0" distB="0" distL="0" distR="0" wp14:anchorId="2EC4B729" wp14:editId="35C2280B">
                  <wp:extent cx="3300984" cy="2926080"/>
                  <wp:effectExtent l="0" t="0" r="0" b="7620"/>
                  <wp:docPr id="18963418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41867" name="Picture 1896341867"/>
                          <pic:cNvPicPr/>
                        </pic:nvPicPr>
                        <pic:blipFill>
                          <a:blip r:embed="rId39">
                            <a:extLst>
                              <a:ext uri="{28A0092B-C50C-407E-A947-70E740481C1C}">
                                <a14:useLocalDpi xmlns:a14="http://schemas.microsoft.com/office/drawing/2010/main" val="0"/>
                              </a:ext>
                            </a:extLst>
                          </a:blip>
                          <a:stretch>
                            <a:fillRect/>
                          </a:stretch>
                        </pic:blipFill>
                        <pic:spPr>
                          <a:xfrm>
                            <a:off x="0" y="0"/>
                            <a:ext cx="3300984" cy="2926080"/>
                          </a:xfrm>
                          <a:prstGeom prst="rect">
                            <a:avLst/>
                          </a:prstGeom>
                        </pic:spPr>
                      </pic:pic>
                    </a:graphicData>
                  </a:graphic>
                </wp:inline>
              </w:drawing>
            </w:r>
          </w:p>
        </w:tc>
      </w:tr>
      <w:tr w:rsidR="002D3E74" w14:paraId="25C7DD9A" w14:textId="77777777" w:rsidTr="002D3E74">
        <w:trPr>
          <w:trHeight w:val="240"/>
        </w:trPr>
        <w:tc>
          <w:tcPr>
            <w:tcW w:w="9895" w:type="dxa"/>
            <w:gridSpan w:val="2"/>
          </w:tcPr>
          <w:p w14:paraId="72C5B544" w14:textId="4C90B53D" w:rsidR="002D3E74" w:rsidRPr="00C04C47" w:rsidRDefault="002D3E74" w:rsidP="002D3E74">
            <w:pPr>
              <w:spacing w:after="120"/>
              <w:jc w:val="center"/>
              <w:rPr>
                <w:rFonts w:ascii="Times New Roman" w:hAnsi="Times New Roman" w:cs="Times New Roman"/>
                <w:b/>
                <w:bCs/>
                <w:noProof/>
                <w:color w:val="0070C0"/>
                <w:sz w:val="20"/>
                <w:szCs w:val="20"/>
              </w:rPr>
            </w:pPr>
            <w:r w:rsidRPr="00C04C47">
              <w:rPr>
                <w:rFonts w:ascii="Times New Roman" w:hAnsi="Times New Roman" w:cs="Times New Roman"/>
                <w:b/>
                <w:bCs/>
                <w:noProof/>
                <w:color w:val="0070C0"/>
                <w:sz w:val="20"/>
                <w:szCs w:val="20"/>
              </w:rPr>
              <w:t>Fig. 6.</w:t>
            </w:r>
            <w:r>
              <w:rPr>
                <w:rFonts w:ascii="Times New Roman" w:hAnsi="Times New Roman" w:cs="Times New Roman"/>
                <w:b/>
                <w:bCs/>
                <w:noProof/>
                <w:color w:val="0070C0"/>
                <w:sz w:val="20"/>
                <w:szCs w:val="20"/>
              </w:rPr>
              <w:t>3</w:t>
            </w:r>
            <w:r w:rsidRPr="00C04C47">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E</w:t>
            </w:r>
            <w:r w:rsidRPr="00C04C47">
              <w:rPr>
                <w:rFonts w:ascii="Times New Roman" w:hAnsi="Times New Roman" w:cs="Times New Roman"/>
                <w:b/>
                <w:bCs/>
                <w:noProof/>
                <w:color w:val="0070C0"/>
                <w:sz w:val="20"/>
                <w:szCs w:val="20"/>
              </w:rPr>
              <w:t>xchange rate,</w:t>
            </w:r>
            <w:r>
              <w:rPr>
                <w:rFonts w:ascii="Times New Roman" w:hAnsi="Times New Roman" w:cs="Times New Roman"/>
                <w:b/>
                <w:bCs/>
                <w:noProof/>
                <w:color w:val="0070C0"/>
                <w:sz w:val="20"/>
                <w:szCs w:val="20"/>
              </w:rPr>
              <w:t xml:space="preserve"> target</w:t>
            </w:r>
            <w:r w:rsidRPr="00C04C47">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Q-on-Q %</w:t>
            </w:r>
            <w:r w:rsidRPr="00C04C47">
              <w:rPr>
                <w:rFonts w:ascii="Times New Roman" w:hAnsi="Times New Roman" w:cs="Times New Roman"/>
                <w:b/>
                <w:bCs/>
                <w:noProof/>
                <w:color w:val="0070C0"/>
                <w:sz w:val="20"/>
                <w:szCs w:val="20"/>
              </w:rPr>
              <w:t xml:space="preserve"> change</w:t>
            </w:r>
          </w:p>
        </w:tc>
      </w:tr>
      <w:tr w:rsidR="002D3E74" w14:paraId="0B6DC4E3" w14:textId="77777777" w:rsidTr="002D3E74">
        <w:trPr>
          <w:trHeight w:val="4542"/>
        </w:trPr>
        <w:tc>
          <w:tcPr>
            <w:tcW w:w="9895" w:type="dxa"/>
            <w:gridSpan w:val="2"/>
          </w:tcPr>
          <w:p w14:paraId="32D75F3F" w14:textId="25F55168" w:rsidR="002D3E74" w:rsidRPr="00C04C47" w:rsidRDefault="002D3E74" w:rsidP="008D1655">
            <w:pPr>
              <w:jc w:val="center"/>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drawing>
                <wp:inline distT="0" distB="0" distL="0" distR="0" wp14:anchorId="4F40D5CD" wp14:editId="5477A682">
                  <wp:extent cx="4029710" cy="2865120"/>
                  <wp:effectExtent l="0" t="0" r="8890" b="0"/>
                  <wp:docPr id="178745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58996" name="Picture 1787458996"/>
                          <pic:cNvPicPr/>
                        </pic:nvPicPr>
                        <pic:blipFill>
                          <a:blip r:embed="rId40">
                            <a:extLst>
                              <a:ext uri="{28A0092B-C50C-407E-A947-70E740481C1C}">
                                <a14:useLocalDpi xmlns:a14="http://schemas.microsoft.com/office/drawing/2010/main" val="0"/>
                              </a:ext>
                            </a:extLst>
                          </a:blip>
                          <a:stretch>
                            <a:fillRect/>
                          </a:stretch>
                        </pic:blipFill>
                        <pic:spPr>
                          <a:xfrm>
                            <a:off x="0" y="0"/>
                            <a:ext cx="4032073" cy="2866800"/>
                          </a:xfrm>
                          <a:prstGeom prst="rect">
                            <a:avLst/>
                          </a:prstGeom>
                        </pic:spPr>
                      </pic:pic>
                    </a:graphicData>
                  </a:graphic>
                </wp:inline>
              </w:drawing>
            </w:r>
            <w:bookmarkStart w:id="138" w:name="_GoBack"/>
            <w:bookmarkEnd w:id="138"/>
          </w:p>
        </w:tc>
      </w:tr>
    </w:tbl>
    <w:p w14:paraId="78F23D3D" w14:textId="1FF1C166" w:rsidR="00726306" w:rsidRDefault="00726306" w:rsidP="008D1655">
      <w:pPr>
        <w:spacing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The RER has fluctuated strongly in recent years, around a slight upward </w:t>
      </w:r>
      <w:r w:rsidR="00052A98">
        <w:rPr>
          <w:rFonts w:ascii="Times New Roman" w:hAnsi="Times New Roman" w:cs="Times New Roman"/>
          <w:sz w:val="24"/>
          <w:szCs w:val="24"/>
        </w:rPr>
        <w:t xml:space="preserve">path </w:t>
      </w:r>
      <w:r>
        <w:rPr>
          <w:rFonts w:ascii="Times New Roman" w:hAnsi="Times New Roman" w:cs="Times New Roman"/>
          <w:sz w:val="24"/>
          <w:szCs w:val="24"/>
        </w:rPr>
        <w:t>(of less than 1% per year). In</w:t>
      </w:r>
      <w:r w:rsidRPr="00A85C88">
        <w:rPr>
          <w:rFonts w:ascii="Times New Roman" w:hAnsi="Times New Roman" w:cs="Times New Roman"/>
          <w:sz w:val="24"/>
          <w:szCs w:val="24"/>
        </w:rPr>
        <w:t xml:space="preserve"> 2019 and early 2020, the RER appreciated (-) a</w:t>
      </w:r>
      <w:r>
        <w:rPr>
          <w:rFonts w:ascii="Times New Roman" w:hAnsi="Times New Roman" w:cs="Times New Roman"/>
          <w:sz w:val="24"/>
          <w:szCs w:val="24"/>
        </w:rPr>
        <w:t>s</w:t>
      </w:r>
      <w:r w:rsidRPr="00A85C88">
        <w:rPr>
          <w:rFonts w:ascii="Times New Roman" w:hAnsi="Times New Roman" w:cs="Times New Roman"/>
          <w:sz w:val="24"/>
          <w:szCs w:val="24"/>
        </w:rPr>
        <w:t xml:space="preserve"> nominal depreciation (+) was insufficient to offset core inflation. In the first half of 2020, nominal deprec</w:t>
      </w:r>
      <w:r>
        <w:rPr>
          <w:rFonts w:ascii="Times New Roman" w:hAnsi="Times New Roman" w:cs="Times New Roman"/>
          <w:sz w:val="24"/>
          <w:szCs w:val="24"/>
        </w:rPr>
        <w:t>i</w:t>
      </w:r>
      <w:r w:rsidRPr="00A85C88">
        <w:rPr>
          <w:rFonts w:ascii="Times New Roman" w:hAnsi="Times New Roman" w:cs="Times New Roman"/>
          <w:sz w:val="24"/>
          <w:szCs w:val="24"/>
        </w:rPr>
        <w:t xml:space="preserve">ation was slowed down as imports fell sharply and aid increased in response </w:t>
      </w:r>
      <w:r>
        <w:rPr>
          <w:rFonts w:ascii="Times New Roman" w:hAnsi="Times New Roman" w:cs="Times New Roman"/>
          <w:sz w:val="24"/>
          <w:szCs w:val="24"/>
        </w:rPr>
        <w:t xml:space="preserve">to the </w:t>
      </w:r>
      <w:r w:rsidRPr="00A85C88">
        <w:rPr>
          <w:rFonts w:ascii="Times New Roman" w:hAnsi="Times New Roman" w:cs="Times New Roman"/>
          <w:sz w:val="24"/>
          <w:szCs w:val="24"/>
        </w:rPr>
        <w:t xml:space="preserve">Covid crisis. From mid-2020, the faster </w:t>
      </w:r>
      <w:r>
        <w:rPr>
          <w:rFonts w:ascii="Times New Roman" w:hAnsi="Times New Roman" w:cs="Times New Roman"/>
          <w:sz w:val="24"/>
          <w:szCs w:val="24"/>
        </w:rPr>
        <w:t xml:space="preserve">nominal </w:t>
      </w:r>
      <w:r w:rsidRPr="00A85C88">
        <w:rPr>
          <w:rFonts w:ascii="Times New Roman" w:hAnsi="Times New Roman" w:cs="Times New Roman"/>
          <w:sz w:val="24"/>
          <w:szCs w:val="24"/>
        </w:rPr>
        <w:t>deprec</w:t>
      </w:r>
      <w:r>
        <w:rPr>
          <w:rFonts w:ascii="Times New Roman" w:hAnsi="Times New Roman" w:cs="Times New Roman"/>
          <w:sz w:val="24"/>
          <w:szCs w:val="24"/>
        </w:rPr>
        <w:t>i</w:t>
      </w:r>
      <w:r w:rsidRPr="00A85C88">
        <w:rPr>
          <w:rFonts w:ascii="Times New Roman" w:hAnsi="Times New Roman" w:cs="Times New Roman"/>
          <w:sz w:val="24"/>
          <w:szCs w:val="24"/>
        </w:rPr>
        <w:t xml:space="preserve">ation and subdued inflation </w:t>
      </w:r>
      <w:r>
        <w:rPr>
          <w:rFonts w:ascii="Times New Roman" w:hAnsi="Times New Roman" w:cs="Times New Roman"/>
          <w:sz w:val="24"/>
          <w:szCs w:val="24"/>
        </w:rPr>
        <w:t xml:space="preserve">more than </w:t>
      </w:r>
      <w:r w:rsidRPr="00A85C88">
        <w:rPr>
          <w:rFonts w:ascii="Times New Roman" w:hAnsi="Times New Roman" w:cs="Times New Roman"/>
          <w:sz w:val="24"/>
          <w:szCs w:val="24"/>
        </w:rPr>
        <w:t>reverse</w:t>
      </w:r>
      <w:r>
        <w:rPr>
          <w:rFonts w:ascii="Times New Roman" w:hAnsi="Times New Roman" w:cs="Times New Roman"/>
          <w:sz w:val="24"/>
          <w:szCs w:val="24"/>
        </w:rPr>
        <w:t>d</w:t>
      </w:r>
      <w:r w:rsidRPr="00A85C88">
        <w:rPr>
          <w:rFonts w:ascii="Times New Roman" w:hAnsi="Times New Roman" w:cs="Times New Roman"/>
          <w:sz w:val="24"/>
          <w:szCs w:val="24"/>
        </w:rPr>
        <w:t xml:space="preserve"> the earlier RER appreciation. However, from late 2021</w:t>
      </w:r>
      <w:r>
        <w:rPr>
          <w:rFonts w:ascii="Times New Roman" w:hAnsi="Times New Roman" w:cs="Times New Roman"/>
          <w:sz w:val="24"/>
          <w:szCs w:val="24"/>
        </w:rPr>
        <w:t xml:space="preserve"> till end-</w:t>
      </w:r>
      <w:r w:rsidR="003F2BD0">
        <w:rPr>
          <w:rFonts w:ascii="Times New Roman" w:hAnsi="Times New Roman" w:cs="Times New Roman"/>
          <w:sz w:val="24"/>
          <w:szCs w:val="24"/>
        </w:rPr>
        <w:t xml:space="preserve">late </w:t>
      </w:r>
      <w:r>
        <w:rPr>
          <w:rFonts w:ascii="Times New Roman" w:hAnsi="Times New Roman" w:cs="Times New Roman"/>
          <w:sz w:val="24"/>
          <w:szCs w:val="24"/>
        </w:rPr>
        <w:t>202</w:t>
      </w:r>
      <w:r w:rsidR="003F2BD0">
        <w:rPr>
          <w:rFonts w:ascii="Times New Roman" w:hAnsi="Times New Roman" w:cs="Times New Roman"/>
          <w:sz w:val="24"/>
          <w:szCs w:val="24"/>
        </w:rPr>
        <w:t>2</w:t>
      </w:r>
      <w:r w:rsidRPr="00A85C88">
        <w:rPr>
          <w:rFonts w:ascii="Times New Roman" w:hAnsi="Times New Roman" w:cs="Times New Roman"/>
          <w:sz w:val="24"/>
          <w:szCs w:val="24"/>
        </w:rPr>
        <w:t>, modest depreciation (</w:t>
      </w:r>
      <w:r>
        <w:rPr>
          <w:rFonts w:ascii="Times New Roman" w:hAnsi="Times New Roman" w:cs="Times New Roman"/>
          <w:sz w:val="24"/>
          <w:szCs w:val="24"/>
        </w:rPr>
        <w:t xml:space="preserve">around </w:t>
      </w:r>
      <w:r w:rsidR="003F2BD0">
        <w:rPr>
          <w:rFonts w:ascii="Times New Roman" w:hAnsi="Times New Roman" w:cs="Times New Roman"/>
          <w:sz w:val="24"/>
          <w:szCs w:val="24"/>
        </w:rPr>
        <w:t>4</w:t>
      </w:r>
      <w:r w:rsidRPr="00A85C88">
        <w:rPr>
          <w:rFonts w:ascii="Times New Roman" w:hAnsi="Times New Roman" w:cs="Times New Roman"/>
          <w:sz w:val="24"/>
          <w:szCs w:val="24"/>
        </w:rPr>
        <w:t xml:space="preserve">% annualized) and </w:t>
      </w:r>
      <w:r>
        <w:rPr>
          <w:rFonts w:ascii="Times New Roman" w:hAnsi="Times New Roman" w:cs="Times New Roman"/>
          <w:sz w:val="24"/>
          <w:szCs w:val="24"/>
        </w:rPr>
        <w:t xml:space="preserve">the </w:t>
      </w:r>
      <w:r w:rsidRPr="00A85C88">
        <w:rPr>
          <w:rFonts w:ascii="Times New Roman" w:hAnsi="Times New Roman" w:cs="Times New Roman"/>
          <w:sz w:val="24"/>
          <w:szCs w:val="24"/>
        </w:rPr>
        <w:t>surge in core inflation lowered the RER</w:t>
      </w:r>
      <w:r>
        <w:rPr>
          <w:rFonts w:ascii="Times New Roman" w:hAnsi="Times New Roman" w:cs="Times New Roman"/>
          <w:sz w:val="24"/>
          <w:szCs w:val="24"/>
        </w:rPr>
        <w:t>,</w:t>
      </w:r>
      <w:r w:rsidRPr="00A85C88">
        <w:rPr>
          <w:rFonts w:ascii="Times New Roman" w:hAnsi="Times New Roman" w:cs="Times New Roman"/>
          <w:sz w:val="24"/>
          <w:szCs w:val="24"/>
        </w:rPr>
        <w:t xml:space="preserve"> </w:t>
      </w:r>
      <w:r w:rsidR="003F2BD0">
        <w:rPr>
          <w:rFonts w:ascii="Times New Roman" w:hAnsi="Times New Roman" w:cs="Times New Roman"/>
          <w:sz w:val="24"/>
          <w:szCs w:val="24"/>
        </w:rPr>
        <w:t xml:space="preserve">to well below trend </w:t>
      </w:r>
      <w:r w:rsidRPr="00A85C88">
        <w:rPr>
          <w:rFonts w:ascii="Times New Roman" w:hAnsi="Times New Roman" w:cs="Times New Roman"/>
          <w:sz w:val="24"/>
          <w:szCs w:val="24"/>
        </w:rPr>
        <w:t xml:space="preserve">more than offsetting the earlier </w:t>
      </w:r>
      <w:r>
        <w:rPr>
          <w:rFonts w:ascii="Times New Roman" w:hAnsi="Times New Roman" w:cs="Times New Roman"/>
          <w:sz w:val="24"/>
          <w:szCs w:val="24"/>
        </w:rPr>
        <w:t>increase</w:t>
      </w:r>
      <w:r w:rsidR="003F2BD0">
        <w:rPr>
          <w:rFonts w:ascii="Times New Roman" w:hAnsi="Times New Roman" w:cs="Times New Roman"/>
          <w:sz w:val="24"/>
          <w:szCs w:val="24"/>
        </w:rPr>
        <w:t xml:space="preserve">. </w:t>
      </w:r>
      <w:r w:rsidR="00D23198">
        <w:rPr>
          <w:rFonts w:ascii="Times New Roman" w:hAnsi="Times New Roman" w:cs="Times New Roman"/>
          <w:sz w:val="24"/>
          <w:szCs w:val="24"/>
        </w:rPr>
        <w:t xml:space="preserve">The acceleration of NER deprecation </w:t>
      </w:r>
      <w:proofErr w:type="gramStart"/>
      <w:r w:rsidR="00D23198">
        <w:rPr>
          <w:rFonts w:ascii="Times New Roman" w:hAnsi="Times New Roman" w:cs="Times New Roman"/>
          <w:sz w:val="24"/>
          <w:szCs w:val="24"/>
        </w:rPr>
        <w:t xml:space="preserve">since </w:t>
      </w:r>
      <w:r w:rsidR="008E796B">
        <w:rPr>
          <w:rFonts w:ascii="Times New Roman" w:hAnsi="Times New Roman" w:cs="Times New Roman"/>
          <w:sz w:val="24"/>
          <w:szCs w:val="24"/>
        </w:rPr>
        <w:t xml:space="preserve"> late</w:t>
      </w:r>
      <w:proofErr w:type="gramEnd"/>
      <w:r w:rsidR="008E796B">
        <w:rPr>
          <w:rFonts w:ascii="Times New Roman" w:hAnsi="Times New Roman" w:cs="Times New Roman"/>
          <w:sz w:val="24"/>
          <w:szCs w:val="24"/>
        </w:rPr>
        <w:t xml:space="preserve"> 2022,</w:t>
      </w:r>
      <w:r w:rsidR="00D23198">
        <w:rPr>
          <w:rFonts w:ascii="Times New Roman" w:hAnsi="Times New Roman" w:cs="Times New Roman"/>
          <w:sz w:val="24"/>
          <w:szCs w:val="24"/>
        </w:rPr>
        <w:t xml:space="preserve"> </w:t>
      </w:r>
      <w:r w:rsidR="008E796B">
        <w:rPr>
          <w:rFonts w:ascii="Times New Roman" w:hAnsi="Times New Roman" w:cs="Times New Roman"/>
          <w:sz w:val="24"/>
          <w:szCs w:val="24"/>
        </w:rPr>
        <w:t>result</w:t>
      </w:r>
      <w:r w:rsidR="00D23198">
        <w:rPr>
          <w:rFonts w:ascii="Times New Roman" w:hAnsi="Times New Roman" w:cs="Times New Roman"/>
          <w:sz w:val="24"/>
          <w:szCs w:val="24"/>
        </w:rPr>
        <w:t>ed</w:t>
      </w:r>
      <w:r w:rsidR="008E796B">
        <w:rPr>
          <w:rFonts w:ascii="Times New Roman" w:hAnsi="Times New Roman" w:cs="Times New Roman"/>
          <w:sz w:val="24"/>
          <w:szCs w:val="24"/>
        </w:rPr>
        <w:t xml:space="preserve"> in a sharp increase in the rate of RER depreciation </w:t>
      </w:r>
      <w:r w:rsidRPr="00A85C88">
        <w:rPr>
          <w:rFonts w:ascii="Times New Roman" w:hAnsi="Times New Roman" w:cs="Times New Roman"/>
          <w:sz w:val="24"/>
          <w:szCs w:val="24"/>
        </w:rPr>
        <w:t>(</w:t>
      </w:r>
      <w:r w:rsidRPr="00A85C88">
        <w:rPr>
          <w:rFonts w:ascii="Times New Roman" w:hAnsi="Times New Roman" w:cs="Times New Roman"/>
          <w:b/>
          <w:bCs/>
          <w:color w:val="0070C0"/>
          <w:sz w:val="24"/>
          <w:szCs w:val="24"/>
        </w:rPr>
        <w:t>Fig</w:t>
      </w:r>
      <w:r>
        <w:rPr>
          <w:rFonts w:ascii="Times New Roman" w:hAnsi="Times New Roman" w:cs="Times New Roman"/>
          <w:b/>
          <w:bCs/>
          <w:color w:val="0070C0"/>
          <w:sz w:val="24"/>
          <w:szCs w:val="24"/>
        </w:rPr>
        <w:t>ures</w:t>
      </w:r>
      <w:r w:rsidRPr="00A85C88">
        <w:rPr>
          <w:rFonts w:ascii="Times New Roman" w:hAnsi="Times New Roman" w:cs="Times New Roman"/>
          <w:b/>
          <w:bCs/>
          <w:color w:val="0070C0"/>
          <w:sz w:val="24"/>
          <w:szCs w:val="24"/>
        </w:rPr>
        <w:t xml:space="preserve"> 6.</w:t>
      </w:r>
      <w:r w:rsidR="002D3E74">
        <w:rPr>
          <w:rFonts w:ascii="Times New Roman" w:hAnsi="Times New Roman" w:cs="Times New Roman"/>
          <w:b/>
          <w:bCs/>
          <w:color w:val="0070C0"/>
          <w:sz w:val="24"/>
          <w:szCs w:val="24"/>
        </w:rPr>
        <w:t>4</w:t>
      </w:r>
      <w:r>
        <w:rPr>
          <w:rFonts w:ascii="Times New Roman" w:hAnsi="Times New Roman" w:cs="Times New Roman"/>
          <w:b/>
          <w:bCs/>
          <w:color w:val="0070C0"/>
          <w:sz w:val="24"/>
          <w:szCs w:val="24"/>
        </w:rPr>
        <w:t>-</w:t>
      </w:r>
      <w:r w:rsidR="002D3E74">
        <w:rPr>
          <w:rFonts w:ascii="Times New Roman" w:hAnsi="Times New Roman" w:cs="Times New Roman"/>
          <w:b/>
          <w:bCs/>
          <w:color w:val="0070C0"/>
          <w:sz w:val="24"/>
          <w:szCs w:val="24"/>
        </w:rPr>
        <w:t>5</w:t>
      </w:r>
      <w:r w:rsidRPr="00A85C88">
        <w:rPr>
          <w:rFonts w:ascii="Times New Roman" w:hAnsi="Times New Roman" w:cs="Times New Roman"/>
          <w:sz w:val="24"/>
          <w:szCs w:val="24"/>
        </w:rPr>
        <w:t xml:space="preserve">). </w:t>
      </w:r>
    </w:p>
    <w:p w14:paraId="002437CA" w14:textId="77777777" w:rsidR="00052A98" w:rsidRDefault="00052A98" w:rsidP="008D1655">
      <w:pPr>
        <w:spacing w:after="0"/>
        <w:jc w:val="both"/>
        <w:rPr>
          <w:rFonts w:ascii="Times New Roman" w:hAnsi="Times New Roman" w:cs="Times New Roman"/>
          <w:sz w:val="24"/>
          <w:szCs w:val="24"/>
        </w:rPr>
      </w:pPr>
    </w:p>
    <w:p w14:paraId="087CDFC8" w14:textId="2686766D" w:rsidR="00052A98" w:rsidRDefault="00052A98" w:rsidP="008D1655">
      <w:pPr>
        <w:spacing w:after="0"/>
        <w:jc w:val="both"/>
        <w:rPr>
          <w:rFonts w:ascii="Times New Roman" w:hAnsi="Times New Roman" w:cs="Times New Roman"/>
          <w:sz w:val="24"/>
          <w:szCs w:val="24"/>
        </w:rPr>
      </w:pPr>
    </w:p>
    <w:tbl>
      <w:tblPr>
        <w:tblStyle w:val="TableGrid"/>
        <w:tblW w:w="0" w:type="auto"/>
        <w:tblInd w:w="-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500"/>
        <w:gridCol w:w="5395"/>
      </w:tblGrid>
      <w:tr w:rsidR="00726306" w14:paraId="24F0ACB8" w14:textId="77777777" w:rsidTr="00D23198">
        <w:trPr>
          <w:trHeight w:val="4040"/>
        </w:trPr>
        <w:tc>
          <w:tcPr>
            <w:tcW w:w="4500" w:type="dxa"/>
          </w:tcPr>
          <w:p w14:paraId="39A1B341" w14:textId="2F5F75C6" w:rsidR="008E796B" w:rsidRDefault="00726306" w:rsidP="008D1655">
            <w:pPr>
              <w:spacing w:after="120"/>
              <w:rPr>
                <w:sz w:val="18"/>
                <w:szCs w:val="18"/>
                <w:lang w:val="fr-FR"/>
              </w:rPr>
            </w:pPr>
            <w:r w:rsidRPr="00FC4069">
              <w:rPr>
                <w:rFonts w:ascii="Times New Roman" w:hAnsi="Times New Roman" w:cs="Times New Roman"/>
                <w:b/>
                <w:bCs/>
                <w:noProof/>
                <w:color w:val="0070C0"/>
                <w:sz w:val="18"/>
                <w:szCs w:val="18"/>
                <w:lang w:val="fr-FR"/>
              </w:rPr>
              <w:t xml:space="preserve">Fig. </w:t>
            </w:r>
            <w:r w:rsidR="00D718EF" w:rsidRPr="00FC4069">
              <w:rPr>
                <w:rFonts w:ascii="Times New Roman" w:hAnsi="Times New Roman" w:cs="Times New Roman"/>
                <w:b/>
                <w:bCs/>
                <w:noProof/>
                <w:color w:val="0070C0"/>
                <w:sz w:val="18"/>
                <w:szCs w:val="18"/>
                <w:lang w:val="fr-FR"/>
              </w:rPr>
              <w:t>6.</w:t>
            </w:r>
            <w:r w:rsidR="002D3E74">
              <w:rPr>
                <w:rFonts w:ascii="Times New Roman" w:hAnsi="Times New Roman" w:cs="Times New Roman"/>
                <w:b/>
                <w:bCs/>
                <w:noProof/>
                <w:color w:val="0070C0"/>
                <w:sz w:val="18"/>
                <w:szCs w:val="18"/>
                <w:lang w:val="fr-FR"/>
              </w:rPr>
              <w:t>4</w:t>
            </w:r>
            <w:r w:rsidR="00D718EF" w:rsidRPr="00CC45E9">
              <w:rPr>
                <w:rFonts w:ascii="Times New Roman" w:hAnsi="Times New Roman" w:cs="Times New Roman"/>
                <w:b/>
                <w:bCs/>
                <w:noProof/>
                <w:color w:val="0070C0"/>
                <w:sz w:val="18"/>
                <w:szCs w:val="18"/>
                <w:lang w:val="fr-FR"/>
              </w:rPr>
              <w:t xml:space="preserve"> RER</w:t>
            </w:r>
            <w:r w:rsidRPr="00FC4069">
              <w:rPr>
                <w:rFonts w:ascii="Times New Roman" w:hAnsi="Times New Roman" w:cs="Times New Roman"/>
                <w:b/>
                <w:bCs/>
                <w:noProof/>
                <w:color w:val="0070C0"/>
                <w:sz w:val="18"/>
                <w:szCs w:val="18"/>
                <w:lang w:val="fr-FR"/>
              </w:rPr>
              <w:t xml:space="preserve"> versus trend RER,  </w:t>
            </w:r>
            <w:r>
              <w:rPr>
                <w:rFonts w:ascii="Times New Roman" w:hAnsi="Times New Roman" w:cs="Times New Roman"/>
                <w:b/>
                <w:bCs/>
                <w:noProof/>
                <w:color w:val="0070C0"/>
                <w:sz w:val="18"/>
                <w:szCs w:val="18"/>
                <w:lang w:val="fr-FR"/>
              </w:rPr>
              <w:t xml:space="preserve">q-on-q </w:t>
            </w:r>
            <w:r w:rsidRPr="00FC4069">
              <w:rPr>
                <w:rFonts w:ascii="Times New Roman" w:hAnsi="Times New Roman" w:cs="Times New Roman"/>
                <w:b/>
                <w:bCs/>
                <w:noProof/>
                <w:color w:val="0070C0"/>
                <w:sz w:val="18"/>
                <w:szCs w:val="18"/>
                <w:lang w:val="fr-FR"/>
              </w:rPr>
              <w:t>% change</w:t>
            </w:r>
            <w:r w:rsidRPr="00FC4069">
              <w:rPr>
                <w:sz w:val="18"/>
                <w:szCs w:val="18"/>
                <w:lang w:val="fr-FR"/>
              </w:rPr>
              <w:t xml:space="preserve"> </w:t>
            </w:r>
          </w:p>
          <w:p w14:paraId="0B66A44A" w14:textId="77777777" w:rsidR="00D23198" w:rsidRDefault="00D23198" w:rsidP="008D1655">
            <w:pPr>
              <w:spacing w:after="120"/>
              <w:rPr>
                <w:sz w:val="18"/>
                <w:szCs w:val="18"/>
                <w:lang w:val="fr-FR"/>
              </w:rPr>
            </w:pPr>
          </w:p>
          <w:p w14:paraId="7BB973B6" w14:textId="629DD7C7" w:rsidR="00726306" w:rsidRPr="008247F8" w:rsidRDefault="00B247BC" w:rsidP="008E796B">
            <w:pPr>
              <w:rPr>
                <w:lang w:val="fr-FR"/>
              </w:rPr>
            </w:pPr>
            <w:r>
              <w:rPr>
                <w:noProof/>
                <w:lang w:val="fr-FR"/>
              </w:rPr>
              <w:drawing>
                <wp:inline distT="0" distB="0" distL="0" distR="0" wp14:anchorId="5C6BCFAC" wp14:editId="2FC1BD04">
                  <wp:extent cx="2688609" cy="2175510"/>
                  <wp:effectExtent l="0" t="0" r="0" b="0"/>
                  <wp:docPr id="1215015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15487" name="Picture 1215015487"/>
                          <pic:cNvPicPr/>
                        </pic:nvPicPr>
                        <pic:blipFill>
                          <a:blip r:embed="rId41">
                            <a:extLst>
                              <a:ext uri="{28A0092B-C50C-407E-A947-70E740481C1C}">
                                <a14:useLocalDpi xmlns:a14="http://schemas.microsoft.com/office/drawing/2010/main" val="0"/>
                              </a:ext>
                            </a:extLst>
                          </a:blip>
                          <a:stretch>
                            <a:fillRect/>
                          </a:stretch>
                        </pic:blipFill>
                        <pic:spPr>
                          <a:xfrm>
                            <a:off x="0" y="0"/>
                            <a:ext cx="2709210" cy="2192180"/>
                          </a:xfrm>
                          <a:prstGeom prst="rect">
                            <a:avLst/>
                          </a:prstGeom>
                        </pic:spPr>
                      </pic:pic>
                    </a:graphicData>
                  </a:graphic>
                </wp:inline>
              </w:drawing>
            </w:r>
          </w:p>
          <w:p w14:paraId="1498FC3D" w14:textId="77777777" w:rsidR="00726306" w:rsidRPr="008247F8" w:rsidRDefault="00726306" w:rsidP="00946238">
            <w:pPr>
              <w:rPr>
                <w:lang w:val="fr-FR"/>
              </w:rPr>
            </w:pPr>
          </w:p>
        </w:tc>
        <w:tc>
          <w:tcPr>
            <w:tcW w:w="5395" w:type="dxa"/>
          </w:tcPr>
          <w:p w14:paraId="4C117206" w14:textId="3B16DA22" w:rsidR="00726306" w:rsidRDefault="00726306" w:rsidP="00D23198">
            <w:pPr>
              <w:spacing w:after="120"/>
              <w:rPr>
                <w:sz w:val="18"/>
                <w:szCs w:val="18"/>
                <w:lang w:val="en-GB"/>
              </w:rPr>
            </w:pPr>
            <w:r w:rsidRPr="00EC2E31">
              <w:t xml:space="preserve">  </w:t>
            </w:r>
            <w:r w:rsidRPr="00FC4069">
              <w:rPr>
                <w:rFonts w:ascii="Times New Roman" w:hAnsi="Times New Roman" w:cs="Times New Roman"/>
                <w:b/>
                <w:bCs/>
                <w:noProof/>
                <w:color w:val="0070C0"/>
                <w:sz w:val="18"/>
                <w:szCs w:val="18"/>
              </w:rPr>
              <w:t>Fig. 6.</w:t>
            </w:r>
            <w:r w:rsidR="002D3E74">
              <w:rPr>
                <w:rFonts w:ascii="Times New Roman" w:hAnsi="Times New Roman" w:cs="Times New Roman"/>
                <w:b/>
                <w:bCs/>
                <w:noProof/>
                <w:color w:val="0070C0"/>
                <w:sz w:val="18"/>
                <w:szCs w:val="18"/>
              </w:rPr>
              <w:t>5</w:t>
            </w:r>
            <w:r w:rsidRPr="00FC4069">
              <w:rPr>
                <w:rFonts w:ascii="Times New Roman" w:hAnsi="Times New Roman" w:cs="Times New Roman"/>
                <w:b/>
                <w:bCs/>
                <w:noProof/>
                <w:color w:val="0070C0"/>
                <w:sz w:val="18"/>
                <w:szCs w:val="18"/>
              </w:rPr>
              <w:t xml:space="preserve">  RER and its components, </w:t>
            </w:r>
            <w:r>
              <w:rPr>
                <w:rFonts w:ascii="Times New Roman" w:hAnsi="Times New Roman" w:cs="Times New Roman"/>
                <w:b/>
                <w:bCs/>
                <w:noProof/>
                <w:color w:val="0070C0"/>
                <w:sz w:val="18"/>
                <w:szCs w:val="18"/>
              </w:rPr>
              <w:t>q-on-q</w:t>
            </w:r>
            <w:r w:rsidRPr="00FC4069">
              <w:rPr>
                <w:rFonts w:ascii="Times New Roman" w:hAnsi="Times New Roman" w:cs="Times New Roman"/>
                <w:b/>
                <w:bCs/>
                <w:noProof/>
                <w:color w:val="0070C0"/>
                <w:sz w:val="18"/>
                <w:szCs w:val="18"/>
              </w:rPr>
              <w:t xml:space="preserve"> % change</w:t>
            </w:r>
            <w:r w:rsidRPr="00FC4069">
              <w:rPr>
                <w:sz w:val="18"/>
                <w:szCs w:val="18"/>
                <w:lang w:val="en-GB"/>
              </w:rPr>
              <w:t xml:space="preserve">  </w:t>
            </w:r>
          </w:p>
          <w:p w14:paraId="54501D0E" w14:textId="77777777" w:rsidR="00D23198" w:rsidRPr="00FC4069" w:rsidRDefault="00D23198" w:rsidP="00D23198">
            <w:pPr>
              <w:rPr>
                <w:sz w:val="18"/>
                <w:szCs w:val="18"/>
                <w:lang w:val="en-GB"/>
              </w:rPr>
            </w:pPr>
          </w:p>
          <w:p w14:paraId="207789DD" w14:textId="77777777" w:rsidR="00726306" w:rsidRDefault="00D23198" w:rsidP="00946238">
            <w:pPr>
              <w:rPr>
                <w:lang w:val="en-GB"/>
              </w:rPr>
            </w:pPr>
            <w:r>
              <w:rPr>
                <w:noProof/>
                <w:lang w:val="en-GB"/>
              </w:rPr>
              <w:drawing>
                <wp:inline distT="0" distB="0" distL="0" distR="0" wp14:anchorId="1C2AB41C" wp14:editId="2D4C4C0C">
                  <wp:extent cx="3288665" cy="2668270"/>
                  <wp:effectExtent l="0" t="0" r="6985" b="0"/>
                  <wp:docPr id="5801291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29169" name="Picture 580129169"/>
                          <pic:cNvPicPr/>
                        </pic:nvPicPr>
                        <pic:blipFill>
                          <a:blip r:embed="rId42">
                            <a:extLst>
                              <a:ext uri="{28A0092B-C50C-407E-A947-70E740481C1C}">
                                <a14:useLocalDpi xmlns:a14="http://schemas.microsoft.com/office/drawing/2010/main" val="0"/>
                              </a:ext>
                            </a:extLst>
                          </a:blip>
                          <a:stretch>
                            <a:fillRect/>
                          </a:stretch>
                        </pic:blipFill>
                        <pic:spPr>
                          <a:xfrm>
                            <a:off x="0" y="0"/>
                            <a:ext cx="3288665" cy="2668270"/>
                          </a:xfrm>
                          <a:prstGeom prst="rect">
                            <a:avLst/>
                          </a:prstGeom>
                        </pic:spPr>
                      </pic:pic>
                    </a:graphicData>
                  </a:graphic>
                </wp:inline>
              </w:drawing>
            </w:r>
          </w:p>
        </w:tc>
      </w:tr>
    </w:tbl>
    <w:p w14:paraId="401EC29F" w14:textId="77777777" w:rsidR="00CB2094" w:rsidRDefault="00CB2094">
      <w:pPr>
        <w:rPr>
          <w:rFonts w:ascii="Times New Roman" w:eastAsiaTheme="majorEastAsia" w:hAnsi="Times New Roman" w:cs="Times New Roman"/>
          <w:b/>
          <w:bCs/>
          <w:color w:val="2F5496" w:themeColor="accent1" w:themeShade="BF"/>
          <w:sz w:val="32"/>
          <w:szCs w:val="32"/>
          <w:lang w:val="en-GB"/>
        </w:rPr>
      </w:pPr>
      <w:r>
        <w:rPr>
          <w:rFonts w:ascii="Times New Roman" w:hAnsi="Times New Roman" w:cs="Times New Roman"/>
          <w:b/>
          <w:bCs/>
          <w:lang w:val="en-GB"/>
        </w:rPr>
        <w:br w:type="page"/>
      </w:r>
    </w:p>
    <w:p w14:paraId="771D14F1" w14:textId="607AA2C1" w:rsidR="00CD5B85" w:rsidRPr="0071289F" w:rsidRDefault="00870A1B" w:rsidP="00870A1B">
      <w:pPr>
        <w:pStyle w:val="Heading1"/>
        <w:spacing w:before="120" w:after="240"/>
        <w:ind w:left="0"/>
        <w:rPr>
          <w:rFonts w:ascii="Times New Roman" w:hAnsi="Times New Roman" w:cs="Times New Roman"/>
          <w:b/>
          <w:bCs/>
          <w:lang w:val="en-GB"/>
        </w:rPr>
      </w:pPr>
      <w:bookmarkStart w:id="139" w:name="_Toc154000834"/>
      <w:r w:rsidRPr="0071289F">
        <w:rPr>
          <w:rFonts w:ascii="Times New Roman" w:hAnsi="Times New Roman" w:cs="Times New Roman"/>
          <w:b/>
          <w:bCs/>
          <w:lang w:val="en-GB"/>
        </w:rPr>
        <w:lastRenderedPageBreak/>
        <w:t xml:space="preserve">Current </w:t>
      </w:r>
      <w:r w:rsidR="00CD5B85" w:rsidRPr="0071289F">
        <w:rPr>
          <w:rFonts w:ascii="Times New Roman" w:hAnsi="Times New Roman" w:cs="Times New Roman"/>
          <w:b/>
          <w:bCs/>
          <w:lang w:val="en-GB"/>
        </w:rPr>
        <w:t>macro policy stan</w:t>
      </w:r>
      <w:r w:rsidRPr="0071289F">
        <w:rPr>
          <w:rFonts w:ascii="Times New Roman" w:hAnsi="Times New Roman" w:cs="Times New Roman"/>
          <w:b/>
          <w:bCs/>
          <w:lang w:val="en-GB"/>
        </w:rPr>
        <w:t>ce and initial condition</w:t>
      </w:r>
      <w:bookmarkEnd w:id="139"/>
    </w:p>
    <w:p w14:paraId="31B950D2" w14:textId="0DF1CF33" w:rsidR="00DB7EFC" w:rsidRPr="00CC1615" w:rsidRDefault="00DB7EFC" w:rsidP="00DB7EFC">
      <w:pPr>
        <w:spacing w:after="120"/>
        <w:ind w:left="432"/>
        <w:jc w:val="both"/>
        <w:rPr>
          <w:rFonts w:ascii="Times New Roman" w:hAnsi="Times New Roman" w:cs="Times New Roman"/>
          <w:sz w:val="24"/>
          <w:szCs w:val="24"/>
          <w:lang w:val="en-GB"/>
        </w:rPr>
      </w:pPr>
      <w:r w:rsidRPr="00CC1615">
        <w:rPr>
          <w:rFonts w:ascii="Times New Roman" w:hAnsi="Times New Roman" w:cs="Times New Roman"/>
          <w:sz w:val="24"/>
          <w:szCs w:val="24"/>
          <w:lang w:val="en-GB"/>
        </w:rPr>
        <w:t xml:space="preserve">Following the review of recent macro developments and policies in Section I, this section recapitulates the current macroeconomic policy stance </w:t>
      </w:r>
      <w:r w:rsidR="00CB516B">
        <w:rPr>
          <w:rFonts w:ascii="Times New Roman" w:hAnsi="Times New Roman" w:cs="Times New Roman"/>
          <w:sz w:val="24"/>
          <w:szCs w:val="24"/>
          <w:lang w:val="en-GB"/>
        </w:rPr>
        <w:t xml:space="preserve">as of </w:t>
      </w:r>
      <w:r w:rsidRPr="00CC1615">
        <w:rPr>
          <w:rFonts w:ascii="Times New Roman" w:hAnsi="Times New Roman" w:cs="Times New Roman"/>
          <w:sz w:val="24"/>
          <w:szCs w:val="24"/>
          <w:lang w:val="en-GB"/>
        </w:rPr>
        <w:t>2023Q4 and the initial conditions for the forecast period 2023Q3</w:t>
      </w:r>
      <w:r w:rsidR="00903E5E" w:rsidRPr="00CC1615">
        <w:rPr>
          <w:rFonts w:ascii="Times New Roman" w:hAnsi="Times New Roman" w:cs="Times New Roman"/>
          <w:sz w:val="24"/>
          <w:szCs w:val="24"/>
          <w:lang w:val="en-GB"/>
        </w:rPr>
        <w:t>—</w:t>
      </w:r>
      <w:r w:rsidRPr="00CC1615">
        <w:rPr>
          <w:rFonts w:ascii="Times New Roman" w:hAnsi="Times New Roman" w:cs="Times New Roman"/>
          <w:sz w:val="24"/>
          <w:szCs w:val="24"/>
          <w:lang w:val="en-GB"/>
        </w:rPr>
        <w:t>2027Q4.</w:t>
      </w:r>
    </w:p>
    <w:p w14:paraId="2D5E5817" w14:textId="77777777" w:rsidR="00CB2094" w:rsidRPr="00CC1615" w:rsidRDefault="00CB2094">
      <w:pPr>
        <w:pStyle w:val="Heading2"/>
        <w:numPr>
          <w:ilvl w:val="1"/>
          <w:numId w:val="11"/>
        </w:numPr>
        <w:spacing w:before="120" w:after="120"/>
        <w:rPr>
          <w:rFonts w:ascii="Times New Roman" w:hAnsi="Times New Roman" w:cs="Times New Roman"/>
          <w:b/>
          <w:bCs/>
          <w:sz w:val="24"/>
          <w:szCs w:val="24"/>
          <w:lang w:val="en-GB"/>
        </w:rPr>
      </w:pPr>
      <w:bookmarkStart w:id="140" w:name="_Toc154000835"/>
      <w:r w:rsidRPr="00CC1615">
        <w:rPr>
          <w:rFonts w:ascii="Times New Roman" w:hAnsi="Times New Roman" w:cs="Times New Roman"/>
          <w:b/>
          <w:bCs/>
          <w:sz w:val="24"/>
          <w:szCs w:val="24"/>
          <w:lang w:val="en-GB"/>
        </w:rPr>
        <w:t>Current cyclical position</w:t>
      </w:r>
      <w:bookmarkEnd w:id="140"/>
    </w:p>
    <w:p w14:paraId="66247831" w14:textId="545A8C6B" w:rsidR="00790DF8" w:rsidRPr="00CC1615" w:rsidRDefault="0069540D" w:rsidP="005F503D">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 xml:space="preserve">After </w:t>
      </w:r>
      <w:r w:rsidR="002C3324" w:rsidRPr="00CC1615">
        <w:rPr>
          <w:rFonts w:ascii="Times New Roman" w:hAnsi="Times New Roman" w:cs="Times New Roman"/>
          <w:b/>
          <w:bCs/>
          <w:color w:val="0070C0"/>
          <w:sz w:val="24"/>
          <w:szCs w:val="24"/>
          <w:lang w:val="en-GB"/>
        </w:rPr>
        <w:t xml:space="preserve">the </w:t>
      </w:r>
      <w:r w:rsidRPr="00CC1615">
        <w:rPr>
          <w:rFonts w:ascii="Times New Roman" w:hAnsi="Times New Roman" w:cs="Times New Roman"/>
          <w:b/>
          <w:bCs/>
          <w:color w:val="0070C0"/>
          <w:sz w:val="24"/>
          <w:szCs w:val="24"/>
          <w:lang w:val="en-GB"/>
        </w:rPr>
        <w:t>Covid</w:t>
      </w:r>
      <w:r w:rsidR="002C3324" w:rsidRPr="00CC1615">
        <w:rPr>
          <w:rFonts w:ascii="Times New Roman" w:hAnsi="Times New Roman" w:cs="Times New Roman"/>
          <w:b/>
          <w:bCs/>
          <w:color w:val="0070C0"/>
          <w:sz w:val="24"/>
          <w:szCs w:val="24"/>
          <w:lang w:val="en-GB"/>
        </w:rPr>
        <w:t xml:space="preserve"> downturn</w:t>
      </w:r>
      <w:r w:rsidRPr="00CC1615">
        <w:rPr>
          <w:rFonts w:ascii="Times New Roman" w:hAnsi="Times New Roman" w:cs="Times New Roman"/>
          <w:b/>
          <w:bCs/>
          <w:color w:val="0070C0"/>
          <w:sz w:val="24"/>
          <w:szCs w:val="24"/>
          <w:lang w:val="en-GB"/>
        </w:rPr>
        <w:t>, real GDP has onl</w:t>
      </w:r>
      <w:r w:rsidR="000E13D1" w:rsidRPr="00CC1615">
        <w:rPr>
          <w:rFonts w:ascii="Times New Roman" w:hAnsi="Times New Roman" w:cs="Times New Roman"/>
          <w:b/>
          <w:bCs/>
          <w:color w:val="0070C0"/>
          <w:sz w:val="24"/>
          <w:szCs w:val="24"/>
          <w:lang w:val="en-GB"/>
        </w:rPr>
        <w:t xml:space="preserve">y partially </w:t>
      </w:r>
      <w:r w:rsidR="0008054C" w:rsidRPr="00CC1615">
        <w:rPr>
          <w:rFonts w:ascii="Times New Roman" w:hAnsi="Times New Roman" w:cs="Times New Roman"/>
          <w:b/>
          <w:bCs/>
          <w:color w:val="0070C0"/>
          <w:sz w:val="24"/>
          <w:szCs w:val="24"/>
          <w:lang w:val="en-GB"/>
        </w:rPr>
        <w:t>recovered</w:t>
      </w:r>
      <w:r w:rsidR="00CB516B">
        <w:rPr>
          <w:rFonts w:ascii="Times New Roman" w:hAnsi="Times New Roman" w:cs="Times New Roman"/>
          <w:b/>
          <w:bCs/>
          <w:color w:val="0070C0"/>
          <w:sz w:val="24"/>
          <w:szCs w:val="24"/>
          <w:lang w:val="en-GB"/>
        </w:rPr>
        <w:t xml:space="preserve">. </w:t>
      </w:r>
      <w:commentRangeStart w:id="141"/>
      <w:r w:rsidR="00630166" w:rsidRPr="000E7AE1">
        <w:rPr>
          <w:rFonts w:ascii="Times New Roman" w:hAnsi="Times New Roman" w:cs="Times New Roman"/>
          <w:color w:val="7030A0"/>
          <w:sz w:val="24"/>
          <w:szCs w:val="24"/>
          <w:lang w:val="en-GB"/>
        </w:rPr>
        <w:t>GDP (output) is estimated to have been below its potentia</w:t>
      </w:r>
      <w:r w:rsidR="00943A15" w:rsidRPr="000E7AE1">
        <w:rPr>
          <w:rFonts w:ascii="Times New Roman" w:hAnsi="Times New Roman" w:cs="Times New Roman"/>
          <w:color w:val="7030A0"/>
          <w:sz w:val="24"/>
          <w:szCs w:val="24"/>
          <w:lang w:val="en-GB"/>
        </w:rPr>
        <w:t>l</w:t>
      </w:r>
      <w:r w:rsidR="00630166" w:rsidRPr="000E7AE1">
        <w:rPr>
          <w:rFonts w:ascii="Times New Roman" w:hAnsi="Times New Roman" w:cs="Times New Roman"/>
          <w:color w:val="7030A0"/>
          <w:sz w:val="24"/>
          <w:szCs w:val="24"/>
          <w:lang w:val="en-GB"/>
        </w:rPr>
        <w:t xml:space="preserve"> or trend level in mid-2023</w:t>
      </w:r>
      <w:r w:rsidR="00630166" w:rsidRPr="00CB516B">
        <w:rPr>
          <w:rFonts w:ascii="Times New Roman" w:hAnsi="Times New Roman" w:cs="Times New Roman"/>
          <w:sz w:val="24"/>
          <w:szCs w:val="24"/>
          <w:lang w:val="en-GB"/>
        </w:rPr>
        <w:t>.</w:t>
      </w:r>
      <w:r w:rsidR="00630166" w:rsidRPr="00CB516B">
        <w:rPr>
          <w:rFonts w:ascii="Times New Roman" w:hAnsi="Times New Roman" w:cs="Times New Roman"/>
          <w:b/>
          <w:bCs/>
          <w:sz w:val="24"/>
          <w:szCs w:val="24"/>
          <w:lang w:val="en-GB"/>
        </w:rPr>
        <w:t xml:space="preserve"> </w:t>
      </w:r>
      <w:commentRangeEnd w:id="141"/>
      <w:r w:rsidR="000E7AE1">
        <w:rPr>
          <w:rStyle w:val="CommentReference"/>
        </w:rPr>
        <w:commentReference w:id="141"/>
      </w:r>
      <w:r w:rsidR="008A2F37" w:rsidRPr="00CC1615">
        <w:rPr>
          <w:rFonts w:ascii="Times New Roman" w:hAnsi="Times New Roman" w:cs="Times New Roman"/>
          <w:sz w:val="24"/>
          <w:szCs w:val="24"/>
          <w:lang w:val="en-GB"/>
        </w:rPr>
        <w:t>After picking up to 1</w:t>
      </w:r>
      <w:r w:rsidR="00684B27" w:rsidRPr="00CC1615">
        <w:rPr>
          <w:rFonts w:ascii="Times New Roman" w:hAnsi="Times New Roman" w:cs="Times New Roman"/>
          <w:sz w:val="24"/>
          <w:szCs w:val="24"/>
          <w:lang w:val="en-GB"/>
        </w:rPr>
        <w:t>1% in 2021</w:t>
      </w:r>
      <w:r w:rsidR="008A2F37" w:rsidRPr="00CC1615">
        <w:rPr>
          <w:rFonts w:ascii="Times New Roman" w:hAnsi="Times New Roman" w:cs="Times New Roman"/>
          <w:sz w:val="24"/>
          <w:szCs w:val="24"/>
          <w:lang w:val="en-GB"/>
        </w:rPr>
        <w:t>, growth slowed</w:t>
      </w:r>
      <w:r w:rsidR="00684B27" w:rsidRPr="00CC1615">
        <w:rPr>
          <w:rFonts w:ascii="Times New Roman" w:hAnsi="Times New Roman" w:cs="Times New Roman"/>
          <w:sz w:val="24"/>
          <w:szCs w:val="24"/>
          <w:lang w:val="en-GB"/>
        </w:rPr>
        <w:t xml:space="preserve"> to 8% in 2022 a</w:t>
      </w:r>
      <w:r w:rsidR="00E53159" w:rsidRPr="00CC1615">
        <w:rPr>
          <w:rFonts w:ascii="Times New Roman" w:hAnsi="Times New Roman" w:cs="Times New Roman"/>
          <w:sz w:val="24"/>
          <w:szCs w:val="24"/>
          <w:lang w:val="en-GB"/>
        </w:rPr>
        <w:t xml:space="preserve">nd </w:t>
      </w:r>
      <w:r w:rsidR="006E3D1A" w:rsidRPr="00CC1615">
        <w:rPr>
          <w:rFonts w:ascii="Times New Roman" w:hAnsi="Times New Roman" w:cs="Times New Roman"/>
          <w:sz w:val="24"/>
          <w:szCs w:val="24"/>
          <w:lang w:val="en-GB"/>
        </w:rPr>
        <w:t xml:space="preserve">to </w:t>
      </w:r>
      <w:r w:rsidR="00E53159" w:rsidRPr="00CC1615">
        <w:rPr>
          <w:rFonts w:ascii="Times New Roman" w:hAnsi="Times New Roman" w:cs="Times New Roman"/>
          <w:sz w:val="24"/>
          <w:szCs w:val="24"/>
          <w:lang w:val="en-GB"/>
        </w:rPr>
        <w:t>a</w:t>
      </w:r>
      <w:r w:rsidR="00CB516B">
        <w:rPr>
          <w:rFonts w:ascii="Times New Roman" w:hAnsi="Times New Roman" w:cs="Times New Roman"/>
          <w:sz w:val="24"/>
          <w:szCs w:val="24"/>
          <w:lang w:val="en-GB"/>
        </w:rPr>
        <w:t>n estimated</w:t>
      </w:r>
      <w:r w:rsidR="008A2F37" w:rsidRPr="00CC1615">
        <w:rPr>
          <w:rFonts w:ascii="Times New Roman" w:hAnsi="Times New Roman" w:cs="Times New Roman"/>
          <w:sz w:val="24"/>
          <w:szCs w:val="24"/>
          <w:lang w:val="en-GB"/>
        </w:rPr>
        <w:t xml:space="preserve"> </w:t>
      </w:r>
      <w:r w:rsidR="005F503D" w:rsidRPr="00CC1615">
        <w:rPr>
          <w:rFonts w:ascii="Times New Roman" w:hAnsi="Times New Roman" w:cs="Times New Roman"/>
          <w:sz w:val="24"/>
          <w:szCs w:val="24"/>
          <w:lang w:val="en-GB"/>
        </w:rPr>
        <w:t xml:space="preserve">6% </w:t>
      </w:r>
      <w:r w:rsidR="004B04F8" w:rsidRPr="00CC1615">
        <w:rPr>
          <w:rFonts w:ascii="Times New Roman" w:hAnsi="Times New Roman" w:cs="Times New Roman"/>
          <w:sz w:val="24"/>
          <w:szCs w:val="24"/>
          <w:lang w:val="en-GB"/>
        </w:rPr>
        <w:t xml:space="preserve">in </w:t>
      </w:r>
      <w:r w:rsidR="005F503D" w:rsidRPr="00CC1615">
        <w:rPr>
          <w:rFonts w:ascii="Times New Roman" w:hAnsi="Times New Roman" w:cs="Times New Roman"/>
          <w:sz w:val="24"/>
          <w:szCs w:val="24"/>
          <w:lang w:val="en-GB"/>
        </w:rPr>
        <w:t xml:space="preserve">2023, </w:t>
      </w:r>
      <w:r w:rsidR="00C75533" w:rsidRPr="00CC1615">
        <w:rPr>
          <w:rFonts w:ascii="Times New Roman" w:hAnsi="Times New Roman" w:cs="Times New Roman"/>
          <w:sz w:val="24"/>
          <w:szCs w:val="24"/>
          <w:lang w:val="en-GB"/>
        </w:rPr>
        <w:t xml:space="preserve">thwarted </w:t>
      </w:r>
      <w:r w:rsidR="00147F66" w:rsidRPr="00CC1615">
        <w:rPr>
          <w:rFonts w:ascii="Times New Roman" w:hAnsi="Times New Roman" w:cs="Times New Roman"/>
          <w:sz w:val="24"/>
          <w:szCs w:val="24"/>
          <w:lang w:val="en-GB"/>
        </w:rPr>
        <w:t xml:space="preserve">by the 2022-23 </w:t>
      </w:r>
      <w:r w:rsidR="00001BCF" w:rsidRPr="00CC1615">
        <w:rPr>
          <w:rFonts w:ascii="Times New Roman" w:hAnsi="Times New Roman" w:cs="Times New Roman"/>
          <w:sz w:val="24"/>
          <w:szCs w:val="24"/>
          <w:lang w:val="en-GB"/>
        </w:rPr>
        <w:t xml:space="preserve">global shocks related to the </w:t>
      </w:r>
      <w:r w:rsidR="00147F66" w:rsidRPr="00CC1615">
        <w:rPr>
          <w:rFonts w:ascii="Times New Roman" w:hAnsi="Times New Roman" w:cs="Times New Roman"/>
          <w:sz w:val="24"/>
          <w:szCs w:val="24"/>
          <w:lang w:val="en-GB"/>
        </w:rPr>
        <w:t xml:space="preserve">Ukraine </w:t>
      </w:r>
      <w:r w:rsidR="00001BCF" w:rsidRPr="00CC1615">
        <w:rPr>
          <w:rFonts w:ascii="Times New Roman" w:hAnsi="Times New Roman" w:cs="Times New Roman"/>
          <w:sz w:val="24"/>
          <w:szCs w:val="24"/>
          <w:lang w:val="en-GB"/>
        </w:rPr>
        <w:t>war</w:t>
      </w:r>
      <w:r w:rsidR="008C5706" w:rsidRPr="00CC1615">
        <w:rPr>
          <w:rFonts w:ascii="Times New Roman" w:hAnsi="Times New Roman" w:cs="Times New Roman"/>
          <w:sz w:val="24"/>
          <w:szCs w:val="24"/>
          <w:lang w:val="en-GB"/>
        </w:rPr>
        <w:t>, the associated inflation surge</w:t>
      </w:r>
      <w:r w:rsidR="00E53159" w:rsidRPr="00CC1615">
        <w:rPr>
          <w:rFonts w:ascii="Times New Roman" w:hAnsi="Times New Roman" w:cs="Times New Roman"/>
          <w:sz w:val="24"/>
          <w:szCs w:val="24"/>
          <w:lang w:val="en-GB"/>
        </w:rPr>
        <w:t>, a</w:t>
      </w:r>
      <w:r w:rsidR="006E3D1A" w:rsidRPr="00CC1615">
        <w:rPr>
          <w:rFonts w:ascii="Times New Roman" w:hAnsi="Times New Roman" w:cs="Times New Roman"/>
          <w:sz w:val="24"/>
          <w:szCs w:val="24"/>
          <w:lang w:val="en-GB"/>
        </w:rPr>
        <w:t>nd the weak</w:t>
      </w:r>
      <w:r w:rsidR="00E53159" w:rsidRPr="00CC1615">
        <w:rPr>
          <w:rFonts w:ascii="Times New Roman" w:hAnsi="Times New Roman" w:cs="Times New Roman"/>
          <w:sz w:val="24"/>
          <w:szCs w:val="24"/>
          <w:lang w:val="en-GB"/>
        </w:rPr>
        <w:t xml:space="preserve"> </w:t>
      </w:r>
      <w:r w:rsidR="006E3D1A" w:rsidRPr="00CC1615">
        <w:rPr>
          <w:rFonts w:ascii="Times New Roman" w:hAnsi="Times New Roman" w:cs="Times New Roman"/>
          <w:sz w:val="24"/>
          <w:szCs w:val="24"/>
          <w:lang w:val="en-GB"/>
        </w:rPr>
        <w:t>agricultural performance</w:t>
      </w:r>
      <w:r w:rsidR="00CB516B">
        <w:rPr>
          <w:rFonts w:ascii="Times New Roman" w:hAnsi="Times New Roman" w:cs="Times New Roman"/>
          <w:sz w:val="24"/>
          <w:szCs w:val="24"/>
          <w:lang w:val="en-GB"/>
        </w:rPr>
        <w:t>, exacerbated by</w:t>
      </w:r>
      <w:r w:rsidR="00E53159" w:rsidRPr="00CC1615">
        <w:rPr>
          <w:rFonts w:ascii="Times New Roman" w:hAnsi="Times New Roman" w:cs="Times New Roman"/>
          <w:sz w:val="24"/>
          <w:szCs w:val="24"/>
          <w:lang w:val="en-GB"/>
        </w:rPr>
        <w:t xml:space="preserve"> floods </w:t>
      </w:r>
      <w:r w:rsidR="00CB516B">
        <w:rPr>
          <w:rFonts w:ascii="Times New Roman" w:hAnsi="Times New Roman" w:cs="Times New Roman"/>
          <w:sz w:val="24"/>
          <w:szCs w:val="24"/>
          <w:lang w:val="en-GB"/>
        </w:rPr>
        <w:t>i</w:t>
      </w:r>
      <w:r w:rsidR="00E53159" w:rsidRPr="00CC1615">
        <w:rPr>
          <w:rFonts w:ascii="Times New Roman" w:hAnsi="Times New Roman" w:cs="Times New Roman"/>
          <w:sz w:val="24"/>
          <w:szCs w:val="24"/>
          <w:lang w:val="en-GB"/>
        </w:rPr>
        <w:t>n early 2023</w:t>
      </w:r>
      <w:r w:rsidR="00943A15" w:rsidRPr="00CC1615">
        <w:rPr>
          <w:rFonts w:ascii="Times New Roman" w:hAnsi="Times New Roman" w:cs="Times New Roman"/>
          <w:sz w:val="24"/>
          <w:szCs w:val="24"/>
          <w:lang w:val="en-GB"/>
        </w:rPr>
        <w:t xml:space="preserve">. </w:t>
      </w:r>
    </w:p>
    <w:p w14:paraId="47937B14" w14:textId="77777777" w:rsidR="00784201" w:rsidRPr="00CC1615" w:rsidRDefault="00784201" w:rsidP="00784201">
      <w:pPr>
        <w:pStyle w:val="ListParagraph"/>
        <w:spacing w:after="0"/>
        <w:jc w:val="both"/>
        <w:rPr>
          <w:rFonts w:ascii="Times New Roman" w:hAnsi="Times New Roman" w:cs="Times New Roman"/>
          <w:sz w:val="24"/>
          <w:szCs w:val="24"/>
          <w:lang w:val="en-GB"/>
        </w:rPr>
      </w:pPr>
    </w:p>
    <w:p w14:paraId="31EFF535" w14:textId="1BF8A3F3" w:rsidR="00784201" w:rsidRPr="00CC1615" w:rsidRDefault="00B031EC" w:rsidP="00B85862">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4472C4" w:themeColor="accent1"/>
          <w:sz w:val="24"/>
          <w:szCs w:val="24"/>
          <w:lang w:val="en-GB"/>
        </w:rPr>
        <w:t>O</w:t>
      </w:r>
      <w:r w:rsidR="00E21DBE" w:rsidRPr="00CC1615">
        <w:rPr>
          <w:rFonts w:ascii="Times New Roman" w:hAnsi="Times New Roman" w:cs="Times New Roman"/>
          <w:b/>
          <w:bCs/>
          <w:color w:val="4472C4" w:themeColor="accent1"/>
          <w:sz w:val="24"/>
          <w:szCs w:val="24"/>
          <w:lang w:val="en-GB"/>
        </w:rPr>
        <w:t xml:space="preserve">utput </w:t>
      </w:r>
      <w:r w:rsidRPr="00CC1615">
        <w:rPr>
          <w:rFonts w:ascii="Times New Roman" w:hAnsi="Times New Roman" w:cs="Times New Roman"/>
          <w:b/>
          <w:bCs/>
          <w:color w:val="4472C4" w:themeColor="accent1"/>
          <w:sz w:val="24"/>
          <w:szCs w:val="24"/>
          <w:lang w:val="en-GB"/>
        </w:rPr>
        <w:t xml:space="preserve">is estimated to </w:t>
      </w:r>
      <w:r w:rsidR="00CB516B">
        <w:rPr>
          <w:rFonts w:ascii="Times New Roman" w:hAnsi="Times New Roman" w:cs="Times New Roman"/>
          <w:b/>
          <w:bCs/>
          <w:color w:val="4472C4" w:themeColor="accent1"/>
          <w:sz w:val="24"/>
          <w:szCs w:val="24"/>
          <w:lang w:val="en-GB"/>
        </w:rPr>
        <w:t xml:space="preserve">have </w:t>
      </w:r>
      <w:r w:rsidRPr="00CC1615">
        <w:rPr>
          <w:rFonts w:ascii="Times New Roman" w:hAnsi="Times New Roman" w:cs="Times New Roman"/>
          <w:b/>
          <w:bCs/>
          <w:color w:val="4472C4" w:themeColor="accent1"/>
          <w:sz w:val="24"/>
          <w:szCs w:val="24"/>
          <w:lang w:val="en-GB"/>
        </w:rPr>
        <w:t>remain</w:t>
      </w:r>
      <w:r w:rsidR="00CB516B">
        <w:rPr>
          <w:rFonts w:ascii="Times New Roman" w:hAnsi="Times New Roman" w:cs="Times New Roman"/>
          <w:b/>
          <w:bCs/>
          <w:color w:val="4472C4" w:themeColor="accent1"/>
          <w:sz w:val="24"/>
          <w:szCs w:val="24"/>
          <w:lang w:val="en-GB"/>
        </w:rPr>
        <w:t>ed</w:t>
      </w:r>
      <w:r w:rsidRPr="00CC1615">
        <w:rPr>
          <w:rFonts w:ascii="Times New Roman" w:hAnsi="Times New Roman" w:cs="Times New Roman"/>
          <w:b/>
          <w:bCs/>
          <w:color w:val="4472C4" w:themeColor="accent1"/>
          <w:sz w:val="24"/>
          <w:szCs w:val="24"/>
          <w:lang w:val="en-GB"/>
        </w:rPr>
        <w:t xml:space="preserve"> be</w:t>
      </w:r>
      <w:r w:rsidR="006771E1" w:rsidRPr="00CC1615">
        <w:rPr>
          <w:rFonts w:ascii="Times New Roman" w:hAnsi="Times New Roman" w:cs="Times New Roman"/>
          <w:b/>
          <w:bCs/>
          <w:color w:val="4472C4" w:themeColor="accent1"/>
          <w:sz w:val="24"/>
          <w:szCs w:val="24"/>
          <w:lang w:val="en-GB"/>
        </w:rPr>
        <w:t>low potential</w:t>
      </w:r>
      <w:r w:rsidR="00CB516B">
        <w:rPr>
          <w:rFonts w:ascii="Times New Roman" w:hAnsi="Times New Roman" w:cs="Times New Roman"/>
          <w:b/>
          <w:bCs/>
          <w:color w:val="4472C4" w:themeColor="accent1"/>
          <w:sz w:val="24"/>
          <w:szCs w:val="24"/>
          <w:lang w:val="en-GB"/>
        </w:rPr>
        <w:t xml:space="preserve"> since Covid, with a gap of </w:t>
      </w:r>
      <w:r w:rsidR="00CB516B" w:rsidRPr="003D7120">
        <w:rPr>
          <w:rFonts w:ascii="Times New Roman" w:hAnsi="Times New Roman" w:cs="Times New Roman"/>
          <w:b/>
          <w:bCs/>
          <w:color w:val="7030A0"/>
          <w:sz w:val="24"/>
          <w:szCs w:val="24"/>
          <w:lang w:val="en-GB"/>
        </w:rPr>
        <w:t>6% in mid-2023.</w:t>
      </w:r>
      <w:r w:rsidR="00BD3044" w:rsidRPr="003D7120">
        <w:rPr>
          <w:rFonts w:ascii="Times New Roman" w:hAnsi="Times New Roman" w:cs="Times New Roman"/>
          <w:color w:val="7030A0"/>
          <w:sz w:val="24"/>
          <w:szCs w:val="24"/>
          <w:lang w:val="en-GB"/>
        </w:rPr>
        <w:t xml:space="preserve"> </w:t>
      </w:r>
      <w:r w:rsidR="00CB516B">
        <w:rPr>
          <w:rFonts w:ascii="Times New Roman" w:hAnsi="Times New Roman" w:cs="Times New Roman"/>
          <w:sz w:val="24"/>
          <w:szCs w:val="24"/>
          <w:lang w:val="en-GB"/>
        </w:rPr>
        <w:t>T</w:t>
      </w:r>
      <w:r w:rsidR="00BD3044" w:rsidRPr="00CB516B">
        <w:rPr>
          <w:rFonts w:ascii="Times New Roman" w:hAnsi="Times New Roman" w:cs="Times New Roman"/>
          <w:sz w:val="24"/>
          <w:szCs w:val="24"/>
          <w:lang w:val="en-GB"/>
        </w:rPr>
        <w:t>he Covid lockdowns</w:t>
      </w:r>
      <w:r w:rsidR="00790DF8" w:rsidRPr="00CB516B">
        <w:rPr>
          <w:rFonts w:ascii="Times New Roman" w:hAnsi="Times New Roman" w:cs="Times New Roman"/>
          <w:sz w:val="24"/>
          <w:szCs w:val="24"/>
          <w:lang w:val="en-GB"/>
        </w:rPr>
        <w:t xml:space="preserve"> </w:t>
      </w:r>
      <w:r w:rsidR="001F3057" w:rsidRPr="00CB516B">
        <w:rPr>
          <w:rFonts w:ascii="Times New Roman" w:hAnsi="Times New Roman" w:cs="Times New Roman"/>
          <w:sz w:val="24"/>
          <w:szCs w:val="24"/>
          <w:lang w:val="en-GB"/>
        </w:rPr>
        <w:t>have not led</w:t>
      </w:r>
      <w:r w:rsidR="00790DF8" w:rsidRPr="00CB516B">
        <w:rPr>
          <w:rFonts w:ascii="Times New Roman" w:hAnsi="Times New Roman" w:cs="Times New Roman"/>
          <w:sz w:val="24"/>
          <w:szCs w:val="24"/>
          <w:lang w:val="en-GB"/>
        </w:rPr>
        <w:t xml:space="preserve"> to</w:t>
      </w:r>
      <w:r w:rsidR="001F3057" w:rsidRPr="00CB516B">
        <w:rPr>
          <w:rFonts w:ascii="Times New Roman" w:hAnsi="Times New Roman" w:cs="Times New Roman"/>
          <w:sz w:val="24"/>
          <w:szCs w:val="24"/>
          <w:lang w:val="en-GB"/>
        </w:rPr>
        <w:t xml:space="preserve"> loss in</w:t>
      </w:r>
      <w:r w:rsidR="00CB516B">
        <w:rPr>
          <w:rFonts w:ascii="Times New Roman" w:hAnsi="Times New Roman" w:cs="Times New Roman"/>
          <w:sz w:val="24"/>
          <w:szCs w:val="24"/>
          <w:lang w:val="en-GB"/>
        </w:rPr>
        <w:t xml:space="preserve"> </w:t>
      </w:r>
      <w:r w:rsidR="001F3057" w:rsidRPr="00CB516B">
        <w:rPr>
          <w:rFonts w:ascii="Times New Roman" w:hAnsi="Times New Roman" w:cs="Times New Roman"/>
          <w:sz w:val="24"/>
          <w:szCs w:val="24"/>
          <w:lang w:val="en-GB"/>
        </w:rPr>
        <w:t xml:space="preserve">capacity </w:t>
      </w:r>
      <w:r w:rsidR="00E971E7" w:rsidRPr="00CB516B">
        <w:rPr>
          <w:rFonts w:ascii="Times New Roman" w:hAnsi="Times New Roman" w:cs="Times New Roman"/>
          <w:sz w:val="24"/>
          <w:szCs w:val="24"/>
          <w:lang w:val="en-GB"/>
        </w:rPr>
        <w:t>or</w:t>
      </w:r>
      <w:r w:rsidR="001F3057" w:rsidRPr="00CB516B">
        <w:rPr>
          <w:rFonts w:ascii="Times New Roman" w:hAnsi="Times New Roman" w:cs="Times New Roman"/>
          <w:sz w:val="24"/>
          <w:szCs w:val="24"/>
          <w:lang w:val="en-GB"/>
        </w:rPr>
        <w:t xml:space="preserve"> major bankruptcies</w:t>
      </w:r>
      <w:r w:rsidR="00790DF8" w:rsidRPr="00CB516B">
        <w:rPr>
          <w:rFonts w:ascii="Times New Roman" w:hAnsi="Times New Roman" w:cs="Times New Roman"/>
          <w:sz w:val="24"/>
          <w:szCs w:val="24"/>
          <w:lang w:val="en-GB"/>
        </w:rPr>
        <w:t xml:space="preserve"> or permanent effect</w:t>
      </w:r>
      <w:r w:rsidR="00E971E7" w:rsidRPr="00CB516B">
        <w:rPr>
          <w:rFonts w:ascii="Times New Roman" w:hAnsi="Times New Roman" w:cs="Times New Roman"/>
          <w:sz w:val="24"/>
          <w:szCs w:val="24"/>
          <w:lang w:val="en-GB"/>
        </w:rPr>
        <w:t>s</w:t>
      </w:r>
      <w:r w:rsidR="00790DF8" w:rsidRPr="00CB516B">
        <w:rPr>
          <w:rFonts w:ascii="Times New Roman" w:hAnsi="Times New Roman" w:cs="Times New Roman"/>
          <w:sz w:val="24"/>
          <w:szCs w:val="24"/>
          <w:lang w:val="en-GB"/>
        </w:rPr>
        <w:t xml:space="preserve"> o</w:t>
      </w:r>
      <w:r w:rsidR="00E971E7" w:rsidRPr="00CB516B">
        <w:rPr>
          <w:rFonts w:ascii="Times New Roman" w:hAnsi="Times New Roman" w:cs="Times New Roman"/>
          <w:sz w:val="24"/>
          <w:szCs w:val="24"/>
          <w:lang w:val="en-GB"/>
        </w:rPr>
        <w:t>n</w:t>
      </w:r>
      <w:r w:rsidR="00790DF8" w:rsidRPr="00CB516B">
        <w:rPr>
          <w:rFonts w:ascii="Times New Roman" w:hAnsi="Times New Roman" w:cs="Times New Roman"/>
          <w:sz w:val="24"/>
          <w:szCs w:val="24"/>
          <w:lang w:val="en-GB"/>
        </w:rPr>
        <w:t xml:space="preserve"> </w:t>
      </w:r>
      <w:r w:rsidR="00790DF8" w:rsidRPr="00CC1615">
        <w:rPr>
          <w:rFonts w:ascii="Times New Roman" w:hAnsi="Times New Roman" w:cs="Times New Roman"/>
          <w:sz w:val="24"/>
          <w:szCs w:val="24"/>
          <w:lang w:val="en-GB"/>
        </w:rPr>
        <w:t>human capital o</w:t>
      </w:r>
      <w:r w:rsidR="00CB516B">
        <w:rPr>
          <w:rFonts w:ascii="Times New Roman" w:hAnsi="Times New Roman" w:cs="Times New Roman"/>
          <w:sz w:val="24"/>
          <w:szCs w:val="24"/>
          <w:lang w:val="en-GB"/>
        </w:rPr>
        <w:t>r</w:t>
      </w:r>
      <w:r w:rsidR="00790DF8" w:rsidRPr="00CC1615">
        <w:rPr>
          <w:rFonts w:ascii="Times New Roman" w:hAnsi="Times New Roman" w:cs="Times New Roman"/>
          <w:sz w:val="24"/>
          <w:szCs w:val="24"/>
          <w:lang w:val="en-GB"/>
        </w:rPr>
        <w:t xml:space="preserve"> productivity</w:t>
      </w:r>
      <w:r w:rsidR="00CB516B">
        <w:rPr>
          <w:rFonts w:ascii="Times New Roman" w:hAnsi="Times New Roman" w:cs="Times New Roman"/>
          <w:sz w:val="24"/>
          <w:szCs w:val="24"/>
          <w:lang w:val="en-GB"/>
        </w:rPr>
        <w:t>, and potential growth is estimated to remain str</w:t>
      </w:r>
      <w:r w:rsidR="008E3A5D">
        <w:rPr>
          <w:rFonts w:ascii="Times New Roman" w:hAnsi="Times New Roman" w:cs="Times New Roman"/>
          <w:sz w:val="24"/>
          <w:szCs w:val="24"/>
          <w:lang w:val="en-GB"/>
        </w:rPr>
        <w:t>o</w:t>
      </w:r>
      <w:r w:rsidR="00CB516B">
        <w:rPr>
          <w:rFonts w:ascii="Times New Roman" w:hAnsi="Times New Roman" w:cs="Times New Roman"/>
          <w:sz w:val="24"/>
          <w:szCs w:val="24"/>
          <w:lang w:val="en-GB"/>
        </w:rPr>
        <w:t xml:space="preserve">ng at 7.5% </w:t>
      </w:r>
      <w:proofErr w:type="spellStart"/>
      <w:r w:rsidR="00CB516B">
        <w:rPr>
          <w:rFonts w:ascii="Times New Roman" w:hAnsi="Times New Roman" w:cs="Times New Roman"/>
          <w:sz w:val="24"/>
          <w:szCs w:val="24"/>
          <w:lang w:val="en-GB"/>
        </w:rPr>
        <w:t>py</w:t>
      </w:r>
      <w:proofErr w:type="spellEnd"/>
      <w:r w:rsidR="00790DF8" w:rsidRPr="00CC1615">
        <w:rPr>
          <w:rFonts w:ascii="Times New Roman" w:hAnsi="Times New Roman" w:cs="Times New Roman"/>
          <w:sz w:val="24"/>
          <w:szCs w:val="24"/>
          <w:lang w:val="en-GB"/>
        </w:rPr>
        <w:t>.</w:t>
      </w:r>
      <w:r w:rsidR="006D7A09" w:rsidRPr="00CC1615">
        <w:rPr>
          <w:rFonts w:ascii="Times New Roman" w:hAnsi="Times New Roman" w:cs="Times New Roman"/>
          <w:sz w:val="24"/>
          <w:szCs w:val="24"/>
          <w:lang w:val="en-GB"/>
        </w:rPr>
        <w:t xml:space="preserve"> There is nevertheless uncertainty on </w:t>
      </w:r>
      <w:r w:rsidR="006E3D1A" w:rsidRPr="00CC1615">
        <w:rPr>
          <w:rFonts w:ascii="Times New Roman" w:hAnsi="Times New Roman" w:cs="Times New Roman"/>
          <w:sz w:val="24"/>
          <w:szCs w:val="24"/>
          <w:lang w:val="en-GB"/>
        </w:rPr>
        <w:t>the path of p</w:t>
      </w:r>
      <w:r w:rsidR="006D7A09" w:rsidRPr="00CC1615">
        <w:rPr>
          <w:rFonts w:ascii="Times New Roman" w:hAnsi="Times New Roman" w:cs="Times New Roman"/>
          <w:sz w:val="24"/>
          <w:szCs w:val="24"/>
          <w:lang w:val="en-GB"/>
        </w:rPr>
        <w:t>otential output</w:t>
      </w:r>
      <w:r w:rsidR="006E3D1A" w:rsidRPr="00CC1615">
        <w:rPr>
          <w:rFonts w:ascii="Times New Roman" w:hAnsi="Times New Roman" w:cs="Times New Roman"/>
          <w:sz w:val="24"/>
          <w:szCs w:val="24"/>
          <w:lang w:val="en-GB"/>
        </w:rPr>
        <w:t xml:space="preserve"> post-Covid</w:t>
      </w:r>
      <w:r w:rsidR="006D7A09" w:rsidRPr="00CC1615">
        <w:rPr>
          <w:rFonts w:ascii="Times New Roman" w:hAnsi="Times New Roman" w:cs="Times New Roman"/>
          <w:sz w:val="24"/>
          <w:szCs w:val="24"/>
          <w:lang w:val="en-GB"/>
        </w:rPr>
        <w:t>.</w:t>
      </w:r>
    </w:p>
    <w:p w14:paraId="70EF9339" w14:textId="77777777" w:rsidR="00784201" w:rsidRPr="00CC1615" w:rsidRDefault="00784201" w:rsidP="00784201">
      <w:pPr>
        <w:pStyle w:val="ListParagraph"/>
        <w:spacing w:after="0"/>
        <w:jc w:val="both"/>
        <w:rPr>
          <w:rFonts w:ascii="Times New Roman" w:hAnsi="Times New Roman" w:cs="Times New Roman"/>
          <w:sz w:val="24"/>
          <w:szCs w:val="24"/>
          <w:lang w:val="en-GB"/>
        </w:rPr>
      </w:pPr>
    </w:p>
    <w:p w14:paraId="07E9E489" w14:textId="66C73286" w:rsidR="001A3010" w:rsidRPr="00CC1615" w:rsidRDefault="001A3010" w:rsidP="005F503D">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4472C4" w:themeColor="accent1"/>
          <w:sz w:val="24"/>
          <w:szCs w:val="24"/>
          <w:lang w:val="en-GB"/>
        </w:rPr>
        <w:t>Private consumption</w:t>
      </w:r>
      <w:r w:rsidR="00CB516B">
        <w:rPr>
          <w:rFonts w:ascii="Times New Roman" w:hAnsi="Times New Roman" w:cs="Times New Roman"/>
          <w:sz w:val="24"/>
          <w:szCs w:val="24"/>
          <w:lang w:val="en-GB"/>
        </w:rPr>
        <w:t xml:space="preserve"> (three-quarters</w:t>
      </w:r>
      <w:r w:rsidRPr="00CC1615">
        <w:rPr>
          <w:rFonts w:ascii="Times New Roman" w:hAnsi="Times New Roman" w:cs="Times New Roman"/>
          <w:sz w:val="24"/>
          <w:szCs w:val="24"/>
          <w:lang w:val="en-GB"/>
        </w:rPr>
        <w:t xml:space="preserve"> of GDP</w:t>
      </w:r>
      <w:r w:rsidR="00CB516B">
        <w:rPr>
          <w:rFonts w:ascii="Times New Roman" w:hAnsi="Times New Roman" w:cs="Times New Roman"/>
          <w:sz w:val="24"/>
          <w:szCs w:val="24"/>
          <w:lang w:val="en-GB"/>
        </w:rPr>
        <w:t xml:space="preserve">) </w:t>
      </w:r>
      <w:r w:rsidR="00E971E7" w:rsidRPr="007F54CF">
        <w:rPr>
          <w:rFonts w:ascii="Times New Roman" w:hAnsi="Times New Roman" w:cs="Times New Roman"/>
          <w:b/>
          <w:bCs/>
          <w:color w:val="4472C4" w:themeColor="accent1"/>
          <w:sz w:val="24"/>
          <w:szCs w:val="24"/>
          <w:lang w:val="en-GB"/>
        </w:rPr>
        <w:t>h</w:t>
      </w:r>
      <w:r w:rsidRPr="007F54CF">
        <w:rPr>
          <w:rFonts w:ascii="Times New Roman" w:hAnsi="Times New Roman" w:cs="Times New Roman"/>
          <w:b/>
          <w:bCs/>
          <w:color w:val="4472C4" w:themeColor="accent1"/>
          <w:sz w:val="24"/>
          <w:szCs w:val="24"/>
          <w:lang w:val="en-GB"/>
        </w:rPr>
        <w:t>as remained below its trend</w:t>
      </w:r>
      <w:r w:rsidRPr="007F54CF">
        <w:rPr>
          <w:rFonts w:ascii="Times New Roman" w:hAnsi="Times New Roman" w:cs="Times New Roman"/>
          <w:color w:val="4472C4" w:themeColor="accent1"/>
          <w:sz w:val="24"/>
          <w:szCs w:val="24"/>
          <w:lang w:val="en-GB"/>
        </w:rPr>
        <w:t xml:space="preserve"> </w:t>
      </w:r>
      <w:r w:rsidRPr="00CC1615">
        <w:rPr>
          <w:rFonts w:ascii="Times New Roman" w:hAnsi="Times New Roman" w:cs="Times New Roman"/>
          <w:sz w:val="24"/>
          <w:szCs w:val="24"/>
          <w:lang w:val="en-GB"/>
        </w:rPr>
        <w:t>since Covid and dipped further in early 2023 as inflation</w:t>
      </w:r>
      <w:r w:rsidR="004E3798" w:rsidRPr="00CC1615">
        <w:rPr>
          <w:rFonts w:ascii="Times New Roman" w:hAnsi="Times New Roman" w:cs="Times New Roman"/>
          <w:sz w:val="24"/>
          <w:szCs w:val="24"/>
          <w:lang w:val="en-GB"/>
        </w:rPr>
        <w:t xml:space="preserve"> eroded purchasing power. </w:t>
      </w:r>
    </w:p>
    <w:p w14:paraId="7539ED04" w14:textId="77777777" w:rsidR="00001BCF" w:rsidRPr="00CC1615" w:rsidRDefault="00001BCF" w:rsidP="00790DF8">
      <w:pPr>
        <w:pStyle w:val="ListParagraph"/>
        <w:spacing w:after="120"/>
        <w:jc w:val="both"/>
        <w:rPr>
          <w:rFonts w:ascii="Times New Roman" w:hAnsi="Times New Roman" w:cs="Times New Roman"/>
          <w:sz w:val="24"/>
          <w:szCs w:val="24"/>
          <w:lang w:val="en-GB"/>
        </w:rPr>
      </w:pPr>
    </w:p>
    <w:p w14:paraId="29AE57C2" w14:textId="6D6CB867" w:rsidR="00903E5E" w:rsidRPr="00CC1615" w:rsidRDefault="00CA008D" w:rsidP="00B85862">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 xml:space="preserve">Consumer </w:t>
      </w:r>
      <w:r w:rsidR="00FE1BCA" w:rsidRPr="00CC1615">
        <w:rPr>
          <w:rFonts w:ascii="Times New Roman" w:hAnsi="Times New Roman" w:cs="Times New Roman"/>
          <w:b/>
          <w:bCs/>
          <w:color w:val="0070C0"/>
          <w:sz w:val="24"/>
          <w:szCs w:val="24"/>
          <w:lang w:val="en-GB"/>
        </w:rPr>
        <w:t>price i</w:t>
      </w:r>
      <w:r w:rsidRPr="00CC1615">
        <w:rPr>
          <w:rFonts w:ascii="Times New Roman" w:hAnsi="Times New Roman" w:cs="Times New Roman"/>
          <w:b/>
          <w:bCs/>
          <w:color w:val="0070C0"/>
          <w:sz w:val="24"/>
          <w:szCs w:val="24"/>
          <w:lang w:val="en-GB"/>
        </w:rPr>
        <w:t xml:space="preserve">nflation </w:t>
      </w:r>
      <w:r w:rsidR="00FE1BCA" w:rsidRPr="00CC1615">
        <w:rPr>
          <w:rFonts w:ascii="Times New Roman" w:hAnsi="Times New Roman" w:cs="Times New Roman"/>
          <w:b/>
          <w:bCs/>
          <w:color w:val="0070C0"/>
          <w:sz w:val="24"/>
          <w:szCs w:val="24"/>
          <w:lang w:val="en-GB"/>
        </w:rPr>
        <w:t>(headline</w:t>
      </w:r>
      <w:r w:rsidR="00903E5E" w:rsidRPr="00CC1615">
        <w:rPr>
          <w:rFonts w:ascii="Times New Roman" w:hAnsi="Times New Roman" w:cs="Times New Roman"/>
          <w:b/>
          <w:bCs/>
          <w:color w:val="0070C0"/>
          <w:sz w:val="24"/>
          <w:szCs w:val="24"/>
          <w:lang w:val="en-GB"/>
        </w:rPr>
        <w:t xml:space="preserve"> </w:t>
      </w:r>
      <w:r w:rsidR="008F1671" w:rsidRPr="00CC1615">
        <w:rPr>
          <w:rFonts w:ascii="Times New Roman" w:hAnsi="Times New Roman" w:cs="Times New Roman"/>
          <w:b/>
          <w:bCs/>
          <w:color w:val="0070C0"/>
          <w:sz w:val="24"/>
          <w:szCs w:val="24"/>
          <w:lang w:val="en-GB"/>
        </w:rPr>
        <w:t>q</w:t>
      </w:r>
      <w:r w:rsidR="00FE1BCA" w:rsidRPr="00CC1615">
        <w:rPr>
          <w:rFonts w:ascii="Times New Roman" w:hAnsi="Times New Roman" w:cs="Times New Roman"/>
          <w:b/>
          <w:bCs/>
          <w:color w:val="0070C0"/>
          <w:sz w:val="24"/>
          <w:szCs w:val="24"/>
          <w:lang w:val="en-GB"/>
        </w:rPr>
        <w:t>-on-</w:t>
      </w:r>
      <w:r w:rsidR="008F1671" w:rsidRPr="00CC1615">
        <w:rPr>
          <w:rFonts w:ascii="Times New Roman" w:hAnsi="Times New Roman" w:cs="Times New Roman"/>
          <w:b/>
          <w:bCs/>
          <w:color w:val="0070C0"/>
          <w:sz w:val="24"/>
          <w:szCs w:val="24"/>
          <w:lang w:val="en-GB"/>
        </w:rPr>
        <w:t>q</w:t>
      </w:r>
      <w:r w:rsidR="00FE1BCA" w:rsidRPr="00CC1615">
        <w:rPr>
          <w:rFonts w:ascii="Times New Roman" w:hAnsi="Times New Roman" w:cs="Times New Roman"/>
          <w:b/>
          <w:bCs/>
          <w:color w:val="0070C0"/>
          <w:sz w:val="24"/>
          <w:szCs w:val="24"/>
          <w:lang w:val="en-GB"/>
        </w:rPr>
        <w:t xml:space="preserve">) </w:t>
      </w:r>
      <w:r w:rsidR="00FA4344" w:rsidRPr="00CC1615">
        <w:rPr>
          <w:rFonts w:ascii="Times New Roman" w:hAnsi="Times New Roman" w:cs="Times New Roman"/>
          <w:b/>
          <w:bCs/>
          <w:color w:val="0070C0"/>
          <w:sz w:val="24"/>
          <w:szCs w:val="24"/>
          <w:lang w:val="en-GB"/>
        </w:rPr>
        <w:t>was</w:t>
      </w:r>
      <w:r w:rsidR="006D1BC2" w:rsidRPr="00CC1615">
        <w:rPr>
          <w:rFonts w:ascii="Times New Roman" w:hAnsi="Times New Roman" w:cs="Times New Roman"/>
          <w:b/>
          <w:bCs/>
          <w:color w:val="0070C0"/>
          <w:sz w:val="24"/>
          <w:szCs w:val="24"/>
          <w:lang w:val="en-GB"/>
        </w:rPr>
        <w:t xml:space="preserve"> </w:t>
      </w:r>
      <w:r w:rsidR="00537CAA" w:rsidRPr="00CC1615">
        <w:rPr>
          <w:rFonts w:ascii="Times New Roman" w:hAnsi="Times New Roman" w:cs="Times New Roman"/>
          <w:b/>
          <w:bCs/>
          <w:color w:val="0070C0"/>
          <w:sz w:val="24"/>
          <w:szCs w:val="24"/>
          <w:lang w:val="en-GB"/>
        </w:rPr>
        <w:t>just above</w:t>
      </w:r>
      <w:r w:rsidR="006D1BC2" w:rsidRPr="00CC1615">
        <w:rPr>
          <w:rFonts w:ascii="Times New Roman" w:hAnsi="Times New Roman" w:cs="Times New Roman"/>
          <w:b/>
          <w:bCs/>
          <w:color w:val="0070C0"/>
          <w:sz w:val="24"/>
          <w:szCs w:val="24"/>
          <w:lang w:val="en-GB"/>
        </w:rPr>
        <w:t xml:space="preserve"> 10% </w:t>
      </w:r>
      <w:r w:rsidR="00FE1BCA" w:rsidRPr="00CC1615">
        <w:rPr>
          <w:rFonts w:ascii="Times New Roman" w:hAnsi="Times New Roman" w:cs="Times New Roman"/>
          <w:b/>
          <w:bCs/>
          <w:color w:val="0070C0"/>
          <w:sz w:val="24"/>
          <w:szCs w:val="24"/>
          <w:lang w:val="en-GB"/>
        </w:rPr>
        <w:t>in 2023</w:t>
      </w:r>
      <w:r w:rsidR="00CB516B">
        <w:rPr>
          <w:rFonts w:ascii="Times New Roman" w:hAnsi="Times New Roman" w:cs="Times New Roman"/>
          <w:b/>
          <w:bCs/>
          <w:color w:val="0070C0"/>
          <w:sz w:val="24"/>
          <w:szCs w:val="24"/>
          <w:lang w:val="en-GB"/>
        </w:rPr>
        <w:t>—</w:t>
      </w:r>
      <w:r w:rsidR="00CB516B" w:rsidRPr="00CC1615">
        <w:rPr>
          <w:rFonts w:ascii="Times New Roman" w:hAnsi="Times New Roman" w:cs="Times New Roman"/>
          <w:b/>
          <w:bCs/>
          <w:color w:val="0070C0"/>
          <w:sz w:val="24"/>
          <w:szCs w:val="24"/>
          <w:lang w:val="en-GB"/>
        </w:rPr>
        <w:t>driven mostly by food and energy prices</w:t>
      </w:r>
      <w:r w:rsidR="00CB516B">
        <w:rPr>
          <w:rFonts w:ascii="Times New Roman" w:hAnsi="Times New Roman" w:cs="Times New Roman"/>
          <w:b/>
          <w:bCs/>
          <w:color w:val="0070C0"/>
          <w:sz w:val="24"/>
          <w:szCs w:val="24"/>
          <w:lang w:val="en-GB"/>
        </w:rPr>
        <w:t>—</w:t>
      </w:r>
      <w:r w:rsidR="00FE1BCA" w:rsidRPr="00CC1615">
        <w:rPr>
          <w:rFonts w:ascii="Times New Roman" w:hAnsi="Times New Roman" w:cs="Times New Roman"/>
          <w:b/>
          <w:bCs/>
          <w:color w:val="0070C0"/>
          <w:sz w:val="24"/>
          <w:szCs w:val="24"/>
          <w:lang w:val="en-GB"/>
        </w:rPr>
        <w:t xml:space="preserve">on a downward path from its </w:t>
      </w:r>
      <w:r w:rsidR="00FA4344" w:rsidRPr="00CC1615">
        <w:rPr>
          <w:rFonts w:ascii="Times New Roman" w:hAnsi="Times New Roman" w:cs="Times New Roman"/>
          <w:b/>
          <w:bCs/>
          <w:color w:val="0070C0"/>
          <w:sz w:val="24"/>
          <w:szCs w:val="24"/>
          <w:lang w:val="en-GB"/>
        </w:rPr>
        <w:t>peak of 25.</w:t>
      </w:r>
      <w:r w:rsidR="00A60DEA">
        <w:rPr>
          <w:rFonts w:ascii="Times New Roman" w:hAnsi="Times New Roman" w:cs="Times New Roman"/>
          <w:b/>
          <w:bCs/>
          <w:color w:val="0070C0"/>
          <w:sz w:val="24"/>
          <w:szCs w:val="24"/>
          <w:lang w:val="en-GB"/>
        </w:rPr>
        <w:t>6</w:t>
      </w:r>
      <w:r w:rsidR="00FA4344" w:rsidRPr="00CC1615">
        <w:rPr>
          <w:rFonts w:ascii="Times New Roman" w:hAnsi="Times New Roman" w:cs="Times New Roman"/>
          <w:b/>
          <w:bCs/>
          <w:color w:val="0070C0"/>
          <w:sz w:val="24"/>
          <w:szCs w:val="24"/>
          <w:lang w:val="en-GB"/>
        </w:rPr>
        <w:t>% in 2022Q2</w:t>
      </w:r>
      <w:r w:rsidR="00E858DF" w:rsidRPr="00CC1615">
        <w:rPr>
          <w:rFonts w:ascii="Times New Roman" w:hAnsi="Times New Roman" w:cs="Times New Roman"/>
          <w:b/>
          <w:bCs/>
          <w:color w:val="0070C0"/>
          <w:sz w:val="24"/>
          <w:szCs w:val="24"/>
          <w:lang w:val="en-GB"/>
        </w:rPr>
        <w:t xml:space="preserve">. </w:t>
      </w:r>
      <w:r w:rsidR="00E858DF" w:rsidRPr="00CC1615">
        <w:rPr>
          <w:rFonts w:ascii="Times New Roman" w:hAnsi="Times New Roman" w:cs="Times New Roman"/>
          <w:sz w:val="24"/>
          <w:szCs w:val="24"/>
          <w:lang w:val="en-GB"/>
        </w:rPr>
        <w:t>Core inflation</w:t>
      </w:r>
      <w:r w:rsidR="006D1BC2" w:rsidRPr="00CC1615">
        <w:rPr>
          <w:rFonts w:ascii="Times New Roman" w:hAnsi="Times New Roman" w:cs="Times New Roman"/>
          <w:sz w:val="24"/>
          <w:szCs w:val="24"/>
          <w:lang w:val="en-GB"/>
        </w:rPr>
        <w:t xml:space="preserve"> dropped to </w:t>
      </w:r>
      <w:r w:rsidR="00F6143A">
        <w:rPr>
          <w:rFonts w:ascii="Times New Roman" w:hAnsi="Times New Roman" w:cs="Times New Roman"/>
          <w:sz w:val="24"/>
          <w:szCs w:val="24"/>
          <w:lang w:val="en-GB"/>
        </w:rPr>
        <w:t>some</w:t>
      </w:r>
      <w:r w:rsidR="006D1BC2" w:rsidRPr="00CC1615">
        <w:rPr>
          <w:rFonts w:ascii="Times New Roman" w:hAnsi="Times New Roman" w:cs="Times New Roman"/>
          <w:sz w:val="24"/>
          <w:szCs w:val="24"/>
          <w:lang w:val="en-GB"/>
        </w:rPr>
        <w:t xml:space="preserve"> 8% so</w:t>
      </w:r>
      <w:r w:rsidR="00A60DEA">
        <w:rPr>
          <w:rFonts w:ascii="Times New Roman" w:hAnsi="Times New Roman" w:cs="Times New Roman"/>
          <w:sz w:val="24"/>
          <w:szCs w:val="24"/>
          <w:lang w:val="en-GB"/>
        </w:rPr>
        <w:t xml:space="preserve"> far</w:t>
      </w:r>
      <w:r w:rsidR="006D1BC2" w:rsidRPr="00CC1615">
        <w:rPr>
          <w:rFonts w:ascii="Times New Roman" w:hAnsi="Times New Roman" w:cs="Times New Roman"/>
          <w:sz w:val="24"/>
          <w:szCs w:val="24"/>
          <w:lang w:val="en-GB"/>
        </w:rPr>
        <w:t xml:space="preserve"> in 2</w:t>
      </w:r>
      <w:r w:rsidR="00E858DF" w:rsidRPr="00CC1615">
        <w:rPr>
          <w:rFonts w:ascii="Times New Roman" w:hAnsi="Times New Roman" w:cs="Times New Roman"/>
          <w:sz w:val="24"/>
          <w:szCs w:val="24"/>
          <w:lang w:val="en-GB"/>
        </w:rPr>
        <w:t>023</w:t>
      </w:r>
      <w:r w:rsidR="008C600C" w:rsidRPr="00CC1615">
        <w:rPr>
          <w:rFonts w:ascii="Times New Roman" w:hAnsi="Times New Roman" w:cs="Times New Roman"/>
          <w:sz w:val="24"/>
          <w:szCs w:val="24"/>
          <w:lang w:val="en-GB"/>
        </w:rPr>
        <w:t>, down</w:t>
      </w:r>
      <w:r w:rsidR="00A60DEA">
        <w:rPr>
          <w:rFonts w:ascii="Times New Roman" w:hAnsi="Times New Roman" w:cs="Times New Roman"/>
          <w:sz w:val="24"/>
          <w:szCs w:val="24"/>
          <w:lang w:val="en-GB"/>
        </w:rPr>
        <w:t xml:space="preserve"> from a </w:t>
      </w:r>
      <w:r w:rsidR="00FA4344" w:rsidRPr="00CC1615">
        <w:rPr>
          <w:rFonts w:ascii="Times New Roman" w:hAnsi="Times New Roman" w:cs="Times New Roman"/>
          <w:sz w:val="24"/>
          <w:szCs w:val="24"/>
          <w:lang w:val="en-GB"/>
        </w:rPr>
        <w:t xml:space="preserve">peak of </w:t>
      </w:r>
      <w:r w:rsidR="006D1BC2" w:rsidRPr="00CC1615">
        <w:rPr>
          <w:rFonts w:ascii="Times New Roman" w:hAnsi="Times New Roman" w:cs="Times New Roman"/>
          <w:sz w:val="24"/>
          <w:szCs w:val="24"/>
          <w:lang w:val="en-GB"/>
        </w:rPr>
        <w:t>20</w:t>
      </w:r>
      <w:r w:rsidR="00FA4344" w:rsidRPr="00CC1615">
        <w:rPr>
          <w:rFonts w:ascii="Times New Roman" w:hAnsi="Times New Roman" w:cs="Times New Roman"/>
          <w:sz w:val="24"/>
          <w:szCs w:val="24"/>
          <w:lang w:val="en-GB"/>
        </w:rPr>
        <w:t>.</w:t>
      </w:r>
      <w:r w:rsidR="00961FA6">
        <w:rPr>
          <w:rFonts w:ascii="Times New Roman" w:hAnsi="Times New Roman" w:cs="Times New Roman"/>
          <w:sz w:val="24"/>
          <w:szCs w:val="24"/>
          <w:lang w:val="en-GB"/>
        </w:rPr>
        <w:t>6</w:t>
      </w:r>
      <w:r w:rsidR="006D7A09" w:rsidRPr="00CC1615">
        <w:rPr>
          <w:rFonts w:ascii="Times New Roman" w:hAnsi="Times New Roman" w:cs="Times New Roman"/>
          <w:sz w:val="24"/>
          <w:szCs w:val="24"/>
          <w:lang w:val="en-GB"/>
        </w:rPr>
        <w:t>%</w:t>
      </w:r>
      <w:r w:rsidR="008C600C" w:rsidRPr="00CC1615">
        <w:rPr>
          <w:rFonts w:ascii="Times New Roman" w:hAnsi="Times New Roman" w:cs="Times New Roman"/>
          <w:sz w:val="24"/>
          <w:szCs w:val="24"/>
          <w:lang w:val="en-GB"/>
        </w:rPr>
        <w:t xml:space="preserve"> </w:t>
      </w:r>
      <w:r w:rsidR="006D7A09" w:rsidRPr="00CC1615">
        <w:rPr>
          <w:rFonts w:ascii="Times New Roman" w:hAnsi="Times New Roman" w:cs="Times New Roman"/>
          <w:sz w:val="24"/>
          <w:szCs w:val="24"/>
          <w:lang w:val="en-GB"/>
        </w:rPr>
        <w:t xml:space="preserve">in </w:t>
      </w:r>
      <w:r w:rsidR="008C600C" w:rsidRPr="00CC1615">
        <w:rPr>
          <w:rFonts w:ascii="Times New Roman" w:hAnsi="Times New Roman" w:cs="Times New Roman"/>
          <w:sz w:val="24"/>
          <w:szCs w:val="24"/>
          <w:lang w:val="en-GB"/>
        </w:rPr>
        <w:t>2022Q</w:t>
      </w:r>
      <w:r w:rsidR="006D1BC2" w:rsidRPr="00CC1615">
        <w:rPr>
          <w:rFonts w:ascii="Times New Roman" w:hAnsi="Times New Roman" w:cs="Times New Roman"/>
          <w:sz w:val="24"/>
          <w:szCs w:val="24"/>
          <w:lang w:val="en-GB"/>
        </w:rPr>
        <w:t>2</w:t>
      </w:r>
      <w:r w:rsidR="006D7A09" w:rsidRPr="00CC1615">
        <w:rPr>
          <w:rFonts w:ascii="Times New Roman" w:hAnsi="Times New Roman" w:cs="Times New Roman"/>
          <w:sz w:val="24"/>
          <w:szCs w:val="24"/>
          <w:lang w:val="en-GB"/>
        </w:rPr>
        <w:t xml:space="preserve">. </w:t>
      </w:r>
      <w:r w:rsidR="00903E5E" w:rsidRPr="00CC1615">
        <w:rPr>
          <w:rFonts w:ascii="Times New Roman" w:hAnsi="Times New Roman" w:cs="Times New Roman"/>
          <w:sz w:val="24"/>
          <w:szCs w:val="24"/>
          <w:lang w:val="en-GB"/>
        </w:rPr>
        <w:t xml:space="preserve">Food inflation </w:t>
      </w:r>
      <w:r w:rsidR="00A60DEA">
        <w:rPr>
          <w:rFonts w:ascii="Times New Roman" w:hAnsi="Times New Roman" w:cs="Times New Roman"/>
          <w:sz w:val="24"/>
          <w:szCs w:val="24"/>
          <w:lang w:val="en-GB"/>
        </w:rPr>
        <w:t xml:space="preserve">fell steeply to </w:t>
      </w:r>
      <w:r w:rsidR="00A60DEA" w:rsidRPr="00CC1615">
        <w:rPr>
          <w:rFonts w:ascii="Times New Roman" w:hAnsi="Times New Roman" w:cs="Times New Roman"/>
          <w:sz w:val="24"/>
          <w:szCs w:val="24"/>
          <w:lang w:val="en-GB"/>
        </w:rPr>
        <w:t>17%</w:t>
      </w:r>
      <w:r w:rsidR="00F6143A">
        <w:rPr>
          <w:rFonts w:ascii="Times New Roman" w:hAnsi="Times New Roman" w:cs="Times New Roman"/>
          <w:sz w:val="24"/>
          <w:szCs w:val="24"/>
          <w:lang w:val="en-GB"/>
        </w:rPr>
        <w:t>, down</w:t>
      </w:r>
      <w:r w:rsidR="00A60DEA" w:rsidRPr="00CC1615">
        <w:rPr>
          <w:rFonts w:ascii="Times New Roman" w:hAnsi="Times New Roman" w:cs="Times New Roman"/>
          <w:sz w:val="24"/>
          <w:szCs w:val="24"/>
          <w:lang w:val="en-GB"/>
        </w:rPr>
        <w:t xml:space="preserve"> </w:t>
      </w:r>
      <w:r w:rsidR="00903E5E" w:rsidRPr="00CC1615">
        <w:rPr>
          <w:rFonts w:ascii="Times New Roman" w:hAnsi="Times New Roman" w:cs="Times New Roman"/>
          <w:sz w:val="24"/>
          <w:szCs w:val="24"/>
          <w:lang w:val="en-GB"/>
        </w:rPr>
        <w:t>from a peak of 5</w:t>
      </w:r>
      <w:r w:rsidR="00961FA6">
        <w:rPr>
          <w:rFonts w:ascii="Times New Roman" w:hAnsi="Times New Roman" w:cs="Times New Roman"/>
          <w:sz w:val="24"/>
          <w:szCs w:val="24"/>
          <w:lang w:val="en-GB"/>
        </w:rPr>
        <w:t>6</w:t>
      </w:r>
      <w:r w:rsidR="00903E5E" w:rsidRPr="00CC1615">
        <w:rPr>
          <w:rFonts w:ascii="Times New Roman" w:hAnsi="Times New Roman" w:cs="Times New Roman"/>
          <w:sz w:val="24"/>
          <w:szCs w:val="24"/>
          <w:lang w:val="en-GB"/>
        </w:rPr>
        <w:t>% in 2022Q</w:t>
      </w:r>
      <w:r w:rsidR="00A60DEA">
        <w:rPr>
          <w:rFonts w:ascii="Times New Roman" w:hAnsi="Times New Roman" w:cs="Times New Roman"/>
          <w:sz w:val="24"/>
          <w:szCs w:val="24"/>
          <w:lang w:val="en-GB"/>
        </w:rPr>
        <w:t>4.</w:t>
      </w:r>
      <w:r w:rsidR="007F56F4">
        <w:rPr>
          <w:rFonts w:ascii="Times New Roman" w:hAnsi="Times New Roman" w:cs="Times New Roman"/>
          <w:sz w:val="24"/>
          <w:szCs w:val="24"/>
          <w:lang w:val="en-GB"/>
        </w:rPr>
        <w:t xml:space="preserve"> Energy prices </w:t>
      </w:r>
      <w:r w:rsidR="00961FA6">
        <w:rPr>
          <w:rFonts w:ascii="Times New Roman" w:hAnsi="Times New Roman" w:cs="Times New Roman"/>
          <w:sz w:val="24"/>
          <w:szCs w:val="24"/>
          <w:lang w:val="en-GB"/>
        </w:rPr>
        <w:t xml:space="preserve">fell slightly </w:t>
      </w:r>
      <w:proofErr w:type="gramStart"/>
      <w:r w:rsidR="00961FA6">
        <w:rPr>
          <w:rFonts w:ascii="Times New Roman" w:hAnsi="Times New Roman" w:cs="Times New Roman"/>
          <w:sz w:val="24"/>
          <w:szCs w:val="24"/>
          <w:lang w:val="en-GB"/>
        </w:rPr>
        <w:t xml:space="preserve">in </w:t>
      </w:r>
      <w:r w:rsidR="005C72DE">
        <w:rPr>
          <w:rFonts w:ascii="Times New Roman" w:hAnsi="Times New Roman" w:cs="Times New Roman"/>
          <w:sz w:val="24"/>
          <w:szCs w:val="24"/>
          <w:lang w:val="en-GB"/>
        </w:rPr>
        <w:t xml:space="preserve"> </w:t>
      </w:r>
      <w:r w:rsidR="007F56F4">
        <w:rPr>
          <w:rFonts w:ascii="Times New Roman" w:hAnsi="Times New Roman" w:cs="Times New Roman"/>
          <w:sz w:val="24"/>
          <w:szCs w:val="24"/>
          <w:lang w:val="en-GB"/>
        </w:rPr>
        <w:t>in</w:t>
      </w:r>
      <w:proofErr w:type="gramEnd"/>
      <w:r w:rsidR="007F56F4">
        <w:rPr>
          <w:rFonts w:ascii="Times New Roman" w:hAnsi="Times New Roman" w:cs="Times New Roman"/>
          <w:sz w:val="24"/>
          <w:szCs w:val="24"/>
          <w:lang w:val="en-GB"/>
        </w:rPr>
        <w:t xml:space="preserve"> 2023</w:t>
      </w:r>
      <w:r w:rsidR="005C72DE">
        <w:rPr>
          <w:rFonts w:ascii="Times New Roman" w:hAnsi="Times New Roman" w:cs="Times New Roman"/>
          <w:sz w:val="24"/>
          <w:szCs w:val="24"/>
          <w:lang w:val="en-GB"/>
        </w:rPr>
        <w:t>Q1-</w:t>
      </w:r>
      <w:r w:rsidR="00961FA6">
        <w:rPr>
          <w:rFonts w:ascii="Times New Roman" w:hAnsi="Times New Roman" w:cs="Times New Roman"/>
          <w:sz w:val="24"/>
          <w:szCs w:val="24"/>
          <w:lang w:val="en-GB"/>
        </w:rPr>
        <w:t>2</w:t>
      </w:r>
      <w:r w:rsidR="005C72DE">
        <w:rPr>
          <w:rFonts w:ascii="Times New Roman" w:hAnsi="Times New Roman" w:cs="Times New Roman"/>
          <w:sz w:val="24"/>
          <w:szCs w:val="24"/>
          <w:lang w:val="en-GB"/>
        </w:rPr>
        <w:t>—</w:t>
      </w:r>
      <w:r w:rsidR="007F56F4">
        <w:rPr>
          <w:rFonts w:ascii="Times New Roman" w:hAnsi="Times New Roman" w:cs="Times New Roman"/>
          <w:sz w:val="24"/>
          <w:szCs w:val="24"/>
          <w:lang w:val="en-GB"/>
        </w:rPr>
        <w:t xml:space="preserve">after a peak </w:t>
      </w:r>
      <w:r w:rsidR="00961FA6">
        <w:rPr>
          <w:rFonts w:ascii="Times New Roman" w:hAnsi="Times New Roman" w:cs="Times New Roman"/>
          <w:sz w:val="24"/>
          <w:szCs w:val="24"/>
          <w:lang w:val="en-GB"/>
        </w:rPr>
        <w:t>rise by</w:t>
      </w:r>
      <w:r w:rsidR="007F56F4">
        <w:rPr>
          <w:rFonts w:ascii="Times New Roman" w:hAnsi="Times New Roman" w:cs="Times New Roman"/>
          <w:sz w:val="24"/>
          <w:szCs w:val="24"/>
          <w:lang w:val="en-GB"/>
        </w:rPr>
        <w:t xml:space="preserve"> 29% in 2022Q2</w:t>
      </w:r>
      <w:r w:rsidR="00961FA6">
        <w:rPr>
          <w:rFonts w:ascii="Times New Roman" w:hAnsi="Times New Roman" w:cs="Times New Roman"/>
          <w:sz w:val="24"/>
          <w:szCs w:val="24"/>
          <w:lang w:val="en-GB"/>
        </w:rPr>
        <w:t xml:space="preserve">, </w:t>
      </w:r>
      <w:r w:rsidR="005C72DE">
        <w:rPr>
          <w:rFonts w:ascii="Times New Roman" w:hAnsi="Times New Roman" w:cs="Times New Roman"/>
          <w:sz w:val="24"/>
          <w:szCs w:val="24"/>
          <w:lang w:val="en-GB"/>
        </w:rPr>
        <w:t>b</w:t>
      </w:r>
      <w:r w:rsidR="00961FA6">
        <w:rPr>
          <w:rFonts w:ascii="Times New Roman" w:hAnsi="Times New Roman" w:cs="Times New Roman"/>
          <w:sz w:val="24"/>
          <w:szCs w:val="24"/>
          <w:lang w:val="en-GB"/>
        </w:rPr>
        <w:t xml:space="preserve">ut rose in Q3-4 as </w:t>
      </w:r>
      <w:r w:rsidR="005C72DE">
        <w:rPr>
          <w:rFonts w:ascii="Times New Roman" w:hAnsi="Times New Roman" w:cs="Times New Roman"/>
          <w:sz w:val="24"/>
          <w:szCs w:val="24"/>
          <w:lang w:val="en-GB"/>
        </w:rPr>
        <w:t xml:space="preserve">pump prices were </w:t>
      </w:r>
      <w:r w:rsidR="00FE7BE7">
        <w:rPr>
          <w:rFonts w:ascii="Times New Roman" w:hAnsi="Times New Roman" w:cs="Times New Roman"/>
          <w:sz w:val="24"/>
          <w:szCs w:val="24"/>
          <w:lang w:val="en-GB"/>
        </w:rPr>
        <w:t>raised</w:t>
      </w:r>
      <w:r w:rsidR="00F6143A">
        <w:rPr>
          <w:rFonts w:ascii="Times New Roman" w:hAnsi="Times New Roman" w:cs="Times New Roman"/>
          <w:sz w:val="24"/>
          <w:szCs w:val="24"/>
          <w:lang w:val="en-GB"/>
        </w:rPr>
        <w:t>.</w:t>
      </w:r>
    </w:p>
    <w:p w14:paraId="20697E1A" w14:textId="77777777" w:rsidR="00903E5E" w:rsidRPr="00CC1615" w:rsidRDefault="00903E5E" w:rsidP="00903E5E">
      <w:pPr>
        <w:pStyle w:val="ListParagraph"/>
        <w:rPr>
          <w:rFonts w:ascii="Times New Roman" w:hAnsi="Times New Roman" w:cs="Times New Roman"/>
          <w:sz w:val="24"/>
          <w:szCs w:val="24"/>
          <w:lang w:val="en-GB"/>
        </w:rPr>
      </w:pPr>
    </w:p>
    <w:p w14:paraId="2FD86108" w14:textId="022ED123" w:rsidR="006D7A09" w:rsidRPr="00CC1615" w:rsidRDefault="007F56F4" w:rsidP="00B85862">
      <w:pPr>
        <w:pStyle w:val="ListParagraph"/>
        <w:numPr>
          <w:ilvl w:val="0"/>
          <w:numId w:val="5"/>
        </w:numPr>
        <w:spacing w:after="120"/>
        <w:jc w:val="both"/>
        <w:rPr>
          <w:rFonts w:ascii="Times New Roman" w:hAnsi="Times New Roman" w:cs="Times New Roman"/>
          <w:sz w:val="24"/>
          <w:szCs w:val="24"/>
          <w:lang w:val="en-GB"/>
        </w:rPr>
      </w:pPr>
      <w:r>
        <w:rPr>
          <w:rFonts w:ascii="Times New Roman" w:hAnsi="Times New Roman" w:cs="Times New Roman"/>
          <w:b/>
          <w:bCs/>
          <w:color w:val="4472C4" w:themeColor="accent1"/>
          <w:sz w:val="24"/>
          <w:szCs w:val="24"/>
          <w:lang w:val="en-GB"/>
        </w:rPr>
        <w:t>With this picture,</w:t>
      </w:r>
      <w:r w:rsidR="006D7A09" w:rsidRPr="00CC1615">
        <w:rPr>
          <w:rFonts w:ascii="Times New Roman" w:hAnsi="Times New Roman" w:cs="Times New Roman"/>
          <w:b/>
          <w:bCs/>
          <w:color w:val="4472C4" w:themeColor="accent1"/>
          <w:sz w:val="24"/>
          <w:szCs w:val="24"/>
          <w:lang w:val="en-GB"/>
        </w:rPr>
        <w:t xml:space="preserve"> </w:t>
      </w:r>
      <w:r>
        <w:rPr>
          <w:rFonts w:ascii="Times New Roman" w:hAnsi="Times New Roman" w:cs="Times New Roman"/>
          <w:b/>
          <w:bCs/>
          <w:color w:val="4472C4" w:themeColor="accent1"/>
          <w:sz w:val="24"/>
          <w:szCs w:val="24"/>
          <w:lang w:val="en-GB"/>
        </w:rPr>
        <w:t xml:space="preserve">headline </w:t>
      </w:r>
      <w:r w:rsidR="006D7A09" w:rsidRPr="00CC1615">
        <w:rPr>
          <w:rFonts w:ascii="Times New Roman" w:hAnsi="Times New Roman" w:cs="Times New Roman"/>
          <w:b/>
          <w:bCs/>
          <w:color w:val="4472C4" w:themeColor="accent1"/>
          <w:sz w:val="24"/>
          <w:szCs w:val="24"/>
          <w:lang w:val="en-GB"/>
        </w:rPr>
        <w:t>inflation i</w:t>
      </w:r>
      <w:r>
        <w:rPr>
          <w:rFonts w:ascii="Times New Roman" w:hAnsi="Times New Roman" w:cs="Times New Roman"/>
          <w:b/>
          <w:bCs/>
          <w:color w:val="4472C4" w:themeColor="accent1"/>
          <w:sz w:val="24"/>
          <w:szCs w:val="24"/>
          <w:lang w:val="en-GB"/>
        </w:rPr>
        <w:t xml:space="preserve">s expected to end at </w:t>
      </w:r>
      <w:r w:rsidRPr="0080580C">
        <w:rPr>
          <w:rFonts w:ascii="Times New Roman" w:hAnsi="Times New Roman" w:cs="Times New Roman"/>
          <w:b/>
          <w:bCs/>
          <w:color w:val="7030A0"/>
          <w:sz w:val="24"/>
          <w:szCs w:val="24"/>
          <w:lang w:val="en-GB"/>
        </w:rPr>
        <w:t>just above</w:t>
      </w:r>
      <w:r w:rsidR="00A60DEA" w:rsidRPr="0080580C">
        <w:rPr>
          <w:rFonts w:ascii="Times New Roman" w:hAnsi="Times New Roman" w:cs="Times New Roman"/>
          <w:b/>
          <w:bCs/>
          <w:color w:val="7030A0"/>
          <w:sz w:val="24"/>
          <w:szCs w:val="24"/>
          <w:lang w:val="en-GB"/>
        </w:rPr>
        <w:t xml:space="preserve"> </w:t>
      </w:r>
      <w:r w:rsidR="006D7A09" w:rsidRPr="0080580C">
        <w:rPr>
          <w:rFonts w:ascii="Times New Roman" w:hAnsi="Times New Roman" w:cs="Times New Roman"/>
          <w:b/>
          <w:bCs/>
          <w:color w:val="7030A0"/>
          <w:sz w:val="24"/>
          <w:szCs w:val="24"/>
          <w:lang w:val="en-GB"/>
        </w:rPr>
        <w:t>10%</w:t>
      </w:r>
      <w:r w:rsidRPr="0080580C">
        <w:rPr>
          <w:rFonts w:ascii="Times New Roman" w:hAnsi="Times New Roman" w:cs="Times New Roman"/>
          <w:b/>
          <w:bCs/>
          <w:color w:val="7030A0"/>
          <w:sz w:val="24"/>
          <w:szCs w:val="24"/>
          <w:lang w:val="en-GB"/>
        </w:rPr>
        <w:t xml:space="preserve"> in </w:t>
      </w:r>
      <w:r w:rsidR="006D7A09" w:rsidRPr="0080580C">
        <w:rPr>
          <w:rFonts w:ascii="Times New Roman" w:hAnsi="Times New Roman" w:cs="Times New Roman"/>
          <w:b/>
          <w:bCs/>
          <w:color w:val="7030A0"/>
          <w:sz w:val="24"/>
          <w:szCs w:val="24"/>
          <w:lang w:val="en-GB"/>
        </w:rPr>
        <w:t>2023</w:t>
      </w:r>
      <w:r w:rsidR="006D7A09" w:rsidRPr="00CC1615">
        <w:rPr>
          <w:rFonts w:ascii="Times New Roman" w:hAnsi="Times New Roman" w:cs="Times New Roman"/>
          <w:sz w:val="24"/>
          <w:szCs w:val="24"/>
          <w:lang w:val="en-GB"/>
        </w:rPr>
        <w:t xml:space="preserve">, </w:t>
      </w:r>
      <w:r w:rsidR="005C72DE">
        <w:rPr>
          <w:rFonts w:ascii="Times New Roman" w:hAnsi="Times New Roman" w:cs="Times New Roman"/>
          <w:sz w:val="24"/>
          <w:szCs w:val="24"/>
          <w:lang w:val="en-GB"/>
        </w:rPr>
        <w:t xml:space="preserve">a significant drop from end-2022, </w:t>
      </w:r>
      <w:r w:rsidR="006D7A09" w:rsidRPr="00CC1615">
        <w:rPr>
          <w:rFonts w:ascii="Times New Roman" w:hAnsi="Times New Roman" w:cs="Times New Roman"/>
          <w:sz w:val="24"/>
          <w:szCs w:val="24"/>
          <w:lang w:val="en-GB"/>
        </w:rPr>
        <w:t xml:space="preserve">under the combined effect of </w:t>
      </w:r>
      <w:r w:rsidR="00E53159" w:rsidRPr="00CC1615">
        <w:rPr>
          <w:rFonts w:ascii="Times New Roman" w:hAnsi="Times New Roman" w:cs="Times New Roman"/>
          <w:sz w:val="24"/>
          <w:szCs w:val="24"/>
          <w:lang w:val="en-GB"/>
        </w:rPr>
        <w:t xml:space="preserve">fading </w:t>
      </w:r>
      <w:r w:rsidR="006D7A09" w:rsidRPr="00CC1615">
        <w:rPr>
          <w:rFonts w:ascii="Times New Roman" w:hAnsi="Times New Roman" w:cs="Times New Roman"/>
          <w:sz w:val="24"/>
          <w:szCs w:val="24"/>
          <w:lang w:val="en-GB"/>
        </w:rPr>
        <w:t>food</w:t>
      </w:r>
      <w:r>
        <w:rPr>
          <w:rFonts w:ascii="Times New Roman" w:hAnsi="Times New Roman" w:cs="Times New Roman"/>
          <w:sz w:val="24"/>
          <w:szCs w:val="24"/>
          <w:lang w:val="en-GB"/>
        </w:rPr>
        <w:t xml:space="preserve"> </w:t>
      </w:r>
      <w:r w:rsidR="00E971E7" w:rsidRPr="00CC1615">
        <w:rPr>
          <w:rFonts w:ascii="Times New Roman" w:hAnsi="Times New Roman" w:cs="Times New Roman"/>
          <w:sz w:val="24"/>
          <w:szCs w:val="24"/>
          <w:lang w:val="en-GB"/>
        </w:rPr>
        <w:t>and core</w:t>
      </w:r>
      <w:r w:rsidR="00961FA6">
        <w:rPr>
          <w:rFonts w:ascii="Times New Roman" w:hAnsi="Times New Roman" w:cs="Times New Roman"/>
          <w:sz w:val="24"/>
          <w:szCs w:val="24"/>
          <w:lang w:val="en-GB"/>
        </w:rPr>
        <w:t>-</w:t>
      </w:r>
      <w:r w:rsidR="006D7A09" w:rsidRPr="00CC1615">
        <w:rPr>
          <w:rFonts w:ascii="Times New Roman" w:hAnsi="Times New Roman" w:cs="Times New Roman"/>
          <w:sz w:val="24"/>
          <w:szCs w:val="24"/>
          <w:lang w:val="en-GB"/>
        </w:rPr>
        <w:t>price shocks and tighte</w:t>
      </w:r>
      <w:r w:rsidR="005C72DE">
        <w:rPr>
          <w:rFonts w:ascii="Times New Roman" w:hAnsi="Times New Roman" w:cs="Times New Roman"/>
          <w:sz w:val="24"/>
          <w:szCs w:val="24"/>
          <w:lang w:val="en-GB"/>
        </w:rPr>
        <w:t>r</w:t>
      </w:r>
      <w:r w:rsidR="006D7A09" w:rsidRPr="00CC1615">
        <w:rPr>
          <w:rFonts w:ascii="Times New Roman" w:hAnsi="Times New Roman" w:cs="Times New Roman"/>
          <w:sz w:val="24"/>
          <w:szCs w:val="24"/>
          <w:lang w:val="en-GB"/>
        </w:rPr>
        <w:t xml:space="preserve"> </w:t>
      </w:r>
      <w:r w:rsidR="005C72DE">
        <w:rPr>
          <w:rFonts w:ascii="Times New Roman" w:hAnsi="Times New Roman" w:cs="Times New Roman"/>
          <w:sz w:val="24"/>
          <w:szCs w:val="24"/>
          <w:lang w:val="en-GB"/>
        </w:rPr>
        <w:t xml:space="preserve">macroeconomic </w:t>
      </w:r>
      <w:r w:rsidR="006D7A09" w:rsidRPr="00CC1615">
        <w:rPr>
          <w:rFonts w:ascii="Times New Roman" w:hAnsi="Times New Roman" w:cs="Times New Roman"/>
          <w:sz w:val="24"/>
          <w:szCs w:val="24"/>
          <w:lang w:val="en-GB"/>
        </w:rPr>
        <w:t xml:space="preserve">policies. </w:t>
      </w:r>
    </w:p>
    <w:p w14:paraId="2AE36E8F" w14:textId="77777777" w:rsidR="00943A15" w:rsidRPr="00CC1615" w:rsidRDefault="00943A15" w:rsidP="00943A15">
      <w:pPr>
        <w:pStyle w:val="ListParagraph"/>
        <w:rPr>
          <w:rFonts w:ascii="Times New Roman" w:hAnsi="Times New Roman" w:cs="Times New Roman"/>
          <w:sz w:val="24"/>
          <w:szCs w:val="24"/>
          <w:lang w:val="en-GB"/>
        </w:rPr>
      </w:pPr>
    </w:p>
    <w:p w14:paraId="6CD8E9D1" w14:textId="5919E3D6" w:rsidR="00943A15" w:rsidRPr="00CC1615" w:rsidRDefault="00B47B0B" w:rsidP="00B85862">
      <w:pPr>
        <w:pStyle w:val="ListParagraph"/>
        <w:numPr>
          <w:ilvl w:val="0"/>
          <w:numId w:val="5"/>
        </w:numPr>
        <w:spacing w:after="120"/>
        <w:jc w:val="both"/>
        <w:rPr>
          <w:rFonts w:ascii="Times New Roman" w:hAnsi="Times New Roman" w:cs="Times New Roman"/>
          <w:sz w:val="24"/>
          <w:szCs w:val="24"/>
          <w:lang w:val="en-GB"/>
        </w:rPr>
      </w:pPr>
      <w:commentRangeStart w:id="142"/>
      <w:r w:rsidRPr="00B47B0B">
        <w:rPr>
          <w:rFonts w:ascii="Times New Roman" w:hAnsi="Times New Roman" w:cs="Times New Roman"/>
          <w:b/>
          <w:bCs/>
          <w:color w:val="4472C4" w:themeColor="accent1"/>
          <w:sz w:val="24"/>
          <w:szCs w:val="24"/>
          <w:lang w:val="en-GB"/>
        </w:rPr>
        <w:t>A</w:t>
      </w:r>
      <w:r w:rsidR="00CA4790" w:rsidRPr="00B47B0B">
        <w:rPr>
          <w:rFonts w:ascii="Times New Roman" w:hAnsi="Times New Roman" w:cs="Times New Roman"/>
          <w:b/>
          <w:bCs/>
          <w:color w:val="4472C4" w:themeColor="accent1"/>
          <w:sz w:val="24"/>
          <w:szCs w:val="24"/>
          <w:lang w:val="en-GB"/>
        </w:rPr>
        <w:t>bove 10</w:t>
      </w:r>
      <w:r w:rsidRPr="00B47B0B">
        <w:rPr>
          <w:rFonts w:ascii="Times New Roman" w:hAnsi="Times New Roman" w:cs="Times New Roman"/>
          <w:b/>
          <w:bCs/>
          <w:color w:val="4472C4" w:themeColor="accent1"/>
          <w:sz w:val="24"/>
          <w:szCs w:val="24"/>
          <w:lang w:val="en-GB"/>
        </w:rPr>
        <w:t>-20</w:t>
      </w:r>
      <w:r w:rsidR="00CA4790" w:rsidRPr="00B47B0B">
        <w:rPr>
          <w:rFonts w:ascii="Times New Roman" w:hAnsi="Times New Roman" w:cs="Times New Roman"/>
          <w:b/>
          <w:bCs/>
          <w:color w:val="4472C4" w:themeColor="accent1"/>
          <w:sz w:val="24"/>
          <w:szCs w:val="24"/>
          <w:lang w:val="en-GB"/>
        </w:rPr>
        <w:t xml:space="preserve">% </w:t>
      </w:r>
      <w:r w:rsidR="00943A15" w:rsidRPr="00B47B0B">
        <w:rPr>
          <w:rFonts w:ascii="Times New Roman" w:hAnsi="Times New Roman" w:cs="Times New Roman"/>
          <w:b/>
          <w:bCs/>
          <w:color w:val="4472C4" w:themeColor="accent1"/>
          <w:sz w:val="24"/>
          <w:szCs w:val="24"/>
          <w:lang w:val="en-GB"/>
        </w:rPr>
        <w:t>inflation coincid</w:t>
      </w:r>
      <w:r w:rsidR="00903E5E" w:rsidRPr="00B47B0B">
        <w:rPr>
          <w:rFonts w:ascii="Times New Roman" w:hAnsi="Times New Roman" w:cs="Times New Roman"/>
          <w:b/>
          <w:bCs/>
          <w:color w:val="4472C4" w:themeColor="accent1"/>
          <w:sz w:val="24"/>
          <w:szCs w:val="24"/>
          <w:lang w:val="en-GB"/>
        </w:rPr>
        <w:t>ing</w:t>
      </w:r>
      <w:r w:rsidR="00943A15" w:rsidRPr="00B47B0B">
        <w:rPr>
          <w:rFonts w:ascii="Times New Roman" w:hAnsi="Times New Roman" w:cs="Times New Roman"/>
          <w:b/>
          <w:bCs/>
          <w:color w:val="4472C4" w:themeColor="accent1"/>
          <w:sz w:val="24"/>
          <w:szCs w:val="24"/>
          <w:lang w:val="en-GB"/>
        </w:rPr>
        <w:t xml:space="preserve"> with </w:t>
      </w:r>
      <w:r w:rsidR="00903E5E" w:rsidRPr="00B47B0B">
        <w:rPr>
          <w:rFonts w:ascii="Times New Roman" w:hAnsi="Times New Roman" w:cs="Times New Roman"/>
          <w:b/>
          <w:bCs/>
          <w:color w:val="4472C4" w:themeColor="accent1"/>
          <w:sz w:val="24"/>
          <w:szCs w:val="24"/>
          <w:lang w:val="en-GB"/>
        </w:rPr>
        <w:t xml:space="preserve">GDP below potential </w:t>
      </w:r>
      <w:r w:rsidR="00FA4344" w:rsidRPr="00B47B0B">
        <w:rPr>
          <w:rFonts w:ascii="Times New Roman" w:hAnsi="Times New Roman" w:cs="Times New Roman"/>
          <w:b/>
          <w:bCs/>
          <w:color w:val="4472C4" w:themeColor="accent1"/>
          <w:sz w:val="24"/>
          <w:szCs w:val="24"/>
          <w:lang w:val="en-GB"/>
        </w:rPr>
        <w:t xml:space="preserve">in 2022-23 </w:t>
      </w:r>
      <w:r w:rsidR="00784201" w:rsidRPr="00CC1615">
        <w:rPr>
          <w:rFonts w:ascii="Times New Roman" w:hAnsi="Times New Roman" w:cs="Times New Roman"/>
          <w:b/>
          <w:bCs/>
          <w:color w:val="0070C0"/>
          <w:sz w:val="24"/>
          <w:szCs w:val="24"/>
          <w:lang w:val="en-GB"/>
        </w:rPr>
        <w:t>suggest</w:t>
      </w:r>
      <w:r w:rsidR="00903E5E" w:rsidRPr="00CC1615">
        <w:rPr>
          <w:rFonts w:ascii="Times New Roman" w:hAnsi="Times New Roman" w:cs="Times New Roman"/>
          <w:b/>
          <w:bCs/>
          <w:color w:val="0070C0"/>
          <w:sz w:val="24"/>
          <w:szCs w:val="24"/>
          <w:lang w:val="en-GB"/>
        </w:rPr>
        <w:t>s</w:t>
      </w:r>
      <w:r w:rsidR="00784201" w:rsidRPr="00CC1615">
        <w:rPr>
          <w:rFonts w:ascii="Times New Roman" w:hAnsi="Times New Roman" w:cs="Times New Roman"/>
          <w:b/>
          <w:bCs/>
          <w:color w:val="0070C0"/>
          <w:sz w:val="24"/>
          <w:szCs w:val="24"/>
          <w:lang w:val="en-GB"/>
        </w:rPr>
        <w:t xml:space="preserve"> a weak inflation-output gap relationship</w:t>
      </w:r>
      <w:r>
        <w:rPr>
          <w:rFonts w:ascii="Times New Roman" w:hAnsi="Times New Roman" w:cs="Times New Roman"/>
          <w:b/>
          <w:bCs/>
          <w:color w:val="0070C0"/>
          <w:sz w:val="24"/>
          <w:szCs w:val="24"/>
          <w:lang w:val="en-GB"/>
        </w:rPr>
        <w:t>.</w:t>
      </w:r>
      <w:r w:rsidR="00784201" w:rsidRPr="00CC1615">
        <w:rPr>
          <w:rFonts w:ascii="Times New Roman" w:hAnsi="Times New Roman" w:cs="Times New Roman"/>
          <w:sz w:val="24"/>
          <w:szCs w:val="24"/>
          <w:lang w:val="en-GB"/>
        </w:rPr>
        <w:t xml:space="preserve"> </w:t>
      </w:r>
      <w:r w:rsidRPr="008305F8">
        <w:rPr>
          <w:rFonts w:ascii="Times New Roman" w:hAnsi="Times New Roman" w:cs="Times New Roman"/>
          <w:color w:val="7030A0"/>
          <w:sz w:val="24"/>
          <w:szCs w:val="24"/>
          <w:lang w:val="en-GB"/>
        </w:rPr>
        <w:t>A</w:t>
      </w:r>
      <w:r w:rsidR="00784201" w:rsidRPr="008305F8">
        <w:rPr>
          <w:rFonts w:ascii="Times New Roman" w:hAnsi="Times New Roman" w:cs="Times New Roman"/>
          <w:color w:val="7030A0"/>
          <w:sz w:val="24"/>
          <w:szCs w:val="24"/>
          <w:lang w:val="en-GB"/>
        </w:rPr>
        <w:t xml:space="preserve"> large chunk of recent inflation is </w:t>
      </w:r>
      <w:r w:rsidR="00784201" w:rsidRPr="00F13DE6">
        <w:rPr>
          <w:rFonts w:ascii="Times New Roman" w:hAnsi="Times New Roman" w:cs="Times New Roman"/>
          <w:color w:val="C00000"/>
          <w:sz w:val="24"/>
          <w:szCs w:val="24"/>
          <w:lang w:val="en-GB"/>
          <w:rPrChange w:id="143" w:author="Chris NGUGABE" w:date="2024-01-10T17:37:00Z">
            <w:rPr>
              <w:rFonts w:ascii="Times New Roman" w:hAnsi="Times New Roman" w:cs="Times New Roman"/>
              <w:color w:val="7030A0"/>
              <w:sz w:val="24"/>
              <w:szCs w:val="24"/>
              <w:lang w:val="en-GB"/>
            </w:rPr>
          </w:rPrChange>
        </w:rPr>
        <w:t xml:space="preserve">not explained </w:t>
      </w:r>
      <w:r w:rsidR="00784201" w:rsidRPr="008305F8">
        <w:rPr>
          <w:rFonts w:ascii="Times New Roman" w:hAnsi="Times New Roman" w:cs="Times New Roman"/>
          <w:color w:val="7030A0"/>
          <w:sz w:val="24"/>
          <w:szCs w:val="24"/>
          <w:lang w:val="en-GB"/>
        </w:rPr>
        <w:t>by standard factors (</w:t>
      </w:r>
      <w:r w:rsidR="00784201" w:rsidRPr="008305F8">
        <w:rPr>
          <w:rFonts w:ascii="Times New Roman" w:hAnsi="Times New Roman" w:cs="Times New Roman"/>
          <w:color w:val="C00000"/>
          <w:sz w:val="24"/>
          <w:szCs w:val="24"/>
          <w:lang w:val="en-GB"/>
        </w:rPr>
        <w:t>output gap</w:t>
      </w:r>
      <w:r w:rsidRPr="008305F8">
        <w:rPr>
          <w:rFonts w:ascii="Times New Roman" w:hAnsi="Times New Roman" w:cs="Times New Roman"/>
          <w:color w:val="C00000"/>
          <w:sz w:val="24"/>
          <w:szCs w:val="24"/>
          <w:lang w:val="en-GB"/>
        </w:rPr>
        <w:t xml:space="preserve"> (-), i</w:t>
      </w:r>
      <w:r w:rsidR="00784201" w:rsidRPr="008305F8">
        <w:rPr>
          <w:rFonts w:ascii="Times New Roman" w:hAnsi="Times New Roman" w:cs="Times New Roman"/>
          <w:color w:val="C00000"/>
          <w:sz w:val="24"/>
          <w:szCs w:val="24"/>
          <w:lang w:val="en-GB"/>
        </w:rPr>
        <w:t>mport prices</w:t>
      </w:r>
      <w:r w:rsidRPr="008305F8">
        <w:rPr>
          <w:rFonts w:ascii="Times New Roman" w:hAnsi="Times New Roman" w:cs="Times New Roman"/>
          <w:color w:val="C00000"/>
          <w:sz w:val="24"/>
          <w:szCs w:val="24"/>
          <w:lang w:val="en-GB"/>
        </w:rPr>
        <w:t xml:space="preserve"> (+), weak agriculture (+)</w:t>
      </w:r>
      <w:r w:rsidR="00784201" w:rsidRPr="008305F8">
        <w:rPr>
          <w:rFonts w:ascii="Times New Roman" w:hAnsi="Times New Roman" w:cs="Times New Roman"/>
          <w:color w:val="7030A0"/>
          <w:sz w:val="24"/>
          <w:szCs w:val="24"/>
          <w:lang w:val="en-GB"/>
        </w:rPr>
        <w:t>)</w:t>
      </w:r>
      <w:r w:rsidR="00961FA6" w:rsidRPr="008305F8">
        <w:rPr>
          <w:rFonts w:ascii="Times New Roman" w:hAnsi="Times New Roman" w:cs="Times New Roman"/>
          <w:color w:val="7030A0"/>
          <w:sz w:val="24"/>
          <w:szCs w:val="24"/>
          <w:lang w:val="en-GB"/>
        </w:rPr>
        <w:t>,</w:t>
      </w:r>
      <w:r w:rsidR="00903E5E" w:rsidRPr="008305F8">
        <w:rPr>
          <w:rFonts w:ascii="Times New Roman" w:hAnsi="Times New Roman" w:cs="Times New Roman"/>
          <w:color w:val="7030A0"/>
          <w:sz w:val="24"/>
          <w:szCs w:val="24"/>
          <w:lang w:val="en-GB"/>
        </w:rPr>
        <w:t xml:space="preserve"> but caused by large</w:t>
      </w:r>
      <w:r w:rsidR="00B23373" w:rsidRPr="008305F8">
        <w:rPr>
          <w:rFonts w:ascii="Times New Roman" w:hAnsi="Times New Roman" w:cs="Times New Roman"/>
          <w:color w:val="7030A0"/>
          <w:sz w:val="24"/>
          <w:szCs w:val="24"/>
          <w:lang w:val="en-GB"/>
        </w:rPr>
        <w:t xml:space="preserve"> </w:t>
      </w:r>
      <w:r w:rsidR="009178CB" w:rsidRPr="008305F8">
        <w:rPr>
          <w:rFonts w:ascii="Times New Roman" w:hAnsi="Times New Roman" w:cs="Times New Roman"/>
          <w:color w:val="7030A0"/>
          <w:sz w:val="24"/>
          <w:szCs w:val="24"/>
          <w:lang w:val="en-GB"/>
        </w:rPr>
        <w:t xml:space="preserve">supply-side </w:t>
      </w:r>
      <w:r w:rsidR="00B23373" w:rsidRPr="008305F8">
        <w:rPr>
          <w:rFonts w:ascii="Times New Roman" w:hAnsi="Times New Roman" w:cs="Times New Roman"/>
          <w:color w:val="7030A0"/>
          <w:sz w:val="24"/>
          <w:szCs w:val="24"/>
          <w:lang w:val="en-GB"/>
        </w:rPr>
        <w:t>shocks</w:t>
      </w:r>
      <w:r w:rsidR="00FA4344" w:rsidRPr="008305F8">
        <w:rPr>
          <w:rFonts w:ascii="Times New Roman" w:hAnsi="Times New Roman" w:cs="Times New Roman"/>
          <w:color w:val="7030A0"/>
          <w:sz w:val="24"/>
          <w:szCs w:val="24"/>
          <w:lang w:val="en-GB"/>
        </w:rPr>
        <w:t xml:space="preserve">, reflecting </w:t>
      </w:r>
      <w:r w:rsidRPr="008305F8">
        <w:rPr>
          <w:rFonts w:ascii="Times New Roman" w:hAnsi="Times New Roman" w:cs="Times New Roman"/>
          <w:color w:val="7030A0"/>
          <w:sz w:val="24"/>
          <w:szCs w:val="24"/>
          <w:lang w:val="en-GB"/>
        </w:rPr>
        <w:t>factors such as trade and transport margins and use of monopolistic positions</w:t>
      </w:r>
      <w:r w:rsidR="00B23373" w:rsidRPr="008305F8">
        <w:rPr>
          <w:rFonts w:ascii="Times New Roman" w:hAnsi="Times New Roman" w:cs="Times New Roman"/>
          <w:color w:val="7030A0"/>
          <w:sz w:val="24"/>
          <w:szCs w:val="24"/>
          <w:lang w:val="en-GB"/>
        </w:rPr>
        <w:t>.</w:t>
      </w:r>
      <w:commentRangeEnd w:id="142"/>
      <w:r w:rsidR="00500AB5">
        <w:rPr>
          <w:rStyle w:val="CommentReference"/>
        </w:rPr>
        <w:commentReference w:id="142"/>
      </w:r>
    </w:p>
    <w:p w14:paraId="240DD8C6" w14:textId="77777777" w:rsidR="00CB2094" w:rsidRPr="00CC1615" w:rsidRDefault="00CB2094">
      <w:pPr>
        <w:pStyle w:val="Heading2"/>
        <w:numPr>
          <w:ilvl w:val="1"/>
          <w:numId w:val="11"/>
        </w:numPr>
        <w:spacing w:before="120" w:after="120"/>
        <w:rPr>
          <w:rFonts w:ascii="Times New Roman" w:hAnsi="Times New Roman" w:cs="Times New Roman"/>
          <w:b/>
          <w:bCs/>
          <w:sz w:val="24"/>
          <w:szCs w:val="24"/>
          <w:lang w:val="en-GB"/>
        </w:rPr>
      </w:pPr>
      <w:bookmarkStart w:id="144" w:name="_Toc154000836"/>
      <w:r w:rsidRPr="00CC1615">
        <w:rPr>
          <w:rFonts w:ascii="Times New Roman" w:hAnsi="Times New Roman" w:cs="Times New Roman"/>
          <w:b/>
          <w:bCs/>
          <w:sz w:val="24"/>
          <w:szCs w:val="24"/>
          <w:lang w:val="en-GB"/>
        </w:rPr>
        <w:t>Fiscal policy stance</w:t>
      </w:r>
      <w:bookmarkEnd w:id="144"/>
    </w:p>
    <w:p w14:paraId="6965D60D" w14:textId="1FBBEA89" w:rsidR="00CA008D" w:rsidRPr="00CC1615" w:rsidRDefault="00784201" w:rsidP="00CA008D">
      <w:pPr>
        <w:pStyle w:val="ListParagraph"/>
        <w:numPr>
          <w:ilvl w:val="0"/>
          <w:numId w:val="23"/>
        </w:numPr>
        <w:spacing w:after="120"/>
        <w:jc w:val="both"/>
        <w:rPr>
          <w:rFonts w:ascii="Times New Roman" w:hAnsi="Times New Roman" w:cs="Times New Roman"/>
          <w:sz w:val="24"/>
          <w:szCs w:val="24"/>
          <w:lang w:val="en-GB"/>
        </w:rPr>
      </w:pPr>
      <w:r w:rsidRPr="00E90B58">
        <w:rPr>
          <w:rFonts w:ascii="Times New Roman" w:hAnsi="Times New Roman" w:cs="Times New Roman"/>
          <w:b/>
          <w:bCs/>
          <w:color w:val="00B050"/>
          <w:sz w:val="24"/>
          <w:szCs w:val="24"/>
          <w:lang w:val="en-GB"/>
        </w:rPr>
        <w:t xml:space="preserve">Fiscal policies </w:t>
      </w:r>
      <w:r w:rsidR="002826B3" w:rsidRPr="00E90B58">
        <w:rPr>
          <w:rFonts w:ascii="Times New Roman" w:hAnsi="Times New Roman" w:cs="Times New Roman"/>
          <w:b/>
          <w:bCs/>
          <w:color w:val="00B050"/>
          <w:sz w:val="24"/>
          <w:szCs w:val="24"/>
          <w:lang w:val="en-GB"/>
        </w:rPr>
        <w:t xml:space="preserve">are </w:t>
      </w:r>
      <w:r w:rsidR="00FA4344" w:rsidRPr="00E90B58">
        <w:rPr>
          <w:rFonts w:ascii="Times New Roman" w:hAnsi="Times New Roman" w:cs="Times New Roman"/>
          <w:b/>
          <w:bCs/>
          <w:color w:val="00B050"/>
          <w:sz w:val="24"/>
          <w:szCs w:val="24"/>
          <w:lang w:val="en-GB"/>
        </w:rPr>
        <w:t>turning from</w:t>
      </w:r>
      <w:r w:rsidR="002826B3" w:rsidRPr="00E90B58">
        <w:rPr>
          <w:rFonts w:ascii="Times New Roman" w:hAnsi="Times New Roman" w:cs="Times New Roman"/>
          <w:b/>
          <w:bCs/>
          <w:color w:val="00B050"/>
          <w:sz w:val="24"/>
          <w:szCs w:val="24"/>
          <w:lang w:val="en-GB"/>
        </w:rPr>
        <w:t xml:space="preserve"> expansionary </w:t>
      </w:r>
      <w:r w:rsidR="00FA4344" w:rsidRPr="00E90B58">
        <w:rPr>
          <w:rFonts w:ascii="Times New Roman" w:hAnsi="Times New Roman" w:cs="Times New Roman"/>
          <w:b/>
          <w:bCs/>
          <w:color w:val="00B050"/>
          <w:sz w:val="24"/>
          <w:szCs w:val="24"/>
          <w:lang w:val="en-GB"/>
        </w:rPr>
        <w:t>to</w:t>
      </w:r>
      <w:r w:rsidR="002826B3" w:rsidRPr="00E90B58">
        <w:rPr>
          <w:rFonts w:ascii="Times New Roman" w:hAnsi="Times New Roman" w:cs="Times New Roman"/>
          <w:b/>
          <w:bCs/>
          <w:color w:val="00B050"/>
          <w:sz w:val="24"/>
          <w:szCs w:val="24"/>
          <w:lang w:val="en-GB"/>
        </w:rPr>
        <w:t xml:space="preserve"> contractionary</w:t>
      </w:r>
      <w:r w:rsidR="002826B3" w:rsidRPr="00CC1615">
        <w:rPr>
          <w:rFonts w:ascii="Times New Roman" w:hAnsi="Times New Roman" w:cs="Times New Roman"/>
          <w:sz w:val="24"/>
          <w:szCs w:val="24"/>
          <w:lang w:val="en-GB"/>
        </w:rPr>
        <w:t>. The policy stance t</w:t>
      </w:r>
      <w:r w:rsidR="00105465" w:rsidRPr="00CC1615">
        <w:rPr>
          <w:rFonts w:ascii="Times New Roman" w:hAnsi="Times New Roman" w:cs="Times New Roman"/>
          <w:sz w:val="24"/>
          <w:szCs w:val="24"/>
          <w:lang w:val="en-GB"/>
        </w:rPr>
        <w:t>hat had been expansionary during and immediately after</w:t>
      </w:r>
      <w:r w:rsidR="00FA4344" w:rsidRPr="00CC1615">
        <w:rPr>
          <w:rFonts w:ascii="Times New Roman" w:hAnsi="Times New Roman" w:cs="Times New Roman"/>
          <w:sz w:val="24"/>
          <w:szCs w:val="24"/>
          <w:lang w:val="en-GB"/>
        </w:rPr>
        <w:t xml:space="preserve"> Covid</w:t>
      </w:r>
      <w:r w:rsidR="00105465" w:rsidRPr="00CC1615">
        <w:rPr>
          <w:rFonts w:ascii="Times New Roman" w:hAnsi="Times New Roman" w:cs="Times New Roman"/>
          <w:sz w:val="24"/>
          <w:szCs w:val="24"/>
          <w:lang w:val="en-GB"/>
        </w:rPr>
        <w:t>—with 2% higher deficits and especially higher spending on G&amp;S, pulling up output—became less expansionary in FY2022</w:t>
      </w:r>
      <w:r w:rsidR="00537CAA" w:rsidRPr="00CC1615">
        <w:rPr>
          <w:rFonts w:ascii="Times New Roman" w:hAnsi="Times New Roman" w:cs="Times New Roman"/>
          <w:sz w:val="24"/>
          <w:szCs w:val="24"/>
          <w:lang w:val="en-GB"/>
        </w:rPr>
        <w:t>/</w:t>
      </w:r>
      <w:r w:rsidR="00105465" w:rsidRPr="00CC1615">
        <w:rPr>
          <w:rFonts w:ascii="Times New Roman" w:hAnsi="Times New Roman" w:cs="Times New Roman"/>
          <w:sz w:val="24"/>
          <w:szCs w:val="24"/>
          <w:lang w:val="en-GB"/>
        </w:rPr>
        <w:t xml:space="preserve">23, </w:t>
      </w:r>
      <w:r w:rsidR="009178CB">
        <w:rPr>
          <w:rFonts w:ascii="Times New Roman" w:hAnsi="Times New Roman" w:cs="Times New Roman"/>
          <w:sz w:val="24"/>
          <w:szCs w:val="24"/>
          <w:lang w:val="en-GB"/>
        </w:rPr>
        <w:t>with a</w:t>
      </w:r>
      <w:r w:rsidR="00105465" w:rsidRPr="00CC1615">
        <w:rPr>
          <w:rFonts w:ascii="Times New Roman" w:hAnsi="Times New Roman" w:cs="Times New Roman"/>
          <w:sz w:val="24"/>
          <w:szCs w:val="24"/>
          <w:lang w:val="en-GB"/>
        </w:rPr>
        <w:t xml:space="preserve"> deficit</w:t>
      </w:r>
      <w:r w:rsidR="002D1B0C" w:rsidRPr="00CC1615">
        <w:rPr>
          <w:rFonts w:ascii="Times New Roman" w:hAnsi="Times New Roman" w:cs="Times New Roman"/>
          <w:sz w:val="24"/>
          <w:szCs w:val="24"/>
          <w:lang w:val="en-GB"/>
        </w:rPr>
        <w:t xml:space="preserve"> </w:t>
      </w:r>
      <w:r w:rsidR="00105465" w:rsidRPr="00CC1615">
        <w:rPr>
          <w:rFonts w:ascii="Times New Roman" w:hAnsi="Times New Roman" w:cs="Times New Roman"/>
          <w:sz w:val="24"/>
          <w:szCs w:val="24"/>
          <w:lang w:val="en-GB"/>
        </w:rPr>
        <w:t>reduction from 1</w:t>
      </w:r>
      <w:r w:rsidR="002D1B0C" w:rsidRPr="00CC1615">
        <w:rPr>
          <w:rFonts w:ascii="Times New Roman" w:hAnsi="Times New Roman" w:cs="Times New Roman"/>
          <w:sz w:val="24"/>
          <w:szCs w:val="24"/>
          <w:lang w:val="en-GB"/>
        </w:rPr>
        <w:t>4.5</w:t>
      </w:r>
      <w:r w:rsidR="009178CB">
        <w:rPr>
          <w:rFonts w:ascii="Times New Roman" w:hAnsi="Times New Roman" w:cs="Times New Roman"/>
          <w:sz w:val="24"/>
          <w:szCs w:val="24"/>
          <w:lang w:val="en-GB"/>
        </w:rPr>
        <w:t>%</w:t>
      </w:r>
      <w:r w:rsidR="002D1B0C" w:rsidRPr="00CC1615">
        <w:rPr>
          <w:rFonts w:ascii="Times New Roman" w:hAnsi="Times New Roman" w:cs="Times New Roman"/>
          <w:sz w:val="24"/>
          <w:szCs w:val="24"/>
          <w:lang w:val="en-GB"/>
        </w:rPr>
        <w:t xml:space="preserve"> </w:t>
      </w:r>
      <w:r w:rsidR="00105465" w:rsidRPr="00CC1615">
        <w:rPr>
          <w:rFonts w:ascii="Times New Roman" w:hAnsi="Times New Roman" w:cs="Times New Roman"/>
          <w:sz w:val="24"/>
          <w:szCs w:val="24"/>
          <w:lang w:val="en-GB"/>
        </w:rPr>
        <w:t>to 1</w:t>
      </w:r>
      <w:r w:rsidR="009178CB">
        <w:rPr>
          <w:rFonts w:ascii="Times New Roman" w:hAnsi="Times New Roman" w:cs="Times New Roman"/>
          <w:sz w:val="24"/>
          <w:szCs w:val="24"/>
          <w:lang w:val="en-GB"/>
        </w:rPr>
        <w:t>2</w:t>
      </w:r>
      <w:r w:rsidR="00105465" w:rsidRPr="00CC1615">
        <w:rPr>
          <w:rFonts w:ascii="Times New Roman" w:hAnsi="Times New Roman" w:cs="Times New Roman"/>
          <w:sz w:val="24"/>
          <w:szCs w:val="24"/>
          <w:lang w:val="en-GB"/>
        </w:rPr>
        <w:t>%</w:t>
      </w:r>
      <w:r w:rsidR="002D1B0C" w:rsidRPr="00CC1615">
        <w:rPr>
          <w:rFonts w:ascii="Times New Roman" w:hAnsi="Times New Roman" w:cs="Times New Roman"/>
          <w:sz w:val="24"/>
          <w:szCs w:val="24"/>
          <w:lang w:val="en-GB"/>
        </w:rPr>
        <w:t xml:space="preserve"> of GDP)</w:t>
      </w:r>
      <w:r w:rsidR="009178CB">
        <w:rPr>
          <w:rFonts w:ascii="Times New Roman" w:hAnsi="Times New Roman" w:cs="Times New Roman"/>
          <w:sz w:val="24"/>
          <w:szCs w:val="24"/>
          <w:lang w:val="en-GB"/>
        </w:rPr>
        <w:t>.</w:t>
      </w:r>
    </w:p>
    <w:p w14:paraId="2A4FB9F6" w14:textId="77777777" w:rsidR="003E650B" w:rsidRPr="00CC1615" w:rsidRDefault="003E650B" w:rsidP="003E650B">
      <w:pPr>
        <w:pStyle w:val="ListParagraph"/>
        <w:spacing w:after="120"/>
        <w:jc w:val="both"/>
        <w:rPr>
          <w:rFonts w:ascii="Times New Roman" w:hAnsi="Times New Roman" w:cs="Times New Roman"/>
          <w:sz w:val="24"/>
          <w:szCs w:val="24"/>
          <w:lang w:val="en-GB"/>
        </w:rPr>
      </w:pPr>
    </w:p>
    <w:p w14:paraId="2653FC79" w14:textId="19434401" w:rsidR="003E650B" w:rsidRPr="00062891" w:rsidRDefault="002D1B0C" w:rsidP="00B85862">
      <w:pPr>
        <w:pStyle w:val="ListParagraph"/>
        <w:numPr>
          <w:ilvl w:val="0"/>
          <w:numId w:val="23"/>
        </w:numPr>
        <w:spacing w:after="120"/>
        <w:jc w:val="both"/>
        <w:rPr>
          <w:rFonts w:ascii="Times New Roman" w:hAnsi="Times New Roman" w:cs="Times New Roman"/>
          <w:color w:val="7030A0"/>
          <w:sz w:val="24"/>
          <w:szCs w:val="24"/>
          <w:lang w:val="en-GB"/>
        </w:rPr>
      </w:pPr>
      <w:commentRangeStart w:id="145"/>
      <w:r w:rsidRPr="00062891">
        <w:rPr>
          <w:rFonts w:ascii="Times New Roman" w:hAnsi="Times New Roman" w:cs="Times New Roman"/>
          <w:b/>
          <w:bCs/>
          <w:color w:val="7030A0"/>
          <w:sz w:val="24"/>
          <w:szCs w:val="24"/>
          <w:lang w:val="en-GB"/>
        </w:rPr>
        <w:t xml:space="preserve">The </w:t>
      </w:r>
      <w:r w:rsidR="006309B0" w:rsidRPr="00062891">
        <w:rPr>
          <w:rFonts w:ascii="Times New Roman" w:hAnsi="Times New Roman" w:cs="Times New Roman"/>
          <w:b/>
          <w:bCs/>
          <w:color w:val="7030A0"/>
          <w:sz w:val="24"/>
          <w:szCs w:val="24"/>
          <w:lang w:val="en-GB"/>
        </w:rPr>
        <w:t xml:space="preserve">current and next </w:t>
      </w:r>
      <w:r w:rsidRPr="00062891">
        <w:rPr>
          <w:rFonts w:ascii="Times New Roman" w:hAnsi="Times New Roman" w:cs="Times New Roman"/>
          <w:b/>
          <w:bCs/>
          <w:color w:val="7030A0"/>
          <w:sz w:val="24"/>
          <w:szCs w:val="24"/>
          <w:lang w:val="en-GB"/>
        </w:rPr>
        <w:t>budget</w:t>
      </w:r>
      <w:r w:rsidR="006309B0" w:rsidRPr="00062891">
        <w:rPr>
          <w:rFonts w:ascii="Times New Roman" w:hAnsi="Times New Roman" w:cs="Times New Roman"/>
          <w:b/>
          <w:bCs/>
          <w:color w:val="7030A0"/>
          <w:sz w:val="24"/>
          <w:szCs w:val="24"/>
          <w:lang w:val="en-GB"/>
        </w:rPr>
        <w:t>s</w:t>
      </w:r>
      <w:r w:rsidRPr="00062891">
        <w:rPr>
          <w:rFonts w:ascii="Times New Roman" w:hAnsi="Times New Roman" w:cs="Times New Roman"/>
          <w:b/>
          <w:bCs/>
          <w:color w:val="7030A0"/>
          <w:sz w:val="24"/>
          <w:szCs w:val="24"/>
          <w:lang w:val="en-GB"/>
        </w:rPr>
        <w:t xml:space="preserve"> ha</w:t>
      </w:r>
      <w:r w:rsidR="006309B0" w:rsidRPr="00062891">
        <w:rPr>
          <w:rFonts w:ascii="Times New Roman" w:hAnsi="Times New Roman" w:cs="Times New Roman"/>
          <w:b/>
          <w:bCs/>
          <w:color w:val="7030A0"/>
          <w:sz w:val="24"/>
          <w:szCs w:val="24"/>
          <w:lang w:val="en-GB"/>
        </w:rPr>
        <w:t>ve</w:t>
      </w:r>
      <w:r w:rsidRPr="00062891">
        <w:rPr>
          <w:rFonts w:ascii="Times New Roman" w:hAnsi="Times New Roman" w:cs="Times New Roman"/>
          <w:b/>
          <w:bCs/>
          <w:color w:val="7030A0"/>
          <w:sz w:val="24"/>
          <w:szCs w:val="24"/>
          <w:lang w:val="en-GB"/>
        </w:rPr>
        <w:t xml:space="preserve"> further fiscal consolidation</w:t>
      </w:r>
      <w:r w:rsidR="006309B0" w:rsidRPr="00062891">
        <w:rPr>
          <w:rFonts w:ascii="Times New Roman" w:hAnsi="Times New Roman" w:cs="Times New Roman"/>
          <w:color w:val="7030A0"/>
          <w:sz w:val="24"/>
          <w:szCs w:val="24"/>
          <w:lang w:val="en-GB"/>
        </w:rPr>
        <w:t>,</w:t>
      </w:r>
      <w:r w:rsidRPr="00062891">
        <w:rPr>
          <w:rFonts w:ascii="Times New Roman" w:hAnsi="Times New Roman" w:cs="Times New Roman"/>
          <w:color w:val="7030A0"/>
          <w:sz w:val="24"/>
          <w:szCs w:val="24"/>
          <w:lang w:val="en-GB"/>
        </w:rPr>
        <w:t xml:space="preserve"> </w:t>
      </w:r>
      <w:r w:rsidR="006309B0" w:rsidRPr="00062891">
        <w:rPr>
          <w:rFonts w:ascii="Times New Roman" w:hAnsi="Times New Roman" w:cs="Times New Roman"/>
          <w:color w:val="7030A0"/>
          <w:sz w:val="24"/>
          <w:szCs w:val="24"/>
          <w:lang w:val="en-GB"/>
        </w:rPr>
        <w:t>the brunt borne by spending on G&amp;S</w:t>
      </w:r>
      <w:r w:rsidR="00961FA6" w:rsidRPr="00062891">
        <w:rPr>
          <w:rFonts w:ascii="Times New Roman" w:hAnsi="Times New Roman" w:cs="Times New Roman"/>
          <w:color w:val="7030A0"/>
          <w:sz w:val="24"/>
          <w:szCs w:val="24"/>
          <w:lang w:val="en-GB"/>
        </w:rPr>
        <w:t xml:space="preserve">, with </w:t>
      </w:r>
      <w:r w:rsidRPr="00062891">
        <w:rPr>
          <w:rFonts w:ascii="Times New Roman" w:hAnsi="Times New Roman" w:cs="Times New Roman"/>
          <w:color w:val="7030A0"/>
          <w:sz w:val="24"/>
          <w:szCs w:val="24"/>
          <w:lang w:val="en-GB"/>
        </w:rPr>
        <w:t>deficit reduction</w:t>
      </w:r>
      <w:r w:rsidR="00961FA6" w:rsidRPr="00062891">
        <w:rPr>
          <w:rFonts w:ascii="Times New Roman" w:hAnsi="Times New Roman" w:cs="Times New Roman"/>
          <w:color w:val="7030A0"/>
          <w:sz w:val="24"/>
          <w:szCs w:val="24"/>
          <w:lang w:val="en-GB"/>
        </w:rPr>
        <w:t>s</w:t>
      </w:r>
      <w:r w:rsidRPr="00062891">
        <w:rPr>
          <w:rFonts w:ascii="Times New Roman" w:hAnsi="Times New Roman" w:cs="Times New Roman"/>
          <w:color w:val="7030A0"/>
          <w:sz w:val="24"/>
          <w:szCs w:val="24"/>
          <w:lang w:val="en-GB"/>
        </w:rPr>
        <w:t xml:space="preserve"> by </w:t>
      </w:r>
      <w:r w:rsidR="00961FA6" w:rsidRPr="00062891">
        <w:rPr>
          <w:rFonts w:ascii="Times New Roman" w:hAnsi="Times New Roman" w:cs="Times New Roman"/>
          <w:color w:val="7030A0"/>
          <w:sz w:val="24"/>
          <w:szCs w:val="24"/>
          <w:lang w:val="en-GB"/>
        </w:rPr>
        <w:t xml:space="preserve">about </w:t>
      </w:r>
      <w:r w:rsidRPr="00062891">
        <w:rPr>
          <w:rFonts w:ascii="Times New Roman" w:hAnsi="Times New Roman" w:cs="Times New Roman"/>
          <w:color w:val="7030A0"/>
          <w:sz w:val="24"/>
          <w:szCs w:val="24"/>
          <w:lang w:val="en-GB"/>
        </w:rPr>
        <w:t>1% of GDP</w:t>
      </w:r>
      <w:r w:rsidR="006309B0" w:rsidRPr="00062891">
        <w:rPr>
          <w:rFonts w:ascii="Times New Roman" w:hAnsi="Times New Roman" w:cs="Times New Roman"/>
          <w:color w:val="7030A0"/>
          <w:sz w:val="24"/>
          <w:szCs w:val="24"/>
          <w:lang w:val="en-GB"/>
        </w:rPr>
        <w:t xml:space="preserve"> in </w:t>
      </w:r>
      <w:r w:rsidR="00961FA6" w:rsidRPr="00062891">
        <w:rPr>
          <w:rFonts w:ascii="Times New Roman" w:hAnsi="Times New Roman" w:cs="Times New Roman"/>
          <w:color w:val="7030A0"/>
          <w:sz w:val="24"/>
          <w:szCs w:val="24"/>
          <w:lang w:val="en-GB"/>
        </w:rPr>
        <w:t xml:space="preserve">both </w:t>
      </w:r>
      <w:r w:rsidR="006309B0" w:rsidRPr="00062891">
        <w:rPr>
          <w:rFonts w:ascii="Times New Roman" w:hAnsi="Times New Roman" w:cs="Times New Roman"/>
          <w:color w:val="7030A0"/>
          <w:sz w:val="24"/>
          <w:szCs w:val="24"/>
          <w:lang w:val="en-GB"/>
        </w:rPr>
        <w:t>FY</w:t>
      </w:r>
      <w:r w:rsidR="00961FA6" w:rsidRPr="00062891">
        <w:rPr>
          <w:rFonts w:ascii="Times New Roman" w:hAnsi="Times New Roman" w:cs="Times New Roman"/>
          <w:color w:val="7030A0"/>
          <w:sz w:val="24"/>
          <w:szCs w:val="24"/>
          <w:lang w:val="en-GB"/>
        </w:rPr>
        <w:t>20</w:t>
      </w:r>
      <w:r w:rsidR="006309B0" w:rsidRPr="00062891">
        <w:rPr>
          <w:rFonts w:ascii="Times New Roman" w:hAnsi="Times New Roman" w:cs="Times New Roman"/>
          <w:color w:val="7030A0"/>
          <w:sz w:val="24"/>
          <w:szCs w:val="24"/>
          <w:lang w:val="en-GB"/>
        </w:rPr>
        <w:t xml:space="preserve">23/24 </w:t>
      </w:r>
      <w:r w:rsidR="00961FA6" w:rsidRPr="00062891">
        <w:rPr>
          <w:rFonts w:ascii="Times New Roman" w:hAnsi="Times New Roman" w:cs="Times New Roman"/>
          <w:color w:val="7030A0"/>
          <w:sz w:val="24"/>
          <w:szCs w:val="24"/>
          <w:lang w:val="en-GB"/>
        </w:rPr>
        <w:t>and FY</w:t>
      </w:r>
      <w:r w:rsidR="00FA4344" w:rsidRPr="00062891">
        <w:rPr>
          <w:rFonts w:ascii="Times New Roman" w:hAnsi="Times New Roman" w:cs="Times New Roman"/>
          <w:color w:val="7030A0"/>
          <w:sz w:val="24"/>
          <w:szCs w:val="24"/>
          <w:lang w:val="en-GB"/>
        </w:rPr>
        <w:t>2024/25</w:t>
      </w:r>
      <w:r w:rsidR="002A6687" w:rsidRPr="00062891">
        <w:rPr>
          <w:rFonts w:ascii="Times New Roman" w:hAnsi="Times New Roman" w:cs="Times New Roman"/>
          <w:color w:val="7030A0"/>
          <w:sz w:val="24"/>
          <w:szCs w:val="24"/>
          <w:lang w:val="en-GB"/>
        </w:rPr>
        <w:t>.</w:t>
      </w:r>
      <w:r w:rsidR="003E650B" w:rsidRPr="00062891">
        <w:rPr>
          <w:rFonts w:ascii="Times New Roman" w:hAnsi="Times New Roman" w:cs="Times New Roman"/>
          <w:color w:val="7030A0"/>
          <w:sz w:val="24"/>
          <w:szCs w:val="24"/>
          <w:lang w:val="en-GB"/>
        </w:rPr>
        <w:t xml:space="preserve"> </w:t>
      </w:r>
      <w:commentRangeEnd w:id="145"/>
      <w:r w:rsidR="00062891">
        <w:rPr>
          <w:rStyle w:val="CommentReference"/>
        </w:rPr>
        <w:commentReference w:id="145"/>
      </w:r>
    </w:p>
    <w:p w14:paraId="7F0973DD" w14:textId="77777777" w:rsidR="003E650B" w:rsidRPr="00CC1615" w:rsidRDefault="003E650B" w:rsidP="003E650B">
      <w:pPr>
        <w:pStyle w:val="ListParagraph"/>
        <w:rPr>
          <w:rFonts w:ascii="Times New Roman" w:hAnsi="Times New Roman" w:cs="Times New Roman"/>
          <w:sz w:val="24"/>
          <w:szCs w:val="24"/>
          <w:lang w:val="en-GB"/>
        </w:rPr>
      </w:pPr>
    </w:p>
    <w:p w14:paraId="6CFADE2C" w14:textId="40B05B2F" w:rsidR="00CA008D" w:rsidRPr="00CC1615" w:rsidRDefault="006309B0" w:rsidP="00B85862">
      <w:pPr>
        <w:pStyle w:val="ListParagraph"/>
        <w:numPr>
          <w:ilvl w:val="0"/>
          <w:numId w:val="23"/>
        </w:numPr>
        <w:spacing w:after="120"/>
        <w:jc w:val="both"/>
        <w:rPr>
          <w:rFonts w:ascii="Times New Roman" w:hAnsi="Times New Roman" w:cs="Times New Roman"/>
          <w:sz w:val="24"/>
          <w:szCs w:val="24"/>
          <w:lang w:val="en-GB"/>
        </w:rPr>
      </w:pPr>
      <w:r w:rsidRPr="000A17D7">
        <w:rPr>
          <w:rFonts w:ascii="Times New Roman" w:hAnsi="Times New Roman" w:cs="Times New Roman"/>
          <w:b/>
          <w:bCs/>
          <w:color w:val="7030A0"/>
          <w:sz w:val="24"/>
          <w:szCs w:val="24"/>
          <w:lang w:val="en-GB"/>
        </w:rPr>
        <w:t>Thus, c</w:t>
      </w:r>
      <w:r w:rsidR="00537CAA" w:rsidRPr="000A17D7">
        <w:rPr>
          <w:rFonts w:ascii="Times New Roman" w:hAnsi="Times New Roman" w:cs="Times New Roman"/>
          <w:b/>
          <w:bCs/>
          <w:color w:val="7030A0"/>
          <w:sz w:val="24"/>
          <w:szCs w:val="24"/>
          <w:lang w:val="en-GB"/>
        </w:rPr>
        <w:t xml:space="preserve">urrent </w:t>
      </w:r>
      <w:r w:rsidR="003E650B" w:rsidRPr="000A17D7">
        <w:rPr>
          <w:rFonts w:ascii="Times New Roman" w:hAnsi="Times New Roman" w:cs="Times New Roman"/>
          <w:b/>
          <w:bCs/>
          <w:color w:val="7030A0"/>
          <w:sz w:val="24"/>
          <w:szCs w:val="24"/>
          <w:lang w:val="en-GB"/>
        </w:rPr>
        <w:t>polic</w:t>
      </w:r>
      <w:r w:rsidR="003F1229" w:rsidRPr="000A17D7">
        <w:rPr>
          <w:rFonts w:ascii="Times New Roman" w:hAnsi="Times New Roman" w:cs="Times New Roman"/>
          <w:b/>
          <w:bCs/>
          <w:color w:val="7030A0"/>
          <w:sz w:val="24"/>
          <w:szCs w:val="24"/>
          <w:lang w:val="en-GB"/>
        </w:rPr>
        <w:t>ies switc</w:t>
      </w:r>
      <w:r w:rsidR="002A6687" w:rsidRPr="000A17D7">
        <w:rPr>
          <w:rFonts w:ascii="Times New Roman" w:hAnsi="Times New Roman" w:cs="Times New Roman"/>
          <w:b/>
          <w:bCs/>
          <w:color w:val="7030A0"/>
          <w:sz w:val="24"/>
          <w:szCs w:val="24"/>
          <w:lang w:val="en-GB"/>
        </w:rPr>
        <w:t xml:space="preserve">h </w:t>
      </w:r>
      <w:r w:rsidRPr="000A17D7">
        <w:rPr>
          <w:rFonts w:ascii="Times New Roman" w:hAnsi="Times New Roman" w:cs="Times New Roman"/>
          <w:b/>
          <w:bCs/>
          <w:color w:val="7030A0"/>
          <w:sz w:val="24"/>
          <w:szCs w:val="24"/>
          <w:lang w:val="en-GB"/>
        </w:rPr>
        <w:t xml:space="preserve">the </w:t>
      </w:r>
      <w:r w:rsidR="002A6687" w:rsidRPr="000A17D7">
        <w:rPr>
          <w:rFonts w:ascii="Times New Roman" w:hAnsi="Times New Roman" w:cs="Times New Roman"/>
          <w:b/>
          <w:bCs/>
          <w:color w:val="7030A0"/>
          <w:sz w:val="24"/>
          <w:szCs w:val="24"/>
          <w:lang w:val="en-GB"/>
        </w:rPr>
        <w:t xml:space="preserve">expansionary fiscal stance </w:t>
      </w:r>
      <w:r w:rsidRPr="000A17D7">
        <w:rPr>
          <w:rFonts w:ascii="Times New Roman" w:hAnsi="Times New Roman" w:cs="Times New Roman"/>
          <w:b/>
          <w:bCs/>
          <w:color w:val="7030A0"/>
          <w:sz w:val="24"/>
          <w:szCs w:val="24"/>
          <w:lang w:val="en-GB"/>
        </w:rPr>
        <w:t xml:space="preserve">in </w:t>
      </w:r>
      <w:r w:rsidR="003F1229" w:rsidRPr="000A17D7">
        <w:rPr>
          <w:rFonts w:ascii="Times New Roman" w:hAnsi="Times New Roman" w:cs="Times New Roman"/>
          <w:b/>
          <w:bCs/>
          <w:color w:val="7030A0"/>
          <w:sz w:val="24"/>
          <w:szCs w:val="24"/>
          <w:lang w:val="en-GB"/>
        </w:rPr>
        <w:t>2020-2</w:t>
      </w:r>
      <w:r w:rsidRPr="000A17D7">
        <w:rPr>
          <w:rFonts w:ascii="Times New Roman" w:hAnsi="Times New Roman" w:cs="Times New Roman"/>
          <w:b/>
          <w:bCs/>
          <w:color w:val="7030A0"/>
          <w:sz w:val="24"/>
          <w:szCs w:val="24"/>
          <w:lang w:val="en-GB"/>
        </w:rPr>
        <w:t>2</w:t>
      </w:r>
      <w:r w:rsidR="003F1229" w:rsidRPr="000A17D7">
        <w:rPr>
          <w:rFonts w:ascii="Times New Roman" w:hAnsi="Times New Roman" w:cs="Times New Roman"/>
          <w:b/>
          <w:bCs/>
          <w:color w:val="7030A0"/>
          <w:sz w:val="24"/>
          <w:szCs w:val="24"/>
          <w:lang w:val="en-GB"/>
        </w:rPr>
        <w:t xml:space="preserve"> </w:t>
      </w:r>
      <w:r w:rsidR="002A6687" w:rsidRPr="000A17D7">
        <w:rPr>
          <w:rFonts w:ascii="Times New Roman" w:hAnsi="Times New Roman" w:cs="Times New Roman"/>
          <w:b/>
          <w:bCs/>
          <w:color w:val="7030A0"/>
          <w:sz w:val="24"/>
          <w:szCs w:val="24"/>
          <w:lang w:val="en-GB"/>
        </w:rPr>
        <w:t xml:space="preserve">to a contractionary one </w:t>
      </w:r>
      <w:r w:rsidRPr="000A17D7">
        <w:rPr>
          <w:rFonts w:ascii="Times New Roman" w:hAnsi="Times New Roman" w:cs="Times New Roman"/>
          <w:b/>
          <w:bCs/>
          <w:color w:val="7030A0"/>
          <w:sz w:val="24"/>
          <w:szCs w:val="24"/>
          <w:lang w:val="en-GB"/>
        </w:rPr>
        <w:t>in 2023-25</w:t>
      </w:r>
      <w:r w:rsidR="003E650B" w:rsidRPr="000A17D7">
        <w:rPr>
          <w:rFonts w:ascii="Times New Roman" w:hAnsi="Times New Roman" w:cs="Times New Roman"/>
          <w:color w:val="7030A0"/>
          <w:sz w:val="24"/>
          <w:szCs w:val="24"/>
          <w:lang w:val="en-GB"/>
        </w:rPr>
        <w:t>.</w:t>
      </w:r>
      <w:r w:rsidR="002A6687" w:rsidRPr="000A17D7">
        <w:rPr>
          <w:rFonts w:ascii="Times New Roman" w:hAnsi="Times New Roman" w:cs="Times New Roman"/>
          <w:color w:val="7030A0"/>
          <w:sz w:val="24"/>
          <w:szCs w:val="24"/>
          <w:lang w:val="en-GB"/>
        </w:rPr>
        <w:t xml:space="preserve"> </w:t>
      </w:r>
      <w:commentRangeStart w:id="146"/>
      <w:r w:rsidR="00770B00" w:rsidRPr="00CC1615">
        <w:rPr>
          <w:rFonts w:ascii="Times New Roman" w:hAnsi="Times New Roman" w:cs="Times New Roman"/>
          <w:sz w:val="24"/>
          <w:szCs w:val="24"/>
          <w:lang w:val="en-GB"/>
        </w:rPr>
        <w:t>On average, t</w:t>
      </w:r>
      <w:r w:rsidR="00537CAA" w:rsidRPr="00CC1615">
        <w:rPr>
          <w:rFonts w:ascii="Times New Roman" w:hAnsi="Times New Roman" w:cs="Times New Roman"/>
          <w:sz w:val="24"/>
          <w:szCs w:val="24"/>
          <w:lang w:val="en-GB"/>
        </w:rPr>
        <w:t xml:space="preserve">he fiscal impulse </w:t>
      </w:r>
      <w:r w:rsidR="003F1229">
        <w:rPr>
          <w:rFonts w:ascii="Times New Roman" w:hAnsi="Times New Roman" w:cs="Times New Roman"/>
          <w:sz w:val="24"/>
          <w:szCs w:val="24"/>
          <w:lang w:val="en-GB"/>
        </w:rPr>
        <w:t xml:space="preserve">switches from the </w:t>
      </w:r>
      <w:r w:rsidR="00537CAA" w:rsidRPr="00CC1615">
        <w:rPr>
          <w:rFonts w:ascii="Times New Roman" w:hAnsi="Times New Roman" w:cs="Times New Roman"/>
          <w:sz w:val="24"/>
          <w:szCs w:val="24"/>
          <w:lang w:val="en-GB"/>
        </w:rPr>
        <w:t xml:space="preserve">equivalent </w:t>
      </w:r>
      <w:r w:rsidR="003F1229">
        <w:rPr>
          <w:rFonts w:ascii="Times New Roman" w:hAnsi="Times New Roman" w:cs="Times New Roman"/>
          <w:sz w:val="24"/>
          <w:szCs w:val="24"/>
          <w:lang w:val="en-GB"/>
        </w:rPr>
        <w:t>of</w:t>
      </w:r>
      <w:r w:rsidR="00537CAA" w:rsidRPr="00CC1615">
        <w:rPr>
          <w:rFonts w:ascii="Times New Roman" w:hAnsi="Times New Roman" w:cs="Times New Roman"/>
          <w:sz w:val="24"/>
          <w:szCs w:val="24"/>
          <w:lang w:val="en-GB"/>
        </w:rPr>
        <w:t xml:space="preserve"> +2% to -2% of GDP </w:t>
      </w:r>
      <w:r w:rsidR="00537CAA" w:rsidRPr="00C97CAD">
        <w:rPr>
          <w:rFonts w:ascii="Times New Roman" w:hAnsi="Times New Roman" w:cs="Times New Roman"/>
          <w:color w:val="7030A0"/>
          <w:sz w:val="24"/>
          <w:szCs w:val="24"/>
          <w:lang w:val="en-GB"/>
        </w:rPr>
        <w:t>with a total</w:t>
      </w:r>
      <w:r w:rsidR="003F1229" w:rsidRPr="00C97CAD">
        <w:rPr>
          <w:rFonts w:ascii="Times New Roman" w:hAnsi="Times New Roman" w:cs="Times New Roman"/>
          <w:color w:val="7030A0"/>
          <w:sz w:val="24"/>
          <w:szCs w:val="24"/>
          <w:lang w:val="en-GB"/>
        </w:rPr>
        <w:t xml:space="preserve"> </w:t>
      </w:r>
      <w:r w:rsidR="00537CAA" w:rsidRPr="00C97CAD">
        <w:rPr>
          <w:rFonts w:ascii="Times New Roman" w:hAnsi="Times New Roman" w:cs="Times New Roman"/>
          <w:color w:val="7030A0"/>
          <w:sz w:val="24"/>
          <w:szCs w:val="24"/>
          <w:lang w:val="en-GB"/>
        </w:rPr>
        <w:t>effect on output of +/-</w:t>
      </w:r>
      <w:commentRangeStart w:id="147"/>
      <w:r w:rsidR="00537CAA" w:rsidRPr="00C97CAD">
        <w:rPr>
          <w:rFonts w:ascii="Times New Roman" w:hAnsi="Times New Roman" w:cs="Times New Roman"/>
          <w:color w:val="7030A0"/>
          <w:sz w:val="24"/>
          <w:szCs w:val="24"/>
          <w:lang w:val="en-GB"/>
        </w:rPr>
        <w:t>1.6% of GDP</w:t>
      </w:r>
      <w:commentRangeEnd w:id="146"/>
      <w:r w:rsidR="00183024">
        <w:rPr>
          <w:rStyle w:val="CommentReference"/>
        </w:rPr>
        <w:commentReference w:id="146"/>
      </w:r>
      <w:commentRangeEnd w:id="147"/>
      <w:r w:rsidR="00183024">
        <w:rPr>
          <w:rStyle w:val="CommentReference"/>
        </w:rPr>
        <w:commentReference w:id="147"/>
      </w:r>
      <w:r w:rsidR="00537CAA" w:rsidRPr="00C97CAD">
        <w:rPr>
          <w:rFonts w:ascii="Times New Roman" w:hAnsi="Times New Roman" w:cs="Times New Roman"/>
          <w:color w:val="7030A0"/>
          <w:sz w:val="24"/>
          <w:szCs w:val="24"/>
          <w:lang w:val="en-GB"/>
        </w:rPr>
        <w:t xml:space="preserve">. </w:t>
      </w:r>
      <w:r w:rsidR="00537CAA" w:rsidRPr="00161448">
        <w:rPr>
          <w:rFonts w:ascii="Times New Roman" w:hAnsi="Times New Roman" w:cs="Times New Roman"/>
          <w:b/>
          <w:bCs/>
          <w:sz w:val="24"/>
          <w:szCs w:val="24"/>
          <w:lang w:val="en-GB"/>
        </w:rPr>
        <w:t>Th</w:t>
      </w:r>
      <w:r w:rsidR="003F1229" w:rsidRPr="00161448">
        <w:rPr>
          <w:rFonts w:ascii="Times New Roman" w:hAnsi="Times New Roman" w:cs="Times New Roman"/>
          <w:b/>
          <w:bCs/>
          <w:sz w:val="24"/>
          <w:szCs w:val="24"/>
          <w:lang w:val="en-GB"/>
        </w:rPr>
        <w:t>e</w:t>
      </w:r>
      <w:r w:rsidR="00537CAA" w:rsidRPr="00161448">
        <w:rPr>
          <w:rFonts w:ascii="Times New Roman" w:hAnsi="Times New Roman" w:cs="Times New Roman"/>
          <w:b/>
          <w:bCs/>
          <w:sz w:val="24"/>
          <w:szCs w:val="24"/>
          <w:lang w:val="en-GB"/>
        </w:rPr>
        <w:t xml:space="preserve"> </w:t>
      </w:r>
      <w:r w:rsidR="00770B00" w:rsidRPr="00161448">
        <w:rPr>
          <w:rFonts w:ascii="Times New Roman" w:hAnsi="Times New Roman" w:cs="Times New Roman"/>
          <w:b/>
          <w:bCs/>
          <w:sz w:val="24"/>
          <w:szCs w:val="24"/>
          <w:lang w:val="en-GB"/>
        </w:rPr>
        <w:t xml:space="preserve">effect </w:t>
      </w:r>
      <w:r w:rsidR="00537CAA" w:rsidRPr="00161448">
        <w:rPr>
          <w:rFonts w:ascii="Times New Roman" w:hAnsi="Times New Roman" w:cs="Times New Roman"/>
          <w:b/>
          <w:bCs/>
          <w:sz w:val="24"/>
          <w:szCs w:val="24"/>
          <w:lang w:val="en-GB"/>
        </w:rPr>
        <w:t>results from gov</w:t>
      </w:r>
      <w:r w:rsidRPr="00161448">
        <w:rPr>
          <w:rFonts w:ascii="Times New Roman" w:hAnsi="Times New Roman" w:cs="Times New Roman"/>
          <w:b/>
          <w:bCs/>
          <w:sz w:val="24"/>
          <w:szCs w:val="24"/>
          <w:lang w:val="en-GB"/>
        </w:rPr>
        <w:t>ernmen</w:t>
      </w:r>
      <w:r w:rsidR="00537CAA" w:rsidRPr="00161448">
        <w:rPr>
          <w:rFonts w:ascii="Times New Roman" w:hAnsi="Times New Roman" w:cs="Times New Roman"/>
          <w:b/>
          <w:bCs/>
          <w:sz w:val="24"/>
          <w:szCs w:val="24"/>
          <w:lang w:val="en-GB"/>
        </w:rPr>
        <w:t xml:space="preserve">t </w:t>
      </w:r>
      <w:r w:rsidR="00CA008D" w:rsidRPr="00161448">
        <w:rPr>
          <w:rFonts w:ascii="Times New Roman" w:hAnsi="Times New Roman" w:cs="Times New Roman"/>
          <w:b/>
          <w:bCs/>
          <w:sz w:val="24"/>
          <w:szCs w:val="24"/>
          <w:lang w:val="en-GB"/>
        </w:rPr>
        <w:t>demand</w:t>
      </w:r>
      <w:r w:rsidR="002A6687" w:rsidRPr="00161448">
        <w:rPr>
          <w:rFonts w:ascii="Times New Roman" w:hAnsi="Times New Roman" w:cs="Times New Roman"/>
          <w:b/>
          <w:bCs/>
          <w:sz w:val="24"/>
          <w:szCs w:val="24"/>
          <w:lang w:val="en-GB"/>
        </w:rPr>
        <w:t xml:space="preserve"> for G&amp;S</w:t>
      </w:r>
      <w:r w:rsidR="002A6687" w:rsidRPr="00161448">
        <w:rPr>
          <w:rFonts w:ascii="Times New Roman" w:hAnsi="Times New Roman" w:cs="Times New Roman"/>
          <w:b/>
          <w:bCs/>
          <w:i/>
          <w:sz w:val="24"/>
          <w:szCs w:val="24"/>
          <w:lang w:val="en-GB"/>
        </w:rPr>
        <w:t xml:space="preserve"> </w:t>
      </w:r>
      <w:r w:rsidR="00770B00" w:rsidRPr="00161448">
        <w:rPr>
          <w:rFonts w:ascii="Times New Roman" w:hAnsi="Times New Roman" w:cs="Times New Roman"/>
          <w:b/>
          <w:bCs/>
          <w:iCs/>
          <w:sz w:val="24"/>
          <w:szCs w:val="24"/>
          <w:lang w:val="en-GB"/>
        </w:rPr>
        <w:t>(</w:t>
      </w:r>
      <w:r w:rsidR="00770B00" w:rsidRPr="00161448">
        <w:rPr>
          <w:rFonts w:ascii="Times New Roman" w:hAnsi="Times New Roman" w:cs="Times New Roman"/>
          <w:b/>
          <w:bCs/>
          <w:i/>
          <w:sz w:val="24"/>
          <w:szCs w:val="24"/>
          <w:lang w:val="en-GB"/>
        </w:rPr>
        <w:t>direct e</w:t>
      </w:r>
      <w:r w:rsidR="002A6687" w:rsidRPr="00161448">
        <w:rPr>
          <w:rFonts w:ascii="Times New Roman" w:hAnsi="Times New Roman" w:cs="Times New Roman"/>
          <w:b/>
          <w:bCs/>
          <w:i/>
          <w:sz w:val="24"/>
          <w:szCs w:val="24"/>
          <w:lang w:val="en-GB"/>
        </w:rPr>
        <w:t xml:space="preserve">ffect) </w:t>
      </w:r>
      <w:r w:rsidR="002A6687" w:rsidRPr="00161448">
        <w:rPr>
          <w:rFonts w:ascii="Times New Roman" w:hAnsi="Times New Roman" w:cs="Times New Roman"/>
          <w:b/>
          <w:bCs/>
          <w:sz w:val="24"/>
          <w:szCs w:val="24"/>
          <w:lang w:val="en-GB"/>
        </w:rPr>
        <w:t>and</w:t>
      </w:r>
      <w:r w:rsidR="00770B00" w:rsidRPr="00161448">
        <w:rPr>
          <w:rFonts w:ascii="Times New Roman" w:hAnsi="Times New Roman" w:cs="Times New Roman"/>
          <w:b/>
          <w:bCs/>
          <w:sz w:val="24"/>
          <w:szCs w:val="24"/>
          <w:lang w:val="en-GB"/>
        </w:rPr>
        <w:t xml:space="preserve"> </w:t>
      </w:r>
      <w:r w:rsidRPr="00161448">
        <w:rPr>
          <w:rFonts w:ascii="Times New Roman" w:hAnsi="Times New Roman" w:cs="Times New Roman"/>
          <w:b/>
          <w:bCs/>
          <w:sz w:val="24"/>
          <w:szCs w:val="24"/>
          <w:lang w:val="en-GB"/>
        </w:rPr>
        <w:t xml:space="preserve">the </w:t>
      </w:r>
      <w:r w:rsidR="00770B00" w:rsidRPr="00161448">
        <w:rPr>
          <w:rFonts w:ascii="Times New Roman" w:hAnsi="Times New Roman" w:cs="Times New Roman"/>
          <w:b/>
          <w:bCs/>
          <w:sz w:val="24"/>
          <w:szCs w:val="24"/>
          <w:lang w:val="en-GB"/>
        </w:rPr>
        <w:t xml:space="preserve">fiscal impulse </w:t>
      </w:r>
      <w:r w:rsidR="003F1229" w:rsidRPr="00161448">
        <w:rPr>
          <w:rFonts w:ascii="Times New Roman" w:hAnsi="Times New Roman" w:cs="Times New Roman"/>
          <w:b/>
          <w:bCs/>
          <w:sz w:val="24"/>
          <w:szCs w:val="24"/>
          <w:lang w:val="en-GB"/>
        </w:rPr>
        <w:t>on</w:t>
      </w:r>
      <w:r w:rsidR="00770B00" w:rsidRPr="00161448">
        <w:rPr>
          <w:rFonts w:ascii="Times New Roman" w:hAnsi="Times New Roman" w:cs="Times New Roman"/>
          <w:b/>
          <w:bCs/>
          <w:sz w:val="24"/>
          <w:szCs w:val="24"/>
          <w:lang w:val="en-GB"/>
        </w:rPr>
        <w:t xml:space="preserve"> </w:t>
      </w:r>
      <w:r w:rsidR="002A6687" w:rsidRPr="00161448">
        <w:rPr>
          <w:rFonts w:ascii="Times New Roman" w:hAnsi="Times New Roman" w:cs="Times New Roman"/>
          <w:b/>
          <w:bCs/>
          <w:sz w:val="24"/>
          <w:szCs w:val="24"/>
          <w:lang w:val="en-GB"/>
        </w:rPr>
        <w:t>private demand (</w:t>
      </w:r>
      <w:r w:rsidR="002A6687" w:rsidRPr="00161448">
        <w:rPr>
          <w:rFonts w:ascii="Times New Roman" w:hAnsi="Times New Roman" w:cs="Times New Roman"/>
          <w:b/>
          <w:bCs/>
          <w:i/>
          <w:iCs/>
          <w:sz w:val="24"/>
          <w:szCs w:val="24"/>
          <w:lang w:val="en-GB"/>
        </w:rPr>
        <w:t>indirect effect</w:t>
      </w:r>
      <w:r w:rsidR="002A6687" w:rsidRPr="00161448">
        <w:rPr>
          <w:rFonts w:ascii="Times New Roman" w:hAnsi="Times New Roman" w:cs="Times New Roman"/>
          <w:b/>
          <w:bCs/>
          <w:sz w:val="24"/>
          <w:szCs w:val="24"/>
          <w:lang w:val="en-GB"/>
        </w:rPr>
        <w:t>).</w:t>
      </w:r>
      <w:r w:rsidR="00537CAA" w:rsidRPr="00161448">
        <w:rPr>
          <w:rFonts w:ascii="Times New Roman" w:hAnsi="Times New Roman" w:cs="Times New Roman"/>
          <w:b/>
          <w:bCs/>
          <w:sz w:val="24"/>
          <w:szCs w:val="24"/>
          <w:lang w:val="en-GB"/>
        </w:rPr>
        <w:t xml:space="preserve"> </w:t>
      </w:r>
    </w:p>
    <w:p w14:paraId="6536468C" w14:textId="77777777" w:rsidR="00CB2094" w:rsidRPr="00CC1615" w:rsidRDefault="00CB2094" w:rsidP="006C7DEE">
      <w:pPr>
        <w:pStyle w:val="Heading2"/>
        <w:numPr>
          <w:ilvl w:val="1"/>
          <w:numId w:val="11"/>
        </w:numPr>
        <w:spacing w:before="120" w:after="120"/>
        <w:rPr>
          <w:rFonts w:ascii="Times New Roman" w:hAnsi="Times New Roman" w:cs="Times New Roman"/>
          <w:b/>
          <w:bCs/>
          <w:sz w:val="24"/>
          <w:szCs w:val="24"/>
          <w:lang w:val="en-GB"/>
        </w:rPr>
      </w:pPr>
      <w:bookmarkStart w:id="148" w:name="_Toc154000837"/>
      <w:r w:rsidRPr="00CC1615">
        <w:rPr>
          <w:rFonts w:ascii="Times New Roman" w:hAnsi="Times New Roman" w:cs="Times New Roman"/>
          <w:b/>
          <w:bCs/>
          <w:sz w:val="24"/>
          <w:szCs w:val="24"/>
          <w:lang w:val="en-GB"/>
        </w:rPr>
        <w:t>Monetary and exchange rate policy</w:t>
      </w:r>
      <w:bookmarkEnd w:id="148"/>
    </w:p>
    <w:p w14:paraId="69E78323" w14:textId="5BB89802" w:rsidR="009F700B" w:rsidRPr="00CC1615" w:rsidRDefault="006309B0" w:rsidP="00CA008D">
      <w:pPr>
        <w:pStyle w:val="ListParagraph"/>
        <w:numPr>
          <w:ilvl w:val="0"/>
          <w:numId w:val="5"/>
        </w:numPr>
        <w:spacing w:after="120"/>
        <w:jc w:val="both"/>
        <w:rPr>
          <w:rFonts w:ascii="Times New Roman" w:hAnsi="Times New Roman" w:cs="Times New Roman"/>
          <w:sz w:val="24"/>
          <w:szCs w:val="24"/>
          <w:lang w:val="en-GB"/>
        </w:rPr>
      </w:pPr>
      <w:r>
        <w:rPr>
          <w:rFonts w:ascii="Times New Roman" w:hAnsi="Times New Roman" w:cs="Times New Roman"/>
          <w:b/>
          <w:bCs/>
          <w:color w:val="0070C0"/>
          <w:sz w:val="24"/>
          <w:szCs w:val="24"/>
          <w:lang w:val="en-GB"/>
        </w:rPr>
        <w:t>C</w:t>
      </w:r>
      <w:r w:rsidR="002826B3" w:rsidRPr="00CC1615">
        <w:rPr>
          <w:rFonts w:ascii="Times New Roman" w:hAnsi="Times New Roman" w:cs="Times New Roman"/>
          <w:b/>
          <w:bCs/>
          <w:color w:val="0070C0"/>
          <w:sz w:val="24"/>
          <w:szCs w:val="24"/>
          <w:lang w:val="en-GB"/>
        </w:rPr>
        <w:t xml:space="preserve">urrent </w:t>
      </w:r>
      <w:r w:rsidR="009F700B" w:rsidRPr="00CC1615">
        <w:rPr>
          <w:rFonts w:ascii="Times New Roman" w:hAnsi="Times New Roman" w:cs="Times New Roman"/>
          <w:b/>
          <w:bCs/>
          <w:color w:val="0070C0"/>
          <w:sz w:val="24"/>
          <w:szCs w:val="24"/>
          <w:lang w:val="en-GB"/>
        </w:rPr>
        <w:t xml:space="preserve">monetary policy </w:t>
      </w:r>
      <w:r w:rsidR="006F400B" w:rsidRPr="00CC1615">
        <w:rPr>
          <w:rFonts w:ascii="Times New Roman" w:hAnsi="Times New Roman" w:cs="Times New Roman"/>
          <w:b/>
          <w:bCs/>
          <w:color w:val="0070C0"/>
          <w:sz w:val="24"/>
          <w:szCs w:val="24"/>
          <w:lang w:val="en-GB"/>
        </w:rPr>
        <w:t>is modestly tight</w:t>
      </w:r>
      <w:r w:rsidR="006F400B" w:rsidRPr="006309B0">
        <w:rPr>
          <w:rFonts w:ascii="Times New Roman" w:hAnsi="Times New Roman" w:cs="Times New Roman"/>
          <w:sz w:val="24"/>
          <w:szCs w:val="24"/>
          <w:lang w:val="en-GB"/>
        </w:rPr>
        <w:t xml:space="preserve">. </w:t>
      </w:r>
      <w:r w:rsidR="009F700B" w:rsidRPr="00CC1615">
        <w:rPr>
          <w:rFonts w:ascii="Times New Roman" w:hAnsi="Times New Roman" w:cs="Times New Roman"/>
          <w:sz w:val="24"/>
          <w:szCs w:val="24"/>
          <w:lang w:val="en-GB"/>
        </w:rPr>
        <w:t xml:space="preserve">The interbank or policy rate at 8% in 2023Q3—resulting from a four-step increase in </w:t>
      </w:r>
      <w:r w:rsidR="006F400B" w:rsidRPr="00CC1615">
        <w:rPr>
          <w:rFonts w:ascii="Times New Roman" w:hAnsi="Times New Roman" w:cs="Times New Roman"/>
          <w:sz w:val="24"/>
          <w:szCs w:val="24"/>
          <w:lang w:val="en-GB"/>
        </w:rPr>
        <w:t>the</w:t>
      </w:r>
      <w:r w:rsidR="009F700B" w:rsidRPr="00CC1615">
        <w:rPr>
          <w:rFonts w:ascii="Times New Roman" w:hAnsi="Times New Roman" w:cs="Times New Roman"/>
          <w:sz w:val="24"/>
          <w:szCs w:val="24"/>
          <w:lang w:val="en-GB"/>
        </w:rPr>
        <w:t xml:space="preserve"> CBR by 3% points since 2022Q1—is back </w:t>
      </w:r>
      <w:r>
        <w:rPr>
          <w:rFonts w:ascii="Times New Roman" w:hAnsi="Times New Roman" w:cs="Times New Roman"/>
          <w:sz w:val="24"/>
          <w:szCs w:val="24"/>
          <w:lang w:val="en-GB"/>
        </w:rPr>
        <w:t xml:space="preserve">up almost to </w:t>
      </w:r>
      <w:r w:rsidR="009F700B" w:rsidRPr="00CC1615">
        <w:rPr>
          <w:rFonts w:ascii="Times New Roman" w:hAnsi="Times New Roman" w:cs="Times New Roman"/>
          <w:sz w:val="24"/>
          <w:szCs w:val="24"/>
          <w:lang w:val="en-GB"/>
        </w:rPr>
        <w:t>the neutral interest rate</w:t>
      </w:r>
      <w:commentRangeStart w:id="149"/>
      <w:r w:rsidR="00952934" w:rsidRPr="00CC1615">
        <w:rPr>
          <w:rFonts w:ascii="Times New Roman" w:hAnsi="Times New Roman" w:cs="Times New Roman"/>
          <w:sz w:val="24"/>
          <w:szCs w:val="24"/>
          <w:lang w:val="en-GB"/>
        </w:rPr>
        <w:t>.</w:t>
      </w:r>
      <w:r w:rsidR="00952934" w:rsidRPr="00CC1615">
        <w:rPr>
          <w:rStyle w:val="FootnoteReference"/>
          <w:rFonts w:ascii="Times New Roman" w:hAnsi="Times New Roman" w:cs="Times New Roman"/>
          <w:sz w:val="24"/>
          <w:szCs w:val="24"/>
          <w:lang w:val="en-GB"/>
        </w:rPr>
        <w:footnoteReference w:id="11"/>
      </w:r>
      <w:r w:rsidR="009F700B" w:rsidRPr="00CC161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With inflation in the 15-25% range </w:t>
      </w:r>
      <w:r w:rsidR="00961FA6">
        <w:rPr>
          <w:rFonts w:ascii="Times New Roman" w:hAnsi="Times New Roman" w:cs="Times New Roman"/>
          <w:sz w:val="24"/>
          <w:szCs w:val="24"/>
          <w:lang w:val="en-GB"/>
        </w:rPr>
        <w:t>during</w:t>
      </w:r>
      <w:r>
        <w:rPr>
          <w:rFonts w:ascii="Times New Roman" w:hAnsi="Times New Roman" w:cs="Times New Roman"/>
          <w:sz w:val="24"/>
          <w:szCs w:val="24"/>
          <w:lang w:val="en-GB"/>
        </w:rPr>
        <w:t xml:space="preserve"> 2022–early 2023</w:t>
      </w:r>
      <w:commentRangeEnd w:id="149"/>
      <w:r w:rsidR="00183024">
        <w:rPr>
          <w:rStyle w:val="CommentReference"/>
        </w:rPr>
        <w:commentReference w:id="149"/>
      </w:r>
      <w:r>
        <w:rPr>
          <w:rFonts w:ascii="Times New Roman" w:hAnsi="Times New Roman" w:cs="Times New Roman"/>
          <w:sz w:val="24"/>
          <w:szCs w:val="24"/>
          <w:lang w:val="en-GB"/>
        </w:rPr>
        <w:t xml:space="preserve">, </w:t>
      </w:r>
      <w:r w:rsidR="006F400B" w:rsidRPr="00CC1615">
        <w:rPr>
          <w:rFonts w:ascii="Times New Roman" w:hAnsi="Times New Roman" w:cs="Times New Roman"/>
          <w:sz w:val="24"/>
          <w:szCs w:val="24"/>
          <w:lang w:val="en-GB"/>
        </w:rPr>
        <w:t>NBR’s interest rate response has been mitigated</w:t>
      </w:r>
      <w:r>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 xml:space="preserve">as it was </w:t>
      </w:r>
      <w:r w:rsidR="0053643E" w:rsidRPr="00CC1615">
        <w:rPr>
          <w:rFonts w:ascii="Times New Roman" w:hAnsi="Times New Roman" w:cs="Times New Roman"/>
          <w:sz w:val="24"/>
          <w:szCs w:val="24"/>
          <w:lang w:val="en-GB"/>
        </w:rPr>
        <w:t xml:space="preserve">perhaps </w:t>
      </w:r>
      <w:r w:rsidR="00941700">
        <w:rPr>
          <w:rFonts w:ascii="Times New Roman" w:hAnsi="Times New Roman" w:cs="Times New Roman"/>
          <w:sz w:val="24"/>
          <w:szCs w:val="24"/>
          <w:lang w:val="en-GB"/>
        </w:rPr>
        <w:t>mindful of the</w:t>
      </w:r>
      <w:r w:rsidR="0053643E" w:rsidRPr="00CC1615">
        <w:rPr>
          <w:rFonts w:ascii="Times New Roman" w:hAnsi="Times New Roman" w:cs="Times New Roman"/>
          <w:sz w:val="24"/>
          <w:szCs w:val="24"/>
          <w:lang w:val="en-GB"/>
        </w:rPr>
        <w:t xml:space="preserve"> in</w:t>
      </w:r>
      <w:r w:rsidR="006F400B" w:rsidRPr="00CC1615">
        <w:rPr>
          <w:rFonts w:ascii="Times New Roman" w:hAnsi="Times New Roman" w:cs="Times New Roman"/>
          <w:sz w:val="24"/>
          <w:szCs w:val="24"/>
          <w:lang w:val="en-GB"/>
        </w:rPr>
        <w:t xml:space="preserve">complete recovery from Covid </w:t>
      </w:r>
      <w:r w:rsidR="00941700">
        <w:rPr>
          <w:rFonts w:ascii="Times New Roman" w:hAnsi="Times New Roman" w:cs="Times New Roman"/>
          <w:sz w:val="24"/>
          <w:szCs w:val="24"/>
          <w:lang w:val="en-GB"/>
        </w:rPr>
        <w:t xml:space="preserve">and </w:t>
      </w:r>
      <w:r w:rsidR="0053643E" w:rsidRPr="00CC1615">
        <w:rPr>
          <w:rFonts w:ascii="Times New Roman" w:hAnsi="Times New Roman" w:cs="Times New Roman"/>
          <w:sz w:val="24"/>
          <w:szCs w:val="24"/>
          <w:lang w:val="en-GB"/>
        </w:rPr>
        <w:t xml:space="preserve">increased unemployment since then, and </w:t>
      </w:r>
      <w:r w:rsidR="00941700">
        <w:rPr>
          <w:rFonts w:ascii="Times New Roman" w:hAnsi="Times New Roman" w:cs="Times New Roman"/>
          <w:sz w:val="24"/>
          <w:szCs w:val="24"/>
          <w:lang w:val="en-GB"/>
        </w:rPr>
        <w:t xml:space="preserve">of </w:t>
      </w:r>
      <w:r w:rsidR="0053643E" w:rsidRPr="00CC1615">
        <w:rPr>
          <w:rFonts w:ascii="Times New Roman" w:hAnsi="Times New Roman" w:cs="Times New Roman"/>
          <w:sz w:val="24"/>
          <w:szCs w:val="24"/>
          <w:lang w:val="en-GB"/>
        </w:rPr>
        <w:t>uncertainty about potential GDP.</w:t>
      </w:r>
    </w:p>
    <w:p w14:paraId="0E753373" w14:textId="77777777" w:rsidR="009F700B" w:rsidRPr="00CC1615" w:rsidRDefault="009F700B" w:rsidP="0053643E">
      <w:pPr>
        <w:pStyle w:val="ListParagraph"/>
        <w:spacing w:after="120"/>
        <w:jc w:val="both"/>
        <w:rPr>
          <w:rFonts w:ascii="Times New Roman" w:hAnsi="Times New Roman" w:cs="Times New Roman"/>
          <w:sz w:val="24"/>
          <w:szCs w:val="24"/>
          <w:lang w:val="en-GB"/>
        </w:rPr>
      </w:pPr>
    </w:p>
    <w:p w14:paraId="6C18DB87" w14:textId="57994246" w:rsidR="002C3051" w:rsidRPr="00CC1615" w:rsidRDefault="00F6143A" w:rsidP="00B85862">
      <w:pPr>
        <w:pStyle w:val="ListParagraph"/>
        <w:numPr>
          <w:ilvl w:val="0"/>
          <w:numId w:val="5"/>
        </w:numPr>
        <w:spacing w:after="120"/>
        <w:jc w:val="both"/>
        <w:rPr>
          <w:rFonts w:ascii="Times New Roman" w:hAnsi="Times New Roman" w:cs="Times New Roman"/>
          <w:sz w:val="24"/>
          <w:szCs w:val="24"/>
          <w:lang w:val="en-GB"/>
        </w:rPr>
      </w:pPr>
      <w:r>
        <w:rPr>
          <w:rFonts w:ascii="Times New Roman" w:hAnsi="Times New Roman" w:cs="Times New Roman"/>
          <w:b/>
          <w:bCs/>
          <w:color w:val="0070C0"/>
          <w:sz w:val="24"/>
          <w:szCs w:val="24"/>
          <w:lang w:val="en-GB"/>
        </w:rPr>
        <w:t>The c</w:t>
      </w:r>
      <w:r w:rsidR="00941700">
        <w:rPr>
          <w:rFonts w:ascii="Times New Roman" w:hAnsi="Times New Roman" w:cs="Times New Roman"/>
          <w:b/>
          <w:bCs/>
          <w:color w:val="0070C0"/>
          <w:sz w:val="24"/>
          <w:szCs w:val="24"/>
          <w:lang w:val="en-GB"/>
        </w:rPr>
        <w:t>urrent</w:t>
      </w:r>
      <w:r w:rsidR="00952934" w:rsidRPr="00CC1615">
        <w:rPr>
          <w:rFonts w:ascii="Times New Roman" w:hAnsi="Times New Roman" w:cs="Times New Roman"/>
          <w:b/>
          <w:bCs/>
          <w:color w:val="0070C0"/>
          <w:sz w:val="24"/>
          <w:szCs w:val="24"/>
          <w:lang w:val="en-GB"/>
        </w:rPr>
        <w:t xml:space="preserve"> </w:t>
      </w:r>
      <w:r w:rsidR="000761EE" w:rsidRPr="00CC1615">
        <w:rPr>
          <w:rFonts w:ascii="Times New Roman" w:hAnsi="Times New Roman" w:cs="Times New Roman"/>
          <w:b/>
          <w:bCs/>
          <w:color w:val="0070C0"/>
          <w:sz w:val="24"/>
          <w:szCs w:val="24"/>
          <w:lang w:val="en-GB"/>
        </w:rPr>
        <w:t>re</w:t>
      </w:r>
      <w:r w:rsidR="00952934" w:rsidRPr="00CC1615">
        <w:rPr>
          <w:rFonts w:ascii="Times New Roman" w:hAnsi="Times New Roman" w:cs="Times New Roman"/>
          <w:b/>
          <w:bCs/>
          <w:color w:val="0070C0"/>
          <w:sz w:val="24"/>
          <w:szCs w:val="24"/>
          <w:lang w:val="en-GB"/>
        </w:rPr>
        <w:t xml:space="preserve">al interest rate </w:t>
      </w:r>
      <w:r w:rsidR="00CA008D" w:rsidRPr="00CC1615">
        <w:rPr>
          <w:rFonts w:ascii="Times New Roman" w:hAnsi="Times New Roman" w:cs="Times New Roman"/>
          <w:b/>
          <w:bCs/>
          <w:color w:val="0070C0"/>
          <w:sz w:val="24"/>
          <w:szCs w:val="24"/>
          <w:lang w:val="en-GB"/>
        </w:rPr>
        <w:t>(RIR</w:t>
      </w:r>
      <w:r w:rsidR="00952934" w:rsidRPr="00CC1615">
        <w:rPr>
          <w:rFonts w:ascii="Times New Roman" w:hAnsi="Times New Roman" w:cs="Times New Roman"/>
          <w:b/>
          <w:bCs/>
          <w:color w:val="0070C0"/>
          <w:sz w:val="24"/>
          <w:szCs w:val="24"/>
          <w:lang w:val="en-GB"/>
        </w:rPr>
        <w:t xml:space="preserve">-IB) </w:t>
      </w:r>
      <w:r w:rsidR="00941700">
        <w:rPr>
          <w:rFonts w:ascii="Times New Roman" w:hAnsi="Times New Roman" w:cs="Times New Roman"/>
          <w:b/>
          <w:bCs/>
          <w:color w:val="0070C0"/>
          <w:sz w:val="24"/>
          <w:szCs w:val="24"/>
          <w:lang w:val="en-GB"/>
        </w:rPr>
        <w:t xml:space="preserve">is </w:t>
      </w:r>
      <w:r w:rsidR="004C1D69">
        <w:rPr>
          <w:rFonts w:ascii="Times New Roman" w:hAnsi="Times New Roman" w:cs="Times New Roman"/>
          <w:b/>
          <w:bCs/>
          <w:color w:val="0070C0"/>
          <w:sz w:val="24"/>
          <w:szCs w:val="24"/>
          <w:lang w:val="en-GB"/>
        </w:rPr>
        <w:t>almost</w:t>
      </w:r>
      <w:r w:rsidR="00941700">
        <w:rPr>
          <w:rFonts w:ascii="Times New Roman" w:hAnsi="Times New Roman" w:cs="Times New Roman"/>
          <w:b/>
          <w:bCs/>
          <w:color w:val="0070C0"/>
          <w:sz w:val="24"/>
          <w:szCs w:val="24"/>
          <w:lang w:val="en-GB"/>
        </w:rPr>
        <w:t xml:space="preserve"> positive.</w:t>
      </w:r>
      <w:r w:rsidR="00952934" w:rsidRPr="00CC1615">
        <w:rPr>
          <w:rFonts w:ascii="Times New Roman" w:hAnsi="Times New Roman" w:cs="Times New Roman"/>
          <w:sz w:val="24"/>
          <w:szCs w:val="24"/>
          <w:lang w:val="en-GB"/>
        </w:rPr>
        <w:t xml:space="preserve"> </w:t>
      </w:r>
      <w:commentRangeStart w:id="150"/>
      <w:r w:rsidR="00941700">
        <w:rPr>
          <w:rFonts w:ascii="Times New Roman" w:hAnsi="Times New Roman" w:cs="Times New Roman"/>
          <w:sz w:val="24"/>
          <w:szCs w:val="24"/>
          <w:lang w:val="en-GB"/>
        </w:rPr>
        <w:t>R</w:t>
      </w:r>
      <w:r w:rsidR="00941700" w:rsidRPr="00CC1615">
        <w:rPr>
          <w:rFonts w:ascii="Times New Roman" w:hAnsi="Times New Roman" w:cs="Times New Roman"/>
          <w:sz w:val="24"/>
          <w:szCs w:val="24"/>
          <w:lang w:val="en-GB"/>
        </w:rPr>
        <w:t>eflecting increases in policy rate and declines in inflation</w:t>
      </w:r>
      <w:r w:rsidR="00941700">
        <w:rPr>
          <w:rFonts w:ascii="Times New Roman" w:hAnsi="Times New Roman" w:cs="Times New Roman"/>
          <w:sz w:val="24"/>
          <w:szCs w:val="24"/>
          <w:lang w:val="en-GB"/>
        </w:rPr>
        <w:t>,</w:t>
      </w:r>
      <w:commentRangeEnd w:id="150"/>
      <w:r w:rsidR="002F5DAC">
        <w:rPr>
          <w:rStyle w:val="CommentReference"/>
        </w:rPr>
        <w:commentReference w:id="150"/>
      </w:r>
      <w:r w:rsidR="00941700">
        <w:rPr>
          <w:rFonts w:ascii="Times New Roman" w:hAnsi="Times New Roman" w:cs="Times New Roman"/>
          <w:sz w:val="24"/>
          <w:szCs w:val="24"/>
          <w:lang w:val="en-GB"/>
        </w:rPr>
        <w:t xml:space="preserve"> the RIR steadily increased </w:t>
      </w:r>
      <w:r w:rsidR="000761EE" w:rsidRPr="00CC1615">
        <w:rPr>
          <w:rFonts w:ascii="Times New Roman" w:hAnsi="Times New Roman" w:cs="Times New Roman"/>
          <w:sz w:val="24"/>
          <w:szCs w:val="24"/>
          <w:lang w:val="en-GB"/>
        </w:rPr>
        <w:t>from n</w:t>
      </w:r>
      <w:r w:rsidR="00952934" w:rsidRPr="00CC1615">
        <w:rPr>
          <w:rFonts w:ascii="Times New Roman" w:hAnsi="Times New Roman" w:cs="Times New Roman"/>
          <w:sz w:val="24"/>
          <w:szCs w:val="24"/>
          <w:lang w:val="en-GB"/>
        </w:rPr>
        <w:t>egativ</w:t>
      </w:r>
      <w:r w:rsidR="000761EE" w:rsidRPr="00CC1615">
        <w:rPr>
          <w:rFonts w:ascii="Times New Roman" w:hAnsi="Times New Roman" w:cs="Times New Roman"/>
          <w:sz w:val="24"/>
          <w:szCs w:val="24"/>
          <w:lang w:val="en-GB"/>
        </w:rPr>
        <w:t>e since late 202</w:t>
      </w:r>
      <w:r w:rsidR="00FA4344" w:rsidRPr="00CC1615">
        <w:rPr>
          <w:rFonts w:ascii="Times New Roman" w:hAnsi="Times New Roman" w:cs="Times New Roman"/>
          <w:sz w:val="24"/>
          <w:szCs w:val="24"/>
          <w:lang w:val="en-GB"/>
        </w:rPr>
        <w:t>1</w:t>
      </w:r>
      <w:r w:rsidR="000761EE" w:rsidRPr="00CC1615">
        <w:rPr>
          <w:rFonts w:ascii="Times New Roman" w:hAnsi="Times New Roman" w:cs="Times New Roman"/>
          <w:sz w:val="24"/>
          <w:szCs w:val="24"/>
          <w:lang w:val="en-GB"/>
        </w:rPr>
        <w:t xml:space="preserve"> (average</w:t>
      </w:r>
      <w:r w:rsidR="00FA4344" w:rsidRPr="00CC1615">
        <w:rPr>
          <w:rFonts w:ascii="Times New Roman" w:hAnsi="Times New Roman" w:cs="Times New Roman"/>
          <w:sz w:val="24"/>
          <w:szCs w:val="24"/>
          <w:lang w:val="en-GB"/>
        </w:rPr>
        <w:t xml:space="preserve"> </w:t>
      </w:r>
      <w:r w:rsidR="002C3051" w:rsidRPr="00CC1615">
        <w:rPr>
          <w:rFonts w:ascii="Times New Roman" w:hAnsi="Times New Roman" w:cs="Times New Roman"/>
          <w:sz w:val="24"/>
          <w:szCs w:val="24"/>
          <w:lang w:val="en-GB"/>
        </w:rPr>
        <w:t>─</w:t>
      </w:r>
      <w:r w:rsidR="000761EE" w:rsidRPr="00CC1615">
        <w:rPr>
          <w:rFonts w:ascii="Times New Roman" w:hAnsi="Times New Roman" w:cs="Times New Roman"/>
          <w:sz w:val="24"/>
          <w:szCs w:val="24"/>
          <w:lang w:val="en-GB"/>
        </w:rPr>
        <w:t>4</w:t>
      </w:r>
      <w:r w:rsidR="002C3051" w:rsidRPr="00CC1615">
        <w:rPr>
          <w:rFonts w:ascii="Times New Roman" w:hAnsi="Times New Roman" w:cs="Times New Roman"/>
          <w:sz w:val="24"/>
          <w:szCs w:val="24"/>
          <w:lang w:val="en-GB"/>
        </w:rPr>
        <w:t xml:space="preserve">% </w:t>
      </w:r>
      <w:r w:rsidR="000761EE" w:rsidRPr="00CC1615">
        <w:rPr>
          <w:rFonts w:ascii="Times New Roman" w:hAnsi="Times New Roman" w:cs="Times New Roman"/>
          <w:sz w:val="24"/>
          <w:szCs w:val="24"/>
          <w:lang w:val="en-GB"/>
        </w:rPr>
        <w:t>in 2022) to</w:t>
      </w:r>
      <w:r w:rsidR="00952934" w:rsidRPr="00CC1615">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 xml:space="preserve">almost </w:t>
      </w:r>
      <w:r w:rsidR="00952934" w:rsidRPr="00CC1615">
        <w:rPr>
          <w:rFonts w:ascii="Times New Roman" w:hAnsi="Times New Roman" w:cs="Times New Roman"/>
          <w:sz w:val="24"/>
          <w:szCs w:val="24"/>
          <w:lang w:val="en-GB"/>
        </w:rPr>
        <w:t>positive by mid-2023</w:t>
      </w:r>
      <w:r w:rsidR="00941700">
        <w:rPr>
          <w:rFonts w:ascii="Times New Roman" w:hAnsi="Times New Roman" w:cs="Times New Roman"/>
          <w:sz w:val="24"/>
          <w:szCs w:val="24"/>
          <w:lang w:val="en-GB"/>
        </w:rPr>
        <w:t>,</w:t>
      </w:r>
      <w:r w:rsidR="002056E3">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 xml:space="preserve">still below </w:t>
      </w:r>
      <w:r w:rsidR="00FA4344" w:rsidRPr="00CC1615">
        <w:rPr>
          <w:rFonts w:ascii="Times New Roman" w:hAnsi="Times New Roman" w:cs="Times New Roman"/>
          <w:sz w:val="24"/>
          <w:szCs w:val="24"/>
          <w:lang w:val="en-GB"/>
        </w:rPr>
        <w:t>its trend of 3%</w:t>
      </w:r>
      <w:r w:rsidR="000761EE" w:rsidRPr="00CC1615">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In pa</w:t>
      </w:r>
      <w:r w:rsidR="000761EE" w:rsidRPr="00CC1615">
        <w:rPr>
          <w:rFonts w:ascii="Times New Roman" w:hAnsi="Times New Roman" w:cs="Times New Roman"/>
          <w:sz w:val="24"/>
          <w:szCs w:val="24"/>
          <w:lang w:val="en-GB"/>
        </w:rPr>
        <w:t xml:space="preserve">rallel, </w:t>
      </w:r>
      <w:r w:rsidR="00CA008D" w:rsidRPr="00CC1615">
        <w:rPr>
          <w:rFonts w:ascii="Times New Roman" w:hAnsi="Times New Roman" w:cs="Times New Roman"/>
          <w:sz w:val="24"/>
          <w:szCs w:val="24"/>
          <w:lang w:val="en-GB"/>
        </w:rPr>
        <w:t>the real lending rate (</w:t>
      </w:r>
      <w:r w:rsidR="002056E3">
        <w:rPr>
          <w:rFonts w:ascii="Times New Roman" w:hAnsi="Times New Roman" w:cs="Times New Roman"/>
          <w:sz w:val="24"/>
          <w:szCs w:val="24"/>
          <w:lang w:val="en-GB"/>
        </w:rPr>
        <w:t>with</w:t>
      </w:r>
      <w:r w:rsidR="00FA4344" w:rsidRPr="00CC1615">
        <w:rPr>
          <w:rFonts w:ascii="Times New Roman" w:hAnsi="Times New Roman" w:cs="Times New Roman"/>
          <w:sz w:val="24"/>
          <w:szCs w:val="24"/>
          <w:lang w:val="en-GB"/>
        </w:rPr>
        <w:t xml:space="preserve"> </w:t>
      </w:r>
      <w:r w:rsidR="00CA008D" w:rsidRPr="00CC1615">
        <w:rPr>
          <w:rFonts w:ascii="Times New Roman" w:hAnsi="Times New Roman" w:cs="Times New Roman"/>
          <w:sz w:val="24"/>
          <w:szCs w:val="24"/>
          <w:lang w:val="en-GB"/>
        </w:rPr>
        <w:t xml:space="preserve">lending premium of </w:t>
      </w:r>
      <w:r w:rsidR="000761EE" w:rsidRPr="00CC1615">
        <w:rPr>
          <w:rFonts w:ascii="Times New Roman" w:hAnsi="Times New Roman" w:cs="Times New Roman"/>
          <w:sz w:val="24"/>
          <w:szCs w:val="24"/>
          <w:lang w:val="en-GB"/>
        </w:rPr>
        <w:t>8</w:t>
      </w:r>
      <w:r w:rsidR="002056E3">
        <w:rPr>
          <w:rFonts w:ascii="Times New Roman" w:hAnsi="Times New Roman" w:cs="Times New Roman"/>
          <w:sz w:val="24"/>
          <w:szCs w:val="24"/>
          <w:lang w:val="en-GB"/>
        </w:rPr>
        <w:t>-9</w:t>
      </w:r>
      <w:r w:rsidR="00CA008D" w:rsidRPr="00CC1615">
        <w:rPr>
          <w:rFonts w:ascii="Times New Roman" w:hAnsi="Times New Roman" w:cs="Times New Roman"/>
          <w:sz w:val="24"/>
          <w:szCs w:val="24"/>
          <w:lang w:val="en-GB"/>
        </w:rPr>
        <w:t>%</w:t>
      </w:r>
      <w:r w:rsidR="00FA4344" w:rsidRPr="00CC1615">
        <w:rPr>
          <w:rFonts w:ascii="Times New Roman" w:hAnsi="Times New Roman" w:cs="Times New Roman"/>
          <w:sz w:val="24"/>
          <w:szCs w:val="24"/>
          <w:lang w:val="en-GB"/>
        </w:rPr>
        <w:t xml:space="preserve"> above IB)</w:t>
      </w:r>
      <w:r w:rsidR="00CA008D" w:rsidRPr="00CC1615">
        <w:rPr>
          <w:rFonts w:ascii="Times New Roman" w:hAnsi="Times New Roman" w:cs="Times New Roman"/>
          <w:sz w:val="24"/>
          <w:szCs w:val="24"/>
          <w:lang w:val="en-GB"/>
        </w:rPr>
        <w:t xml:space="preserve"> </w:t>
      </w:r>
      <w:r w:rsidR="00EB7B4C">
        <w:rPr>
          <w:rFonts w:ascii="Times New Roman" w:hAnsi="Times New Roman" w:cs="Times New Roman"/>
          <w:sz w:val="24"/>
          <w:szCs w:val="24"/>
          <w:lang w:val="en-GB"/>
        </w:rPr>
        <w:t>is moving</w:t>
      </w:r>
      <w:r w:rsidR="003A41EC">
        <w:rPr>
          <w:rFonts w:ascii="Times New Roman" w:hAnsi="Times New Roman" w:cs="Times New Roman"/>
          <w:sz w:val="24"/>
          <w:szCs w:val="24"/>
          <w:lang w:val="en-GB"/>
        </w:rPr>
        <w:t xml:space="preserve"> up toward </w:t>
      </w:r>
      <w:r w:rsidR="00CA008D" w:rsidRPr="00CC1615">
        <w:rPr>
          <w:rFonts w:ascii="Times New Roman" w:hAnsi="Times New Roman" w:cs="Times New Roman"/>
          <w:sz w:val="24"/>
          <w:szCs w:val="24"/>
          <w:lang w:val="en-GB"/>
        </w:rPr>
        <w:t>its trend level</w:t>
      </w:r>
      <w:r w:rsidR="00C863BC" w:rsidRPr="00CC1615">
        <w:rPr>
          <w:rFonts w:ascii="Times New Roman" w:hAnsi="Times New Roman" w:cs="Times New Roman"/>
          <w:sz w:val="24"/>
          <w:szCs w:val="24"/>
          <w:lang w:val="en-GB"/>
        </w:rPr>
        <w:t xml:space="preserve"> </w:t>
      </w:r>
      <w:r w:rsidR="00EB7841" w:rsidRPr="00CC1615">
        <w:rPr>
          <w:rFonts w:ascii="Times New Roman" w:hAnsi="Times New Roman" w:cs="Times New Roman"/>
          <w:sz w:val="24"/>
          <w:szCs w:val="24"/>
          <w:lang w:val="en-GB"/>
        </w:rPr>
        <w:t>(</w:t>
      </w:r>
      <w:r w:rsidR="00C863BC" w:rsidRPr="00CC1615">
        <w:rPr>
          <w:rFonts w:ascii="Times New Roman" w:hAnsi="Times New Roman" w:cs="Times New Roman"/>
          <w:sz w:val="24"/>
          <w:szCs w:val="24"/>
          <w:lang w:val="en-GB"/>
        </w:rPr>
        <w:t>of 11-12%</w:t>
      </w:r>
      <w:r w:rsidR="00EB7841" w:rsidRPr="00CC1615">
        <w:rPr>
          <w:rFonts w:ascii="Times New Roman" w:hAnsi="Times New Roman" w:cs="Times New Roman"/>
          <w:sz w:val="24"/>
          <w:szCs w:val="24"/>
          <w:lang w:val="en-GB"/>
        </w:rPr>
        <w:t>)</w:t>
      </w:r>
      <w:r w:rsidR="00C863BC" w:rsidRPr="00CC1615">
        <w:rPr>
          <w:rFonts w:ascii="Times New Roman" w:hAnsi="Times New Roman" w:cs="Times New Roman"/>
          <w:sz w:val="24"/>
          <w:szCs w:val="24"/>
          <w:lang w:val="en-GB"/>
        </w:rPr>
        <w:t xml:space="preserve">. </w:t>
      </w:r>
    </w:p>
    <w:p w14:paraId="10AAA89B" w14:textId="5C96A466" w:rsidR="002C3051" w:rsidRPr="00CC1615" w:rsidRDefault="00892360" w:rsidP="00892360">
      <w:pPr>
        <w:pStyle w:val="ListParagraph"/>
        <w:ind w:left="5040"/>
        <w:rPr>
          <w:rFonts w:ascii="Times New Roman" w:hAnsi="Times New Roman" w:cs="Times New Roman"/>
          <w:sz w:val="24"/>
          <w:szCs w:val="24"/>
          <w:lang w:val="en-GB"/>
        </w:rPr>
      </w:pPr>
      <w:r>
        <w:rPr>
          <w:rFonts w:ascii="Times New Roman" w:hAnsi="Times New Roman" w:cs="Times New Roman"/>
          <w:sz w:val="24"/>
          <w:szCs w:val="24"/>
          <w:lang w:val="en-GB"/>
        </w:rPr>
        <w:t xml:space="preserve">    </w:t>
      </w:r>
    </w:p>
    <w:p w14:paraId="4F3FC2A0" w14:textId="41E39BFD" w:rsidR="00CA008D" w:rsidRPr="0012216D" w:rsidRDefault="00C863BC" w:rsidP="00B85862">
      <w:pPr>
        <w:pStyle w:val="ListParagraph"/>
        <w:numPr>
          <w:ilvl w:val="0"/>
          <w:numId w:val="5"/>
        </w:numPr>
        <w:spacing w:after="120"/>
        <w:jc w:val="both"/>
        <w:rPr>
          <w:rFonts w:ascii="Times New Roman" w:hAnsi="Times New Roman" w:cs="Times New Roman"/>
          <w:color w:val="7030A0"/>
          <w:sz w:val="24"/>
          <w:szCs w:val="24"/>
          <w:lang w:val="en-GB"/>
        </w:rPr>
      </w:pPr>
      <w:r w:rsidRPr="0012216D">
        <w:rPr>
          <w:rFonts w:ascii="Times New Roman" w:hAnsi="Times New Roman" w:cs="Times New Roman"/>
          <w:b/>
          <w:bCs/>
          <w:color w:val="7030A0"/>
          <w:sz w:val="24"/>
          <w:szCs w:val="24"/>
          <w:lang w:val="en-GB"/>
        </w:rPr>
        <w:t xml:space="preserve">The increase in </w:t>
      </w:r>
      <w:r w:rsidR="002056E3" w:rsidRPr="0012216D">
        <w:rPr>
          <w:rFonts w:ascii="Times New Roman" w:hAnsi="Times New Roman" w:cs="Times New Roman"/>
          <w:b/>
          <w:bCs/>
          <w:color w:val="7030A0"/>
          <w:sz w:val="24"/>
          <w:szCs w:val="24"/>
          <w:lang w:val="en-GB"/>
        </w:rPr>
        <w:t>RIR</w:t>
      </w:r>
      <w:r w:rsidRPr="0012216D">
        <w:rPr>
          <w:rFonts w:ascii="Times New Roman" w:hAnsi="Times New Roman" w:cs="Times New Roman"/>
          <w:b/>
          <w:bCs/>
          <w:color w:val="7030A0"/>
          <w:sz w:val="24"/>
          <w:szCs w:val="24"/>
          <w:lang w:val="en-GB"/>
        </w:rPr>
        <w:t xml:space="preserve"> has helped stem private demand in 2023</w:t>
      </w:r>
      <w:r w:rsidRPr="0012216D">
        <w:rPr>
          <w:rFonts w:ascii="Times New Roman" w:hAnsi="Times New Roman" w:cs="Times New Roman"/>
          <w:color w:val="7030A0"/>
          <w:sz w:val="24"/>
          <w:szCs w:val="24"/>
          <w:lang w:val="en-GB"/>
        </w:rPr>
        <w:t xml:space="preserve">, </w:t>
      </w:r>
      <w:commentRangeStart w:id="151"/>
      <w:r w:rsidRPr="0012216D">
        <w:rPr>
          <w:rFonts w:ascii="Times New Roman" w:hAnsi="Times New Roman" w:cs="Times New Roman"/>
          <w:color w:val="7030A0"/>
          <w:sz w:val="24"/>
          <w:szCs w:val="24"/>
          <w:lang w:val="en-GB"/>
        </w:rPr>
        <w:t xml:space="preserve">even if consumption and investment </w:t>
      </w:r>
      <w:r w:rsidR="002056E3" w:rsidRPr="0012216D">
        <w:rPr>
          <w:rFonts w:ascii="Times New Roman" w:hAnsi="Times New Roman" w:cs="Times New Roman"/>
          <w:color w:val="7030A0"/>
          <w:sz w:val="24"/>
          <w:szCs w:val="24"/>
          <w:lang w:val="en-GB"/>
        </w:rPr>
        <w:t xml:space="preserve">have </w:t>
      </w:r>
      <w:r w:rsidRPr="0012216D">
        <w:rPr>
          <w:rFonts w:ascii="Times New Roman" w:hAnsi="Times New Roman" w:cs="Times New Roman"/>
          <w:color w:val="7030A0"/>
          <w:sz w:val="24"/>
          <w:szCs w:val="24"/>
          <w:lang w:val="en-GB"/>
        </w:rPr>
        <w:t>respond</w:t>
      </w:r>
      <w:r w:rsidR="002056E3" w:rsidRPr="0012216D">
        <w:rPr>
          <w:rFonts w:ascii="Times New Roman" w:hAnsi="Times New Roman" w:cs="Times New Roman"/>
          <w:color w:val="7030A0"/>
          <w:sz w:val="24"/>
          <w:szCs w:val="24"/>
          <w:lang w:val="en-GB"/>
        </w:rPr>
        <w:t>ed</w:t>
      </w:r>
      <w:r w:rsidRPr="0012216D">
        <w:rPr>
          <w:rFonts w:ascii="Times New Roman" w:hAnsi="Times New Roman" w:cs="Times New Roman"/>
          <w:color w:val="7030A0"/>
          <w:sz w:val="24"/>
          <w:szCs w:val="24"/>
          <w:lang w:val="en-GB"/>
        </w:rPr>
        <w:t xml:space="preserve"> little to changes in interest rates</w:t>
      </w:r>
      <w:commentRangeEnd w:id="151"/>
      <w:r w:rsidR="002F5DAC">
        <w:rPr>
          <w:rStyle w:val="CommentReference"/>
        </w:rPr>
        <w:commentReference w:id="151"/>
      </w:r>
      <w:r w:rsidRPr="0012216D">
        <w:rPr>
          <w:rFonts w:ascii="Times New Roman" w:hAnsi="Times New Roman" w:cs="Times New Roman"/>
          <w:color w:val="7030A0"/>
          <w:sz w:val="24"/>
          <w:szCs w:val="24"/>
          <w:lang w:val="en-GB"/>
        </w:rPr>
        <w:t xml:space="preserve">. </w:t>
      </w:r>
      <w:r w:rsidR="002C3051" w:rsidRPr="0012216D">
        <w:rPr>
          <w:rFonts w:ascii="Times New Roman" w:hAnsi="Times New Roman" w:cs="Times New Roman"/>
          <w:color w:val="7030A0"/>
          <w:sz w:val="24"/>
          <w:szCs w:val="24"/>
          <w:lang w:val="en-GB"/>
        </w:rPr>
        <w:t>Thus,</w:t>
      </w:r>
      <w:r w:rsidRPr="0012216D">
        <w:rPr>
          <w:rFonts w:ascii="Times New Roman" w:hAnsi="Times New Roman" w:cs="Times New Roman"/>
          <w:color w:val="7030A0"/>
          <w:sz w:val="24"/>
          <w:szCs w:val="24"/>
          <w:lang w:val="en-GB"/>
        </w:rPr>
        <w:t xml:space="preserve"> the relatively weak link from interest rates to demand, combined with a weak link from demand to inflation, make </w:t>
      </w:r>
      <w:r w:rsidR="002C3051" w:rsidRPr="0012216D">
        <w:rPr>
          <w:rFonts w:ascii="Times New Roman" w:hAnsi="Times New Roman" w:cs="Times New Roman"/>
          <w:color w:val="7030A0"/>
          <w:sz w:val="24"/>
          <w:szCs w:val="24"/>
          <w:lang w:val="en-GB"/>
        </w:rPr>
        <w:t>for a weak transmission from monetary policy to inflation.</w:t>
      </w:r>
    </w:p>
    <w:p w14:paraId="50B23D5B" w14:textId="77777777" w:rsidR="006F400B" w:rsidRPr="00CC1615" w:rsidRDefault="006F400B" w:rsidP="002C3051">
      <w:pPr>
        <w:pStyle w:val="ListParagraph"/>
        <w:spacing w:after="120"/>
        <w:jc w:val="both"/>
        <w:rPr>
          <w:rFonts w:ascii="Times New Roman" w:hAnsi="Times New Roman" w:cs="Times New Roman"/>
          <w:sz w:val="24"/>
          <w:szCs w:val="24"/>
          <w:lang w:val="en-GB"/>
        </w:rPr>
      </w:pPr>
    </w:p>
    <w:p w14:paraId="4192DDCD" w14:textId="6FEC7EB4" w:rsidR="00AC42BF" w:rsidRPr="00CC1615" w:rsidRDefault="002C3051" w:rsidP="00B85862">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Acceleration in nominal exchange rate (ER) depreciation during 2023</w:t>
      </w:r>
      <w:r w:rsidRPr="00CC1615">
        <w:rPr>
          <w:rFonts w:ascii="Times New Roman" w:hAnsi="Times New Roman" w:cs="Times New Roman"/>
          <w:sz w:val="24"/>
          <w:szCs w:val="24"/>
          <w:lang w:val="en-GB"/>
        </w:rPr>
        <w:t>—from an annualized path of 3-4% in most of 2021-22 to a path of 1</w:t>
      </w:r>
      <w:r w:rsidR="002056E3">
        <w:rPr>
          <w:rFonts w:ascii="Times New Roman" w:hAnsi="Times New Roman" w:cs="Times New Roman"/>
          <w:sz w:val="24"/>
          <w:szCs w:val="24"/>
          <w:lang w:val="en-GB"/>
        </w:rPr>
        <w:t>7</w:t>
      </w:r>
      <w:r w:rsidRPr="00CC1615">
        <w:rPr>
          <w:rFonts w:ascii="Times New Roman" w:hAnsi="Times New Roman" w:cs="Times New Roman"/>
          <w:sz w:val="24"/>
          <w:szCs w:val="24"/>
          <w:lang w:val="en-GB"/>
        </w:rPr>
        <w:t>% in 2023—</w:t>
      </w:r>
      <w:r w:rsidRPr="00673672">
        <w:rPr>
          <w:rFonts w:ascii="Times New Roman" w:hAnsi="Times New Roman" w:cs="Times New Roman"/>
          <w:color w:val="7030A0"/>
          <w:sz w:val="24"/>
          <w:szCs w:val="24"/>
          <w:lang w:val="en-GB"/>
        </w:rPr>
        <w:t xml:space="preserve">has largely offset Rwanda’s recent high inflation relative to trading </w:t>
      </w:r>
      <w:r w:rsidR="0008054C" w:rsidRPr="00673672">
        <w:rPr>
          <w:rFonts w:ascii="Times New Roman" w:hAnsi="Times New Roman" w:cs="Times New Roman"/>
          <w:color w:val="7030A0"/>
          <w:sz w:val="24"/>
          <w:szCs w:val="24"/>
          <w:lang w:val="en-GB"/>
        </w:rPr>
        <w:t>partners and</w:t>
      </w:r>
      <w:r w:rsidR="00AC42BF" w:rsidRPr="00673672">
        <w:rPr>
          <w:rFonts w:ascii="Times New Roman" w:hAnsi="Times New Roman" w:cs="Times New Roman"/>
          <w:color w:val="7030A0"/>
          <w:sz w:val="24"/>
          <w:szCs w:val="24"/>
          <w:lang w:val="en-GB"/>
        </w:rPr>
        <w:t xml:space="preserve"> reversed the overvaluation since late 2021.</w:t>
      </w:r>
    </w:p>
    <w:p w14:paraId="3A53E56D" w14:textId="77777777" w:rsidR="00AC42BF" w:rsidRPr="00CC1615" w:rsidRDefault="00AC42BF" w:rsidP="00AC42BF">
      <w:pPr>
        <w:pStyle w:val="ListParagraph"/>
        <w:rPr>
          <w:rFonts w:ascii="Times New Roman" w:hAnsi="Times New Roman" w:cs="Times New Roman"/>
          <w:sz w:val="24"/>
          <w:szCs w:val="24"/>
          <w:lang w:val="en-GB"/>
        </w:rPr>
      </w:pPr>
    </w:p>
    <w:p w14:paraId="6C6502B4" w14:textId="438F289A" w:rsidR="00CA008D" w:rsidRPr="00CC1615" w:rsidRDefault="00AC42BF" w:rsidP="00B85862">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 xml:space="preserve">The </w:t>
      </w:r>
      <w:r w:rsidR="002056E3">
        <w:rPr>
          <w:rFonts w:ascii="Times New Roman" w:hAnsi="Times New Roman" w:cs="Times New Roman"/>
          <w:b/>
          <w:bCs/>
          <w:color w:val="0070C0"/>
          <w:sz w:val="24"/>
          <w:szCs w:val="24"/>
          <w:lang w:val="en-GB"/>
        </w:rPr>
        <w:t>exchange rate</w:t>
      </w:r>
      <w:r w:rsidRPr="00CC1615">
        <w:rPr>
          <w:rFonts w:ascii="Times New Roman" w:hAnsi="Times New Roman" w:cs="Times New Roman"/>
          <w:b/>
          <w:bCs/>
          <w:color w:val="0070C0"/>
          <w:sz w:val="24"/>
          <w:szCs w:val="24"/>
          <w:lang w:val="en-GB"/>
        </w:rPr>
        <w:t xml:space="preserve"> policy </w:t>
      </w:r>
      <w:r w:rsidR="00AF5F84" w:rsidRPr="00CC1615">
        <w:rPr>
          <w:rFonts w:ascii="Times New Roman" w:hAnsi="Times New Roman" w:cs="Times New Roman"/>
          <w:b/>
          <w:bCs/>
          <w:color w:val="0070C0"/>
          <w:sz w:val="24"/>
          <w:szCs w:val="24"/>
          <w:lang w:val="en-GB"/>
        </w:rPr>
        <w:t xml:space="preserve">has </w:t>
      </w:r>
      <w:r w:rsidRPr="00CC1615">
        <w:rPr>
          <w:rFonts w:ascii="Times New Roman" w:hAnsi="Times New Roman" w:cs="Times New Roman"/>
          <w:b/>
          <w:bCs/>
          <w:color w:val="0070C0"/>
          <w:sz w:val="24"/>
          <w:szCs w:val="24"/>
          <w:lang w:val="en-GB"/>
        </w:rPr>
        <w:t>raise</w:t>
      </w:r>
      <w:r w:rsidR="00AF5F84" w:rsidRPr="00CC1615">
        <w:rPr>
          <w:rFonts w:ascii="Times New Roman" w:hAnsi="Times New Roman" w:cs="Times New Roman"/>
          <w:b/>
          <w:bCs/>
          <w:color w:val="0070C0"/>
          <w:sz w:val="24"/>
          <w:szCs w:val="24"/>
          <w:lang w:val="en-GB"/>
        </w:rPr>
        <w:t xml:space="preserve">d </w:t>
      </w:r>
      <w:r w:rsidRPr="00CC1615">
        <w:rPr>
          <w:rFonts w:ascii="Times New Roman" w:hAnsi="Times New Roman" w:cs="Times New Roman"/>
          <w:b/>
          <w:bCs/>
          <w:color w:val="0070C0"/>
          <w:sz w:val="24"/>
          <w:szCs w:val="24"/>
          <w:lang w:val="en-GB"/>
        </w:rPr>
        <w:t xml:space="preserve">the </w:t>
      </w:r>
      <w:r w:rsidR="002056E3">
        <w:rPr>
          <w:rFonts w:ascii="Times New Roman" w:hAnsi="Times New Roman" w:cs="Times New Roman"/>
          <w:b/>
          <w:bCs/>
          <w:color w:val="0070C0"/>
          <w:sz w:val="24"/>
          <w:szCs w:val="24"/>
          <w:lang w:val="en-GB"/>
        </w:rPr>
        <w:t>real exchange rate (</w:t>
      </w:r>
      <w:r w:rsidRPr="00CC1615">
        <w:rPr>
          <w:rFonts w:ascii="Times New Roman" w:hAnsi="Times New Roman" w:cs="Times New Roman"/>
          <w:b/>
          <w:bCs/>
          <w:color w:val="0070C0"/>
          <w:sz w:val="24"/>
          <w:szCs w:val="24"/>
          <w:lang w:val="en-GB"/>
        </w:rPr>
        <w:t>RER</w:t>
      </w:r>
      <w:r w:rsidR="002056E3">
        <w:rPr>
          <w:rFonts w:ascii="Times New Roman" w:hAnsi="Times New Roman" w:cs="Times New Roman"/>
          <w:b/>
          <w:bCs/>
          <w:color w:val="0070C0"/>
          <w:sz w:val="24"/>
          <w:szCs w:val="24"/>
          <w:lang w:val="en-GB"/>
        </w:rPr>
        <w:t>), back</w:t>
      </w:r>
      <w:r w:rsidRPr="00CC1615">
        <w:rPr>
          <w:rFonts w:ascii="Times New Roman" w:hAnsi="Times New Roman" w:cs="Times New Roman"/>
          <w:b/>
          <w:bCs/>
          <w:color w:val="0070C0"/>
          <w:sz w:val="24"/>
          <w:szCs w:val="24"/>
          <w:lang w:val="en-GB"/>
        </w:rPr>
        <w:t xml:space="preserve"> to its trend </w:t>
      </w:r>
      <w:r w:rsidR="00AF5F84" w:rsidRPr="00CC1615">
        <w:rPr>
          <w:rFonts w:ascii="Times New Roman" w:hAnsi="Times New Roman" w:cs="Times New Roman"/>
          <w:b/>
          <w:bCs/>
          <w:color w:val="0070C0"/>
          <w:sz w:val="24"/>
          <w:szCs w:val="24"/>
          <w:lang w:val="en-GB"/>
        </w:rPr>
        <w:t>by 2023</w:t>
      </w:r>
      <w:r w:rsidR="003E650B" w:rsidRPr="00CC1615">
        <w:rPr>
          <w:rFonts w:ascii="Times New Roman" w:hAnsi="Times New Roman" w:cs="Times New Roman"/>
          <w:b/>
          <w:bCs/>
          <w:color w:val="0070C0"/>
          <w:sz w:val="24"/>
          <w:szCs w:val="24"/>
          <w:lang w:val="en-GB"/>
        </w:rPr>
        <w:t>Q3</w:t>
      </w:r>
      <w:r w:rsidR="00AF5F84" w:rsidRPr="00CC1615">
        <w:rPr>
          <w:rFonts w:ascii="Times New Roman" w:hAnsi="Times New Roman" w:cs="Times New Roman"/>
          <w:b/>
          <w:bCs/>
          <w:color w:val="0070C0"/>
          <w:sz w:val="24"/>
          <w:szCs w:val="24"/>
          <w:lang w:val="en-GB"/>
        </w:rPr>
        <w:t xml:space="preserve">. </w:t>
      </w:r>
      <w:r w:rsidR="00AF5F84" w:rsidRPr="00CC1615">
        <w:rPr>
          <w:rFonts w:ascii="Times New Roman" w:hAnsi="Times New Roman" w:cs="Times New Roman"/>
          <w:sz w:val="24"/>
          <w:szCs w:val="24"/>
          <w:lang w:val="en-GB"/>
        </w:rPr>
        <w:t>This</w:t>
      </w:r>
      <w:r w:rsidR="00C138C1">
        <w:rPr>
          <w:rFonts w:ascii="Times New Roman" w:hAnsi="Times New Roman" w:cs="Times New Roman"/>
          <w:sz w:val="24"/>
          <w:szCs w:val="24"/>
          <w:lang w:val="en-GB"/>
        </w:rPr>
        <w:t xml:space="preserve"> </w:t>
      </w:r>
      <w:r w:rsidRPr="00CC1615">
        <w:rPr>
          <w:rFonts w:ascii="Times New Roman" w:hAnsi="Times New Roman" w:cs="Times New Roman"/>
          <w:sz w:val="24"/>
          <w:szCs w:val="24"/>
          <w:lang w:val="en-GB"/>
        </w:rPr>
        <w:t xml:space="preserve">helped reverse the </w:t>
      </w:r>
      <w:r w:rsidR="00C138C1" w:rsidRPr="00CC1615">
        <w:rPr>
          <w:rFonts w:ascii="Times New Roman" w:hAnsi="Times New Roman" w:cs="Times New Roman"/>
          <w:sz w:val="24"/>
          <w:szCs w:val="24"/>
          <w:lang w:val="en-GB"/>
        </w:rPr>
        <w:t>adverse</w:t>
      </w:r>
      <w:r w:rsidRPr="00CC1615">
        <w:rPr>
          <w:rFonts w:ascii="Times New Roman" w:hAnsi="Times New Roman" w:cs="Times New Roman"/>
          <w:sz w:val="24"/>
          <w:szCs w:val="24"/>
          <w:lang w:val="en-GB"/>
        </w:rPr>
        <w:t xml:space="preserve"> impact on demand for </w:t>
      </w:r>
      <w:r w:rsidR="00F6143A">
        <w:rPr>
          <w:rFonts w:ascii="Times New Roman" w:hAnsi="Times New Roman" w:cs="Times New Roman"/>
          <w:sz w:val="24"/>
          <w:szCs w:val="24"/>
          <w:lang w:val="en-GB"/>
        </w:rPr>
        <w:t xml:space="preserve">net </w:t>
      </w:r>
      <w:r w:rsidRPr="00CC1615">
        <w:rPr>
          <w:rFonts w:ascii="Times New Roman" w:hAnsi="Times New Roman" w:cs="Times New Roman"/>
          <w:sz w:val="24"/>
          <w:szCs w:val="24"/>
          <w:lang w:val="en-GB"/>
        </w:rPr>
        <w:t>exports (exports minus imports)</w:t>
      </w:r>
      <w:r w:rsidR="00AF5F84" w:rsidRPr="00CC1615">
        <w:rPr>
          <w:rFonts w:ascii="Times New Roman" w:hAnsi="Times New Roman" w:cs="Times New Roman"/>
          <w:sz w:val="24"/>
          <w:szCs w:val="24"/>
          <w:lang w:val="en-GB"/>
        </w:rPr>
        <w:t xml:space="preserve"> </w:t>
      </w:r>
      <w:r w:rsidR="00C138C1">
        <w:rPr>
          <w:rFonts w:ascii="Times New Roman" w:hAnsi="Times New Roman" w:cs="Times New Roman"/>
          <w:sz w:val="24"/>
          <w:szCs w:val="24"/>
          <w:lang w:val="en-GB"/>
        </w:rPr>
        <w:t>in</w:t>
      </w:r>
      <w:r w:rsidR="00AF5F84" w:rsidRPr="00CC1615">
        <w:rPr>
          <w:rFonts w:ascii="Times New Roman" w:hAnsi="Times New Roman" w:cs="Times New Roman"/>
          <w:sz w:val="24"/>
          <w:szCs w:val="24"/>
          <w:lang w:val="en-GB"/>
        </w:rPr>
        <w:t xml:space="preserve"> 2021-22, and net exports are </w:t>
      </w:r>
      <w:proofErr w:type="spellStart"/>
      <w:r w:rsidR="00C138C1">
        <w:rPr>
          <w:rFonts w:ascii="Times New Roman" w:hAnsi="Times New Roman" w:cs="Times New Roman"/>
          <w:sz w:val="24"/>
          <w:szCs w:val="24"/>
          <w:lang w:val="en-GB"/>
        </w:rPr>
        <w:t>favorab</w:t>
      </w:r>
      <w:r w:rsidR="00AF5F84" w:rsidRPr="00CC1615">
        <w:rPr>
          <w:rFonts w:ascii="Times New Roman" w:hAnsi="Times New Roman" w:cs="Times New Roman"/>
          <w:sz w:val="24"/>
          <w:szCs w:val="24"/>
          <w:lang w:val="en-GB"/>
        </w:rPr>
        <w:t>ly</w:t>
      </w:r>
      <w:proofErr w:type="spellEnd"/>
      <w:r w:rsidR="00AF5F84" w:rsidRPr="00CC1615">
        <w:rPr>
          <w:rFonts w:ascii="Times New Roman" w:hAnsi="Times New Roman" w:cs="Times New Roman"/>
          <w:sz w:val="24"/>
          <w:szCs w:val="24"/>
          <w:lang w:val="en-GB"/>
        </w:rPr>
        <w:t xml:space="preserve"> </w:t>
      </w:r>
      <w:r w:rsidR="00C138C1">
        <w:rPr>
          <w:rFonts w:ascii="Times New Roman" w:hAnsi="Times New Roman" w:cs="Times New Roman"/>
          <w:sz w:val="24"/>
          <w:szCs w:val="24"/>
          <w:lang w:val="en-GB"/>
        </w:rPr>
        <w:t>affect</w:t>
      </w:r>
      <w:r w:rsidR="00AF5F84" w:rsidRPr="00CC1615">
        <w:rPr>
          <w:rFonts w:ascii="Times New Roman" w:hAnsi="Times New Roman" w:cs="Times New Roman"/>
          <w:sz w:val="24"/>
          <w:szCs w:val="24"/>
          <w:lang w:val="en-GB"/>
        </w:rPr>
        <w:t xml:space="preserve">ed by the </w:t>
      </w:r>
      <w:r w:rsidR="003E650B" w:rsidRPr="00CC1615">
        <w:rPr>
          <w:rFonts w:ascii="Times New Roman" w:hAnsi="Times New Roman" w:cs="Times New Roman"/>
          <w:sz w:val="24"/>
          <w:szCs w:val="24"/>
          <w:lang w:val="en-GB"/>
        </w:rPr>
        <w:t xml:space="preserve">RER from </w:t>
      </w:r>
      <w:r w:rsidR="00AF5F84" w:rsidRPr="00CC1615">
        <w:rPr>
          <w:rFonts w:ascii="Times New Roman" w:hAnsi="Times New Roman" w:cs="Times New Roman"/>
          <w:sz w:val="24"/>
          <w:szCs w:val="24"/>
          <w:lang w:val="en-GB"/>
        </w:rPr>
        <w:t>2023</w:t>
      </w:r>
      <w:r w:rsidR="003E650B" w:rsidRPr="00CC1615">
        <w:rPr>
          <w:rFonts w:ascii="Times New Roman" w:hAnsi="Times New Roman" w:cs="Times New Roman"/>
          <w:sz w:val="24"/>
          <w:szCs w:val="24"/>
          <w:lang w:val="en-GB"/>
        </w:rPr>
        <w:t>Q3 onward.</w:t>
      </w:r>
    </w:p>
    <w:p w14:paraId="3D240E25" w14:textId="77777777" w:rsidR="003E650B" w:rsidRPr="00CC1615" w:rsidRDefault="003E650B" w:rsidP="003E650B">
      <w:pPr>
        <w:pStyle w:val="ListParagraph"/>
        <w:rPr>
          <w:rFonts w:ascii="Times New Roman" w:hAnsi="Times New Roman" w:cs="Times New Roman"/>
          <w:sz w:val="24"/>
          <w:szCs w:val="24"/>
          <w:lang w:val="en-GB"/>
        </w:rPr>
      </w:pPr>
    </w:p>
    <w:p w14:paraId="5CA84923" w14:textId="7EAA1D79" w:rsidR="003F1229" w:rsidRPr="003F1229" w:rsidRDefault="003E650B" w:rsidP="00C138C1">
      <w:pPr>
        <w:pStyle w:val="ListParagraph"/>
        <w:numPr>
          <w:ilvl w:val="0"/>
          <w:numId w:val="5"/>
        </w:numPr>
        <w:spacing w:after="240"/>
        <w:jc w:val="both"/>
        <w:rPr>
          <w:rFonts w:ascii="Times New Roman" w:hAnsi="Times New Roman" w:cs="Times New Roman"/>
          <w:sz w:val="24"/>
          <w:szCs w:val="24"/>
          <w:lang w:val="en-GB"/>
        </w:rPr>
      </w:pPr>
      <w:r w:rsidRPr="00CC1615">
        <w:rPr>
          <w:rFonts w:ascii="Times New Roman" w:hAnsi="Times New Roman" w:cs="Times New Roman"/>
          <w:sz w:val="24"/>
          <w:szCs w:val="24"/>
          <w:lang w:val="en-GB"/>
        </w:rPr>
        <w:t>While the post-Covid RER overvaluation has been reversed</w:t>
      </w:r>
      <w:r w:rsidRPr="00CC1615">
        <w:rPr>
          <w:rFonts w:ascii="Times New Roman" w:hAnsi="Times New Roman" w:cs="Times New Roman"/>
          <w:b/>
          <w:bCs/>
          <w:color w:val="4472C4" w:themeColor="accent1"/>
          <w:sz w:val="24"/>
          <w:szCs w:val="24"/>
          <w:lang w:val="en-GB"/>
        </w:rPr>
        <w:t>, the need for further RER depreciation depends on</w:t>
      </w:r>
      <w:r w:rsidR="00EB7841" w:rsidRPr="00CC1615">
        <w:rPr>
          <w:rFonts w:ascii="Times New Roman" w:hAnsi="Times New Roman" w:cs="Times New Roman"/>
          <w:b/>
          <w:bCs/>
          <w:color w:val="4472C4" w:themeColor="accent1"/>
          <w:sz w:val="24"/>
          <w:szCs w:val="24"/>
          <w:lang w:val="en-GB"/>
        </w:rPr>
        <w:t xml:space="preserve"> </w:t>
      </w:r>
      <w:r w:rsidRPr="00CC1615">
        <w:rPr>
          <w:rFonts w:ascii="Times New Roman" w:hAnsi="Times New Roman" w:cs="Times New Roman"/>
          <w:b/>
          <w:bCs/>
          <w:color w:val="4472C4" w:themeColor="accent1"/>
          <w:sz w:val="24"/>
          <w:szCs w:val="24"/>
          <w:lang w:val="en-GB"/>
        </w:rPr>
        <w:t xml:space="preserve">the </w:t>
      </w:r>
      <w:r w:rsidR="00EB7841" w:rsidRPr="00CC1615">
        <w:rPr>
          <w:rFonts w:ascii="Times New Roman" w:hAnsi="Times New Roman" w:cs="Times New Roman"/>
          <w:b/>
          <w:bCs/>
          <w:color w:val="4472C4" w:themeColor="accent1"/>
          <w:sz w:val="24"/>
          <w:szCs w:val="24"/>
          <w:lang w:val="en-GB"/>
        </w:rPr>
        <w:t xml:space="preserve">assessment of the degree </w:t>
      </w:r>
      <w:r w:rsidRPr="00CC1615">
        <w:rPr>
          <w:rFonts w:ascii="Times New Roman" w:hAnsi="Times New Roman" w:cs="Times New Roman"/>
          <w:b/>
          <w:bCs/>
          <w:color w:val="4472C4" w:themeColor="accent1"/>
          <w:sz w:val="24"/>
          <w:szCs w:val="24"/>
          <w:lang w:val="en-GB"/>
        </w:rPr>
        <w:t xml:space="preserve">overvaluation </w:t>
      </w:r>
      <w:r w:rsidR="00E267EC" w:rsidRPr="00CC1615">
        <w:rPr>
          <w:rFonts w:ascii="Times New Roman" w:hAnsi="Times New Roman" w:cs="Times New Roman"/>
          <w:b/>
          <w:bCs/>
          <w:color w:val="4472C4" w:themeColor="accent1"/>
          <w:sz w:val="24"/>
          <w:szCs w:val="24"/>
          <w:lang w:val="en-GB"/>
        </w:rPr>
        <w:t>that existed pre-Covid</w:t>
      </w:r>
      <w:r w:rsidR="00E267EC" w:rsidRPr="00CC1615">
        <w:rPr>
          <w:rFonts w:ascii="Times New Roman" w:hAnsi="Times New Roman" w:cs="Times New Roman"/>
          <w:color w:val="4472C4" w:themeColor="accent1"/>
          <w:sz w:val="24"/>
          <w:szCs w:val="24"/>
          <w:lang w:val="en-GB"/>
        </w:rPr>
        <w:t xml:space="preserve"> </w:t>
      </w:r>
      <w:r w:rsidR="00E267EC" w:rsidRPr="00CC1615">
        <w:rPr>
          <w:rFonts w:ascii="Times New Roman" w:hAnsi="Times New Roman" w:cs="Times New Roman"/>
          <w:sz w:val="24"/>
          <w:szCs w:val="24"/>
          <w:lang w:val="en-GB"/>
        </w:rPr>
        <w:t>or emerged from changes in fundamentals since then (such as a structural decline in grants).</w:t>
      </w:r>
    </w:p>
    <w:p w14:paraId="32D016F2" w14:textId="538DD4F3" w:rsidR="000160D1" w:rsidRPr="00CC1615" w:rsidRDefault="00CA008D" w:rsidP="003F1229">
      <w:pPr>
        <w:spacing w:after="0"/>
        <w:ind w:left="432"/>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Overall</w:t>
      </w:r>
      <w:r w:rsidR="000160D1" w:rsidRPr="00CC1615">
        <w:rPr>
          <w:rFonts w:ascii="Times New Roman" w:hAnsi="Times New Roman" w:cs="Times New Roman"/>
          <w:b/>
          <w:bCs/>
          <w:color w:val="0070C0"/>
          <w:sz w:val="24"/>
          <w:szCs w:val="24"/>
          <w:lang w:val="en-GB"/>
        </w:rPr>
        <w:t xml:space="preserve"> macro policy stance</w:t>
      </w:r>
    </w:p>
    <w:p w14:paraId="7AA88D84" w14:textId="6DD7151B" w:rsidR="00CD5B85" w:rsidRPr="00473519" w:rsidRDefault="003266D9" w:rsidP="00C138C1">
      <w:pPr>
        <w:spacing w:after="0"/>
        <w:ind w:left="432"/>
        <w:jc w:val="both"/>
        <w:rPr>
          <w:rFonts w:ascii="Times New Roman" w:hAnsi="Times New Roman" w:cs="Times New Roman"/>
          <w:b/>
          <w:bCs/>
          <w:sz w:val="24"/>
          <w:szCs w:val="24"/>
          <w:lang w:val="en-GB"/>
        </w:rPr>
      </w:pPr>
      <w:r w:rsidRPr="00473519">
        <w:rPr>
          <w:rFonts w:ascii="Times New Roman" w:hAnsi="Times New Roman" w:cs="Times New Roman"/>
          <w:b/>
          <w:bCs/>
          <w:sz w:val="24"/>
          <w:szCs w:val="24"/>
          <w:lang w:val="en-GB"/>
        </w:rPr>
        <w:t>M</w:t>
      </w:r>
      <w:r w:rsidR="00CA008D" w:rsidRPr="00473519">
        <w:rPr>
          <w:rFonts w:ascii="Times New Roman" w:hAnsi="Times New Roman" w:cs="Times New Roman"/>
          <w:b/>
          <w:bCs/>
          <w:sz w:val="24"/>
          <w:szCs w:val="24"/>
          <w:lang w:val="en-GB"/>
        </w:rPr>
        <w:t>odest</w:t>
      </w:r>
      <w:r w:rsidR="00B27DC4" w:rsidRPr="00473519">
        <w:rPr>
          <w:rFonts w:ascii="Times New Roman" w:hAnsi="Times New Roman" w:cs="Times New Roman"/>
          <w:b/>
          <w:bCs/>
          <w:sz w:val="24"/>
          <w:szCs w:val="24"/>
          <w:lang w:val="en-GB"/>
        </w:rPr>
        <w:t>ly</w:t>
      </w:r>
      <w:r w:rsidR="00CA008D" w:rsidRPr="00473519">
        <w:rPr>
          <w:rFonts w:ascii="Times New Roman" w:hAnsi="Times New Roman" w:cs="Times New Roman"/>
          <w:b/>
          <w:bCs/>
          <w:sz w:val="24"/>
          <w:szCs w:val="24"/>
          <w:lang w:val="en-GB"/>
        </w:rPr>
        <w:t xml:space="preserve"> tight monetary policy, fiscal </w:t>
      </w:r>
      <w:r w:rsidR="00E267EC" w:rsidRPr="00473519">
        <w:rPr>
          <w:rFonts w:ascii="Times New Roman" w:hAnsi="Times New Roman" w:cs="Times New Roman"/>
          <w:b/>
          <w:bCs/>
          <w:sz w:val="24"/>
          <w:szCs w:val="24"/>
          <w:lang w:val="en-GB"/>
        </w:rPr>
        <w:t>consolidation</w:t>
      </w:r>
      <w:r w:rsidR="00B27DC4" w:rsidRPr="00473519">
        <w:rPr>
          <w:rFonts w:ascii="Times New Roman" w:hAnsi="Times New Roman" w:cs="Times New Roman"/>
          <w:b/>
          <w:bCs/>
          <w:sz w:val="24"/>
          <w:szCs w:val="24"/>
          <w:lang w:val="en-GB"/>
        </w:rPr>
        <w:t xml:space="preserve"> in </w:t>
      </w:r>
      <w:r w:rsidR="00E267EC" w:rsidRPr="00473519">
        <w:rPr>
          <w:rFonts w:ascii="Times New Roman" w:hAnsi="Times New Roman" w:cs="Times New Roman"/>
          <w:b/>
          <w:bCs/>
          <w:sz w:val="24"/>
          <w:szCs w:val="24"/>
          <w:lang w:val="en-GB"/>
        </w:rPr>
        <w:t>2022/23</w:t>
      </w:r>
      <w:r w:rsidR="006E3D1A" w:rsidRPr="00473519">
        <w:rPr>
          <w:rFonts w:ascii="Times New Roman" w:hAnsi="Times New Roman" w:cs="Times New Roman"/>
          <w:b/>
          <w:bCs/>
          <w:sz w:val="24"/>
          <w:szCs w:val="24"/>
          <w:lang w:val="en-GB"/>
        </w:rPr>
        <w:t xml:space="preserve"> </w:t>
      </w:r>
      <w:r w:rsidR="00B27DC4" w:rsidRPr="00473519">
        <w:rPr>
          <w:rFonts w:ascii="Times New Roman" w:hAnsi="Times New Roman" w:cs="Times New Roman"/>
          <w:b/>
          <w:bCs/>
          <w:sz w:val="24"/>
          <w:szCs w:val="24"/>
          <w:lang w:val="en-GB"/>
        </w:rPr>
        <w:t>reinforced with the FY2023/24 Budget</w:t>
      </w:r>
      <w:r w:rsidR="00E267EC" w:rsidRPr="00473519">
        <w:rPr>
          <w:rFonts w:ascii="Times New Roman" w:hAnsi="Times New Roman" w:cs="Times New Roman"/>
          <w:b/>
          <w:bCs/>
          <w:sz w:val="24"/>
          <w:szCs w:val="24"/>
          <w:lang w:val="en-GB"/>
        </w:rPr>
        <w:t>,</w:t>
      </w:r>
      <w:r w:rsidRPr="00473519">
        <w:rPr>
          <w:rFonts w:ascii="Times New Roman" w:hAnsi="Times New Roman" w:cs="Times New Roman"/>
          <w:b/>
          <w:bCs/>
          <w:sz w:val="24"/>
          <w:szCs w:val="24"/>
          <w:lang w:val="en-GB"/>
        </w:rPr>
        <w:t xml:space="preserve"> </w:t>
      </w:r>
      <w:r w:rsidR="00E267EC" w:rsidRPr="00473519">
        <w:rPr>
          <w:rFonts w:ascii="Times New Roman" w:hAnsi="Times New Roman" w:cs="Times New Roman"/>
          <w:b/>
          <w:bCs/>
          <w:sz w:val="24"/>
          <w:szCs w:val="24"/>
          <w:lang w:val="en-GB"/>
        </w:rPr>
        <w:t xml:space="preserve">and </w:t>
      </w:r>
      <w:r w:rsidR="00CA008D" w:rsidRPr="00473519">
        <w:rPr>
          <w:rFonts w:ascii="Times New Roman" w:hAnsi="Times New Roman" w:cs="Times New Roman"/>
          <w:b/>
          <w:bCs/>
          <w:sz w:val="24"/>
          <w:szCs w:val="24"/>
          <w:lang w:val="en-GB"/>
        </w:rPr>
        <w:t xml:space="preserve">exchange rate policy </w:t>
      </w:r>
      <w:r w:rsidR="00B27DC4" w:rsidRPr="00473519">
        <w:rPr>
          <w:rFonts w:ascii="Times New Roman" w:hAnsi="Times New Roman" w:cs="Times New Roman"/>
          <w:b/>
          <w:bCs/>
          <w:sz w:val="24"/>
          <w:szCs w:val="24"/>
          <w:lang w:val="en-GB"/>
        </w:rPr>
        <w:t>entailing</w:t>
      </w:r>
      <w:r w:rsidR="006E3D1A" w:rsidRPr="00473519">
        <w:rPr>
          <w:rFonts w:ascii="Times New Roman" w:hAnsi="Times New Roman" w:cs="Times New Roman"/>
          <w:b/>
          <w:bCs/>
          <w:sz w:val="24"/>
          <w:szCs w:val="24"/>
          <w:lang w:val="en-GB"/>
        </w:rPr>
        <w:t xml:space="preserve"> initially</w:t>
      </w:r>
      <w:r w:rsidR="00E267EC" w:rsidRPr="00473519">
        <w:rPr>
          <w:rFonts w:ascii="Times New Roman" w:hAnsi="Times New Roman" w:cs="Times New Roman"/>
          <w:b/>
          <w:bCs/>
          <w:sz w:val="24"/>
          <w:szCs w:val="24"/>
          <w:lang w:val="en-GB"/>
        </w:rPr>
        <w:t xml:space="preserve"> </w:t>
      </w:r>
      <w:r w:rsidR="00CA008D" w:rsidRPr="00473519">
        <w:rPr>
          <w:rFonts w:ascii="Times New Roman" w:hAnsi="Times New Roman" w:cs="Times New Roman"/>
          <w:b/>
          <w:bCs/>
          <w:sz w:val="24"/>
          <w:szCs w:val="24"/>
          <w:lang w:val="en-GB"/>
        </w:rPr>
        <w:t xml:space="preserve">some overvaluation </w:t>
      </w:r>
      <w:r w:rsidR="00E267EC" w:rsidRPr="00473519">
        <w:rPr>
          <w:rFonts w:ascii="Times New Roman" w:hAnsi="Times New Roman" w:cs="Times New Roman"/>
          <w:b/>
          <w:bCs/>
          <w:sz w:val="24"/>
          <w:szCs w:val="24"/>
          <w:lang w:val="en-GB"/>
        </w:rPr>
        <w:t>have helped c</w:t>
      </w:r>
      <w:r w:rsidR="00CA008D" w:rsidRPr="00473519">
        <w:rPr>
          <w:rFonts w:ascii="Times New Roman" w:hAnsi="Times New Roman" w:cs="Times New Roman"/>
          <w:b/>
          <w:bCs/>
          <w:sz w:val="24"/>
          <w:szCs w:val="24"/>
          <w:lang w:val="en-GB"/>
        </w:rPr>
        <w:t>ontain domesti</w:t>
      </w:r>
      <w:r w:rsidR="006E3D1A" w:rsidRPr="00473519">
        <w:rPr>
          <w:rFonts w:ascii="Times New Roman" w:hAnsi="Times New Roman" w:cs="Times New Roman"/>
          <w:b/>
          <w:bCs/>
          <w:sz w:val="24"/>
          <w:szCs w:val="24"/>
          <w:lang w:val="en-GB"/>
        </w:rPr>
        <w:t>c</w:t>
      </w:r>
      <w:r w:rsidR="00CA008D" w:rsidRPr="00473519">
        <w:rPr>
          <w:rFonts w:ascii="Times New Roman" w:hAnsi="Times New Roman" w:cs="Times New Roman"/>
          <w:b/>
          <w:bCs/>
          <w:sz w:val="24"/>
          <w:szCs w:val="24"/>
          <w:lang w:val="en-GB"/>
        </w:rPr>
        <w:t xml:space="preserve"> demand and</w:t>
      </w:r>
      <w:r w:rsidR="00E267EC" w:rsidRPr="00473519">
        <w:rPr>
          <w:rFonts w:ascii="Times New Roman" w:hAnsi="Times New Roman" w:cs="Times New Roman"/>
          <w:b/>
          <w:bCs/>
          <w:sz w:val="24"/>
          <w:szCs w:val="24"/>
          <w:lang w:val="en-GB"/>
        </w:rPr>
        <w:t xml:space="preserve"> </w:t>
      </w:r>
      <w:r w:rsidR="00CA008D" w:rsidRPr="00473519">
        <w:rPr>
          <w:rFonts w:ascii="Times New Roman" w:hAnsi="Times New Roman" w:cs="Times New Roman"/>
          <w:b/>
          <w:bCs/>
          <w:sz w:val="24"/>
          <w:szCs w:val="24"/>
          <w:lang w:val="en-GB"/>
        </w:rPr>
        <w:t>bring inflation down</w:t>
      </w:r>
      <w:r w:rsidR="0008054C" w:rsidRPr="00473519">
        <w:rPr>
          <w:rFonts w:ascii="Times New Roman" w:hAnsi="Times New Roman" w:cs="Times New Roman"/>
          <w:b/>
          <w:bCs/>
          <w:sz w:val="24"/>
          <w:szCs w:val="24"/>
          <w:lang w:val="en-GB"/>
        </w:rPr>
        <w:t xml:space="preserve"> in 2023</w:t>
      </w:r>
      <w:r w:rsidR="00B27DC4" w:rsidRPr="00473519">
        <w:rPr>
          <w:rFonts w:ascii="Times New Roman" w:hAnsi="Times New Roman" w:cs="Times New Roman"/>
          <w:b/>
          <w:bCs/>
          <w:sz w:val="24"/>
          <w:szCs w:val="24"/>
          <w:lang w:val="en-GB"/>
        </w:rPr>
        <w:t>, and should continue doing so in the near future.</w:t>
      </w:r>
      <w:r w:rsidR="0008054C" w:rsidRPr="00473519">
        <w:rPr>
          <w:rFonts w:ascii="Times New Roman" w:hAnsi="Times New Roman" w:cs="Times New Roman"/>
          <w:b/>
          <w:bCs/>
          <w:sz w:val="24"/>
          <w:szCs w:val="24"/>
          <w:lang w:val="en-GB"/>
        </w:rPr>
        <w:t xml:space="preserve"> </w:t>
      </w:r>
      <w:r w:rsidR="00B27DC4" w:rsidRPr="00473519">
        <w:rPr>
          <w:rFonts w:ascii="Times New Roman" w:hAnsi="Times New Roman" w:cs="Times New Roman"/>
          <w:b/>
          <w:bCs/>
          <w:sz w:val="24"/>
          <w:szCs w:val="24"/>
          <w:lang w:val="en-GB"/>
        </w:rPr>
        <w:t xml:space="preserve">As </w:t>
      </w:r>
      <w:r w:rsidR="006E3D1A" w:rsidRPr="00473519">
        <w:rPr>
          <w:rFonts w:ascii="Times New Roman" w:hAnsi="Times New Roman" w:cs="Times New Roman"/>
          <w:b/>
          <w:bCs/>
          <w:sz w:val="24"/>
          <w:szCs w:val="24"/>
          <w:lang w:val="en-GB"/>
        </w:rPr>
        <w:t xml:space="preserve">and when </w:t>
      </w:r>
      <w:r w:rsidR="00B27DC4" w:rsidRPr="00473519">
        <w:rPr>
          <w:rFonts w:ascii="Times New Roman" w:hAnsi="Times New Roman" w:cs="Times New Roman"/>
          <w:b/>
          <w:bCs/>
          <w:sz w:val="24"/>
          <w:szCs w:val="24"/>
          <w:lang w:val="en-GB"/>
        </w:rPr>
        <w:t xml:space="preserve">inflation </w:t>
      </w:r>
      <w:r w:rsidR="006E3D1A" w:rsidRPr="00473519">
        <w:rPr>
          <w:rFonts w:ascii="Times New Roman" w:hAnsi="Times New Roman" w:cs="Times New Roman"/>
          <w:b/>
          <w:bCs/>
          <w:sz w:val="24"/>
          <w:szCs w:val="24"/>
          <w:lang w:val="en-GB"/>
        </w:rPr>
        <w:t>(</w:t>
      </w:r>
      <w:r w:rsidR="00B27DC4" w:rsidRPr="00473519">
        <w:rPr>
          <w:rFonts w:ascii="Times New Roman" w:hAnsi="Times New Roman" w:cs="Times New Roman"/>
          <w:b/>
          <w:bCs/>
          <w:sz w:val="24"/>
          <w:szCs w:val="24"/>
          <w:lang w:val="en-GB"/>
        </w:rPr>
        <w:t>shocks</w:t>
      </w:r>
      <w:r w:rsidR="006E3D1A" w:rsidRPr="00473519">
        <w:rPr>
          <w:rFonts w:ascii="Times New Roman" w:hAnsi="Times New Roman" w:cs="Times New Roman"/>
          <w:b/>
          <w:bCs/>
          <w:sz w:val="24"/>
          <w:szCs w:val="24"/>
          <w:lang w:val="en-GB"/>
        </w:rPr>
        <w:t>)</w:t>
      </w:r>
      <w:r w:rsidR="00B27DC4" w:rsidRPr="00473519">
        <w:rPr>
          <w:rFonts w:ascii="Times New Roman" w:hAnsi="Times New Roman" w:cs="Times New Roman"/>
          <w:b/>
          <w:bCs/>
          <w:sz w:val="24"/>
          <w:szCs w:val="24"/>
          <w:lang w:val="en-GB"/>
        </w:rPr>
        <w:t xml:space="preserve"> abate, </w:t>
      </w:r>
      <w:r w:rsidR="006E3D1A" w:rsidRPr="00473519">
        <w:rPr>
          <w:rFonts w:ascii="Times New Roman" w:hAnsi="Times New Roman" w:cs="Times New Roman"/>
          <w:b/>
          <w:bCs/>
          <w:sz w:val="24"/>
          <w:szCs w:val="24"/>
          <w:lang w:val="en-GB"/>
        </w:rPr>
        <w:t xml:space="preserve">there would be room for policies that raise GDP growth back to its potential level, stabilize the fiscal deficit at its sustainable level, and </w:t>
      </w:r>
      <w:r w:rsidR="00EB7841" w:rsidRPr="00473519">
        <w:rPr>
          <w:rFonts w:ascii="Times New Roman" w:hAnsi="Times New Roman" w:cs="Times New Roman"/>
          <w:b/>
          <w:bCs/>
          <w:sz w:val="24"/>
          <w:szCs w:val="24"/>
          <w:lang w:val="en-GB"/>
        </w:rPr>
        <w:t>stabilize the RER.</w:t>
      </w:r>
      <w:r w:rsidR="00CD5B85" w:rsidRPr="00473519">
        <w:rPr>
          <w:rFonts w:ascii="Times New Roman" w:eastAsia="Times New Roman" w:hAnsi="Times New Roman" w:cs="Times New Roman"/>
          <w:b/>
          <w:bCs/>
          <w:sz w:val="28"/>
          <w:szCs w:val="28"/>
        </w:rPr>
        <w:br w:type="page"/>
      </w:r>
    </w:p>
    <w:p w14:paraId="2F4A0787" w14:textId="128491FD" w:rsidR="00A6114A" w:rsidRPr="00DD5930" w:rsidRDefault="00A6114A" w:rsidP="00A6114A">
      <w:pPr>
        <w:pStyle w:val="Heading1"/>
        <w:spacing w:before="120" w:after="120"/>
        <w:ind w:left="0"/>
        <w:rPr>
          <w:rFonts w:ascii="Times New Roman" w:eastAsia="Times New Roman" w:hAnsi="Times New Roman" w:cs="Times New Roman"/>
          <w:b/>
          <w:bCs/>
          <w:sz w:val="28"/>
          <w:szCs w:val="28"/>
        </w:rPr>
      </w:pPr>
      <w:bookmarkStart w:id="152" w:name="_Toc154000838"/>
      <w:r w:rsidRPr="00DD5930">
        <w:rPr>
          <w:rFonts w:ascii="Times New Roman" w:eastAsia="Times New Roman" w:hAnsi="Times New Roman" w:cs="Times New Roman"/>
          <w:b/>
          <w:bCs/>
          <w:sz w:val="28"/>
          <w:szCs w:val="28"/>
        </w:rPr>
        <w:lastRenderedPageBreak/>
        <w:t xml:space="preserve">Macroeconomic outlook, </w:t>
      </w:r>
      <w:r w:rsidR="00785D28" w:rsidRPr="00DD5930">
        <w:rPr>
          <w:rFonts w:ascii="Times New Roman" w:eastAsia="Times New Roman" w:hAnsi="Times New Roman" w:cs="Times New Roman"/>
          <w:b/>
          <w:bCs/>
          <w:sz w:val="28"/>
          <w:szCs w:val="28"/>
        </w:rPr>
        <w:t>end-202</w:t>
      </w:r>
      <w:r w:rsidR="00870A1B" w:rsidRPr="00DD5930">
        <w:rPr>
          <w:rFonts w:ascii="Times New Roman" w:eastAsia="Times New Roman" w:hAnsi="Times New Roman" w:cs="Times New Roman"/>
          <w:b/>
          <w:bCs/>
          <w:sz w:val="28"/>
          <w:szCs w:val="28"/>
        </w:rPr>
        <w:t>3</w:t>
      </w:r>
      <w:r w:rsidR="00785D28" w:rsidRPr="00DD5930">
        <w:rPr>
          <w:rFonts w:ascii="Times New Roman" w:eastAsia="Times New Roman" w:hAnsi="Times New Roman" w:cs="Times New Roman"/>
          <w:b/>
          <w:bCs/>
          <w:sz w:val="28"/>
          <w:szCs w:val="28"/>
        </w:rPr>
        <w:t>─</w:t>
      </w:r>
      <w:r w:rsidR="00DD5930" w:rsidRPr="00DD5930">
        <w:rPr>
          <w:rFonts w:ascii="Times New Roman" w:eastAsia="Times New Roman" w:hAnsi="Times New Roman" w:cs="Times New Roman"/>
          <w:b/>
          <w:bCs/>
          <w:sz w:val="28"/>
          <w:szCs w:val="28"/>
        </w:rPr>
        <w:t>end-</w:t>
      </w:r>
      <w:r w:rsidR="00E85BB6" w:rsidRPr="00DD5930">
        <w:rPr>
          <w:rFonts w:ascii="Times New Roman" w:eastAsia="Times New Roman" w:hAnsi="Times New Roman" w:cs="Times New Roman"/>
          <w:b/>
          <w:bCs/>
          <w:sz w:val="28"/>
          <w:szCs w:val="28"/>
        </w:rPr>
        <w:t>2</w:t>
      </w:r>
      <w:r w:rsidR="00BE7D17" w:rsidRPr="00DD5930">
        <w:rPr>
          <w:rFonts w:ascii="Times New Roman" w:eastAsia="Times New Roman" w:hAnsi="Times New Roman" w:cs="Times New Roman"/>
          <w:b/>
          <w:bCs/>
          <w:sz w:val="28"/>
          <w:szCs w:val="28"/>
        </w:rPr>
        <w:t>02</w:t>
      </w:r>
      <w:bookmarkEnd w:id="152"/>
      <w:r w:rsidR="00DD5930" w:rsidRPr="00DD5930">
        <w:rPr>
          <w:rFonts w:ascii="Times New Roman" w:eastAsia="Times New Roman" w:hAnsi="Times New Roman" w:cs="Times New Roman"/>
          <w:b/>
          <w:bCs/>
          <w:sz w:val="28"/>
          <w:szCs w:val="28"/>
        </w:rPr>
        <w:t>7</w:t>
      </w:r>
    </w:p>
    <w:p w14:paraId="460F8236" w14:textId="77777777" w:rsidR="00E70873" w:rsidRPr="00785D28" w:rsidRDefault="00E70873" w:rsidP="00EC2E31">
      <w:pPr>
        <w:rPr>
          <w:rFonts w:ascii="Times New Roman" w:hAnsi="Times New Roman" w:cs="Times New Roman"/>
          <w:sz w:val="24"/>
          <w:szCs w:val="24"/>
        </w:rPr>
      </w:pPr>
      <w:r w:rsidRPr="00E70873">
        <w:rPr>
          <w:rFonts w:ascii="Times New Roman" w:hAnsi="Times New Roman" w:cs="Times New Roman"/>
          <w:sz w:val="24"/>
          <w:szCs w:val="24"/>
          <w:lang w:val="en-GB"/>
        </w:rPr>
        <w:t>This section</w:t>
      </w:r>
      <w:r w:rsidR="00785D28">
        <w:rPr>
          <w:rFonts w:ascii="Times New Roman" w:hAnsi="Times New Roman" w:cs="Times New Roman"/>
          <w:sz w:val="24"/>
          <w:szCs w:val="24"/>
          <w:lang w:val="en-GB"/>
        </w:rPr>
        <w:t xml:space="preserve"> </w:t>
      </w:r>
      <w:r w:rsidR="00E533E8">
        <w:rPr>
          <w:rFonts w:ascii="Times New Roman" w:hAnsi="Times New Roman" w:cs="Times New Roman"/>
          <w:sz w:val="24"/>
          <w:szCs w:val="24"/>
          <w:lang w:val="en-GB"/>
        </w:rPr>
        <w:t>presents</w:t>
      </w:r>
      <w:r w:rsidR="00785D28">
        <w:rPr>
          <w:rFonts w:ascii="Times New Roman" w:hAnsi="Times New Roman" w:cs="Times New Roman"/>
          <w:sz w:val="24"/>
          <w:szCs w:val="24"/>
          <w:lang w:val="en-GB"/>
        </w:rPr>
        <w:t xml:space="preserve"> </w:t>
      </w:r>
      <w:r w:rsidR="00453FBD">
        <w:rPr>
          <w:rFonts w:ascii="Times New Roman" w:hAnsi="Times New Roman" w:cs="Times New Roman"/>
          <w:sz w:val="24"/>
          <w:szCs w:val="24"/>
          <w:lang w:val="en-GB"/>
        </w:rPr>
        <w:t>the</w:t>
      </w:r>
      <w:r w:rsidR="001F3639">
        <w:rPr>
          <w:rFonts w:ascii="Times New Roman" w:hAnsi="Times New Roman" w:cs="Times New Roman"/>
          <w:sz w:val="24"/>
          <w:szCs w:val="24"/>
          <w:lang w:val="en-GB"/>
        </w:rPr>
        <w:t xml:space="preserve"> 16 quarter ahead f</w:t>
      </w:r>
      <w:r w:rsidR="00785D28">
        <w:rPr>
          <w:rFonts w:ascii="Times New Roman" w:hAnsi="Times New Roman" w:cs="Times New Roman"/>
          <w:sz w:val="24"/>
          <w:szCs w:val="24"/>
          <w:lang w:val="en-GB"/>
        </w:rPr>
        <w:t xml:space="preserve">orecast, using </w:t>
      </w:r>
      <w:r w:rsidR="00DB295A">
        <w:rPr>
          <w:rFonts w:ascii="Times New Roman" w:hAnsi="Times New Roman" w:cs="Times New Roman"/>
          <w:sz w:val="24"/>
          <w:szCs w:val="24"/>
          <w:lang w:val="en-GB"/>
        </w:rPr>
        <w:t xml:space="preserve">model </w:t>
      </w:r>
      <w:r w:rsidR="00BC7560">
        <w:rPr>
          <w:rFonts w:ascii="Times New Roman" w:hAnsi="Times New Roman" w:cs="Times New Roman"/>
          <w:sz w:val="24"/>
          <w:szCs w:val="24"/>
          <w:lang w:val="en-GB"/>
        </w:rPr>
        <w:t xml:space="preserve">and </w:t>
      </w:r>
      <w:r w:rsidR="00DD68D5">
        <w:rPr>
          <w:rFonts w:ascii="Times New Roman" w:hAnsi="Times New Roman" w:cs="Times New Roman"/>
          <w:sz w:val="24"/>
          <w:szCs w:val="24"/>
          <w:lang w:val="en-GB"/>
        </w:rPr>
        <w:t>initial conditions</w:t>
      </w:r>
      <w:r w:rsidR="004D3CB3">
        <w:rPr>
          <w:rFonts w:ascii="Times New Roman" w:hAnsi="Times New Roman" w:cs="Times New Roman"/>
          <w:sz w:val="24"/>
          <w:szCs w:val="24"/>
          <w:lang w:val="en-GB"/>
        </w:rPr>
        <w:t>,</w:t>
      </w:r>
      <w:r w:rsidR="00E533E8">
        <w:rPr>
          <w:rFonts w:ascii="Times New Roman" w:hAnsi="Times New Roman" w:cs="Times New Roman"/>
          <w:sz w:val="24"/>
          <w:szCs w:val="24"/>
          <w:lang w:val="en-GB"/>
        </w:rPr>
        <w:t xml:space="preserve"> as</w:t>
      </w:r>
      <w:r w:rsidR="001F3639">
        <w:rPr>
          <w:rFonts w:ascii="Times New Roman" w:hAnsi="Times New Roman" w:cs="Times New Roman"/>
          <w:sz w:val="24"/>
          <w:szCs w:val="24"/>
          <w:lang w:val="en-GB"/>
        </w:rPr>
        <w:t xml:space="preserve"> </w:t>
      </w:r>
      <w:r w:rsidR="00BC7560">
        <w:rPr>
          <w:rFonts w:ascii="Times New Roman" w:hAnsi="Times New Roman" w:cs="Times New Roman"/>
          <w:sz w:val="24"/>
          <w:szCs w:val="24"/>
          <w:lang w:val="en-GB"/>
        </w:rPr>
        <w:t xml:space="preserve">updated </w:t>
      </w:r>
      <w:r w:rsidR="00DD68D5">
        <w:rPr>
          <w:rFonts w:ascii="Times New Roman" w:hAnsi="Times New Roman" w:cs="Times New Roman"/>
          <w:sz w:val="24"/>
          <w:szCs w:val="24"/>
          <w:lang w:val="en-GB"/>
        </w:rPr>
        <w:t xml:space="preserve">with data </w:t>
      </w:r>
      <w:r w:rsidR="00EC2E31">
        <w:rPr>
          <w:rFonts w:ascii="Times New Roman" w:hAnsi="Times New Roman" w:cs="Times New Roman"/>
          <w:sz w:val="24"/>
          <w:szCs w:val="24"/>
          <w:lang w:val="en-GB"/>
        </w:rPr>
        <w:t xml:space="preserve">for 2006Q1 through 2023Q2 </w:t>
      </w:r>
      <w:r w:rsidR="00DD68D5">
        <w:rPr>
          <w:rFonts w:ascii="Times New Roman" w:hAnsi="Times New Roman" w:cs="Times New Roman"/>
          <w:sz w:val="24"/>
          <w:szCs w:val="24"/>
          <w:lang w:val="en-GB"/>
        </w:rPr>
        <w:t xml:space="preserve">and </w:t>
      </w:r>
      <w:r w:rsidR="00EC2E31">
        <w:rPr>
          <w:rFonts w:ascii="Times New Roman" w:hAnsi="Times New Roman" w:cs="Times New Roman"/>
          <w:sz w:val="24"/>
          <w:szCs w:val="24"/>
          <w:lang w:val="en-GB"/>
        </w:rPr>
        <w:t xml:space="preserve">with parameters </w:t>
      </w:r>
      <w:r w:rsidR="00DD68D5">
        <w:rPr>
          <w:rFonts w:ascii="Times New Roman" w:hAnsi="Times New Roman" w:cs="Times New Roman"/>
          <w:sz w:val="24"/>
          <w:szCs w:val="24"/>
          <w:lang w:val="en-GB"/>
        </w:rPr>
        <w:t xml:space="preserve">recalibrated </w:t>
      </w:r>
      <w:r w:rsidR="00453FBD">
        <w:rPr>
          <w:rFonts w:ascii="Times New Roman" w:hAnsi="Times New Roman" w:cs="Times New Roman"/>
          <w:sz w:val="24"/>
          <w:szCs w:val="24"/>
          <w:lang w:val="en-GB"/>
        </w:rPr>
        <w:t>(</w:t>
      </w:r>
      <w:r w:rsidR="00785D28">
        <w:rPr>
          <w:rFonts w:ascii="Times New Roman" w:hAnsi="Times New Roman" w:cs="Times New Roman"/>
          <w:sz w:val="24"/>
          <w:szCs w:val="24"/>
          <w:lang w:val="en-GB"/>
        </w:rPr>
        <w:t>Section</w:t>
      </w:r>
      <w:r w:rsidR="00EC2E31">
        <w:rPr>
          <w:rFonts w:ascii="Times New Roman" w:hAnsi="Times New Roman" w:cs="Times New Roman"/>
          <w:sz w:val="24"/>
          <w:szCs w:val="24"/>
          <w:lang w:val="en-GB"/>
        </w:rPr>
        <w:t>s</w:t>
      </w:r>
      <w:r w:rsidR="00785D28">
        <w:rPr>
          <w:rFonts w:ascii="Times New Roman" w:hAnsi="Times New Roman" w:cs="Times New Roman"/>
          <w:sz w:val="24"/>
          <w:szCs w:val="24"/>
          <w:lang w:val="en-GB"/>
        </w:rPr>
        <w:t xml:space="preserve"> I</w:t>
      </w:r>
      <w:r w:rsidR="00EC2E31">
        <w:rPr>
          <w:rFonts w:ascii="Times New Roman" w:hAnsi="Times New Roman" w:cs="Times New Roman"/>
          <w:sz w:val="24"/>
          <w:szCs w:val="24"/>
          <w:lang w:val="en-GB"/>
        </w:rPr>
        <w:t>-II</w:t>
      </w:r>
      <w:r w:rsidR="00453FBD">
        <w:rPr>
          <w:rFonts w:ascii="Times New Roman" w:hAnsi="Times New Roman" w:cs="Times New Roman"/>
          <w:sz w:val="24"/>
          <w:szCs w:val="24"/>
          <w:lang w:val="en-GB"/>
        </w:rPr>
        <w:t>)</w:t>
      </w:r>
      <w:r w:rsidR="00785D28">
        <w:rPr>
          <w:rFonts w:ascii="Times New Roman" w:hAnsi="Times New Roman" w:cs="Times New Roman"/>
          <w:sz w:val="24"/>
          <w:szCs w:val="24"/>
          <w:lang w:val="en-GB"/>
        </w:rPr>
        <w:t>.</w:t>
      </w:r>
      <w:r w:rsidR="002974CA">
        <w:rPr>
          <w:rFonts w:ascii="Times New Roman" w:hAnsi="Times New Roman" w:cs="Times New Roman"/>
          <w:sz w:val="24"/>
          <w:szCs w:val="24"/>
          <w:lang w:val="en-GB"/>
        </w:rPr>
        <w:t xml:space="preserve"> It first highlights the underlying external and domestic environment assumptions, then sum</w:t>
      </w:r>
      <w:r w:rsidR="0093795B">
        <w:rPr>
          <w:rFonts w:ascii="Times New Roman" w:hAnsi="Times New Roman" w:cs="Times New Roman"/>
          <w:sz w:val="24"/>
          <w:szCs w:val="24"/>
          <w:lang w:val="en-GB"/>
        </w:rPr>
        <w:t xml:space="preserve">s up </w:t>
      </w:r>
      <w:r w:rsidR="002974CA">
        <w:rPr>
          <w:rFonts w:ascii="Times New Roman" w:hAnsi="Times New Roman" w:cs="Times New Roman"/>
          <w:sz w:val="24"/>
          <w:szCs w:val="24"/>
          <w:lang w:val="en-GB"/>
        </w:rPr>
        <w:t>the macroeconomic outlook, and lastly provides a narrative for key macro</w:t>
      </w:r>
      <w:r w:rsidR="0093795B">
        <w:rPr>
          <w:rFonts w:ascii="Times New Roman" w:hAnsi="Times New Roman" w:cs="Times New Roman"/>
          <w:sz w:val="24"/>
          <w:szCs w:val="24"/>
          <w:lang w:val="en-GB"/>
        </w:rPr>
        <w:t xml:space="preserve"> forecast </w:t>
      </w:r>
      <w:r w:rsidR="002974CA">
        <w:rPr>
          <w:rFonts w:ascii="Times New Roman" w:hAnsi="Times New Roman" w:cs="Times New Roman"/>
          <w:sz w:val="24"/>
          <w:szCs w:val="24"/>
          <w:lang w:val="en-GB"/>
        </w:rPr>
        <w:t xml:space="preserve">variables. Alternative scenarios are discussed in Section IV. </w:t>
      </w:r>
    </w:p>
    <w:p w14:paraId="5C0325FC" w14:textId="77777777" w:rsidR="00A6114A" w:rsidRDefault="0001375C">
      <w:pPr>
        <w:pStyle w:val="Heading2"/>
        <w:numPr>
          <w:ilvl w:val="1"/>
          <w:numId w:val="3"/>
        </w:numPr>
        <w:spacing w:before="0" w:after="120"/>
        <w:rPr>
          <w:rFonts w:ascii="Times New Roman" w:eastAsia="Times New Roman" w:hAnsi="Times New Roman" w:cs="Times New Roman"/>
          <w:b/>
          <w:bCs/>
          <w:color w:val="0070C0"/>
          <w:sz w:val="22"/>
          <w:szCs w:val="22"/>
        </w:rPr>
      </w:pPr>
      <w:bookmarkStart w:id="153" w:name="_Toc154000839"/>
      <w:r>
        <w:rPr>
          <w:rFonts w:ascii="Times New Roman" w:hAnsi="Times New Roman" w:cs="Times New Roman"/>
          <w:b/>
          <w:bCs/>
        </w:rPr>
        <w:t xml:space="preserve">Forecast </w:t>
      </w:r>
      <w:r w:rsidR="004D3CB3">
        <w:rPr>
          <w:rFonts w:ascii="Times New Roman" w:hAnsi="Times New Roman" w:cs="Times New Roman"/>
          <w:b/>
          <w:bCs/>
        </w:rPr>
        <w:t>assumptions</w:t>
      </w:r>
      <w:bookmarkEnd w:id="153"/>
      <w:r w:rsidR="004D3CB3">
        <w:rPr>
          <w:rFonts w:ascii="Times New Roman" w:hAnsi="Times New Roman" w:cs="Times New Roman"/>
          <w:b/>
          <w:bCs/>
        </w:rPr>
        <w:t xml:space="preserve"> </w:t>
      </w:r>
    </w:p>
    <w:p w14:paraId="7FD5229D" w14:textId="77777777" w:rsidR="0001375C" w:rsidRPr="0001375C" w:rsidRDefault="0001375C" w:rsidP="0001375C">
      <w:pPr>
        <w:pStyle w:val="Heading3"/>
        <w:spacing w:after="120"/>
        <w:rPr>
          <w:rFonts w:ascii="Times New Roman" w:hAnsi="Times New Roman" w:cs="Times New Roman"/>
          <w:color w:val="2E74B5" w:themeColor="accent5" w:themeShade="BF"/>
          <w:lang w:val="en-GB"/>
        </w:rPr>
      </w:pPr>
      <w:bookmarkStart w:id="154" w:name="_Toc154000840"/>
      <w:r w:rsidRPr="0001375C">
        <w:rPr>
          <w:rFonts w:ascii="Times New Roman" w:hAnsi="Times New Roman" w:cs="Times New Roman"/>
          <w:b/>
          <w:bCs/>
          <w:color w:val="2E74B5" w:themeColor="accent5" w:themeShade="BF"/>
        </w:rPr>
        <w:t>External environment assumptions (WEO and other sources)</w:t>
      </w:r>
      <w:bookmarkEnd w:id="154"/>
    </w:p>
    <w:p w14:paraId="2E9DDAB8" w14:textId="77777777" w:rsidR="008969FF" w:rsidRPr="0001375C" w:rsidRDefault="00512FF1" w:rsidP="0001375C">
      <w:pPr>
        <w:spacing w:after="0"/>
        <w:ind w:left="1440" w:hanging="1440"/>
        <w:jc w:val="both"/>
        <w:rPr>
          <w:rFonts w:ascii="Times New Roman" w:hAnsi="Times New Roman" w:cs="Times New Roman"/>
          <w:sz w:val="24"/>
          <w:szCs w:val="24"/>
          <w:lang w:val="en-GB"/>
        </w:rPr>
      </w:pPr>
      <w:r w:rsidRPr="0001375C">
        <w:rPr>
          <w:rFonts w:ascii="Times New Roman" w:hAnsi="Times New Roman" w:cs="Times New Roman"/>
          <w:sz w:val="24"/>
          <w:szCs w:val="24"/>
          <w:lang w:val="en-GB"/>
        </w:rPr>
        <w:t xml:space="preserve">The </w:t>
      </w:r>
      <w:r w:rsidRPr="0001375C">
        <w:rPr>
          <w:rFonts w:ascii="Times New Roman" w:hAnsi="Times New Roman" w:cs="Times New Roman"/>
          <w:b/>
          <w:bCs/>
          <w:sz w:val="24"/>
          <w:szCs w:val="24"/>
          <w:lang w:val="en-GB"/>
        </w:rPr>
        <w:t>o</w:t>
      </w:r>
      <w:r w:rsidR="008969FF" w:rsidRPr="0001375C">
        <w:rPr>
          <w:rFonts w:ascii="Times New Roman" w:hAnsi="Times New Roman" w:cs="Times New Roman"/>
          <w:b/>
          <w:bCs/>
          <w:sz w:val="24"/>
          <w:szCs w:val="24"/>
          <w:lang w:val="en-GB"/>
        </w:rPr>
        <w:t>verall outlook is improving</w:t>
      </w:r>
      <w:r w:rsidR="008969FF" w:rsidRPr="0001375C">
        <w:rPr>
          <w:rFonts w:ascii="Times New Roman" w:hAnsi="Times New Roman" w:cs="Times New Roman"/>
          <w:sz w:val="24"/>
          <w:szCs w:val="24"/>
          <w:lang w:val="en-GB"/>
        </w:rPr>
        <w:t xml:space="preserve"> </w:t>
      </w:r>
      <w:r w:rsidR="00894867" w:rsidRPr="0001375C">
        <w:rPr>
          <w:rFonts w:ascii="Times New Roman" w:hAnsi="Times New Roman" w:cs="Times New Roman"/>
          <w:sz w:val="24"/>
          <w:szCs w:val="24"/>
          <w:lang w:val="en-GB"/>
        </w:rPr>
        <w:t xml:space="preserve">after </w:t>
      </w:r>
      <w:r w:rsidR="00DB7EFC">
        <w:rPr>
          <w:rFonts w:ascii="Times New Roman" w:hAnsi="Times New Roman" w:cs="Times New Roman"/>
          <w:sz w:val="24"/>
          <w:szCs w:val="24"/>
          <w:lang w:val="en-GB"/>
        </w:rPr>
        <w:t>the</w:t>
      </w:r>
      <w:r w:rsidR="008969FF" w:rsidRPr="0001375C">
        <w:rPr>
          <w:rFonts w:ascii="Times New Roman" w:hAnsi="Times New Roman" w:cs="Times New Roman"/>
          <w:sz w:val="24"/>
          <w:szCs w:val="24"/>
          <w:lang w:val="en-GB"/>
        </w:rPr>
        <w:t xml:space="preserve"> </w:t>
      </w:r>
      <w:r w:rsidR="00866F1C" w:rsidRPr="0001375C">
        <w:rPr>
          <w:rFonts w:ascii="Times New Roman" w:hAnsi="Times New Roman" w:cs="Times New Roman"/>
          <w:sz w:val="24"/>
          <w:szCs w:val="24"/>
          <w:lang w:val="en-GB"/>
        </w:rPr>
        <w:t>Covid-Ukraine</w:t>
      </w:r>
      <w:r w:rsidR="008969FF" w:rsidRPr="0001375C">
        <w:rPr>
          <w:rFonts w:ascii="Times New Roman" w:hAnsi="Times New Roman" w:cs="Times New Roman"/>
          <w:sz w:val="24"/>
          <w:szCs w:val="24"/>
          <w:lang w:val="en-GB"/>
        </w:rPr>
        <w:t xml:space="preserve"> </w:t>
      </w:r>
      <w:r w:rsidR="00866F1C" w:rsidRPr="0001375C">
        <w:rPr>
          <w:rFonts w:ascii="Times New Roman" w:hAnsi="Times New Roman" w:cs="Times New Roman"/>
          <w:sz w:val="24"/>
          <w:szCs w:val="24"/>
          <w:lang w:val="en-GB"/>
        </w:rPr>
        <w:t xml:space="preserve">crises, </w:t>
      </w:r>
      <w:r w:rsidRPr="0001375C">
        <w:rPr>
          <w:rFonts w:ascii="Times New Roman" w:hAnsi="Times New Roman" w:cs="Times New Roman"/>
          <w:sz w:val="24"/>
          <w:szCs w:val="24"/>
          <w:lang w:val="en-GB"/>
        </w:rPr>
        <w:t xml:space="preserve">but </w:t>
      </w:r>
      <w:r w:rsidR="00866F1C" w:rsidRPr="0001375C">
        <w:rPr>
          <w:rFonts w:ascii="Times New Roman" w:hAnsi="Times New Roman" w:cs="Times New Roman"/>
          <w:sz w:val="24"/>
          <w:szCs w:val="24"/>
          <w:lang w:val="en-GB"/>
        </w:rPr>
        <w:t>with</w:t>
      </w:r>
      <w:r w:rsidR="00E430C2" w:rsidRPr="0001375C">
        <w:rPr>
          <w:rFonts w:ascii="Times New Roman" w:hAnsi="Times New Roman" w:cs="Times New Roman"/>
          <w:sz w:val="24"/>
          <w:szCs w:val="24"/>
          <w:lang w:val="en-GB"/>
        </w:rPr>
        <w:t xml:space="preserve"> </w:t>
      </w:r>
      <w:r w:rsidR="008969FF" w:rsidRPr="0001375C">
        <w:rPr>
          <w:rFonts w:ascii="Times New Roman" w:hAnsi="Times New Roman" w:cs="Times New Roman"/>
          <w:sz w:val="24"/>
          <w:szCs w:val="24"/>
          <w:lang w:val="en-GB"/>
        </w:rPr>
        <w:t>downside risks</w:t>
      </w:r>
      <w:r w:rsidR="00085462" w:rsidRPr="0001375C">
        <w:rPr>
          <w:rFonts w:ascii="Times New Roman" w:hAnsi="Times New Roman" w:cs="Times New Roman"/>
          <w:sz w:val="24"/>
          <w:szCs w:val="24"/>
          <w:lang w:val="en-GB"/>
        </w:rPr>
        <w:t xml:space="preserve"> (</w:t>
      </w:r>
      <w:r w:rsidR="00085462" w:rsidRPr="0001375C">
        <w:rPr>
          <w:rFonts w:ascii="Times New Roman" w:hAnsi="Times New Roman" w:cs="Times New Roman"/>
          <w:b/>
          <w:bCs/>
          <w:color w:val="0070C0"/>
          <w:sz w:val="24"/>
          <w:szCs w:val="24"/>
          <w:lang w:val="en-GB"/>
        </w:rPr>
        <w:t>Fig</w:t>
      </w:r>
      <w:r w:rsidR="00DB7EFC">
        <w:rPr>
          <w:rFonts w:ascii="Times New Roman" w:hAnsi="Times New Roman" w:cs="Times New Roman"/>
          <w:b/>
          <w:bCs/>
          <w:color w:val="0070C0"/>
          <w:sz w:val="24"/>
          <w:szCs w:val="24"/>
          <w:lang w:val="en-GB"/>
        </w:rPr>
        <w:t>ure</w:t>
      </w:r>
      <w:r w:rsidR="00085462" w:rsidRPr="0001375C">
        <w:rPr>
          <w:rFonts w:ascii="Times New Roman" w:hAnsi="Times New Roman" w:cs="Times New Roman"/>
          <w:b/>
          <w:bCs/>
          <w:color w:val="0070C0"/>
          <w:sz w:val="24"/>
          <w:szCs w:val="24"/>
          <w:lang w:val="en-GB"/>
        </w:rPr>
        <w:t xml:space="preserve"> 7</w:t>
      </w:r>
      <w:r w:rsidR="00085462" w:rsidRPr="0001375C">
        <w:rPr>
          <w:rFonts w:ascii="Times New Roman" w:hAnsi="Times New Roman" w:cs="Times New Roman"/>
          <w:sz w:val="24"/>
          <w:szCs w:val="24"/>
          <w:lang w:val="en-GB"/>
        </w:rPr>
        <w:t>)</w:t>
      </w:r>
      <w:r w:rsidR="00894867" w:rsidRPr="0001375C">
        <w:rPr>
          <w:rFonts w:ascii="Times New Roman" w:hAnsi="Times New Roman" w:cs="Times New Roman"/>
          <w:sz w:val="24"/>
          <w:szCs w:val="24"/>
          <w:lang w:val="en-GB"/>
        </w:rPr>
        <w:t>.</w:t>
      </w:r>
    </w:p>
    <w:p w14:paraId="78DC9E15" w14:textId="77777777" w:rsidR="00F64549" w:rsidRDefault="00512FF1" w:rsidP="008C7B30">
      <w:pPr>
        <w:spacing w:after="0" w:line="276" w:lineRule="auto"/>
        <w:rPr>
          <w:rFonts w:ascii="Times New Roman" w:hAnsi="Times New Roman" w:cs="Times New Roman"/>
          <w:sz w:val="24"/>
          <w:szCs w:val="24"/>
          <w:lang w:val="en-GB"/>
        </w:rPr>
      </w:pPr>
      <w:r>
        <w:rPr>
          <w:rFonts w:ascii="Times New Roman" w:hAnsi="Times New Roman" w:cs="Times New Roman"/>
          <w:sz w:val="24"/>
          <w:szCs w:val="24"/>
          <w:lang w:val="en-GB"/>
        </w:rPr>
        <w:t>The w</w:t>
      </w:r>
      <w:r w:rsidR="007C0814" w:rsidRPr="00750572">
        <w:rPr>
          <w:rFonts w:ascii="Times New Roman" w:hAnsi="Times New Roman" w:cs="Times New Roman"/>
          <w:sz w:val="24"/>
          <w:szCs w:val="24"/>
          <w:lang w:val="en-GB"/>
        </w:rPr>
        <w:t xml:space="preserve">orld economy </w:t>
      </w:r>
      <w:r w:rsidR="00750572">
        <w:rPr>
          <w:rFonts w:ascii="Times New Roman" w:hAnsi="Times New Roman" w:cs="Times New Roman"/>
          <w:sz w:val="24"/>
          <w:szCs w:val="24"/>
          <w:lang w:val="en-GB"/>
        </w:rPr>
        <w:t xml:space="preserve">is </w:t>
      </w:r>
      <w:r w:rsidR="007C0814" w:rsidRPr="00750572">
        <w:rPr>
          <w:rFonts w:ascii="Times New Roman" w:hAnsi="Times New Roman" w:cs="Times New Roman"/>
          <w:sz w:val="24"/>
          <w:szCs w:val="24"/>
          <w:lang w:val="en-GB"/>
        </w:rPr>
        <w:t xml:space="preserve">slowing down due to </w:t>
      </w:r>
      <w:r w:rsidR="00FE1ADA">
        <w:rPr>
          <w:rFonts w:ascii="Times New Roman" w:hAnsi="Times New Roman" w:cs="Times New Roman"/>
          <w:sz w:val="24"/>
          <w:szCs w:val="24"/>
          <w:lang w:val="en-GB"/>
        </w:rPr>
        <w:t xml:space="preserve">world </w:t>
      </w:r>
      <w:r w:rsidR="007C0814" w:rsidRPr="00750572">
        <w:rPr>
          <w:rFonts w:ascii="Times New Roman" w:hAnsi="Times New Roman" w:cs="Times New Roman"/>
          <w:sz w:val="24"/>
          <w:szCs w:val="24"/>
          <w:lang w:val="en-GB"/>
        </w:rPr>
        <w:t>interest rate increase</w:t>
      </w:r>
      <w:r w:rsidR="00750572">
        <w:rPr>
          <w:rFonts w:ascii="Times New Roman" w:hAnsi="Times New Roman" w:cs="Times New Roman"/>
          <w:sz w:val="24"/>
          <w:szCs w:val="24"/>
          <w:lang w:val="en-GB"/>
        </w:rPr>
        <w:t>s</w:t>
      </w:r>
      <w:r w:rsidR="007C0814" w:rsidRPr="00750572">
        <w:rPr>
          <w:rFonts w:ascii="Times New Roman" w:hAnsi="Times New Roman" w:cs="Times New Roman"/>
          <w:sz w:val="24"/>
          <w:szCs w:val="24"/>
          <w:lang w:val="en-GB"/>
        </w:rPr>
        <w:t xml:space="preserve"> in response to inflation, </w:t>
      </w:r>
    </w:p>
    <w:p w14:paraId="42A97248" w14:textId="77777777" w:rsidR="00463E05" w:rsidRDefault="00F64549" w:rsidP="004116AC">
      <w:pPr>
        <w:spacing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but </w:t>
      </w:r>
      <w:r w:rsidR="00750572">
        <w:rPr>
          <w:rFonts w:ascii="Times New Roman" w:hAnsi="Times New Roman" w:cs="Times New Roman"/>
          <w:sz w:val="24"/>
          <w:szCs w:val="24"/>
          <w:lang w:val="en-GB"/>
        </w:rPr>
        <w:t xml:space="preserve">Rwanda still </w:t>
      </w:r>
      <w:r>
        <w:rPr>
          <w:rFonts w:ascii="Times New Roman" w:hAnsi="Times New Roman" w:cs="Times New Roman"/>
          <w:sz w:val="24"/>
          <w:szCs w:val="24"/>
          <w:lang w:val="en-GB"/>
        </w:rPr>
        <w:t>enjoy</w:t>
      </w:r>
      <w:r w:rsidR="00750572">
        <w:rPr>
          <w:rFonts w:ascii="Times New Roman" w:hAnsi="Times New Roman" w:cs="Times New Roman"/>
          <w:sz w:val="24"/>
          <w:szCs w:val="24"/>
          <w:lang w:val="en-GB"/>
        </w:rPr>
        <w:t xml:space="preserve">s </w:t>
      </w:r>
      <w:r w:rsidR="00FE1ADA">
        <w:rPr>
          <w:rFonts w:ascii="Times New Roman" w:hAnsi="Times New Roman" w:cs="Times New Roman"/>
          <w:sz w:val="24"/>
          <w:szCs w:val="24"/>
          <w:lang w:val="en-GB"/>
        </w:rPr>
        <w:t xml:space="preserve">a </w:t>
      </w:r>
      <w:r w:rsidR="00750572">
        <w:rPr>
          <w:rFonts w:ascii="Times New Roman" w:hAnsi="Times New Roman" w:cs="Times New Roman"/>
          <w:sz w:val="24"/>
          <w:szCs w:val="24"/>
          <w:lang w:val="en-GB"/>
        </w:rPr>
        <w:t xml:space="preserve">recovery in </w:t>
      </w:r>
      <w:r w:rsidR="00750572" w:rsidRPr="00463E05">
        <w:rPr>
          <w:rFonts w:ascii="Times New Roman" w:hAnsi="Times New Roman" w:cs="Times New Roman"/>
          <w:b/>
          <w:bCs/>
          <w:sz w:val="24"/>
          <w:szCs w:val="24"/>
          <w:lang w:val="en-GB"/>
        </w:rPr>
        <w:t>foreign demand</w:t>
      </w:r>
      <w:r w:rsidR="00750572">
        <w:rPr>
          <w:rFonts w:ascii="Times New Roman" w:hAnsi="Times New Roman" w:cs="Times New Roman"/>
          <w:sz w:val="24"/>
          <w:szCs w:val="24"/>
          <w:lang w:val="en-GB"/>
        </w:rPr>
        <w:t xml:space="preserve"> relative to Covid-years 2020-21</w:t>
      </w:r>
      <w:r w:rsidR="008C7B30">
        <w:rPr>
          <w:rFonts w:ascii="Times New Roman" w:hAnsi="Times New Roman" w:cs="Times New Roman"/>
          <w:sz w:val="24"/>
          <w:szCs w:val="24"/>
          <w:lang w:val="en-GB"/>
        </w:rPr>
        <w:t xml:space="preserve">—with trading partner demand growth at over </w:t>
      </w:r>
      <w:r w:rsidR="00085551">
        <w:rPr>
          <w:rFonts w:ascii="Times New Roman" w:hAnsi="Times New Roman" w:cs="Times New Roman"/>
          <w:sz w:val="24"/>
          <w:szCs w:val="24"/>
          <w:lang w:val="en-GB"/>
        </w:rPr>
        <w:t>4</w:t>
      </w:r>
      <w:r w:rsidR="008C7B30">
        <w:rPr>
          <w:rFonts w:ascii="Times New Roman" w:hAnsi="Times New Roman" w:cs="Times New Roman"/>
          <w:sz w:val="24"/>
          <w:szCs w:val="24"/>
          <w:lang w:val="en-GB"/>
        </w:rPr>
        <w:t>% per year</w:t>
      </w:r>
      <w:r w:rsidR="00085551">
        <w:rPr>
          <w:rFonts w:ascii="Times New Roman" w:hAnsi="Times New Roman" w:cs="Times New Roman"/>
          <w:sz w:val="24"/>
          <w:szCs w:val="24"/>
          <w:lang w:val="en-GB"/>
        </w:rPr>
        <w:t xml:space="preserve">. </w:t>
      </w:r>
      <w:r w:rsidR="00463E05">
        <w:rPr>
          <w:rFonts w:ascii="Times New Roman" w:hAnsi="Times New Roman" w:cs="Times New Roman"/>
          <w:sz w:val="24"/>
          <w:szCs w:val="24"/>
          <w:lang w:val="en-GB"/>
        </w:rPr>
        <w:t xml:space="preserve">World </w:t>
      </w:r>
      <w:r w:rsidR="00463E05" w:rsidRPr="00463E05">
        <w:rPr>
          <w:rFonts w:ascii="Times New Roman" w:hAnsi="Times New Roman" w:cs="Times New Roman"/>
          <w:b/>
          <w:bCs/>
          <w:sz w:val="24"/>
          <w:szCs w:val="24"/>
          <w:lang w:val="en-GB"/>
        </w:rPr>
        <w:t>food and oil prices</w:t>
      </w:r>
      <w:r w:rsidR="00463E05">
        <w:rPr>
          <w:rFonts w:ascii="Times New Roman" w:hAnsi="Times New Roman" w:cs="Times New Roman"/>
          <w:sz w:val="24"/>
          <w:szCs w:val="24"/>
          <w:lang w:val="en-GB"/>
        </w:rPr>
        <w:t xml:space="preserve"> likely peaked in </w:t>
      </w:r>
      <w:r w:rsidR="00B4582F">
        <w:rPr>
          <w:rFonts w:ascii="Times New Roman" w:hAnsi="Times New Roman" w:cs="Times New Roman"/>
          <w:sz w:val="24"/>
          <w:szCs w:val="24"/>
          <w:lang w:val="en-GB"/>
        </w:rPr>
        <w:t xml:space="preserve">the </w:t>
      </w:r>
      <w:r w:rsidR="00463E05">
        <w:rPr>
          <w:rFonts w:ascii="Times New Roman" w:hAnsi="Times New Roman" w:cs="Times New Roman"/>
          <w:sz w:val="24"/>
          <w:szCs w:val="24"/>
          <w:lang w:val="en-GB"/>
        </w:rPr>
        <w:t>second half of 2022</w:t>
      </w:r>
      <w:r w:rsidR="00894867">
        <w:rPr>
          <w:rFonts w:ascii="Times New Roman" w:hAnsi="Times New Roman" w:cs="Times New Roman"/>
          <w:sz w:val="24"/>
          <w:szCs w:val="24"/>
          <w:lang w:val="en-GB"/>
        </w:rPr>
        <w:t xml:space="preserve"> and</w:t>
      </w:r>
      <w:r>
        <w:rPr>
          <w:rFonts w:ascii="Times New Roman" w:hAnsi="Times New Roman" w:cs="Times New Roman"/>
          <w:sz w:val="24"/>
          <w:szCs w:val="24"/>
          <w:lang w:val="en-GB"/>
        </w:rPr>
        <w:t xml:space="preserve"> </w:t>
      </w:r>
      <w:r w:rsidR="00894867">
        <w:rPr>
          <w:rFonts w:ascii="Times New Roman" w:hAnsi="Times New Roman" w:cs="Times New Roman"/>
          <w:sz w:val="24"/>
          <w:szCs w:val="24"/>
          <w:lang w:val="en-GB"/>
        </w:rPr>
        <w:t xml:space="preserve">are </w:t>
      </w:r>
      <w:r w:rsidR="00AA128C">
        <w:rPr>
          <w:rFonts w:ascii="Times New Roman" w:hAnsi="Times New Roman" w:cs="Times New Roman"/>
          <w:sz w:val="24"/>
          <w:szCs w:val="24"/>
          <w:lang w:val="en-GB"/>
        </w:rPr>
        <w:t>proje</w:t>
      </w:r>
      <w:r w:rsidR="00463E05">
        <w:rPr>
          <w:rFonts w:ascii="Times New Roman" w:hAnsi="Times New Roman" w:cs="Times New Roman"/>
          <w:sz w:val="24"/>
          <w:szCs w:val="24"/>
          <w:lang w:val="en-GB"/>
        </w:rPr>
        <w:t xml:space="preserve">cted to gradually return to their trend levels, though food prices are </w:t>
      </w:r>
      <w:r w:rsidR="00AA128C">
        <w:rPr>
          <w:rFonts w:ascii="Times New Roman" w:hAnsi="Times New Roman" w:cs="Times New Roman"/>
          <w:sz w:val="24"/>
          <w:szCs w:val="24"/>
          <w:lang w:val="en-GB"/>
        </w:rPr>
        <w:t>proj</w:t>
      </w:r>
      <w:r w:rsidR="00463E05">
        <w:rPr>
          <w:rFonts w:ascii="Times New Roman" w:hAnsi="Times New Roman" w:cs="Times New Roman"/>
          <w:sz w:val="24"/>
          <w:szCs w:val="24"/>
          <w:lang w:val="en-GB"/>
        </w:rPr>
        <w:t xml:space="preserve">ected to stay high for </w:t>
      </w:r>
      <w:r w:rsidR="004B5F92">
        <w:rPr>
          <w:rFonts w:ascii="Times New Roman" w:hAnsi="Times New Roman" w:cs="Times New Roman"/>
          <w:sz w:val="24"/>
          <w:szCs w:val="24"/>
          <w:lang w:val="en-GB"/>
        </w:rPr>
        <w:t>several</w:t>
      </w:r>
      <w:r w:rsidR="00463E05">
        <w:rPr>
          <w:rFonts w:ascii="Times New Roman" w:hAnsi="Times New Roman" w:cs="Times New Roman"/>
          <w:sz w:val="24"/>
          <w:szCs w:val="24"/>
          <w:lang w:val="en-GB"/>
        </w:rPr>
        <w:t xml:space="preserve"> years</w:t>
      </w:r>
      <w:r w:rsidR="00DB7EFC">
        <w:rPr>
          <w:rFonts w:ascii="Times New Roman" w:hAnsi="Times New Roman" w:cs="Times New Roman"/>
          <w:sz w:val="24"/>
          <w:szCs w:val="24"/>
          <w:lang w:val="en-GB"/>
        </w:rPr>
        <w:t xml:space="preserve"> </w:t>
      </w:r>
      <w:r w:rsidR="00DB7EFC" w:rsidRPr="0001375C">
        <w:rPr>
          <w:rFonts w:ascii="Times New Roman" w:hAnsi="Times New Roman" w:cs="Times New Roman"/>
          <w:sz w:val="24"/>
          <w:szCs w:val="24"/>
          <w:lang w:val="en-GB"/>
        </w:rPr>
        <w:t>(</w:t>
      </w:r>
      <w:r w:rsidR="00DB7EFC" w:rsidRPr="0001375C">
        <w:rPr>
          <w:rFonts w:ascii="Times New Roman" w:hAnsi="Times New Roman" w:cs="Times New Roman"/>
          <w:b/>
          <w:bCs/>
          <w:color w:val="0070C0"/>
          <w:sz w:val="24"/>
          <w:szCs w:val="24"/>
          <w:lang w:val="en-GB"/>
        </w:rPr>
        <w:t>Fig</w:t>
      </w:r>
      <w:r w:rsidR="00DB7EFC">
        <w:rPr>
          <w:rFonts w:ascii="Times New Roman" w:hAnsi="Times New Roman" w:cs="Times New Roman"/>
          <w:b/>
          <w:bCs/>
          <w:color w:val="0070C0"/>
          <w:sz w:val="24"/>
          <w:szCs w:val="24"/>
          <w:lang w:val="en-GB"/>
        </w:rPr>
        <w:t>ures</w:t>
      </w:r>
      <w:r w:rsidR="00DB7EFC" w:rsidRPr="0001375C">
        <w:rPr>
          <w:rFonts w:ascii="Times New Roman" w:hAnsi="Times New Roman" w:cs="Times New Roman"/>
          <w:b/>
          <w:bCs/>
          <w:color w:val="0070C0"/>
          <w:sz w:val="24"/>
          <w:szCs w:val="24"/>
          <w:lang w:val="en-GB"/>
        </w:rPr>
        <w:t xml:space="preserve"> 7</w:t>
      </w:r>
      <w:r w:rsidR="00DB7EFC">
        <w:rPr>
          <w:rFonts w:ascii="Times New Roman" w:hAnsi="Times New Roman" w:cs="Times New Roman"/>
          <w:b/>
          <w:bCs/>
          <w:color w:val="0070C0"/>
          <w:sz w:val="24"/>
          <w:szCs w:val="24"/>
          <w:lang w:val="en-GB"/>
        </w:rPr>
        <w:t>.1-3</w:t>
      </w:r>
      <w:r w:rsidR="00DB7EFC" w:rsidRPr="0001375C">
        <w:rPr>
          <w:rFonts w:ascii="Times New Roman" w:hAnsi="Times New Roman" w:cs="Times New Roman"/>
          <w:sz w:val="24"/>
          <w:szCs w:val="24"/>
          <w:lang w:val="en-GB"/>
        </w:rPr>
        <w:t>).</w:t>
      </w:r>
    </w:p>
    <w:tbl>
      <w:tblPr>
        <w:tblStyle w:val="TableGrid"/>
        <w:tblW w:w="9867" w:type="dxa"/>
        <w:tblInd w:w="18"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3289"/>
        <w:gridCol w:w="3289"/>
        <w:gridCol w:w="3289"/>
      </w:tblGrid>
      <w:tr w:rsidR="00310081" w:rsidRPr="00996E22" w14:paraId="72554B22" w14:textId="77777777" w:rsidTr="00E813B1">
        <w:trPr>
          <w:trHeight w:val="260"/>
        </w:trPr>
        <w:tc>
          <w:tcPr>
            <w:tcW w:w="9867" w:type="dxa"/>
            <w:gridSpan w:val="3"/>
          </w:tcPr>
          <w:p w14:paraId="7992084C" w14:textId="77777777" w:rsidR="00310081" w:rsidRPr="00BE6172" w:rsidRDefault="00310081" w:rsidP="00310081">
            <w:pPr>
              <w:spacing w:line="360" w:lineRule="auto"/>
              <w:rPr>
                <w:rFonts w:ascii="Times New Roman" w:hAnsi="Times New Roman" w:cs="Times New Roman"/>
                <w:sz w:val="24"/>
                <w:szCs w:val="24"/>
                <w:lang w:val="en-GB"/>
              </w:rPr>
            </w:pPr>
            <w:r>
              <w:rPr>
                <w:rFonts w:ascii="Times New Roman" w:hAnsi="Times New Roman" w:cs="Times New Roman"/>
                <w:b/>
                <w:bCs/>
                <w:color w:val="0070C0"/>
                <w:sz w:val="20"/>
                <w:szCs w:val="20"/>
                <w:lang w:val="en-GB"/>
              </w:rPr>
              <w:t>Figure 7.1</w:t>
            </w:r>
            <w:r w:rsidR="00DB7EFC">
              <w:rPr>
                <w:rFonts w:ascii="Times New Roman" w:hAnsi="Times New Roman" w:cs="Times New Roman"/>
                <w:b/>
                <w:bCs/>
                <w:color w:val="0070C0"/>
                <w:sz w:val="20"/>
                <w:szCs w:val="20"/>
                <w:lang w:val="en-GB"/>
              </w:rPr>
              <w:t>-3</w:t>
            </w:r>
            <w:r>
              <w:rPr>
                <w:rFonts w:ascii="Times New Roman" w:hAnsi="Times New Roman" w:cs="Times New Roman"/>
                <w:b/>
                <w:bCs/>
                <w:color w:val="0070C0"/>
                <w:sz w:val="20"/>
                <w:szCs w:val="20"/>
                <w:lang w:val="en-GB"/>
              </w:rPr>
              <w:t xml:space="preserve"> External environment </w:t>
            </w:r>
            <w:r>
              <w:rPr>
                <w:rFonts w:ascii="Times New Roman" w:hAnsi="Times New Roman" w:cs="Times New Roman"/>
                <w:color w:val="2F5496" w:themeColor="accent1" w:themeShade="BF"/>
                <w:sz w:val="20"/>
                <w:szCs w:val="20"/>
                <w:lang w:val="en-GB"/>
              </w:rPr>
              <w:t>(</w:t>
            </w:r>
            <w:r w:rsidRPr="00085551">
              <w:rPr>
                <w:rFonts w:ascii="Times New Roman" w:hAnsi="Times New Roman" w:cs="Times New Roman"/>
                <w:b/>
                <w:bCs/>
                <w:color w:val="0070C0"/>
                <w:sz w:val="20"/>
                <w:szCs w:val="20"/>
                <w:lang w:val="en-GB"/>
              </w:rPr>
              <w:t>WEO-GAS</w:t>
            </w:r>
            <w:r>
              <w:rPr>
                <w:rFonts w:ascii="Times New Roman" w:hAnsi="Times New Roman" w:cs="Times New Roman"/>
                <w:b/>
                <w:bCs/>
                <w:color w:val="0070C0"/>
                <w:sz w:val="20"/>
                <w:szCs w:val="20"/>
                <w:lang w:val="en-GB"/>
              </w:rPr>
              <w:t xml:space="preserve">/ </w:t>
            </w:r>
            <w:r w:rsidRPr="00085551">
              <w:rPr>
                <w:rFonts w:ascii="Times New Roman" w:hAnsi="Times New Roman" w:cs="Times New Roman"/>
                <w:b/>
                <w:bCs/>
                <w:color w:val="0070C0"/>
                <w:sz w:val="20"/>
                <w:szCs w:val="20"/>
                <w:lang w:val="en-GB"/>
              </w:rPr>
              <w:t>GEE</w:t>
            </w:r>
            <w:r w:rsidR="00A13E4C">
              <w:rPr>
                <w:rFonts w:ascii="Times New Roman" w:hAnsi="Times New Roman" w:cs="Times New Roman"/>
                <w:b/>
                <w:bCs/>
                <w:color w:val="0070C0"/>
                <w:sz w:val="20"/>
                <w:szCs w:val="20"/>
                <w:lang w:val="en-GB"/>
              </w:rPr>
              <w:t>)</w:t>
            </w:r>
          </w:p>
        </w:tc>
      </w:tr>
      <w:tr w:rsidR="00310081" w:rsidRPr="00996E22" w14:paraId="64AF5B7C" w14:textId="77777777" w:rsidTr="00E813B1">
        <w:tc>
          <w:tcPr>
            <w:tcW w:w="3289" w:type="dxa"/>
          </w:tcPr>
          <w:p w14:paraId="4D305D8C" w14:textId="77777777" w:rsidR="00310081" w:rsidRPr="00BE6172" w:rsidRDefault="00310081" w:rsidP="00310081">
            <w:pPr>
              <w:spacing w:line="360" w:lineRule="auto"/>
              <w:rPr>
                <w:rFonts w:ascii="Times New Roman" w:hAnsi="Times New Roman" w:cs="Times New Roman"/>
                <w:sz w:val="24"/>
                <w:szCs w:val="24"/>
                <w:lang w:val="en-GB"/>
              </w:rPr>
            </w:pPr>
            <w:r w:rsidRPr="00BE6172">
              <w:rPr>
                <w:rFonts w:ascii="Times New Roman" w:hAnsi="Times New Roman" w:cs="Times New Roman"/>
                <w:noProof/>
                <w:sz w:val="24"/>
                <w:szCs w:val="24"/>
                <w:lang w:val="en-GB"/>
              </w:rPr>
              <w:drawing>
                <wp:inline distT="0" distB="0" distL="0" distR="0" wp14:anchorId="630E32D6" wp14:editId="4669CC99">
                  <wp:extent cx="1887855" cy="1612900"/>
                  <wp:effectExtent l="76200" t="76200" r="55245" b="63500"/>
                  <wp:docPr id="20344896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89632" name="Picture 2034489632"/>
                          <pic:cNvPicPr/>
                        </pic:nvPicPr>
                        <pic:blipFill>
                          <a:blip r:embed="rId43" cstate="print">
                            <a:lum contrast="25000"/>
                            <a:extLst>
                              <a:ext uri="{28A0092B-C50C-407E-A947-70E740481C1C}">
                                <a14:useLocalDpi xmlns:a14="http://schemas.microsoft.com/office/drawing/2010/main" val="0"/>
                              </a:ext>
                            </a:extLst>
                          </a:blip>
                          <a:stretch>
                            <a:fillRect/>
                          </a:stretch>
                        </pic:blipFill>
                        <pic:spPr>
                          <a:xfrm>
                            <a:off x="0" y="0"/>
                            <a:ext cx="1915634" cy="1636633"/>
                          </a:xfrm>
                          <a:prstGeom prst="rect">
                            <a:avLst/>
                          </a:prstGeom>
                          <a:effectLst>
                            <a:glow rad="63500">
                              <a:schemeClr val="accent2">
                                <a:satMod val="175000"/>
                                <a:alpha val="40000"/>
                              </a:schemeClr>
                            </a:glow>
                          </a:effectLst>
                        </pic:spPr>
                      </pic:pic>
                    </a:graphicData>
                  </a:graphic>
                </wp:inline>
              </w:drawing>
            </w:r>
          </w:p>
        </w:tc>
        <w:tc>
          <w:tcPr>
            <w:tcW w:w="3289" w:type="dxa"/>
          </w:tcPr>
          <w:p w14:paraId="5381A9FC" w14:textId="77777777" w:rsidR="00310081" w:rsidRPr="00BE6172" w:rsidRDefault="00310081" w:rsidP="00310081">
            <w:pPr>
              <w:spacing w:line="360" w:lineRule="auto"/>
              <w:rPr>
                <w:rFonts w:ascii="Times New Roman" w:hAnsi="Times New Roman" w:cs="Times New Roman"/>
                <w:sz w:val="24"/>
                <w:szCs w:val="24"/>
                <w:lang w:val="en-GB"/>
              </w:rPr>
            </w:pPr>
            <w:r w:rsidRPr="00BE6172">
              <w:rPr>
                <w:rFonts w:ascii="Times New Roman" w:hAnsi="Times New Roman" w:cs="Times New Roman"/>
                <w:noProof/>
                <w:sz w:val="24"/>
                <w:szCs w:val="24"/>
                <w:lang w:val="en-GB"/>
              </w:rPr>
              <w:drawing>
                <wp:inline distT="0" distB="0" distL="0" distR="0" wp14:anchorId="37906255" wp14:editId="39192508">
                  <wp:extent cx="1840865" cy="1622425"/>
                  <wp:effectExtent l="76200" t="76200" r="64135" b="73025"/>
                  <wp:docPr id="9486073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07339" name="Picture 94860733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846297" cy="1627212"/>
                          </a:xfrm>
                          <a:prstGeom prst="rect">
                            <a:avLst/>
                          </a:prstGeom>
                          <a:effectLst>
                            <a:glow rad="63500">
                              <a:schemeClr val="accent2">
                                <a:satMod val="175000"/>
                                <a:alpha val="40000"/>
                              </a:schemeClr>
                            </a:glow>
                          </a:effectLst>
                        </pic:spPr>
                      </pic:pic>
                    </a:graphicData>
                  </a:graphic>
                </wp:inline>
              </w:drawing>
            </w:r>
          </w:p>
        </w:tc>
        <w:tc>
          <w:tcPr>
            <w:tcW w:w="3289" w:type="dxa"/>
          </w:tcPr>
          <w:p w14:paraId="3063187E" w14:textId="77777777" w:rsidR="00310081" w:rsidRPr="00BE6172" w:rsidRDefault="00310081" w:rsidP="00310081">
            <w:pPr>
              <w:spacing w:line="360" w:lineRule="auto"/>
              <w:rPr>
                <w:rFonts w:ascii="Times New Roman" w:hAnsi="Times New Roman" w:cs="Times New Roman"/>
                <w:sz w:val="24"/>
                <w:szCs w:val="24"/>
                <w:lang w:val="en-GB"/>
              </w:rPr>
            </w:pPr>
            <w:r w:rsidRPr="00BE6172">
              <w:rPr>
                <w:rFonts w:ascii="Times New Roman" w:hAnsi="Times New Roman" w:cs="Times New Roman"/>
                <w:noProof/>
                <w:sz w:val="24"/>
                <w:szCs w:val="24"/>
                <w:lang w:val="en-GB"/>
              </w:rPr>
              <w:drawing>
                <wp:inline distT="0" distB="0" distL="0" distR="0" wp14:anchorId="14AE68B2" wp14:editId="1BA98E72">
                  <wp:extent cx="1765975" cy="1622425"/>
                  <wp:effectExtent l="76200" t="76200" r="62865" b="53975"/>
                  <wp:docPr id="5174770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77072" name="Picture 517477072"/>
                          <pic:cNvPicPr/>
                        </pic:nvPicPr>
                        <pic:blipFill>
                          <a:blip r:embed="rId45" cstate="print">
                            <a:lum contrast="18000"/>
                            <a:extLst>
                              <a:ext uri="{28A0092B-C50C-407E-A947-70E740481C1C}">
                                <a14:useLocalDpi xmlns:a14="http://schemas.microsoft.com/office/drawing/2010/main" val="0"/>
                              </a:ext>
                            </a:extLst>
                          </a:blip>
                          <a:stretch>
                            <a:fillRect/>
                          </a:stretch>
                        </pic:blipFill>
                        <pic:spPr>
                          <a:xfrm>
                            <a:off x="0" y="0"/>
                            <a:ext cx="1773403" cy="1629249"/>
                          </a:xfrm>
                          <a:prstGeom prst="rect">
                            <a:avLst/>
                          </a:prstGeom>
                          <a:effectLst>
                            <a:glow rad="63500">
                              <a:schemeClr val="accent2">
                                <a:satMod val="175000"/>
                                <a:alpha val="40000"/>
                              </a:schemeClr>
                            </a:glow>
                          </a:effectLst>
                        </pic:spPr>
                      </pic:pic>
                    </a:graphicData>
                  </a:graphic>
                </wp:inline>
              </w:drawing>
            </w:r>
          </w:p>
        </w:tc>
      </w:tr>
    </w:tbl>
    <w:p w14:paraId="3655895A" w14:textId="6F812333" w:rsidR="00487647" w:rsidRDefault="00487647" w:rsidP="007D4812">
      <w:pPr>
        <w:spacing w:before="120" w:after="0" w:line="276" w:lineRule="auto"/>
        <w:rPr>
          <w:rFonts w:ascii="Times New Roman" w:hAnsi="Times New Roman" w:cs="Times New Roman"/>
          <w:sz w:val="24"/>
          <w:szCs w:val="24"/>
          <w:lang w:val="en-GB"/>
        </w:rPr>
      </w:pPr>
      <w:r w:rsidRPr="00F64549">
        <w:rPr>
          <w:rFonts w:ascii="Times New Roman" w:hAnsi="Times New Roman" w:cs="Times New Roman"/>
          <w:b/>
          <w:bCs/>
          <w:sz w:val="24"/>
          <w:szCs w:val="24"/>
          <w:lang w:val="en-GB"/>
        </w:rPr>
        <w:t>World</w:t>
      </w:r>
      <w:r>
        <w:rPr>
          <w:rFonts w:ascii="Times New Roman" w:hAnsi="Times New Roman" w:cs="Times New Roman"/>
          <w:sz w:val="24"/>
          <w:szCs w:val="24"/>
          <w:lang w:val="en-GB"/>
        </w:rPr>
        <w:t xml:space="preserve"> </w:t>
      </w:r>
      <w:r w:rsidRPr="00463E05">
        <w:rPr>
          <w:rFonts w:ascii="Times New Roman" w:hAnsi="Times New Roman" w:cs="Times New Roman"/>
          <w:b/>
          <w:bCs/>
          <w:sz w:val="24"/>
          <w:szCs w:val="24"/>
          <w:lang w:val="en-GB"/>
        </w:rPr>
        <w:t>real interest rates</w:t>
      </w:r>
      <w:r>
        <w:rPr>
          <w:rFonts w:ascii="Times New Roman" w:hAnsi="Times New Roman" w:cs="Times New Roman"/>
          <w:sz w:val="24"/>
          <w:szCs w:val="24"/>
          <w:lang w:val="en-GB"/>
        </w:rPr>
        <w:t xml:space="preserve"> </w:t>
      </w:r>
      <w:r w:rsidR="002D22B8">
        <w:rPr>
          <w:rFonts w:ascii="Times New Roman" w:hAnsi="Times New Roman" w:cs="Times New Roman"/>
          <w:sz w:val="24"/>
          <w:szCs w:val="24"/>
          <w:lang w:val="en-GB"/>
        </w:rPr>
        <w:t>are</w:t>
      </w:r>
      <w:r>
        <w:rPr>
          <w:rFonts w:ascii="Times New Roman" w:hAnsi="Times New Roman" w:cs="Times New Roman"/>
          <w:sz w:val="24"/>
          <w:szCs w:val="24"/>
          <w:lang w:val="en-GB"/>
        </w:rPr>
        <w:t xml:space="preserve"> </w:t>
      </w:r>
      <w:r w:rsidR="00FA5B26">
        <w:rPr>
          <w:rFonts w:ascii="Times New Roman" w:hAnsi="Times New Roman" w:cs="Times New Roman"/>
          <w:sz w:val="24"/>
          <w:szCs w:val="24"/>
          <w:lang w:val="en-GB"/>
        </w:rPr>
        <w:t>expe</w:t>
      </w:r>
      <w:r w:rsidR="002D22B8">
        <w:rPr>
          <w:rFonts w:ascii="Times New Roman" w:hAnsi="Times New Roman" w:cs="Times New Roman"/>
          <w:sz w:val="24"/>
          <w:szCs w:val="24"/>
          <w:lang w:val="en-GB"/>
        </w:rPr>
        <w:t>cted to rise</w:t>
      </w:r>
      <w:r>
        <w:rPr>
          <w:rFonts w:ascii="Times New Roman" w:hAnsi="Times New Roman" w:cs="Times New Roman"/>
          <w:sz w:val="24"/>
          <w:szCs w:val="24"/>
          <w:lang w:val="en-GB"/>
        </w:rPr>
        <w:t xml:space="preserve"> from n</w:t>
      </w:r>
      <w:r w:rsidR="00702128">
        <w:rPr>
          <w:rFonts w:ascii="Times New Roman" w:hAnsi="Times New Roman" w:cs="Times New Roman"/>
          <w:sz w:val="24"/>
          <w:szCs w:val="24"/>
          <w:lang w:val="en-GB"/>
        </w:rPr>
        <w:t>egative</w:t>
      </w:r>
      <w:r>
        <w:rPr>
          <w:rFonts w:ascii="Times New Roman" w:hAnsi="Times New Roman" w:cs="Times New Roman"/>
          <w:sz w:val="24"/>
          <w:szCs w:val="24"/>
          <w:lang w:val="en-GB"/>
        </w:rPr>
        <w:t xml:space="preserve"> </w:t>
      </w:r>
      <w:r w:rsidR="00834324">
        <w:rPr>
          <w:rFonts w:ascii="Times New Roman" w:hAnsi="Times New Roman" w:cs="Times New Roman"/>
          <w:sz w:val="24"/>
          <w:szCs w:val="24"/>
          <w:lang w:val="en-GB"/>
        </w:rPr>
        <w:t xml:space="preserve">around -1% </w:t>
      </w:r>
      <w:r>
        <w:rPr>
          <w:rFonts w:ascii="Times New Roman" w:hAnsi="Times New Roman" w:cs="Times New Roman"/>
          <w:sz w:val="24"/>
          <w:szCs w:val="24"/>
          <w:lang w:val="en-GB"/>
        </w:rPr>
        <w:t xml:space="preserve">in </w:t>
      </w:r>
      <w:r w:rsidR="002D22B8">
        <w:rPr>
          <w:rFonts w:ascii="Times New Roman" w:hAnsi="Times New Roman" w:cs="Times New Roman"/>
          <w:sz w:val="24"/>
          <w:szCs w:val="24"/>
          <w:lang w:val="en-GB"/>
        </w:rPr>
        <w:t xml:space="preserve">the </w:t>
      </w:r>
      <w:r>
        <w:rPr>
          <w:rFonts w:ascii="Times New Roman" w:hAnsi="Times New Roman" w:cs="Times New Roman"/>
          <w:sz w:val="24"/>
          <w:szCs w:val="24"/>
          <w:lang w:val="en-GB"/>
        </w:rPr>
        <w:t>past decade to</w:t>
      </w:r>
      <w:r w:rsidR="00394146">
        <w:rPr>
          <w:rFonts w:ascii="Times New Roman" w:hAnsi="Times New Roman" w:cs="Times New Roman"/>
          <w:sz w:val="24"/>
          <w:szCs w:val="24"/>
          <w:lang w:val="en-GB"/>
        </w:rPr>
        <w:t xml:space="preserve"> </w:t>
      </w:r>
      <w:r w:rsidR="00834324">
        <w:rPr>
          <w:rFonts w:ascii="Times New Roman" w:hAnsi="Times New Roman" w:cs="Times New Roman"/>
          <w:sz w:val="24"/>
          <w:szCs w:val="24"/>
          <w:lang w:val="en-GB"/>
        </w:rPr>
        <w:t>+</w:t>
      </w:r>
      <w:r w:rsidR="00C94DED">
        <w:rPr>
          <w:rFonts w:ascii="Times New Roman" w:hAnsi="Times New Roman" w:cs="Times New Roman"/>
          <w:sz w:val="24"/>
          <w:szCs w:val="24"/>
          <w:lang w:val="en-GB"/>
        </w:rPr>
        <w:t>1%</w:t>
      </w:r>
      <w:r w:rsidR="00FA5B26">
        <w:rPr>
          <w:rFonts w:ascii="Times New Roman" w:hAnsi="Times New Roman" w:cs="Times New Roman"/>
          <w:sz w:val="24"/>
          <w:szCs w:val="24"/>
          <w:lang w:val="en-GB"/>
        </w:rPr>
        <w:t xml:space="preserve"> </w:t>
      </w:r>
      <w:r w:rsidR="002D22B8">
        <w:rPr>
          <w:rFonts w:ascii="Times New Roman" w:hAnsi="Times New Roman" w:cs="Times New Roman"/>
          <w:sz w:val="24"/>
          <w:szCs w:val="24"/>
          <w:lang w:val="en-GB"/>
        </w:rPr>
        <w:t>by 2027</w:t>
      </w:r>
      <w:r w:rsidR="00964A6F">
        <w:rPr>
          <w:rFonts w:ascii="Times New Roman" w:hAnsi="Times New Roman" w:cs="Times New Roman"/>
          <w:sz w:val="24"/>
          <w:szCs w:val="24"/>
          <w:lang w:val="en-GB"/>
        </w:rPr>
        <w:t xml:space="preserve">, </w:t>
      </w:r>
      <w:r w:rsidR="00834324">
        <w:rPr>
          <w:rFonts w:ascii="Times New Roman" w:hAnsi="Times New Roman" w:cs="Times New Roman"/>
          <w:sz w:val="24"/>
          <w:szCs w:val="24"/>
          <w:lang w:val="en-GB"/>
        </w:rPr>
        <w:t xml:space="preserve">with the increase </w:t>
      </w:r>
      <w:r>
        <w:rPr>
          <w:rFonts w:ascii="Times New Roman" w:hAnsi="Times New Roman" w:cs="Times New Roman"/>
          <w:sz w:val="24"/>
          <w:szCs w:val="24"/>
          <w:lang w:val="en-GB"/>
        </w:rPr>
        <w:t xml:space="preserve">likely transmitting </w:t>
      </w:r>
      <w:r w:rsidR="00E32410">
        <w:rPr>
          <w:rFonts w:ascii="Times New Roman" w:hAnsi="Times New Roman" w:cs="Times New Roman"/>
          <w:sz w:val="24"/>
          <w:szCs w:val="24"/>
          <w:lang w:val="en-GB"/>
        </w:rPr>
        <w:t>one-for-one</w:t>
      </w:r>
      <w:r>
        <w:rPr>
          <w:rFonts w:ascii="Times New Roman" w:hAnsi="Times New Roman" w:cs="Times New Roman"/>
          <w:sz w:val="24"/>
          <w:szCs w:val="24"/>
          <w:lang w:val="en-GB"/>
        </w:rPr>
        <w:t xml:space="preserve"> to Rwanda</w:t>
      </w:r>
      <w:r w:rsidR="00BE7D17">
        <w:rPr>
          <w:rFonts w:ascii="Times New Roman" w:hAnsi="Times New Roman" w:cs="Times New Roman"/>
          <w:sz w:val="24"/>
          <w:szCs w:val="24"/>
          <w:lang w:val="en-GB"/>
        </w:rPr>
        <w:t>’s</w:t>
      </w:r>
      <w:r>
        <w:rPr>
          <w:rFonts w:ascii="Times New Roman" w:hAnsi="Times New Roman" w:cs="Times New Roman"/>
          <w:sz w:val="24"/>
          <w:szCs w:val="24"/>
          <w:lang w:val="en-GB"/>
        </w:rPr>
        <w:t xml:space="preserve"> sovereign borrowing rate</w:t>
      </w:r>
      <w:r w:rsidR="00F64549">
        <w:rPr>
          <w:rFonts w:ascii="Times New Roman" w:hAnsi="Times New Roman" w:cs="Times New Roman"/>
          <w:sz w:val="24"/>
          <w:szCs w:val="24"/>
          <w:lang w:val="en-GB"/>
        </w:rPr>
        <w:t>s</w:t>
      </w:r>
      <w:r w:rsidR="004112FF">
        <w:rPr>
          <w:rFonts w:ascii="Times New Roman" w:hAnsi="Times New Roman" w:cs="Times New Roman"/>
          <w:sz w:val="24"/>
          <w:szCs w:val="24"/>
          <w:lang w:val="en-GB"/>
        </w:rPr>
        <w:t>.</w:t>
      </w:r>
    </w:p>
    <w:p w14:paraId="0A830B5A" w14:textId="77777777" w:rsidR="00310081" w:rsidRDefault="00F64549" w:rsidP="002D22B8">
      <w:pPr>
        <w:spacing w:after="0" w:line="276" w:lineRule="auto"/>
        <w:rPr>
          <w:rFonts w:ascii="Times New Roman" w:hAnsi="Times New Roman" w:cs="Times New Roman"/>
          <w:sz w:val="24"/>
          <w:szCs w:val="24"/>
          <w:lang w:val="en-GB"/>
        </w:rPr>
      </w:pPr>
      <w:r>
        <w:rPr>
          <w:rFonts w:ascii="Times New Roman" w:hAnsi="Times New Roman" w:cs="Times New Roman"/>
          <w:b/>
          <w:bCs/>
          <w:sz w:val="24"/>
          <w:szCs w:val="24"/>
          <w:lang w:val="en-GB"/>
        </w:rPr>
        <w:t>T</w:t>
      </w:r>
      <w:r w:rsidR="00487647" w:rsidRPr="008969FF">
        <w:rPr>
          <w:rFonts w:ascii="Times New Roman" w:hAnsi="Times New Roman" w:cs="Times New Roman"/>
          <w:b/>
          <w:bCs/>
          <w:sz w:val="24"/>
          <w:szCs w:val="24"/>
          <w:lang w:val="en-GB"/>
        </w:rPr>
        <w:t>rading partners’ CPI inflation</w:t>
      </w:r>
      <w:r w:rsidR="00487647">
        <w:rPr>
          <w:rFonts w:ascii="Times New Roman" w:hAnsi="Times New Roman" w:cs="Times New Roman"/>
          <w:b/>
          <w:bCs/>
          <w:sz w:val="24"/>
          <w:szCs w:val="24"/>
          <w:lang w:val="en-GB"/>
        </w:rPr>
        <w:t xml:space="preserve"> </w:t>
      </w:r>
      <w:r w:rsidR="00487647" w:rsidRPr="008969FF">
        <w:rPr>
          <w:rFonts w:ascii="Times New Roman" w:hAnsi="Times New Roman" w:cs="Times New Roman"/>
          <w:sz w:val="24"/>
          <w:szCs w:val="24"/>
          <w:lang w:val="en-GB"/>
        </w:rPr>
        <w:t>(in US$)</w:t>
      </w:r>
      <w:r w:rsidR="00487647">
        <w:rPr>
          <w:rFonts w:ascii="Times New Roman" w:hAnsi="Times New Roman" w:cs="Times New Roman"/>
          <w:sz w:val="24"/>
          <w:szCs w:val="24"/>
          <w:lang w:val="en-GB"/>
        </w:rPr>
        <w:t xml:space="preserve">—subdued at 1.5% </w:t>
      </w:r>
      <w:proofErr w:type="spellStart"/>
      <w:r w:rsidR="00487647">
        <w:rPr>
          <w:rFonts w:ascii="Times New Roman" w:hAnsi="Times New Roman" w:cs="Times New Roman"/>
          <w:sz w:val="24"/>
          <w:szCs w:val="24"/>
          <w:lang w:val="en-GB"/>
        </w:rPr>
        <w:t>p.y</w:t>
      </w:r>
      <w:proofErr w:type="spellEnd"/>
      <w:r w:rsidR="00487647">
        <w:rPr>
          <w:rFonts w:ascii="Times New Roman" w:hAnsi="Times New Roman" w:cs="Times New Roman"/>
          <w:sz w:val="24"/>
          <w:szCs w:val="24"/>
          <w:lang w:val="en-GB"/>
        </w:rPr>
        <w:t>. in the past 5-7 years</w:t>
      </w:r>
      <w:r w:rsidR="00BE7D17">
        <w:rPr>
          <w:rFonts w:ascii="Times New Roman" w:hAnsi="Times New Roman" w:cs="Times New Roman"/>
          <w:sz w:val="24"/>
          <w:szCs w:val="24"/>
          <w:lang w:val="en-GB"/>
        </w:rPr>
        <w:t>—i</w:t>
      </w:r>
      <w:r w:rsidR="00487647">
        <w:rPr>
          <w:rFonts w:ascii="Times New Roman" w:hAnsi="Times New Roman" w:cs="Times New Roman"/>
          <w:sz w:val="24"/>
          <w:szCs w:val="24"/>
          <w:lang w:val="en-GB"/>
        </w:rPr>
        <w:t>s projected to return to a more normal level of 3% in the coming years</w:t>
      </w:r>
      <w:r w:rsidR="00DB7EFC" w:rsidRPr="00DB7EFC">
        <w:rPr>
          <w:rFonts w:ascii="Times New Roman" w:hAnsi="Times New Roman" w:cs="Times New Roman"/>
          <w:sz w:val="24"/>
          <w:szCs w:val="24"/>
          <w:lang w:val="en-GB"/>
        </w:rPr>
        <w:t xml:space="preserve"> </w:t>
      </w:r>
      <w:r w:rsidR="00DB7EFC" w:rsidRPr="0001375C">
        <w:rPr>
          <w:rFonts w:ascii="Times New Roman" w:hAnsi="Times New Roman" w:cs="Times New Roman"/>
          <w:sz w:val="24"/>
          <w:szCs w:val="24"/>
          <w:lang w:val="en-GB"/>
        </w:rPr>
        <w:t>(</w:t>
      </w:r>
      <w:r w:rsidR="00DB7EFC" w:rsidRPr="0001375C">
        <w:rPr>
          <w:rFonts w:ascii="Times New Roman" w:hAnsi="Times New Roman" w:cs="Times New Roman"/>
          <w:b/>
          <w:bCs/>
          <w:color w:val="0070C0"/>
          <w:sz w:val="24"/>
          <w:szCs w:val="24"/>
          <w:lang w:val="en-GB"/>
        </w:rPr>
        <w:t>Fig</w:t>
      </w:r>
      <w:r w:rsidR="00DB7EFC">
        <w:rPr>
          <w:rFonts w:ascii="Times New Roman" w:hAnsi="Times New Roman" w:cs="Times New Roman"/>
          <w:b/>
          <w:bCs/>
          <w:color w:val="0070C0"/>
          <w:sz w:val="24"/>
          <w:szCs w:val="24"/>
          <w:lang w:val="en-GB"/>
        </w:rPr>
        <w:t>ures</w:t>
      </w:r>
      <w:r w:rsidR="00DB7EFC" w:rsidRPr="0001375C">
        <w:rPr>
          <w:rFonts w:ascii="Times New Roman" w:hAnsi="Times New Roman" w:cs="Times New Roman"/>
          <w:b/>
          <w:bCs/>
          <w:color w:val="0070C0"/>
          <w:sz w:val="24"/>
          <w:szCs w:val="24"/>
          <w:lang w:val="en-GB"/>
        </w:rPr>
        <w:t xml:space="preserve"> 7</w:t>
      </w:r>
      <w:r w:rsidR="00DB7EFC">
        <w:rPr>
          <w:rFonts w:ascii="Times New Roman" w:hAnsi="Times New Roman" w:cs="Times New Roman"/>
          <w:b/>
          <w:bCs/>
          <w:color w:val="0070C0"/>
          <w:sz w:val="24"/>
          <w:szCs w:val="24"/>
          <w:lang w:val="en-GB"/>
        </w:rPr>
        <w:t>.4-5</w:t>
      </w:r>
      <w:r w:rsidR="00DB7EFC" w:rsidRPr="0001375C">
        <w:rPr>
          <w:rFonts w:ascii="Times New Roman" w:hAnsi="Times New Roman" w:cs="Times New Roman"/>
          <w:sz w:val="24"/>
          <w:szCs w:val="24"/>
          <w:lang w:val="en-GB"/>
        </w:rPr>
        <w:t>).</w:t>
      </w:r>
    </w:p>
    <w:p w14:paraId="60574460" w14:textId="77777777" w:rsidR="0093795B" w:rsidRDefault="0093795B" w:rsidP="002D22B8">
      <w:pPr>
        <w:spacing w:after="0" w:line="276" w:lineRule="auto"/>
        <w:rPr>
          <w:rFonts w:ascii="Times New Roman" w:hAnsi="Times New Roman" w:cs="Times New Roman"/>
          <w:sz w:val="24"/>
          <w:szCs w:val="24"/>
          <w:lang w:val="en-GB"/>
        </w:rPr>
      </w:pPr>
    </w:p>
    <w:p w14:paraId="0EE6F80F" w14:textId="77777777" w:rsidR="0093795B" w:rsidRPr="003A02E2" w:rsidRDefault="0093795B" w:rsidP="00C22FC7">
      <w:pPr>
        <w:spacing w:after="0"/>
        <w:rPr>
          <w:b/>
          <w:bCs/>
          <w:color w:val="0070C0"/>
        </w:rPr>
      </w:pPr>
      <w:r w:rsidRPr="00DB7EFC">
        <w:rPr>
          <w:rFonts w:ascii="Times New Roman" w:hAnsi="Times New Roman" w:cs="Times New Roman"/>
          <w:b/>
          <w:bCs/>
          <w:color w:val="0070C0"/>
          <w:sz w:val="20"/>
          <w:szCs w:val="20"/>
        </w:rPr>
        <w:t>Table 2</w:t>
      </w:r>
      <w:r w:rsidRPr="00DB7EFC">
        <w:rPr>
          <w:rFonts w:ascii="Times New Roman" w:hAnsi="Times New Roman" w:cs="Times New Roman"/>
          <w:b/>
          <w:bCs/>
          <w:color w:val="0070C0"/>
        </w:rPr>
        <w:t>.</w:t>
      </w:r>
      <w:r w:rsidRPr="003A02E2">
        <w:rPr>
          <w:b/>
          <w:bCs/>
          <w:color w:val="0070C0"/>
        </w:rPr>
        <w:t xml:space="preserve"> </w:t>
      </w:r>
      <w:r w:rsidRPr="00DB7EFC">
        <w:rPr>
          <w:rFonts w:ascii="Times New Roman" w:hAnsi="Times New Roman" w:cs="Times New Roman"/>
          <w:b/>
          <w:bCs/>
          <w:color w:val="0070C0"/>
          <w:sz w:val="20"/>
          <w:szCs w:val="20"/>
          <w:lang w:val="en-GB"/>
        </w:rPr>
        <w:t xml:space="preserve">Rwanda’s external environment in recent </w:t>
      </w:r>
      <w:proofErr w:type="gramStart"/>
      <w:r w:rsidRPr="00DB7EFC">
        <w:rPr>
          <w:rFonts w:ascii="Times New Roman" w:hAnsi="Times New Roman" w:cs="Times New Roman"/>
          <w:b/>
          <w:bCs/>
          <w:color w:val="0070C0"/>
          <w:sz w:val="20"/>
          <w:szCs w:val="20"/>
          <w:lang w:val="en-GB"/>
        </w:rPr>
        <w:t>years,  y</w:t>
      </w:r>
      <w:proofErr w:type="gramEnd"/>
      <w:r w:rsidRPr="00DB7EFC">
        <w:rPr>
          <w:rFonts w:ascii="Times New Roman" w:hAnsi="Times New Roman" w:cs="Times New Roman"/>
          <w:b/>
          <w:bCs/>
          <w:color w:val="0070C0"/>
          <w:sz w:val="20"/>
          <w:szCs w:val="20"/>
          <w:lang w:val="en-GB"/>
        </w:rPr>
        <w:t>-on-y % growth</w:t>
      </w:r>
      <w:r>
        <w:rPr>
          <w:b/>
          <w:bCs/>
          <w:color w:val="0070C0"/>
        </w:rPr>
        <w:t xml:space="preserve"> </w:t>
      </w:r>
      <w:r w:rsidRPr="002C176A">
        <w:rPr>
          <w:color w:val="0070C0"/>
          <w:sz w:val="20"/>
          <w:szCs w:val="20"/>
        </w:rPr>
        <w:t>(unless indicated otherwise)</w:t>
      </w:r>
    </w:p>
    <w:p w14:paraId="4DC7217A" w14:textId="77777777" w:rsidR="00310081" w:rsidRDefault="0093795B" w:rsidP="00C22FC7">
      <w:pPr>
        <w:spacing w:after="0"/>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66E20F8F" wp14:editId="5A9BFADD">
            <wp:extent cx="6286500" cy="1329055"/>
            <wp:effectExtent l="133350" t="133350" r="133350" b="137795"/>
            <wp:docPr id="180583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BEBA8EAE-BF5A-486C-A8C5-ECC9F3942E4B}">
                          <a14:imgProps xmlns:a14="http://schemas.microsoft.com/office/drawing/2010/main">
                            <a14:imgLayer r:embed="rId47">
                              <a14:imgEffect>
                                <a14:sharpenSoften amount="35000"/>
                              </a14:imgEffect>
                              <a14:imgEffect>
                                <a14:brightnessContrast bright="-6000" contrast="7000"/>
                              </a14:imgEffect>
                            </a14:imgLayer>
                          </a14:imgProps>
                        </a:ext>
                        <a:ext uri="{28A0092B-C50C-407E-A947-70E740481C1C}">
                          <a14:useLocalDpi xmlns:a14="http://schemas.microsoft.com/office/drawing/2010/main" val="0"/>
                        </a:ext>
                      </a:extLst>
                    </a:blip>
                    <a:srcRect/>
                    <a:stretch>
                      <a:fillRect/>
                    </a:stretch>
                  </pic:blipFill>
                  <pic:spPr bwMode="auto">
                    <a:xfrm>
                      <a:off x="0" y="0"/>
                      <a:ext cx="6286500" cy="1329055"/>
                    </a:xfrm>
                    <a:prstGeom prst="rect">
                      <a:avLst/>
                    </a:prstGeom>
                    <a:noFill/>
                    <a:ln>
                      <a:noFill/>
                    </a:ln>
                    <a:effectLst>
                      <a:glow rad="127000">
                        <a:schemeClr val="accent4">
                          <a:lumMod val="60000"/>
                          <a:lumOff val="40000"/>
                        </a:schemeClr>
                      </a:glow>
                    </a:effectLst>
                  </pic:spPr>
                </pic:pic>
              </a:graphicData>
            </a:graphic>
          </wp:inline>
        </w:drawing>
      </w:r>
      <w:r w:rsidR="00310081">
        <w:rPr>
          <w:rFonts w:ascii="Times New Roman" w:hAnsi="Times New Roman" w:cs="Times New Roman"/>
          <w:sz w:val="24"/>
          <w:szCs w:val="24"/>
          <w:lang w:val="en-GB"/>
        </w:rPr>
        <w:br w:type="page"/>
      </w:r>
    </w:p>
    <w:tbl>
      <w:tblPr>
        <w:tblStyle w:val="TableGrid"/>
        <w:tblW w:w="9636" w:type="dxa"/>
        <w:tblInd w:w="288" w:type="dxa"/>
        <w:tblBorders>
          <w:top w:val="single" w:sz="12" w:space="0" w:color="FFE599" w:themeColor="accent4" w:themeTint="66"/>
          <w:left w:val="single" w:sz="12" w:space="0" w:color="FFE599" w:themeColor="accent4" w:themeTint="66"/>
          <w:bottom w:val="single" w:sz="12" w:space="0" w:color="FFE599" w:themeColor="accent4" w:themeTint="66"/>
          <w:right w:val="single" w:sz="12" w:space="0" w:color="FFE599" w:themeColor="accent4" w:themeTint="66"/>
          <w:insideH w:val="single" w:sz="12" w:space="0" w:color="FFE599" w:themeColor="accent4" w:themeTint="66"/>
          <w:insideV w:val="single" w:sz="12" w:space="0" w:color="FFE599" w:themeColor="accent4" w:themeTint="66"/>
        </w:tblBorders>
        <w:tblLook w:val="04A0" w:firstRow="1" w:lastRow="0" w:firstColumn="1" w:lastColumn="0" w:noHBand="0" w:noVBand="1"/>
      </w:tblPr>
      <w:tblGrid>
        <w:gridCol w:w="3606"/>
        <w:gridCol w:w="3421"/>
        <w:gridCol w:w="2609"/>
      </w:tblGrid>
      <w:tr w:rsidR="00310081" w14:paraId="4ACA9B0C" w14:textId="77777777" w:rsidTr="002122EB">
        <w:trPr>
          <w:trHeight w:val="340"/>
        </w:trPr>
        <w:tc>
          <w:tcPr>
            <w:tcW w:w="9636" w:type="dxa"/>
            <w:gridSpan w:val="3"/>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6B5C30D7" w14:textId="77777777" w:rsidR="00310081" w:rsidRPr="00E430C2" w:rsidRDefault="00310081" w:rsidP="00310081">
            <w:pPr>
              <w:spacing w:line="276" w:lineRule="auto"/>
              <w:rPr>
                <w:rFonts w:ascii="Times New Roman" w:hAnsi="Times New Roman" w:cs="Times New Roman"/>
                <w:b/>
                <w:bCs/>
                <w:color w:val="0070C0"/>
                <w:sz w:val="20"/>
                <w:szCs w:val="20"/>
                <w:lang w:val="en-GB"/>
              </w:rPr>
            </w:pPr>
            <w:commentRangeStart w:id="155"/>
            <w:r>
              <w:rPr>
                <w:rFonts w:ascii="Times New Roman" w:hAnsi="Times New Roman" w:cs="Times New Roman"/>
                <w:b/>
                <w:bCs/>
                <w:color w:val="0070C0"/>
                <w:sz w:val="20"/>
                <w:szCs w:val="20"/>
                <w:lang w:val="en-GB"/>
              </w:rPr>
              <w:lastRenderedPageBreak/>
              <w:t xml:space="preserve">Figure 7.2 External environment </w:t>
            </w:r>
            <w:r>
              <w:rPr>
                <w:rFonts w:ascii="Times New Roman" w:hAnsi="Times New Roman" w:cs="Times New Roman"/>
                <w:color w:val="2F5496" w:themeColor="accent1" w:themeShade="BF"/>
                <w:sz w:val="20"/>
                <w:szCs w:val="20"/>
                <w:lang w:val="en-GB"/>
              </w:rPr>
              <w:t>(</w:t>
            </w:r>
            <w:r w:rsidRPr="00085551">
              <w:rPr>
                <w:rFonts w:ascii="Times New Roman" w:hAnsi="Times New Roman" w:cs="Times New Roman"/>
                <w:b/>
                <w:bCs/>
                <w:color w:val="0070C0"/>
                <w:sz w:val="20"/>
                <w:szCs w:val="20"/>
                <w:lang w:val="en-GB"/>
              </w:rPr>
              <w:t>WEO-GAS</w:t>
            </w:r>
            <w:r>
              <w:rPr>
                <w:rFonts w:ascii="Times New Roman" w:hAnsi="Times New Roman" w:cs="Times New Roman"/>
                <w:b/>
                <w:bCs/>
                <w:color w:val="0070C0"/>
                <w:sz w:val="20"/>
                <w:szCs w:val="20"/>
                <w:lang w:val="en-GB"/>
              </w:rPr>
              <w:t xml:space="preserve">/ </w:t>
            </w:r>
            <w:r w:rsidRPr="00085551">
              <w:rPr>
                <w:rFonts w:ascii="Times New Roman" w:hAnsi="Times New Roman" w:cs="Times New Roman"/>
                <w:b/>
                <w:bCs/>
                <w:color w:val="0070C0"/>
                <w:sz w:val="20"/>
                <w:szCs w:val="20"/>
                <w:lang w:val="en-GB"/>
              </w:rPr>
              <w:t>GEE)</w:t>
            </w:r>
          </w:p>
        </w:tc>
      </w:tr>
      <w:tr w:rsidR="00F24611" w14:paraId="7EDC526E" w14:textId="77777777" w:rsidTr="002122EB">
        <w:trPr>
          <w:trHeight w:val="2730"/>
        </w:trPr>
        <w:tc>
          <w:tcPr>
            <w:tcW w:w="3606" w:type="dxa"/>
            <w:tcBorders>
              <w:top w:val="single" w:sz="12" w:space="0" w:color="FFD966" w:themeColor="accent4" w:themeTint="99"/>
            </w:tcBorders>
          </w:tcPr>
          <w:p w14:paraId="59AAE769" w14:textId="77777777" w:rsidR="00E430C2" w:rsidRDefault="00880F07" w:rsidP="00310081">
            <w:pPr>
              <w:spacing w:line="276"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703480F2" wp14:editId="2943AA6B">
                  <wp:extent cx="2013239" cy="1489075"/>
                  <wp:effectExtent l="76200" t="76200" r="63500" b="53975"/>
                  <wp:docPr id="10320528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52808" name="Picture 103205280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045054" cy="1512606"/>
                          </a:xfrm>
                          <a:prstGeom prst="rect">
                            <a:avLst/>
                          </a:prstGeom>
                          <a:effectLst>
                            <a:glow rad="63500">
                              <a:schemeClr val="accent2">
                                <a:satMod val="175000"/>
                                <a:alpha val="40000"/>
                              </a:schemeClr>
                            </a:glow>
                          </a:effectLst>
                        </pic:spPr>
                      </pic:pic>
                    </a:graphicData>
                  </a:graphic>
                </wp:inline>
              </w:drawing>
            </w:r>
          </w:p>
        </w:tc>
        <w:tc>
          <w:tcPr>
            <w:tcW w:w="3421" w:type="dxa"/>
            <w:tcBorders>
              <w:top w:val="single" w:sz="12" w:space="0" w:color="FFD966" w:themeColor="accent4" w:themeTint="99"/>
            </w:tcBorders>
          </w:tcPr>
          <w:p w14:paraId="0C7C8F00" w14:textId="77777777" w:rsidR="00E430C2" w:rsidRDefault="00A13E4C" w:rsidP="00A13E4C">
            <w:pPr>
              <w:spacing w:line="276" w:lineRule="auto"/>
              <w:rPr>
                <w:rFonts w:ascii="Times New Roman" w:hAnsi="Times New Roman" w:cs="Times New Roman"/>
                <w:sz w:val="24"/>
                <w:szCs w:val="24"/>
                <w:lang w:val="en-GB"/>
              </w:rPr>
            </w:pPr>
            <w:r>
              <w:rPr>
                <w:rFonts w:ascii="Times New Roman" w:hAnsi="Times New Roman" w:cs="Times New Roman"/>
                <w:noProof/>
                <w:sz w:val="24"/>
                <w:szCs w:val="24"/>
                <w:lang w:val="en-GB"/>
              </w:rPr>
              <w:t xml:space="preserve"> </w:t>
            </w:r>
            <w:r w:rsidR="00F24611">
              <w:rPr>
                <w:rFonts w:ascii="Times New Roman" w:hAnsi="Times New Roman" w:cs="Times New Roman"/>
                <w:noProof/>
                <w:sz w:val="24"/>
                <w:szCs w:val="24"/>
                <w:lang w:val="en-GB"/>
              </w:rPr>
              <w:drawing>
                <wp:inline distT="0" distB="0" distL="0" distR="0" wp14:anchorId="23ED90EE" wp14:editId="6BDDCDEE">
                  <wp:extent cx="1824990" cy="1489464"/>
                  <wp:effectExtent l="76200" t="76200" r="80010" b="73025"/>
                  <wp:docPr id="11946694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69449" name="Picture 119466944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863241" cy="1520682"/>
                          </a:xfrm>
                          <a:prstGeom prst="rect">
                            <a:avLst/>
                          </a:prstGeom>
                          <a:effectLst>
                            <a:glow rad="63500">
                              <a:schemeClr val="accent2">
                                <a:satMod val="175000"/>
                                <a:alpha val="40000"/>
                              </a:schemeClr>
                            </a:glow>
                          </a:effectLst>
                        </pic:spPr>
                      </pic:pic>
                    </a:graphicData>
                  </a:graphic>
                </wp:inline>
              </w:drawing>
            </w:r>
          </w:p>
        </w:tc>
        <w:tc>
          <w:tcPr>
            <w:tcW w:w="2609" w:type="dxa"/>
            <w:tcBorders>
              <w:top w:val="single" w:sz="12" w:space="0" w:color="FFD966" w:themeColor="accent4" w:themeTint="99"/>
            </w:tcBorders>
          </w:tcPr>
          <w:p w14:paraId="21869D09" w14:textId="77777777" w:rsidR="00A13E4C" w:rsidRDefault="00A13E4C" w:rsidP="00310081">
            <w:pPr>
              <w:spacing w:line="276" w:lineRule="auto"/>
              <w:rPr>
                <w:rFonts w:ascii="Times New Roman" w:hAnsi="Times New Roman" w:cs="Times New Roman"/>
                <w:color w:val="2F5496" w:themeColor="accent1" w:themeShade="BF"/>
                <w:sz w:val="20"/>
                <w:szCs w:val="20"/>
              </w:rPr>
            </w:pPr>
          </w:p>
          <w:commentRangeEnd w:id="155"/>
          <w:p w14:paraId="4443384A" w14:textId="77777777" w:rsidR="00A13E4C" w:rsidRDefault="003E7795" w:rsidP="00310081">
            <w:pPr>
              <w:spacing w:line="276" w:lineRule="auto"/>
              <w:rPr>
                <w:rFonts w:ascii="Times New Roman" w:hAnsi="Times New Roman" w:cs="Times New Roman"/>
                <w:color w:val="2F5496" w:themeColor="accent1" w:themeShade="BF"/>
                <w:sz w:val="20"/>
                <w:szCs w:val="20"/>
              </w:rPr>
            </w:pPr>
            <w:r>
              <w:rPr>
                <w:rStyle w:val="CommentReference"/>
              </w:rPr>
              <w:commentReference w:id="155"/>
            </w:r>
          </w:p>
          <w:p w14:paraId="61D33670" w14:textId="77777777" w:rsidR="0001375C" w:rsidRPr="00880F07" w:rsidRDefault="0001375C" w:rsidP="00A13E4C">
            <w:pPr>
              <w:spacing w:line="276" w:lineRule="auto"/>
              <w:rPr>
                <w:rFonts w:ascii="Times New Roman" w:hAnsi="Times New Roman" w:cs="Times New Roman"/>
                <w:sz w:val="24"/>
                <w:szCs w:val="24"/>
              </w:rPr>
            </w:pPr>
          </w:p>
        </w:tc>
      </w:tr>
    </w:tbl>
    <w:p w14:paraId="65534DCE" w14:textId="77777777" w:rsidR="00A6114A" w:rsidRPr="0001375C" w:rsidRDefault="00A6114A" w:rsidP="00310081">
      <w:pPr>
        <w:pStyle w:val="Heading3"/>
        <w:spacing w:before="120" w:after="240"/>
        <w:rPr>
          <w:rFonts w:ascii="Times New Roman" w:hAnsi="Times New Roman" w:cs="Times New Roman"/>
          <w:b/>
          <w:bCs/>
          <w:color w:val="2E74B5" w:themeColor="accent5" w:themeShade="BF"/>
          <w:lang w:val="en-GB"/>
        </w:rPr>
      </w:pPr>
      <w:bookmarkStart w:id="156" w:name="_Toc154000841"/>
      <w:r w:rsidRPr="0001375C">
        <w:rPr>
          <w:rFonts w:ascii="Times New Roman" w:hAnsi="Times New Roman" w:cs="Times New Roman"/>
          <w:b/>
          <w:bCs/>
          <w:color w:val="2E74B5" w:themeColor="accent5" w:themeShade="BF"/>
          <w:lang w:val="en-GB"/>
        </w:rPr>
        <w:t xml:space="preserve">Domestic environment </w:t>
      </w:r>
      <w:r w:rsidR="004112FF" w:rsidRPr="0001375C">
        <w:rPr>
          <w:rFonts w:ascii="Times New Roman" w:hAnsi="Times New Roman" w:cs="Times New Roman"/>
          <w:b/>
          <w:bCs/>
          <w:color w:val="2E74B5" w:themeColor="accent5" w:themeShade="BF"/>
          <w:lang w:val="en-GB"/>
        </w:rPr>
        <w:t>assumptions</w:t>
      </w:r>
      <w:bookmarkEnd w:id="156"/>
    </w:p>
    <w:p w14:paraId="47DCBDD0" w14:textId="7F3C6922" w:rsidR="004D3CB3" w:rsidRDefault="00E971BA" w:rsidP="00DC1CA1">
      <w:pPr>
        <w:spacing w:after="120" w:line="276" w:lineRule="auto"/>
        <w:rPr>
          <w:rFonts w:ascii="Times New Roman" w:hAnsi="Times New Roman" w:cs="Times New Roman"/>
          <w:b/>
          <w:bCs/>
          <w:sz w:val="24"/>
          <w:szCs w:val="24"/>
          <w:lang w:val="en-GB"/>
        </w:rPr>
      </w:pPr>
      <w:r>
        <w:rPr>
          <w:rFonts w:ascii="Times New Roman" w:hAnsi="Times New Roman" w:cs="Times New Roman"/>
          <w:sz w:val="24"/>
          <w:szCs w:val="24"/>
        </w:rPr>
        <w:t>For</w:t>
      </w:r>
      <w:r w:rsidR="00C96A11">
        <w:rPr>
          <w:rFonts w:ascii="Times New Roman" w:hAnsi="Times New Roman" w:cs="Times New Roman"/>
          <w:sz w:val="24"/>
          <w:szCs w:val="24"/>
        </w:rPr>
        <w:t xml:space="preserve"> the</w:t>
      </w:r>
      <w:r>
        <w:rPr>
          <w:rFonts w:ascii="Times New Roman" w:hAnsi="Times New Roman" w:cs="Times New Roman"/>
          <w:sz w:val="24"/>
          <w:szCs w:val="24"/>
        </w:rPr>
        <w:t xml:space="preserve"> key macro variables, </w:t>
      </w:r>
      <w:r w:rsidR="00F0487B" w:rsidRPr="00942AAD">
        <w:rPr>
          <w:rFonts w:ascii="Times New Roman" w:hAnsi="Times New Roman" w:cs="Times New Roman"/>
          <w:b/>
          <w:bCs/>
          <w:sz w:val="24"/>
          <w:szCs w:val="24"/>
        </w:rPr>
        <w:t xml:space="preserve">medium-term </w:t>
      </w:r>
      <w:r w:rsidRPr="00942AAD">
        <w:rPr>
          <w:rFonts w:ascii="Times New Roman" w:hAnsi="Times New Roman" w:cs="Times New Roman"/>
          <w:b/>
          <w:bCs/>
          <w:sz w:val="24"/>
          <w:szCs w:val="24"/>
        </w:rPr>
        <w:t>trends</w:t>
      </w:r>
      <w:r>
        <w:rPr>
          <w:rFonts w:ascii="Times New Roman" w:hAnsi="Times New Roman" w:cs="Times New Roman"/>
          <w:sz w:val="24"/>
          <w:szCs w:val="24"/>
        </w:rPr>
        <w:t xml:space="preserve"> are </w:t>
      </w:r>
      <w:r w:rsidRPr="00160382">
        <w:rPr>
          <w:rFonts w:ascii="Times New Roman" w:hAnsi="Times New Roman" w:cs="Times New Roman"/>
          <w:color w:val="0070C0"/>
          <w:sz w:val="24"/>
          <w:szCs w:val="24"/>
        </w:rPr>
        <w:t xml:space="preserve">distilled </w:t>
      </w:r>
      <w:r>
        <w:rPr>
          <w:rFonts w:ascii="Times New Roman" w:hAnsi="Times New Roman" w:cs="Times New Roman"/>
          <w:sz w:val="24"/>
          <w:szCs w:val="24"/>
        </w:rPr>
        <w:t>from historic</w:t>
      </w:r>
      <w:r w:rsidR="00F55ACF">
        <w:rPr>
          <w:rFonts w:ascii="Times New Roman" w:hAnsi="Times New Roman" w:cs="Times New Roman"/>
          <w:sz w:val="24"/>
          <w:szCs w:val="24"/>
        </w:rPr>
        <w:t xml:space="preserve"> data </w:t>
      </w:r>
      <w:r w:rsidR="00787AF3">
        <w:rPr>
          <w:rFonts w:ascii="Times New Roman" w:hAnsi="Times New Roman" w:cs="Times New Roman"/>
          <w:sz w:val="24"/>
          <w:szCs w:val="24"/>
        </w:rPr>
        <w:t>and judgment about steady</w:t>
      </w:r>
      <w:r w:rsidR="00834324">
        <w:rPr>
          <w:rFonts w:ascii="Times New Roman" w:hAnsi="Times New Roman" w:cs="Times New Roman"/>
          <w:sz w:val="24"/>
          <w:szCs w:val="24"/>
        </w:rPr>
        <w:t xml:space="preserve"> </w:t>
      </w:r>
      <w:r w:rsidR="00787AF3">
        <w:rPr>
          <w:rFonts w:ascii="Times New Roman" w:hAnsi="Times New Roman" w:cs="Times New Roman"/>
          <w:sz w:val="24"/>
          <w:szCs w:val="24"/>
        </w:rPr>
        <w:t>state</w:t>
      </w:r>
      <w:r w:rsidR="00C96A11">
        <w:rPr>
          <w:rFonts w:ascii="Times New Roman" w:hAnsi="Times New Roman" w:cs="Times New Roman"/>
          <w:sz w:val="24"/>
          <w:szCs w:val="24"/>
        </w:rPr>
        <w:t>s. These trends</w:t>
      </w:r>
      <w:r w:rsidR="00F0487B">
        <w:rPr>
          <w:rFonts w:ascii="Times New Roman" w:hAnsi="Times New Roman" w:cs="Times New Roman"/>
          <w:sz w:val="24"/>
          <w:szCs w:val="24"/>
        </w:rPr>
        <w:t xml:space="preserve"> underpin the forecast</w:t>
      </w:r>
      <w:r w:rsidR="00C96A11">
        <w:rPr>
          <w:rFonts w:ascii="Times New Roman" w:hAnsi="Times New Roman" w:cs="Times New Roman"/>
          <w:sz w:val="24"/>
          <w:szCs w:val="24"/>
        </w:rPr>
        <w:t xml:space="preserve"> </w:t>
      </w:r>
      <w:r w:rsidR="009935CA">
        <w:rPr>
          <w:rFonts w:ascii="Times New Roman" w:hAnsi="Times New Roman" w:cs="Times New Roman"/>
          <w:sz w:val="24"/>
          <w:szCs w:val="24"/>
        </w:rPr>
        <w:t>for pot</w:t>
      </w:r>
      <w:proofErr w:type="spellStart"/>
      <w:r w:rsidR="004D3CB3" w:rsidRPr="004D3CB3">
        <w:rPr>
          <w:rFonts w:ascii="Times New Roman" w:hAnsi="Times New Roman" w:cs="Times New Roman"/>
          <w:sz w:val="24"/>
          <w:szCs w:val="24"/>
          <w:lang w:val="en-GB"/>
        </w:rPr>
        <w:t>ential</w:t>
      </w:r>
      <w:proofErr w:type="spellEnd"/>
      <w:r w:rsidR="004D3CB3" w:rsidRPr="004D3CB3">
        <w:rPr>
          <w:rFonts w:ascii="Times New Roman" w:hAnsi="Times New Roman" w:cs="Times New Roman"/>
          <w:sz w:val="24"/>
          <w:szCs w:val="24"/>
          <w:lang w:val="en-GB"/>
        </w:rPr>
        <w:t xml:space="preserve"> GDP</w:t>
      </w:r>
      <w:r w:rsidR="009935CA">
        <w:rPr>
          <w:rFonts w:ascii="Times New Roman" w:hAnsi="Times New Roman" w:cs="Times New Roman"/>
          <w:sz w:val="24"/>
          <w:szCs w:val="24"/>
          <w:lang w:val="en-GB"/>
        </w:rPr>
        <w:t xml:space="preserve"> and</w:t>
      </w:r>
      <w:r w:rsidR="004D3CB3" w:rsidRPr="004D3CB3">
        <w:rPr>
          <w:rFonts w:ascii="Times New Roman" w:hAnsi="Times New Roman" w:cs="Times New Roman"/>
          <w:sz w:val="24"/>
          <w:szCs w:val="24"/>
          <w:lang w:val="en-GB"/>
        </w:rPr>
        <w:t xml:space="preserve"> final demand components</w:t>
      </w:r>
      <w:r w:rsidR="002A492D">
        <w:rPr>
          <w:rFonts w:ascii="Times New Roman" w:hAnsi="Times New Roman" w:cs="Times New Roman"/>
          <w:sz w:val="24"/>
          <w:szCs w:val="24"/>
          <w:lang w:val="en-GB"/>
        </w:rPr>
        <w:t>;</w:t>
      </w:r>
      <w:r w:rsidR="001A6282">
        <w:rPr>
          <w:rFonts w:ascii="Times New Roman" w:hAnsi="Times New Roman" w:cs="Times New Roman"/>
          <w:sz w:val="24"/>
          <w:szCs w:val="24"/>
          <w:lang w:val="en-GB"/>
        </w:rPr>
        <w:t xml:space="preserve"> structural deficit and </w:t>
      </w:r>
      <w:r w:rsidR="002A492D">
        <w:rPr>
          <w:rFonts w:ascii="Times New Roman" w:hAnsi="Times New Roman" w:cs="Times New Roman"/>
          <w:sz w:val="24"/>
          <w:szCs w:val="24"/>
          <w:lang w:val="en-GB"/>
        </w:rPr>
        <w:t>constituent</w:t>
      </w:r>
      <w:r w:rsidR="001A6282">
        <w:rPr>
          <w:rFonts w:ascii="Times New Roman" w:hAnsi="Times New Roman" w:cs="Times New Roman"/>
          <w:sz w:val="24"/>
          <w:szCs w:val="24"/>
          <w:lang w:val="en-GB"/>
        </w:rPr>
        <w:t xml:space="preserve"> parts (</w:t>
      </w:r>
      <w:r w:rsidR="002A492D">
        <w:rPr>
          <w:rFonts w:ascii="Times New Roman" w:hAnsi="Times New Roman" w:cs="Times New Roman"/>
          <w:sz w:val="24"/>
          <w:szCs w:val="24"/>
          <w:lang w:val="en-GB"/>
        </w:rPr>
        <w:t xml:space="preserve">revenue, demand for G&amp;S and other </w:t>
      </w:r>
      <w:r w:rsidR="00A67097">
        <w:rPr>
          <w:rFonts w:ascii="Times New Roman" w:hAnsi="Times New Roman" w:cs="Times New Roman"/>
          <w:sz w:val="24"/>
          <w:szCs w:val="24"/>
          <w:lang w:val="en-GB"/>
        </w:rPr>
        <w:t xml:space="preserve">spending; all </w:t>
      </w:r>
      <w:r w:rsidR="001A6282">
        <w:rPr>
          <w:rFonts w:ascii="Times New Roman" w:hAnsi="Times New Roman" w:cs="Times New Roman"/>
          <w:sz w:val="24"/>
          <w:szCs w:val="24"/>
          <w:lang w:val="en-GB"/>
        </w:rPr>
        <w:t>in percent of GDP)</w:t>
      </w:r>
      <w:r w:rsidR="002A01A4">
        <w:rPr>
          <w:rFonts w:ascii="Times New Roman" w:hAnsi="Times New Roman" w:cs="Times New Roman"/>
          <w:sz w:val="24"/>
          <w:szCs w:val="24"/>
          <w:lang w:val="en-GB"/>
        </w:rPr>
        <w:t>; t</w:t>
      </w:r>
      <w:r w:rsidR="009935CA">
        <w:rPr>
          <w:rFonts w:ascii="Times New Roman" w:hAnsi="Times New Roman" w:cs="Times New Roman"/>
          <w:sz w:val="24"/>
          <w:szCs w:val="24"/>
          <w:lang w:val="en-GB"/>
        </w:rPr>
        <w:t xml:space="preserve">he </w:t>
      </w:r>
      <w:r w:rsidR="00D7787D">
        <w:rPr>
          <w:rFonts w:ascii="Times New Roman" w:hAnsi="Times New Roman" w:cs="Times New Roman"/>
          <w:sz w:val="24"/>
          <w:szCs w:val="24"/>
          <w:lang w:val="en-GB"/>
        </w:rPr>
        <w:t xml:space="preserve">trend </w:t>
      </w:r>
      <w:r w:rsidR="00C96A11">
        <w:rPr>
          <w:rFonts w:ascii="Times New Roman" w:hAnsi="Times New Roman" w:cs="Times New Roman"/>
          <w:sz w:val="24"/>
          <w:szCs w:val="24"/>
          <w:lang w:val="en-GB"/>
        </w:rPr>
        <w:t xml:space="preserve">(neutral) </w:t>
      </w:r>
      <w:r w:rsidR="00D7787D">
        <w:rPr>
          <w:rFonts w:ascii="Times New Roman" w:hAnsi="Times New Roman" w:cs="Times New Roman"/>
          <w:sz w:val="24"/>
          <w:szCs w:val="24"/>
          <w:lang w:val="en-GB"/>
        </w:rPr>
        <w:t>nominal interest rate</w:t>
      </w:r>
      <w:r w:rsidR="009935CA">
        <w:rPr>
          <w:rFonts w:ascii="Times New Roman" w:hAnsi="Times New Roman" w:cs="Times New Roman"/>
          <w:sz w:val="24"/>
          <w:szCs w:val="24"/>
          <w:lang w:val="en-GB"/>
        </w:rPr>
        <w:t xml:space="preserve"> and </w:t>
      </w:r>
      <w:r w:rsidR="00DB7EFC">
        <w:rPr>
          <w:rFonts w:ascii="Times New Roman" w:hAnsi="Times New Roman" w:cs="Times New Roman"/>
          <w:sz w:val="24"/>
          <w:szCs w:val="24"/>
          <w:lang w:val="en-GB"/>
        </w:rPr>
        <w:t xml:space="preserve">trend </w:t>
      </w:r>
      <w:r w:rsidR="009935CA">
        <w:rPr>
          <w:rFonts w:ascii="Times New Roman" w:hAnsi="Times New Roman" w:cs="Times New Roman"/>
          <w:sz w:val="24"/>
          <w:szCs w:val="24"/>
          <w:lang w:val="en-GB"/>
        </w:rPr>
        <w:t>RIR</w:t>
      </w:r>
      <w:r w:rsidR="002A01A4">
        <w:rPr>
          <w:rFonts w:ascii="Times New Roman" w:hAnsi="Times New Roman" w:cs="Times New Roman"/>
          <w:sz w:val="24"/>
          <w:szCs w:val="24"/>
          <w:lang w:val="en-GB"/>
        </w:rPr>
        <w:t xml:space="preserve">; </w:t>
      </w:r>
      <w:r w:rsidR="009935CA">
        <w:rPr>
          <w:rFonts w:ascii="Times New Roman" w:hAnsi="Times New Roman" w:cs="Times New Roman"/>
          <w:sz w:val="24"/>
          <w:szCs w:val="24"/>
          <w:lang w:val="en-GB"/>
        </w:rPr>
        <w:t xml:space="preserve">and </w:t>
      </w:r>
      <w:r w:rsidR="00F92216">
        <w:rPr>
          <w:rFonts w:ascii="Times New Roman" w:hAnsi="Times New Roman" w:cs="Times New Roman"/>
          <w:sz w:val="24"/>
          <w:szCs w:val="24"/>
          <w:lang w:val="en-GB"/>
        </w:rPr>
        <w:t xml:space="preserve">trend </w:t>
      </w:r>
      <w:r w:rsidR="004D3CB3" w:rsidRPr="004D3CB3">
        <w:rPr>
          <w:rFonts w:ascii="Times New Roman" w:hAnsi="Times New Roman" w:cs="Times New Roman"/>
          <w:sz w:val="24"/>
          <w:szCs w:val="24"/>
          <w:lang w:val="en-GB"/>
        </w:rPr>
        <w:t>RER</w:t>
      </w:r>
      <w:r w:rsidR="00DB7EFC">
        <w:rPr>
          <w:rFonts w:ascii="Times New Roman" w:hAnsi="Times New Roman" w:cs="Times New Roman"/>
          <w:sz w:val="24"/>
          <w:szCs w:val="24"/>
          <w:lang w:val="en-GB"/>
        </w:rPr>
        <w:t xml:space="preserve"> </w:t>
      </w:r>
      <w:r w:rsidR="006B45AB">
        <w:rPr>
          <w:rFonts w:ascii="Times New Roman" w:hAnsi="Times New Roman" w:cs="Times New Roman"/>
          <w:sz w:val="24"/>
          <w:szCs w:val="24"/>
          <w:lang w:val="en-GB"/>
        </w:rPr>
        <w:t>depreciation rate</w:t>
      </w:r>
      <w:r w:rsidR="004D3CB3" w:rsidRPr="004D3CB3">
        <w:rPr>
          <w:rFonts w:ascii="Times New Roman" w:hAnsi="Times New Roman" w:cs="Times New Roman"/>
          <w:sz w:val="24"/>
          <w:szCs w:val="24"/>
          <w:lang w:val="en-GB"/>
        </w:rPr>
        <w:t>.</w:t>
      </w:r>
      <w:r w:rsidR="004D3CB3">
        <w:rPr>
          <w:rFonts w:ascii="Times New Roman" w:hAnsi="Times New Roman" w:cs="Times New Roman"/>
          <w:b/>
          <w:bCs/>
          <w:sz w:val="24"/>
          <w:szCs w:val="24"/>
          <w:lang w:val="en-GB"/>
        </w:rPr>
        <w:t xml:space="preserve"> </w:t>
      </w:r>
    </w:p>
    <w:p w14:paraId="7A6AB691" w14:textId="5453DACC" w:rsidR="00440DC0" w:rsidRDefault="00942AAD" w:rsidP="00B32A20">
      <w:pPr>
        <w:spacing w:after="120" w:line="276" w:lineRule="auto"/>
        <w:rPr>
          <w:rFonts w:ascii="Times New Roman" w:hAnsi="Times New Roman" w:cs="Times New Roman"/>
          <w:sz w:val="24"/>
          <w:szCs w:val="24"/>
          <w:lang w:val="en-GB"/>
        </w:rPr>
      </w:pPr>
      <w:r w:rsidRPr="00942AAD">
        <w:rPr>
          <w:rFonts w:ascii="Times New Roman" w:hAnsi="Times New Roman" w:cs="Times New Roman"/>
          <w:sz w:val="24"/>
          <w:szCs w:val="24"/>
          <w:lang w:val="en-GB"/>
        </w:rPr>
        <w:t>For s</w:t>
      </w:r>
      <w:r w:rsidR="004D3CB3" w:rsidRPr="00942AAD">
        <w:rPr>
          <w:rFonts w:ascii="Times New Roman" w:hAnsi="Times New Roman" w:cs="Times New Roman"/>
          <w:sz w:val="24"/>
          <w:szCs w:val="24"/>
          <w:lang w:val="en-GB"/>
        </w:rPr>
        <w:t xml:space="preserve">ome </w:t>
      </w:r>
      <w:r>
        <w:rPr>
          <w:rFonts w:ascii="Times New Roman" w:hAnsi="Times New Roman" w:cs="Times New Roman"/>
          <w:sz w:val="24"/>
          <w:szCs w:val="24"/>
          <w:lang w:val="en-GB"/>
        </w:rPr>
        <w:t xml:space="preserve">macro </w:t>
      </w:r>
      <w:r w:rsidR="004D3CB3" w:rsidRPr="00942AAD">
        <w:rPr>
          <w:rFonts w:ascii="Times New Roman" w:hAnsi="Times New Roman" w:cs="Times New Roman"/>
          <w:sz w:val="24"/>
          <w:szCs w:val="24"/>
          <w:lang w:val="en-GB"/>
        </w:rPr>
        <w:t>variables</w:t>
      </w:r>
      <w:r w:rsidRPr="00942AAD">
        <w:rPr>
          <w:rFonts w:ascii="Times New Roman" w:hAnsi="Times New Roman" w:cs="Times New Roman"/>
          <w:sz w:val="24"/>
          <w:szCs w:val="24"/>
          <w:lang w:val="en-GB"/>
        </w:rPr>
        <w:t>, the forecast</w:t>
      </w:r>
      <w:r w:rsidR="00AC330C">
        <w:rPr>
          <w:rFonts w:ascii="Times New Roman" w:hAnsi="Times New Roman" w:cs="Times New Roman"/>
          <w:sz w:val="24"/>
          <w:szCs w:val="24"/>
          <w:lang w:val="en-GB"/>
        </w:rPr>
        <w:t>s</w:t>
      </w:r>
      <w:r>
        <w:rPr>
          <w:rFonts w:ascii="Times New Roman" w:hAnsi="Times New Roman" w:cs="Times New Roman"/>
          <w:sz w:val="24"/>
          <w:szCs w:val="24"/>
          <w:lang w:val="en-GB"/>
        </w:rPr>
        <w:t xml:space="preserve"> for</w:t>
      </w:r>
      <w:r w:rsidRPr="00942AAD">
        <w:rPr>
          <w:rFonts w:ascii="Times New Roman" w:hAnsi="Times New Roman" w:cs="Times New Roman"/>
          <w:sz w:val="24"/>
          <w:szCs w:val="24"/>
          <w:lang w:val="en-GB"/>
        </w:rPr>
        <w:t xml:space="preserve"> nearby quarters </w:t>
      </w:r>
      <w:r w:rsidR="00D57D9A" w:rsidRPr="00942AAD">
        <w:rPr>
          <w:rFonts w:ascii="Times New Roman" w:hAnsi="Times New Roman" w:cs="Times New Roman"/>
          <w:sz w:val="24"/>
          <w:szCs w:val="24"/>
          <w:lang w:val="en-GB"/>
        </w:rPr>
        <w:t xml:space="preserve">are </w:t>
      </w:r>
      <w:r w:rsidR="009F6139" w:rsidRPr="00942AAD">
        <w:rPr>
          <w:rFonts w:ascii="Times New Roman" w:hAnsi="Times New Roman" w:cs="Times New Roman"/>
          <w:sz w:val="24"/>
          <w:szCs w:val="24"/>
          <w:lang w:val="en-GB"/>
        </w:rPr>
        <w:t>‘</w:t>
      </w:r>
      <w:r w:rsidR="009F6139" w:rsidRPr="0069139C">
        <w:rPr>
          <w:rFonts w:ascii="Times New Roman" w:hAnsi="Times New Roman" w:cs="Times New Roman"/>
          <w:b/>
          <w:bCs/>
          <w:color w:val="7030A0"/>
          <w:sz w:val="24"/>
          <w:szCs w:val="24"/>
          <w:lang w:val="en-GB"/>
        </w:rPr>
        <w:t>tuned’</w:t>
      </w:r>
      <w:r w:rsidR="0069139C">
        <w:rPr>
          <w:rStyle w:val="FootnoteReference"/>
          <w:rFonts w:ascii="Times New Roman" w:hAnsi="Times New Roman" w:cs="Times New Roman"/>
          <w:b/>
          <w:bCs/>
          <w:sz w:val="24"/>
          <w:szCs w:val="24"/>
          <w:lang w:val="en-GB"/>
        </w:rPr>
        <w:footnoteReference w:id="12"/>
      </w:r>
      <w:r w:rsidR="00D57070">
        <w:rPr>
          <w:rFonts w:ascii="Times New Roman" w:hAnsi="Times New Roman" w:cs="Times New Roman"/>
          <w:b/>
          <w:bCs/>
          <w:color w:val="7030A0"/>
          <w:sz w:val="24"/>
          <w:szCs w:val="24"/>
          <w:lang w:val="en-GB"/>
        </w:rPr>
        <w:t xml:space="preserve"> </w:t>
      </w:r>
      <w:r w:rsidR="009F6139" w:rsidRPr="009940F8">
        <w:rPr>
          <w:rFonts w:ascii="Times New Roman" w:hAnsi="Times New Roman" w:cs="Times New Roman"/>
          <w:b/>
          <w:bCs/>
          <w:sz w:val="24"/>
          <w:szCs w:val="24"/>
          <w:lang w:val="en-GB"/>
        </w:rPr>
        <w:t>using</w:t>
      </w:r>
      <w:r w:rsidR="004D3CB3" w:rsidRPr="009940F8">
        <w:rPr>
          <w:rFonts w:ascii="Times New Roman" w:hAnsi="Times New Roman" w:cs="Times New Roman"/>
          <w:b/>
          <w:bCs/>
          <w:sz w:val="24"/>
          <w:szCs w:val="24"/>
          <w:lang w:val="en-GB"/>
        </w:rPr>
        <w:t xml:space="preserve"> near-term forecast</w:t>
      </w:r>
      <w:r w:rsidR="009F6139" w:rsidRPr="009940F8">
        <w:rPr>
          <w:rFonts w:ascii="Times New Roman" w:hAnsi="Times New Roman" w:cs="Times New Roman"/>
          <w:b/>
          <w:bCs/>
          <w:sz w:val="24"/>
          <w:szCs w:val="24"/>
          <w:lang w:val="en-GB"/>
        </w:rPr>
        <w:t>s</w:t>
      </w:r>
      <w:r>
        <w:rPr>
          <w:rFonts w:ascii="Times New Roman" w:hAnsi="Times New Roman" w:cs="Times New Roman"/>
          <w:sz w:val="24"/>
          <w:szCs w:val="24"/>
          <w:lang w:val="en-GB"/>
        </w:rPr>
        <w:t xml:space="preserve"> available from other tools, expert judgment, and provisional estimates. E.g.,</w:t>
      </w:r>
      <w:r w:rsidR="004D3CB3">
        <w:rPr>
          <w:rFonts w:ascii="Times New Roman" w:hAnsi="Times New Roman" w:cs="Times New Roman"/>
          <w:sz w:val="24"/>
          <w:szCs w:val="24"/>
          <w:lang w:val="en-GB"/>
        </w:rPr>
        <w:t xml:space="preserve"> GDP </w:t>
      </w:r>
      <w:r>
        <w:rPr>
          <w:rFonts w:ascii="Times New Roman" w:hAnsi="Times New Roman" w:cs="Times New Roman"/>
          <w:sz w:val="24"/>
          <w:szCs w:val="24"/>
          <w:lang w:val="en-GB"/>
        </w:rPr>
        <w:t>in current and next quarter is set using the now/forecasting tool, the current</w:t>
      </w:r>
      <w:r w:rsidR="009940F8">
        <w:rPr>
          <w:rFonts w:ascii="Times New Roman" w:hAnsi="Times New Roman" w:cs="Times New Roman"/>
          <w:sz w:val="24"/>
          <w:szCs w:val="24"/>
          <w:lang w:val="en-GB"/>
        </w:rPr>
        <w:t>-</w:t>
      </w:r>
      <w:r>
        <w:rPr>
          <w:rFonts w:ascii="Times New Roman" w:hAnsi="Times New Roman" w:cs="Times New Roman"/>
          <w:sz w:val="24"/>
          <w:szCs w:val="24"/>
          <w:lang w:val="en-GB"/>
        </w:rPr>
        <w:t xml:space="preserve">quarter CPI </w:t>
      </w:r>
      <w:r w:rsidR="009940F8">
        <w:rPr>
          <w:rFonts w:ascii="Times New Roman" w:hAnsi="Times New Roman" w:cs="Times New Roman"/>
          <w:sz w:val="24"/>
          <w:szCs w:val="24"/>
          <w:lang w:val="en-GB"/>
        </w:rPr>
        <w:t>and its components are</w:t>
      </w:r>
      <w:r>
        <w:rPr>
          <w:rFonts w:ascii="Times New Roman" w:hAnsi="Times New Roman" w:cs="Times New Roman"/>
          <w:sz w:val="24"/>
          <w:szCs w:val="24"/>
          <w:lang w:val="en-GB"/>
        </w:rPr>
        <w:t xml:space="preserve"> estimated based on </w:t>
      </w:r>
      <w:r w:rsidR="00DB7EFC">
        <w:rPr>
          <w:rFonts w:ascii="Times New Roman" w:hAnsi="Times New Roman" w:cs="Times New Roman"/>
          <w:sz w:val="24"/>
          <w:szCs w:val="24"/>
          <w:lang w:val="en-GB"/>
        </w:rPr>
        <w:t xml:space="preserve">latest </w:t>
      </w:r>
      <w:r>
        <w:rPr>
          <w:rFonts w:ascii="Times New Roman" w:hAnsi="Times New Roman" w:cs="Times New Roman"/>
          <w:sz w:val="24"/>
          <w:szCs w:val="24"/>
          <w:lang w:val="en-GB"/>
        </w:rPr>
        <w:t>month</w:t>
      </w:r>
      <w:r w:rsidR="00DB7EFC">
        <w:rPr>
          <w:rFonts w:ascii="Times New Roman" w:hAnsi="Times New Roman" w:cs="Times New Roman"/>
          <w:sz w:val="24"/>
          <w:szCs w:val="24"/>
          <w:lang w:val="en-GB"/>
        </w:rPr>
        <w:t>s’</w:t>
      </w:r>
      <w:r>
        <w:rPr>
          <w:rFonts w:ascii="Times New Roman" w:hAnsi="Times New Roman" w:cs="Times New Roman"/>
          <w:sz w:val="24"/>
          <w:szCs w:val="24"/>
          <w:lang w:val="en-GB"/>
        </w:rPr>
        <w:t xml:space="preserve"> </w:t>
      </w:r>
      <w:r w:rsidR="009940F8">
        <w:rPr>
          <w:rFonts w:ascii="Times New Roman" w:hAnsi="Times New Roman" w:cs="Times New Roman"/>
          <w:sz w:val="24"/>
          <w:szCs w:val="24"/>
          <w:lang w:val="en-GB"/>
        </w:rPr>
        <w:t>provisional</w:t>
      </w:r>
      <w:r>
        <w:rPr>
          <w:rFonts w:ascii="Times New Roman" w:hAnsi="Times New Roman" w:cs="Times New Roman"/>
          <w:sz w:val="24"/>
          <w:szCs w:val="24"/>
          <w:lang w:val="en-GB"/>
        </w:rPr>
        <w:t xml:space="preserve"> data</w:t>
      </w:r>
      <w:r w:rsidR="009940F8">
        <w:rPr>
          <w:rFonts w:ascii="Times New Roman" w:hAnsi="Times New Roman" w:cs="Times New Roman"/>
          <w:sz w:val="24"/>
          <w:szCs w:val="24"/>
          <w:lang w:val="en-GB"/>
        </w:rPr>
        <w:t xml:space="preserve">. </w:t>
      </w:r>
      <w:r>
        <w:rPr>
          <w:rFonts w:ascii="Times New Roman" w:hAnsi="Times New Roman" w:cs="Times New Roman"/>
          <w:sz w:val="24"/>
          <w:szCs w:val="24"/>
          <w:lang w:val="en-GB"/>
        </w:rPr>
        <w:t>A</w:t>
      </w:r>
      <w:r w:rsidR="00834324">
        <w:rPr>
          <w:rFonts w:ascii="Times New Roman" w:hAnsi="Times New Roman" w:cs="Times New Roman"/>
          <w:sz w:val="24"/>
          <w:szCs w:val="24"/>
          <w:lang w:val="en-GB"/>
        </w:rPr>
        <w:t>nother assumption on the</w:t>
      </w:r>
      <w:r>
        <w:rPr>
          <w:rFonts w:ascii="Times New Roman" w:hAnsi="Times New Roman" w:cs="Times New Roman"/>
          <w:sz w:val="24"/>
          <w:szCs w:val="24"/>
          <w:lang w:val="en-GB"/>
        </w:rPr>
        <w:t xml:space="preserve"> domestic environment is that </w:t>
      </w:r>
      <w:r w:rsidRPr="009940F8">
        <w:rPr>
          <w:rFonts w:ascii="Times New Roman" w:hAnsi="Times New Roman" w:cs="Times New Roman"/>
          <w:b/>
          <w:bCs/>
          <w:sz w:val="24"/>
          <w:szCs w:val="24"/>
          <w:lang w:val="en-GB"/>
        </w:rPr>
        <w:t>re</w:t>
      </w:r>
      <w:r w:rsidR="009F6139" w:rsidRPr="009940F8">
        <w:rPr>
          <w:rFonts w:ascii="Times New Roman" w:hAnsi="Times New Roman" w:cs="Times New Roman"/>
          <w:b/>
          <w:bCs/>
          <w:sz w:val="24"/>
          <w:szCs w:val="24"/>
          <w:lang w:val="en-GB"/>
        </w:rPr>
        <w:t>cent</w:t>
      </w:r>
      <w:r w:rsidR="00834324">
        <w:rPr>
          <w:rFonts w:ascii="Times New Roman" w:hAnsi="Times New Roman" w:cs="Times New Roman"/>
          <w:b/>
          <w:bCs/>
          <w:sz w:val="24"/>
          <w:szCs w:val="24"/>
          <w:lang w:val="en-GB"/>
        </w:rPr>
        <w:t xml:space="preserve">ly </w:t>
      </w:r>
      <w:r w:rsidR="009F6139" w:rsidRPr="009940F8">
        <w:rPr>
          <w:rFonts w:ascii="Times New Roman" w:hAnsi="Times New Roman" w:cs="Times New Roman"/>
          <w:b/>
          <w:bCs/>
          <w:sz w:val="24"/>
          <w:szCs w:val="24"/>
          <w:lang w:val="en-GB"/>
        </w:rPr>
        <w:t xml:space="preserve">observed shocks </w:t>
      </w:r>
      <w:r w:rsidR="00440DC0" w:rsidRPr="009940F8">
        <w:rPr>
          <w:rFonts w:ascii="Times New Roman" w:hAnsi="Times New Roman" w:cs="Times New Roman"/>
          <w:b/>
          <w:bCs/>
          <w:sz w:val="24"/>
          <w:szCs w:val="24"/>
          <w:lang w:val="en-GB"/>
        </w:rPr>
        <w:t>disappear</w:t>
      </w:r>
      <w:r w:rsidR="009F6139">
        <w:rPr>
          <w:rFonts w:ascii="Times New Roman" w:hAnsi="Times New Roman" w:cs="Times New Roman"/>
          <w:sz w:val="24"/>
          <w:szCs w:val="24"/>
          <w:lang w:val="en-GB"/>
        </w:rPr>
        <w:t>, e.g.,</w:t>
      </w:r>
      <w:r w:rsidR="009940F8">
        <w:rPr>
          <w:rFonts w:ascii="Times New Roman" w:hAnsi="Times New Roman" w:cs="Times New Roman"/>
          <w:sz w:val="24"/>
          <w:szCs w:val="24"/>
          <w:lang w:val="en-GB"/>
        </w:rPr>
        <w:t xml:space="preserve"> </w:t>
      </w:r>
      <w:r w:rsidR="00440DC0">
        <w:rPr>
          <w:rFonts w:ascii="Times New Roman" w:hAnsi="Times New Roman" w:cs="Times New Roman"/>
          <w:sz w:val="24"/>
          <w:szCs w:val="24"/>
          <w:lang w:val="en-GB"/>
        </w:rPr>
        <w:t xml:space="preserve">agriculture </w:t>
      </w:r>
      <w:r w:rsidR="00AC330C">
        <w:rPr>
          <w:rFonts w:ascii="Times New Roman" w:hAnsi="Times New Roman" w:cs="Times New Roman"/>
          <w:sz w:val="24"/>
          <w:szCs w:val="24"/>
          <w:lang w:val="en-GB"/>
        </w:rPr>
        <w:t>normalizes</w:t>
      </w:r>
      <w:r w:rsidR="009940F8">
        <w:rPr>
          <w:rFonts w:ascii="Times New Roman" w:hAnsi="Times New Roman" w:cs="Times New Roman"/>
          <w:sz w:val="24"/>
          <w:szCs w:val="24"/>
          <w:lang w:val="en-GB"/>
        </w:rPr>
        <w:t xml:space="preserve"> and food and core price shocks are abating</w:t>
      </w:r>
      <w:r w:rsidR="00440DC0">
        <w:rPr>
          <w:rFonts w:ascii="Times New Roman" w:hAnsi="Times New Roman" w:cs="Times New Roman"/>
          <w:sz w:val="24"/>
          <w:szCs w:val="24"/>
          <w:lang w:val="en-GB"/>
        </w:rPr>
        <w:t>.</w:t>
      </w:r>
    </w:p>
    <w:p w14:paraId="6AEAC8FE" w14:textId="77777777" w:rsidR="009F6139" w:rsidRDefault="009F6139" w:rsidP="002B69CD">
      <w:pPr>
        <w:spacing w:after="120" w:line="276" w:lineRule="auto"/>
        <w:rPr>
          <w:rFonts w:ascii="Times New Roman" w:hAnsi="Times New Roman" w:cs="Times New Roman"/>
          <w:sz w:val="24"/>
          <w:szCs w:val="24"/>
          <w:lang w:val="en-GB"/>
        </w:rPr>
      </w:pPr>
      <w:r w:rsidRPr="009940F8">
        <w:rPr>
          <w:rFonts w:ascii="Times New Roman" w:hAnsi="Times New Roman" w:cs="Times New Roman"/>
          <w:sz w:val="24"/>
          <w:szCs w:val="24"/>
          <w:lang w:val="en-GB"/>
        </w:rPr>
        <w:t xml:space="preserve">Other variables </w:t>
      </w:r>
      <w:r w:rsidR="00100465" w:rsidRPr="009940F8">
        <w:rPr>
          <w:rFonts w:ascii="Times New Roman" w:hAnsi="Times New Roman" w:cs="Times New Roman"/>
          <w:sz w:val="24"/>
          <w:szCs w:val="24"/>
          <w:lang w:val="en-GB"/>
        </w:rPr>
        <w:t>are</w:t>
      </w:r>
      <w:r w:rsidR="00100465">
        <w:rPr>
          <w:rFonts w:ascii="Times New Roman" w:hAnsi="Times New Roman" w:cs="Times New Roman"/>
          <w:b/>
          <w:bCs/>
          <w:sz w:val="24"/>
          <w:szCs w:val="24"/>
          <w:lang w:val="en-GB"/>
        </w:rPr>
        <w:t xml:space="preserve"> </w:t>
      </w:r>
      <w:r>
        <w:rPr>
          <w:rFonts w:ascii="Times New Roman" w:hAnsi="Times New Roman" w:cs="Times New Roman"/>
          <w:b/>
          <w:bCs/>
          <w:sz w:val="24"/>
          <w:szCs w:val="24"/>
          <w:lang w:val="en-GB"/>
        </w:rPr>
        <w:t>tuned using known or expected policies</w:t>
      </w:r>
      <w:r w:rsidR="009940F8">
        <w:rPr>
          <w:rFonts w:ascii="Times New Roman" w:hAnsi="Times New Roman" w:cs="Times New Roman"/>
          <w:b/>
          <w:bCs/>
          <w:sz w:val="24"/>
          <w:szCs w:val="24"/>
          <w:lang w:val="en-GB"/>
        </w:rPr>
        <w:t xml:space="preserve"> and judgment</w:t>
      </w:r>
      <w:r w:rsidR="009940F8" w:rsidRPr="009940F8">
        <w:rPr>
          <w:rFonts w:ascii="Times New Roman" w:hAnsi="Times New Roman" w:cs="Times New Roman"/>
          <w:sz w:val="24"/>
          <w:szCs w:val="24"/>
          <w:lang w:val="en-GB"/>
        </w:rPr>
        <w:t xml:space="preserve">. </w:t>
      </w:r>
      <w:r w:rsidR="009940F8">
        <w:rPr>
          <w:rFonts w:ascii="Times New Roman" w:hAnsi="Times New Roman" w:cs="Times New Roman"/>
          <w:sz w:val="24"/>
          <w:szCs w:val="24"/>
          <w:lang w:val="en-GB"/>
        </w:rPr>
        <w:t>E</w:t>
      </w:r>
      <w:r>
        <w:rPr>
          <w:rFonts w:ascii="Times New Roman" w:hAnsi="Times New Roman" w:cs="Times New Roman"/>
          <w:sz w:val="24"/>
          <w:szCs w:val="24"/>
          <w:lang w:val="en-GB"/>
        </w:rPr>
        <w:t xml:space="preserve">.g., </w:t>
      </w:r>
      <w:r w:rsidR="009940F8">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NBR’s interest </w:t>
      </w:r>
      <w:r w:rsidR="009940F8">
        <w:rPr>
          <w:rFonts w:ascii="Times New Roman" w:hAnsi="Times New Roman" w:cs="Times New Roman"/>
          <w:sz w:val="24"/>
          <w:szCs w:val="24"/>
          <w:lang w:val="en-GB"/>
        </w:rPr>
        <w:t xml:space="preserve">frate or the next-quarter monetary policy committee meeting is guessed (no change) and the </w:t>
      </w:r>
      <w:r>
        <w:rPr>
          <w:rFonts w:ascii="Times New Roman" w:hAnsi="Times New Roman" w:cs="Times New Roman"/>
          <w:sz w:val="24"/>
          <w:szCs w:val="24"/>
          <w:lang w:val="en-GB"/>
        </w:rPr>
        <w:t xml:space="preserve">exchange rate </w:t>
      </w:r>
      <w:r w:rsidR="009940F8">
        <w:rPr>
          <w:rFonts w:ascii="Times New Roman" w:hAnsi="Times New Roman" w:cs="Times New Roman"/>
          <w:sz w:val="24"/>
          <w:szCs w:val="24"/>
          <w:lang w:val="en-GB"/>
        </w:rPr>
        <w:t xml:space="preserve">for the one or two quarters </w:t>
      </w:r>
      <w:r w:rsidR="00207967">
        <w:rPr>
          <w:rFonts w:ascii="Times New Roman" w:hAnsi="Times New Roman" w:cs="Times New Roman"/>
          <w:sz w:val="24"/>
          <w:szCs w:val="24"/>
          <w:lang w:val="en-GB"/>
        </w:rPr>
        <w:t>i</w:t>
      </w:r>
      <w:r w:rsidR="009940F8">
        <w:rPr>
          <w:rFonts w:ascii="Times New Roman" w:hAnsi="Times New Roman" w:cs="Times New Roman"/>
          <w:sz w:val="24"/>
          <w:szCs w:val="24"/>
          <w:lang w:val="en-GB"/>
        </w:rPr>
        <w:t xml:space="preserve">s set </w:t>
      </w:r>
      <w:r w:rsidR="00207967">
        <w:rPr>
          <w:rFonts w:ascii="Times New Roman" w:hAnsi="Times New Roman" w:cs="Times New Roman"/>
          <w:sz w:val="24"/>
          <w:szCs w:val="24"/>
          <w:lang w:val="en-GB"/>
        </w:rPr>
        <w:t xml:space="preserve">based on statements and the program with the IMF. </w:t>
      </w:r>
    </w:p>
    <w:p w14:paraId="4C2D9CE7" w14:textId="77777777" w:rsidR="00870A1B" w:rsidRPr="0001375C" w:rsidRDefault="00932493" w:rsidP="0001375C">
      <w:pPr>
        <w:pStyle w:val="Heading3"/>
        <w:spacing w:after="120"/>
        <w:rPr>
          <w:rFonts w:ascii="Times New Roman" w:hAnsi="Times New Roman" w:cs="Times New Roman"/>
          <w:b/>
          <w:bCs/>
          <w:color w:val="2E74B5" w:themeColor="accent5" w:themeShade="BF"/>
          <w:lang w:val="en-GB"/>
        </w:rPr>
      </w:pPr>
      <w:bookmarkStart w:id="158" w:name="_Toc154000842"/>
      <w:r w:rsidRPr="0001375C">
        <w:rPr>
          <w:rFonts w:ascii="Times New Roman" w:hAnsi="Times New Roman" w:cs="Times New Roman"/>
          <w:b/>
          <w:bCs/>
          <w:color w:val="2E74B5" w:themeColor="accent5" w:themeShade="BF"/>
          <w:lang w:val="en-GB"/>
        </w:rPr>
        <w:t xml:space="preserve">Fiscal </w:t>
      </w:r>
      <w:r w:rsidR="00A6114A" w:rsidRPr="0001375C">
        <w:rPr>
          <w:rFonts w:ascii="Times New Roman" w:hAnsi="Times New Roman" w:cs="Times New Roman"/>
          <w:b/>
          <w:bCs/>
          <w:color w:val="2E74B5" w:themeColor="accent5" w:themeShade="BF"/>
          <w:lang w:val="en-GB"/>
        </w:rPr>
        <w:t>polic</w:t>
      </w:r>
      <w:r w:rsidR="00555C8A" w:rsidRPr="0001375C">
        <w:rPr>
          <w:rFonts w:ascii="Times New Roman" w:hAnsi="Times New Roman" w:cs="Times New Roman"/>
          <w:b/>
          <w:bCs/>
          <w:color w:val="2E74B5" w:themeColor="accent5" w:themeShade="BF"/>
          <w:lang w:val="en-GB"/>
        </w:rPr>
        <w:t>y assumptions</w:t>
      </w:r>
      <w:bookmarkEnd w:id="158"/>
      <w:r w:rsidR="00440DC0" w:rsidRPr="0001375C">
        <w:rPr>
          <w:rFonts w:ascii="Times New Roman" w:hAnsi="Times New Roman" w:cs="Times New Roman"/>
          <w:b/>
          <w:bCs/>
          <w:color w:val="2E74B5" w:themeColor="accent5" w:themeShade="BF"/>
          <w:lang w:val="en-GB"/>
        </w:rPr>
        <w:t xml:space="preserve"> </w:t>
      </w:r>
    </w:p>
    <w:p w14:paraId="0CE921AA" w14:textId="77777777" w:rsidR="00085462" w:rsidRPr="00085462" w:rsidRDefault="00870A1B" w:rsidP="002B69CD">
      <w:pPr>
        <w:spacing w:after="240" w:line="276" w:lineRule="auto"/>
        <w:rPr>
          <w:rFonts w:ascii="Times New Roman" w:hAnsi="Times New Roman" w:cs="Times New Roman"/>
          <w:color w:val="0070C0"/>
          <w:sz w:val="20"/>
          <w:szCs w:val="20"/>
        </w:rPr>
      </w:pPr>
      <w:r>
        <w:rPr>
          <w:rFonts w:ascii="Times New Roman" w:hAnsi="Times New Roman" w:cs="Times New Roman"/>
          <w:sz w:val="24"/>
          <w:szCs w:val="24"/>
          <w:lang w:val="en-GB"/>
        </w:rPr>
        <w:t>Fiscal polic</w:t>
      </w:r>
      <w:r w:rsidR="00207967">
        <w:rPr>
          <w:rFonts w:ascii="Times New Roman" w:hAnsi="Times New Roman" w:cs="Times New Roman"/>
          <w:sz w:val="24"/>
          <w:szCs w:val="24"/>
          <w:lang w:val="en-GB"/>
        </w:rPr>
        <w:t>ies are</w:t>
      </w:r>
      <w:r>
        <w:rPr>
          <w:rFonts w:ascii="Times New Roman" w:hAnsi="Times New Roman" w:cs="Times New Roman"/>
          <w:sz w:val="24"/>
          <w:szCs w:val="24"/>
          <w:lang w:val="en-GB"/>
        </w:rPr>
        <w:t xml:space="preserve"> </w:t>
      </w:r>
      <w:r w:rsidR="00207967">
        <w:rPr>
          <w:rFonts w:ascii="Times New Roman" w:hAnsi="Times New Roman" w:cs="Times New Roman"/>
          <w:sz w:val="24"/>
          <w:szCs w:val="24"/>
          <w:lang w:val="en-GB"/>
        </w:rPr>
        <w:t xml:space="preserve">part of domestic environment but as they are known (Budget Law) or expected (MTBF, program with IMF) and </w:t>
      </w:r>
      <w:r w:rsidR="00DB7EFC">
        <w:rPr>
          <w:rFonts w:ascii="Times New Roman" w:hAnsi="Times New Roman" w:cs="Times New Roman"/>
          <w:sz w:val="24"/>
          <w:szCs w:val="24"/>
          <w:lang w:val="en-GB"/>
        </w:rPr>
        <w:t xml:space="preserve">are </w:t>
      </w:r>
      <w:r w:rsidR="00207967">
        <w:rPr>
          <w:rFonts w:ascii="Times New Roman" w:hAnsi="Times New Roman" w:cs="Times New Roman"/>
          <w:sz w:val="24"/>
          <w:szCs w:val="24"/>
          <w:lang w:val="en-GB"/>
        </w:rPr>
        <w:t xml:space="preserve">crucial for the forecast, the forward fiscal policy stance is elaborated here. </w:t>
      </w:r>
      <w:r w:rsidR="009F010C">
        <w:rPr>
          <w:rFonts w:ascii="Times New Roman" w:hAnsi="Times New Roman" w:cs="Times New Roman"/>
          <w:sz w:val="24"/>
          <w:szCs w:val="24"/>
          <w:lang w:val="en-GB"/>
        </w:rPr>
        <w:t>T</w:t>
      </w:r>
      <w:r w:rsidR="00440DC0">
        <w:rPr>
          <w:rFonts w:ascii="Times New Roman" w:hAnsi="Times New Roman" w:cs="Times New Roman"/>
          <w:sz w:val="24"/>
          <w:szCs w:val="24"/>
          <w:lang w:val="en-GB"/>
        </w:rPr>
        <w:t xml:space="preserve">he post-Covid </w:t>
      </w:r>
      <w:r w:rsidR="00932493">
        <w:rPr>
          <w:rFonts w:ascii="Times New Roman" w:hAnsi="Times New Roman" w:cs="Times New Roman"/>
          <w:sz w:val="24"/>
          <w:szCs w:val="24"/>
          <w:lang w:val="en-GB"/>
        </w:rPr>
        <w:t>consolidation</w:t>
      </w:r>
      <w:r w:rsidR="00440DC0">
        <w:rPr>
          <w:rFonts w:ascii="Times New Roman" w:hAnsi="Times New Roman" w:cs="Times New Roman"/>
          <w:sz w:val="24"/>
          <w:szCs w:val="24"/>
          <w:lang w:val="en-GB"/>
        </w:rPr>
        <w:t xml:space="preserve"> </w:t>
      </w:r>
      <w:r w:rsidR="009F010C">
        <w:rPr>
          <w:rFonts w:ascii="Times New Roman" w:hAnsi="Times New Roman" w:cs="Times New Roman"/>
          <w:sz w:val="24"/>
          <w:szCs w:val="24"/>
          <w:lang w:val="en-GB"/>
        </w:rPr>
        <w:t xml:space="preserve">and winding down of crisis-related spending since </w:t>
      </w:r>
      <w:r w:rsidR="00F64549">
        <w:rPr>
          <w:rFonts w:ascii="Times New Roman" w:hAnsi="Times New Roman" w:cs="Times New Roman"/>
          <w:sz w:val="24"/>
          <w:szCs w:val="24"/>
          <w:lang w:val="en-GB"/>
        </w:rPr>
        <w:t>2</w:t>
      </w:r>
      <w:r w:rsidR="00932493">
        <w:rPr>
          <w:rFonts w:ascii="Times New Roman" w:hAnsi="Times New Roman" w:cs="Times New Roman"/>
          <w:sz w:val="24"/>
          <w:szCs w:val="24"/>
          <w:lang w:val="en-GB"/>
        </w:rPr>
        <w:t>021/2</w:t>
      </w:r>
      <w:r w:rsidR="00100465">
        <w:rPr>
          <w:rFonts w:ascii="Times New Roman" w:hAnsi="Times New Roman" w:cs="Times New Roman"/>
          <w:sz w:val="24"/>
          <w:szCs w:val="24"/>
          <w:lang w:val="en-GB"/>
        </w:rPr>
        <w:t>2</w:t>
      </w:r>
      <w:r w:rsidR="00440DC0">
        <w:rPr>
          <w:rFonts w:ascii="Times New Roman" w:hAnsi="Times New Roman" w:cs="Times New Roman"/>
          <w:sz w:val="24"/>
          <w:szCs w:val="24"/>
          <w:lang w:val="en-GB"/>
        </w:rPr>
        <w:t xml:space="preserve"> co</w:t>
      </w:r>
      <w:r w:rsidR="00932493">
        <w:rPr>
          <w:rFonts w:ascii="Times New Roman" w:hAnsi="Times New Roman" w:cs="Times New Roman"/>
          <w:sz w:val="24"/>
          <w:szCs w:val="24"/>
          <w:lang w:val="en-GB"/>
        </w:rPr>
        <w:t xml:space="preserve">ntinues with </w:t>
      </w:r>
      <w:r w:rsidR="00440DC0">
        <w:rPr>
          <w:rFonts w:ascii="Times New Roman" w:hAnsi="Times New Roman" w:cs="Times New Roman"/>
          <w:sz w:val="24"/>
          <w:szCs w:val="24"/>
          <w:lang w:val="en-GB"/>
        </w:rPr>
        <w:t xml:space="preserve">the </w:t>
      </w:r>
      <w:r w:rsidR="00932493">
        <w:rPr>
          <w:rFonts w:ascii="Times New Roman" w:hAnsi="Times New Roman" w:cs="Times New Roman"/>
          <w:sz w:val="24"/>
          <w:szCs w:val="24"/>
          <w:lang w:val="en-GB"/>
        </w:rPr>
        <w:t>202</w:t>
      </w:r>
      <w:r w:rsidR="009F010C">
        <w:rPr>
          <w:rFonts w:ascii="Times New Roman" w:hAnsi="Times New Roman" w:cs="Times New Roman"/>
          <w:sz w:val="24"/>
          <w:szCs w:val="24"/>
          <w:lang w:val="en-GB"/>
        </w:rPr>
        <w:t>3</w:t>
      </w:r>
      <w:r w:rsidR="00932493">
        <w:rPr>
          <w:rFonts w:ascii="Times New Roman" w:hAnsi="Times New Roman" w:cs="Times New Roman"/>
          <w:sz w:val="24"/>
          <w:szCs w:val="24"/>
          <w:lang w:val="en-GB"/>
        </w:rPr>
        <w:t>/2</w:t>
      </w:r>
      <w:r w:rsidR="009F010C">
        <w:rPr>
          <w:rFonts w:ascii="Times New Roman" w:hAnsi="Times New Roman" w:cs="Times New Roman"/>
          <w:sz w:val="24"/>
          <w:szCs w:val="24"/>
          <w:lang w:val="en-GB"/>
        </w:rPr>
        <w:t>4</w:t>
      </w:r>
      <w:r w:rsidR="00932493">
        <w:rPr>
          <w:rFonts w:ascii="Times New Roman" w:hAnsi="Times New Roman" w:cs="Times New Roman"/>
          <w:sz w:val="24"/>
          <w:szCs w:val="24"/>
          <w:lang w:val="en-GB"/>
        </w:rPr>
        <w:t xml:space="preserve"> Budget</w:t>
      </w:r>
      <w:r w:rsidR="009F010C">
        <w:rPr>
          <w:rFonts w:ascii="Times New Roman" w:hAnsi="Times New Roman" w:cs="Times New Roman"/>
          <w:sz w:val="24"/>
          <w:szCs w:val="24"/>
          <w:lang w:val="en-GB"/>
        </w:rPr>
        <w:t xml:space="preserve">, with a further reduction in the </w:t>
      </w:r>
      <w:r w:rsidR="00932493">
        <w:rPr>
          <w:rFonts w:ascii="Times New Roman" w:hAnsi="Times New Roman" w:cs="Times New Roman"/>
          <w:sz w:val="24"/>
          <w:szCs w:val="24"/>
          <w:lang w:val="en-GB"/>
        </w:rPr>
        <w:t>deficit</w:t>
      </w:r>
      <w:r w:rsidR="009F010C">
        <w:rPr>
          <w:rFonts w:ascii="Times New Roman" w:hAnsi="Times New Roman" w:cs="Times New Roman"/>
          <w:sz w:val="24"/>
          <w:szCs w:val="24"/>
          <w:lang w:val="en-GB"/>
        </w:rPr>
        <w:t xml:space="preserve"> before grants to 1</w:t>
      </w:r>
      <w:r w:rsidR="00DB7EFC">
        <w:rPr>
          <w:rFonts w:ascii="Times New Roman" w:hAnsi="Times New Roman" w:cs="Times New Roman"/>
          <w:sz w:val="24"/>
          <w:szCs w:val="24"/>
          <w:lang w:val="en-GB"/>
        </w:rPr>
        <w:t>0</w:t>
      </w:r>
      <w:r w:rsidR="009F010C">
        <w:rPr>
          <w:rFonts w:ascii="Times New Roman" w:hAnsi="Times New Roman" w:cs="Times New Roman"/>
          <w:sz w:val="24"/>
          <w:szCs w:val="24"/>
          <w:lang w:val="en-GB"/>
        </w:rPr>
        <w:t xml:space="preserve">% of GDP in 2023/24, and to 9% by 2025/26 </w:t>
      </w:r>
      <w:r w:rsidR="00085462">
        <w:rPr>
          <w:rFonts w:ascii="Times New Roman" w:hAnsi="Times New Roman" w:cs="Times New Roman"/>
          <w:sz w:val="24"/>
          <w:szCs w:val="24"/>
          <w:lang w:val="en-GB"/>
        </w:rPr>
        <w:t>(</w:t>
      </w:r>
      <w:r w:rsidR="00085462" w:rsidRPr="00085462">
        <w:rPr>
          <w:rFonts w:ascii="Times New Roman" w:hAnsi="Times New Roman" w:cs="Times New Roman"/>
          <w:b/>
          <w:bCs/>
          <w:color w:val="0070C0"/>
          <w:sz w:val="24"/>
          <w:szCs w:val="24"/>
        </w:rPr>
        <w:t xml:space="preserve">Table </w:t>
      </w:r>
      <w:r w:rsidR="0093795B">
        <w:rPr>
          <w:rFonts w:ascii="Times New Roman" w:hAnsi="Times New Roman" w:cs="Times New Roman"/>
          <w:b/>
          <w:bCs/>
          <w:color w:val="0070C0"/>
          <w:sz w:val="24"/>
          <w:szCs w:val="24"/>
        </w:rPr>
        <w:t>3</w:t>
      </w:r>
      <w:r w:rsidR="00085462" w:rsidRPr="00085462">
        <w:rPr>
          <w:rFonts w:ascii="Times New Roman" w:hAnsi="Times New Roman" w:cs="Times New Roman"/>
          <w:color w:val="000000" w:themeColor="text1"/>
          <w:sz w:val="20"/>
          <w:szCs w:val="20"/>
        </w:rPr>
        <w:t>).</w:t>
      </w:r>
      <w:r w:rsidR="009F010C">
        <w:rPr>
          <w:rFonts w:ascii="Times New Roman" w:hAnsi="Times New Roman" w:cs="Times New Roman"/>
          <w:color w:val="000000" w:themeColor="text1"/>
          <w:sz w:val="20"/>
          <w:szCs w:val="20"/>
        </w:rPr>
        <w:t xml:space="preserve"> </w:t>
      </w:r>
      <w:r w:rsidR="009F010C" w:rsidRPr="009F010C">
        <w:rPr>
          <w:rFonts w:ascii="Times New Roman" w:hAnsi="Times New Roman" w:cs="Times New Roman"/>
          <w:color w:val="000000" w:themeColor="text1"/>
          <w:sz w:val="24"/>
          <w:szCs w:val="24"/>
        </w:rPr>
        <w:t xml:space="preserve">The annual budget goals are </w:t>
      </w:r>
      <w:proofErr w:type="spellStart"/>
      <w:r w:rsidR="009F010C" w:rsidRPr="009F010C">
        <w:rPr>
          <w:rFonts w:ascii="Times New Roman" w:hAnsi="Times New Roman" w:cs="Times New Roman"/>
          <w:color w:val="000000" w:themeColor="text1"/>
          <w:sz w:val="24"/>
          <w:szCs w:val="24"/>
        </w:rPr>
        <w:t>quarterlized</w:t>
      </w:r>
      <w:proofErr w:type="spellEnd"/>
      <w:r w:rsidR="009F010C" w:rsidRPr="009F010C">
        <w:rPr>
          <w:rFonts w:ascii="Times New Roman" w:hAnsi="Times New Roman" w:cs="Times New Roman"/>
          <w:color w:val="000000" w:themeColor="text1"/>
          <w:sz w:val="24"/>
          <w:szCs w:val="24"/>
        </w:rPr>
        <w:t xml:space="preserve"> by dividing by 4 as the treasury plan for 2023/24 is not available.</w:t>
      </w:r>
      <w:r w:rsidR="009F010C">
        <w:rPr>
          <w:rFonts w:ascii="Times New Roman" w:hAnsi="Times New Roman" w:cs="Times New Roman"/>
          <w:color w:val="000000" w:themeColor="text1"/>
          <w:sz w:val="20"/>
          <w:szCs w:val="20"/>
        </w:rPr>
        <w:t xml:space="preserve">  </w:t>
      </w:r>
    </w:p>
    <w:tbl>
      <w:tblPr>
        <w:tblStyle w:val="TableGrid"/>
        <w:tblW w:w="10530" w:type="dxa"/>
        <w:tblInd w:w="-10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shd w:val="clear" w:color="auto" w:fill="FFF8E5"/>
        <w:tblLayout w:type="fixed"/>
        <w:tblLook w:val="04A0" w:firstRow="1" w:lastRow="0" w:firstColumn="1" w:lastColumn="0" w:noHBand="0" w:noVBand="1"/>
      </w:tblPr>
      <w:tblGrid>
        <w:gridCol w:w="3155"/>
        <w:gridCol w:w="810"/>
        <w:gridCol w:w="805"/>
        <w:gridCol w:w="815"/>
        <w:gridCol w:w="810"/>
        <w:gridCol w:w="805"/>
        <w:gridCol w:w="815"/>
        <w:gridCol w:w="810"/>
        <w:gridCol w:w="895"/>
        <w:gridCol w:w="810"/>
      </w:tblGrid>
      <w:tr w:rsidR="002F6A3E" w14:paraId="1EE0EEDC" w14:textId="77777777" w:rsidTr="00CD69F4">
        <w:trPr>
          <w:trHeight w:val="447"/>
        </w:trPr>
        <w:tc>
          <w:tcPr>
            <w:tcW w:w="3155" w:type="dxa"/>
            <w:shd w:val="clear" w:color="auto" w:fill="FFF8E5"/>
          </w:tcPr>
          <w:p w14:paraId="66BD1EC4" w14:textId="77777777" w:rsidR="002F6A3E" w:rsidRPr="00243BFA" w:rsidRDefault="002F6A3E" w:rsidP="00D64B06">
            <w:pPr>
              <w:spacing w:line="276" w:lineRule="auto"/>
              <w:rPr>
                <w:rFonts w:ascii="Times New Roman" w:hAnsi="Times New Roman" w:cs="Times New Roman"/>
                <w:b/>
                <w:bCs/>
                <w:sz w:val="18"/>
                <w:szCs w:val="18"/>
                <w:lang w:val="en-GB"/>
              </w:rPr>
            </w:pPr>
            <w:r w:rsidRPr="00243BFA">
              <w:rPr>
                <w:rFonts w:ascii="Times New Roman" w:hAnsi="Times New Roman" w:cs="Times New Roman"/>
                <w:b/>
                <w:bCs/>
                <w:color w:val="0070C0"/>
                <w:sz w:val="18"/>
                <w:szCs w:val="18"/>
                <w:lang w:val="en-GB"/>
              </w:rPr>
              <w:t xml:space="preserve">Table </w:t>
            </w:r>
            <w:r>
              <w:rPr>
                <w:rFonts w:ascii="Times New Roman" w:hAnsi="Times New Roman" w:cs="Times New Roman"/>
                <w:b/>
                <w:bCs/>
                <w:color w:val="0070C0"/>
                <w:sz w:val="18"/>
                <w:szCs w:val="18"/>
                <w:lang w:val="en-GB"/>
              </w:rPr>
              <w:t>3</w:t>
            </w:r>
            <w:r w:rsidRPr="00243BFA">
              <w:rPr>
                <w:rFonts w:ascii="Times New Roman" w:hAnsi="Times New Roman" w:cs="Times New Roman"/>
                <w:b/>
                <w:bCs/>
                <w:color w:val="0070C0"/>
                <w:sz w:val="18"/>
                <w:szCs w:val="18"/>
                <w:lang w:val="en-GB"/>
              </w:rPr>
              <w:t xml:space="preserve">. Fiscal policy stance (% </w:t>
            </w:r>
            <w:r w:rsidR="00C96A11">
              <w:rPr>
                <w:rFonts w:ascii="Times New Roman" w:hAnsi="Times New Roman" w:cs="Times New Roman"/>
                <w:b/>
                <w:bCs/>
                <w:color w:val="0070C0"/>
                <w:sz w:val="18"/>
                <w:szCs w:val="18"/>
                <w:lang w:val="en-GB"/>
              </w:rPr>
              <w:t xml:space="preserve">of </w:t>
            </w:r>
            <w:r w:rsidRPr="00243BFA">
              <w:rPr>
                <w:rFonts w:ascii="Times New Roman" w:hAnsi="Times New Roman" w:cs="Times New Roman"/>
                <w:b/>
                <w:bCs/>
                <w:color w:val="0070C0"/>
                <w:sz w:val="18"/>
                <w:szCs w:val="18"/>
                <w:lang w:val="en-GB"/>
              </w:rPr>
              <w:t xml:space="preserve">GDP) </w:t>
            </w:r>
            <w:commentRangeStart w:id="159"/>
            <w:r w:rsidR="00170625">
              <w:rPr>
                <w:rFonts w:ascii="Times New Roman" w:hAnsi="Times New Roman" w:cs="Times New Roman"/>
                <w:b/>
                <w:bCs/>
                <w:color w:val="FF0000"/>
                <w:sz w:val="18"/>
                <w:szCs w:val="18"/>
                <w:lang w:val="en-GB"/>
              </w:rPr>
              <w:t>revise if NA def. cons is used</w:t>
            </w:r>
            <w:commentRangeEnd w:id="159"/>
            <w:r w:rsidR="00FD5B1B">
              <w:rPr>
                <w:rStyle w:val="CommentReference"/>
              </w:rPr>
              <w:commentReference w:id="159"/>
            </w:r>
          </w:p>
        </w:tc>
        <w:tc>
          <w:tcPr>
            <w:tcW w:w="810" w:type="dxa"/>
            <w:shd w:val="clear" w:color="auto" w:fill="FFF8E5"/>
          </w:tcPr>
          <w:p w14:paraId="00524543" w14:textId="77777777" w:rsidR="002F6A3E" w:rsidRPr="00170625" w:rsidRDefault="002F6A3E" w:rsidP="0060439E">
            <w:pPr>
              <w:spacing w:line="276" w:lineRule="auto"/>
              <w:ind w:left="-51" w:firstLine="51"/>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2018/19</w:t>
            </w:r>
          </w:p>
          <w:p w14:paraId="6F37B8B6" w14:textId="77777777" w:rsidR="002F6A3E" w:rsidRPr="00170625" w:rsidRDefault="002F6A3E" w:rsidP="002F6A3E">
            <w:pPr>
              <w:spacing w:line="276" w:lineRule="auto"/>
              <w:ind w:left="-51" w:firstLine="51"/>
              <w:rPr>
                <w:rFonts w:ascii="Times New Roman" w:hAnsi="Times New Roman" w:cs="Times New Roman"/>
                <w:b/>
                <w:bCs/>
                <w:sz w:val="16"/>
                <w:szCs w:val="16"/>
                <w:lang w:val="en-GB"/>
              </w:rPr>
            </w:pPr>
          </w:p>
        </w:tc>
        <w:tc>
          <w:tcPr>
            <w:tcW w:w="805" w:type="dxa"/>
            <w:shd w:val="clear" w:color="auto" w:fill="FFF8E5"/>
          </w:tcPr>
          <w:p w14:paraId="47B5FFC0" w14:textId="77777777" w:rsidR="002F6A3E" w:rsidRPr="00170625" w:rsidRDefault="002F6A3E"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2019/20</w:t>
            </w:r>
          </w:p>
          <w:p w14:paraId="2C2144B0" w14:textId="77777777" w:rsidR="002F6A3E" w:rsidRPr="00170625" w:rsidRDefault="002F6A3E" w:rsidP="0060439E">
            <w:pPr>
              <w:spacing w:line="276" w:lineRule="auto"/>
              <w:jc w:val="center"/>
              <w:rPr>
                <w:rFonts w:ascii="Times New Roman" w:hAnsi="Times New Roman" w:cs="Times New Roman"/>
                <w:b/>
                <w:bCs/>
                <w:sz w:val="16"/>
                <w:szCs w:val="16"/>
                <w:lang w:val="en-GB"/>
              </w:rPr>
            </w:pPr>
          </w:p>
        </w:tc>
        <w:tc>
          <w:tcPr>
            <w:tcW w:w="815" w:type="dxa"/>
            <w:shd w:val="clear" w:color="auto" w:fill="FFF8E5"/>
          </w:tcPr>
          <w:p w14:paraId="1354E8E9" w14:textId="77777777" w:rsidR="002F6A3E" w:rsidRPr="00170625" w:rsidRDefault="002F6A3E"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2020/21</w:t>
            </w:r>
          </w:p>
          <w:p w14:paraId="3B77E55F" w14:textId="77777777" w:rsidR="002F6A3E" w:rsidRPr="00170625" w:rsidRDefault="002F6A3E" w:rsidP="0060439E">
            <w:pPr>
              <w:spacing w:line="276" w:lineRule="auto"/>
              <w:jc w:val="center"/>
              <w:rPr>
                <w:rFonts w:ascii="Times New Roman" w:hAnsi="Times New Roman" w:cs="Times New Roman"/>
                <w:b/>
                <w:bCs/>
                <w:sz w:val="16"/>
                <w:szCs w:val="16"/>
                <w:lang w:val="en-GB"/>
              </w:rPr>
            </w:pPr>
          </w:p>
        </w:tc>
        <w:tc>
          <w:tcPr>
            <w:tcW w:w="810" w:type="dxa"/>
            <w:shd w:val="clear" w:color="auto" w:fill="FFF8E5"/>
          </w:tcPr>
          <w:p w14:paraId="01A7463B" w14:textId="77777777" w:rsidR="002F6A3E" w:rsidRPr="00170625" w:rsidRDefault="002F6A3E"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2021/22</w:t>
            </w:r>
          </w:p>
          <w:p w14:paraId="093DFB50" w14:textId="77777777" w:rsidR="002F6A3E" w:rsidRPr="00170625" w:rsidRDefault="002F6A3E" w:rsidP="0060439E">
            <w:pPr>
              <w:spacing w:line="276" w:lineRule="auto"/>
              <w:jc w:val="center"/>
              <w:rPr>
                <w:rFonts w:ascii="Times New Roman" w:hAnsi="Times New Roman" w:cs="Times New Roman"/>
                <w:b/>
                <w:bCs/>
                <w:sz w:val="16"/>
                <w:szCs w:val="16"/>
                <w:lang w:val="en-GB"/>
              </w:rPr>
            </w:pPr>
          </w:p>
        </w:tc>
        <w:tc>
          <w:tcPr>
            <w:tcW w:w="805" w:type="dxa"/>
            <w:shd w:val="clear" w:color="auto" w:fill="FFF8E5"/>
          </w:tcPr>
          <w:p w14:paraId="29DED02E" w14:textId="77777777" w:rsidR="002F6A3E" w:rsidRPr="00170625" w:rsidRDefault="002F6A3E"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2022/23</w:t>
            </w:r>
          </w:p>
          <w:p w14:paraId="63E548D1" w14:textId="77777777" w:rsidR="002F6A3E" w:rsidRPr="00170625" w:rsidRDefault="002F6A3E"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est.</w:t>
            </w:r>
          </w:p>
        </w:tc>
        <w:tc>
          <w:tcPr>
            <w:tcW w:w="815" w:type="dxa"/>
            <w:shd w:val="clear" w:color="auto" w:fill="FFF8E5"/>
          </w:tcPr>
          <w:p w14:paraId="6E2762C9" w14:textId="77777777" w:rsidR="002F6A3E" w:rsidRPr="00170625" w:rsidRDefault="002F6A3E"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2023/24</w:t>
            </w:r>
          </w:p>
          <w:p w14:paraId="7805ADE8" w14:textId="6E5A3C30" w:rsidR="002F6A3E" w:rsidRPr="00170625" w:rsidRDefault="00CD69F4" w:rsidP="0060439E">
            <w:pPr>
              <w:spacing w:line="276" w:lineRule="auto"/>
              <w:jc w:val="center"/>
              <w:rPr>
                <w:rFonts w:ascii="Times New Roman" w:hAnsi="Times New Roman" w:cs="Times New Roman"/>
                <w:b/>
                <w:bCs/>
                <w:sz w:val="16"/>
                <w:szCs w:val="16"/>
                <w:lang w:val="en-GB"/>
              </w:rPr>
            </w:pPr>
            <w:r>
              <w:rPr>
                <w:rFonts w:ascii="Times New Roman" w:hAnsi="Times New Roman" w:cs="Times New Roman"/>
                <w:b/>
                <w:bCs/>
                <w:sz w:val="16"/>
                <w:szCs w:val="16"/>
                <w:lang w:val="en-GB"/>
              </w:rPr>
              <w:t>PCI</w:t>
            </w:r>
          </w:p>
        </w:tc>
        <w:tc>
          <w:tcPr>
            <w:tcW w:w="810" w:type="dxa"/>
            <w:shd w:val="clear" w:color="auto" w:fill="FFF8E5"/>
          </w:tcPr>
          <w:p w14:paraId="0CED84E9" w14:textId="77777777" w:rsidR="002F6A3E" w:rsidRPr="00170625" w:rsidRDefault="002F6A3E"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2024/25</w:t>
            </w:r>
          </w:p>
          <w:p w14:paraId="0F109A37" w14:textId="77777777" w:rsidR="002F6A3E" w:rsidRPr="00170625" w:rsidRDefault="009F42CB"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PCI</w:t>
            </w:r>
          </w:p>
        </w:tc>
        <w:tc>
          <w:tcPr>
            <w:tcW w:w="895" w:type="dxa"/>
            <w:shd w:val="clear" w:color="auto" w:fill="FFF8E5"/>
          </w:tcPr>
          <w:p w14:paraId="0AF8F2F8" w14:textId="77777777" w:rsidR="002F6A3E" w:rsidRPr="00170625" w:rsidRDefault="002F6A3E" w:rsidP="00CD69F4">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2025/26</w:t>
            </w:r>
          </w:p>
          <w:p w14:paraId="0B8DD669" w14:textId="596BD6C1" w:rsidR="002F6A3E" w:rsidRPr="00CD69F4" w:rsidRDefault="00CD69F4" w:rsidP="00CD69F4">
            <w:pPr>
              <w:spacing w:line="276" w:lineRule="auto"/>
              <w:jc w:val="center"/>
              <w:rPr>
                <w:rFonts w:ascii="Times New Roman" w:hAnsi="Times New Roman" w:cs="Times New Roman"/>
                <w:i/>
                <w:iCs/>
                <w:sz w:val="16"/>
                <w:szCs w:val="16"/>
                <w:lang w:val="en-GB"/>
              </w:rPr>
            </w:pPr>
            <w:r>
              <w:rPr>
                <w:rFonts w:ascii="Times New Roman" w:hAnsi="Times New Roman" w:cs="Times New Roman"/>
                <w:i/>
                <w:iCs/>
                <w:sz w:val="16"/>
                <w:szCs w:val="16"/>
                <w:lang w:val="en-GB"/>
              </w:rPr>
              <w:t>indicative</w:t>
            </w:r>
          </w:p>
        </w:tc>
        <w:tc>
          <w:tcPr>
            <w:tcW w:w="810" w:type="dxa"/>
            <w:shd w:val="clear" w:color="auto" w:fill="FFF8E5"/>
          </w:tcPr>
          <w:p w14:paraId="3874D95E" w14:textId="77777777" w:rsidR="002F6A3E" w:rsidRDefault="002F6A3E" w:rsidP="00CD69F4">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2026/27</w:t>
            </w:r>
          </w:p>
          <w:p w14:paraId="5B67241A" w14:textId="03604585" w:rsidR="00CD69F4" w:rsidRPr="00CD69F4" w:rsidRDefault="00834324" w:rsidP="00CD69F4">
            <w:pPr>
              <w:spacing w:line="276" w:lineRule="auto"/>
              <w:jc w:val="center"/>
              <w:rPr>
                <w:rFonts w:ascii="Times New Roman" w:hAnsi="Times New Roman" w:cs="Times New Roman"/>
                <w:i/>
                <w:iCs/>
                <w:sz w:val="16"/>
                <w:szCs w:val="16"/>
                <w:lang w:val="en-GB"/>
              </w:rPr>
            </w:pPr>
            <w:r>
              <w:rPr>
                <w:rFonts w:ascii="Times New Roman" w:hAnsi="Times New Roman" w:cs="Times New Roman"/>
                <w:i/>
                <w:iCs/>
                <w:sz w:val="16"/>
                <w:szCs w:val="16"/>
                <w:lang w:val="en-GB"/>
              </w:rPr>
              <w:t xml:space="preserve">post-PCI </w:t>
            </w:r>
          </w:p>
        </w:tc>
      </w:tr>
      <w:tr w:rsidR="002F6A3E" w14:paraId="03FC868D" w14:textId="77777777" w:rsidTr="00CD69F4">
        <w:trPr>
          <w:trHeight w:val="226"/>
        </w:trPr>
        <w:tc>
          <w:tcPr>
            <w:tcW w:w="3155" w:type="dxa"/>
            <w:shd w:val="clear" w:color="auto" w:fill="FFF8E5"/>
          </w:tcPr>
          <w:p w14:paraId="3638399A" w14:textId="77777777" w:rsidR="002F6A3E" w:rsidRPr="00243BFA" w:rsidRDefault="002F6A3E" w:rsidP="002F6A3E">
            <w:pPr>
              <w:spacing w:line="360" w:lineRule="auto"/>
              <w:rPr>
                <w:rFonts w:ascii="Times New Roman" w:hAnsi="Times New Roman" w:cs="Times New Roman"/>
                <w:sz w:val="18"/>
                <w:szCs w:val="18"/>
                <w:lang w:val="en-GB"/>
              </w:rPr>
            </w:pPr>
            <w:r w:rsidRPr="00243BFA">
              <w:rPr>
                <w:rFonts w:ascii="Times New Roman" w:hAnsi="Times New Roman" w:cs="Times New Roman"/>
                <w:sz w:val="18"/>
                <w:szCs w:val="18"/>
                <w:lang w:val="en-GB"/>
              </w:rPr>
              <w:t>Deficit (excl. grants, GFS</w:t>
            </w:r>
            <w:r>
              <w:rPr>
                <w:rFonts w:ascii="Times New Roman" w:hAnsi="Times New Roman" w:cs="Times New Roman"/>
                <w:sz w:val="18"/>
                <w:szCs w:val="18"/>
                <w:lang w:val="en-GB"/>
              </w:rPr>
              <w:t>1986</w:t>
            </w:r>
            <w:r w:rsidRPr="00243BFA">
              <w:rPr>
                <w:rFonts w:ascii="Times New Roman" w:hAnsi="Times New Roman" w:cs="Times New Roman"/>
                <w:sz w:val="18"/>
                <w:szCs w:val="18"/>
                <w:lang w:val="en-GB"/>
              </w:rPr>
              <w:t>)</w:t>
            </w:r>
          </w:p>
        </w:tc>
        <w:tc>
          <w:tcPr>
            <w:tcW w:w="810" w:type="dxa"/>
            <w:shd w:val="clear" w:color="auto" w:fill="FFF8E5"/>
            <w:vAlign w:val="bottom"/>
          </w:tcPr>
          <w:p w14:paraId="26068DF5" w14:textId="77777777" w:rsidR="002F6A3E" w:rsidRPr="00170625" w:rsidRDefault="002F6A3E" w:rsidP="002F6A3E">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-10.8%</w:t>
            </w:r>
          </w:p>
        </w:tc>
        <w:tc>
          <w:tcPr>
            <w:tcW w:w="805" w:type="dxa"/>
            <w:shd w:val="clear" w:color="auto" w:fill="FFF8E5"/>
            <w:vAlign w:val="bottom"/>
          </w:tcPr>
          <w:p w14:paraId="6480AEA4" w14:textId="77777777" w:rsidR="002F6A3E" w:rsidRPr="00170625" w:rsidRDefault="002F6A3E" w:rsidP="002F6A3E">
            <w:pPr>
              <w:spacing w:line="360" w:lineRule="auto"/>
              <w:jc w:val="center"/>
              <w:rPr>
                <w:rFonts w:ascii="Times New Roman" w:hAnsi="Times New Roman" w:cs="Times New Roman"/>
                <w:sz w:val="18"/>
                <w:szCs w:val="18"/>
                <w:lang w:val="en-GB"/>
              </w:rPr>
            </w:pPr>
            <w:r w:rsidRPr="00170625">
              <w:rPr>
                <w:rFonts w:ascii="Times New Roman" w:hAnsi="Times New Roman" w:cs="Times New Roman"/>
                <w:sz w:val="18"/>
                <w:szCs w:val="18"/>
              </w:rPr>
              <w:t>-13.6%</w:t>
            </w:r>
          </w:p>
        </w:tc>
        <w:tc>
          <w:tcPr>
            <w:tcW w:w="815" w:type="dxa"/>
            <w:shd w:val="clear" w:color="auto" w:fill="FFF8E5"/>
            <w:vAlign w:val="bottom"/>
          </w:tcPr>
          <w:p w14:paraId="37B8C416" w14:textId="77777777" w:rsidR="002F6A3E" w:rsidRPr="00170625" w:rsidRDefault="002F6A3E" w:rsidP="002F6A3E">
            <w:pPr>
              <w:spacing w:line="360" w:lineRule="auto"/>
              <w:rPr>
                <w:rFonts w:ascii="Times New Roman" w:hAnsi="Times New Roman" w:cs="Times New Roman"/>
                <w:sz w:val="18"/>
                <w:szCs w:val="18"/>
                <w:lang w:val="en-GB"/>
              </w:rPr>
            </w:pPr>
            <w:r w:rsidRPr="00170625">
              <w:rPr>
                <w:rFonts w:ascii="Times New Roman" w:hAnsi="Times New Roman" w:cs="Times New Roman"/>
                <w:sz w:val="18"/>
                <w:szCs w:val="18"/>
              </w:rPr>
              <w:t>-14.1%</w:t>
            </w:r>
          </w:p>
        </w:tc>
        <w:tc>
          <w:tcPr>
            <w:tcW w:w="810" w:type="dxa"/>
            <w:shd w:val="clear" w:color="auto" w:fill="FFF8E5"/>
            <w:vAlign w:val="bottom"/>
          </w:tcPr>
          <w:p w14:paraId="46475928" w14:textId="77777777" w:rsidR="002F6A3E" w:rsidRPr="00170625" w:rsidRDefault="002F6A3E" w:rsidP="002F6A3E">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-14.5%</w:t>
            </w:r>
          </w:p>
        </w:tc>
        <w:tc>
          <w:tcPr>
            <w:tcW w:w="805" w:type="dxa"/>
            <w:shd w:val="clear" w:color="auto" w:fill="FFF8E5"/>
            <w:vAlign w:val="bottom"/>
          </w:tcPr>
          <w:p w14:paraId="3A343337" w14:textId="77777777" w:rsidR="002F6A3E" w:rsidRPr="00170625" w:rsidRDefault="002F6A3E" w:rsidP="002F6A3E">
            <w:pPr>
              <w:spacing w:line="360" w:lineRule="auto"/>
              <w:rPr>
                <w:rFonts w:ascii="Times New Roman" w:hAnsi="Times New Roman" w:cs="Times New Roman"/>
                <w:sz w:val="18"/>
                <w:szCs w:val="18"/>
                <w:lang w:val="en-GB"/>
              </w:rPr>
            </w:pPr>
            <w:r w:rsidRPr="00170625">
              <w:rPr>
                <w:rFonts w:ascii="Times New Roman" w:hAnsi="Times New Roman" w:cs="Times New Roman"/>
                <w:sz w:val="18"/>
                <w:szCs w:val="18"/>
              </w:rPr>
              <w:t>-12.0%</w:t>
            </w:r>
          </w:p>
        </w:tc>
        <w:tc>
          <w:tcPr>
            <w:tcW w:w="815" w:type="dxa"/>
            <w:shd w:val="clear" w:color="auto" w:fill="FFF8E5"/>
            <w:vAlign w:val="bottom"/>
          </w:tcPr>
          <w:p w14:paraId="7F9D9D18" w14:textId="77777777" w:rsidR="002F6A3E" w:rsidRPr="00170625" w:rsidRDefault="002F6A3E" w:rsidP="002F6A3E">
            <w:pPr>
              <w:spacing w:line="360" w:lineRule="auto"/>
              <w:rPr>
                <w:rFonts w:ascii="Times New Roman" w:eastAsia="Times New Roman" w:hAnsi="Times New Roman" w:cs="Times New Roman"/>
                <w:sz w:val="18"/>
                <w:szCs w:val="18"/>
              </w:rPr>
            </w:pPr>
            <w:commentRangeStart w:id="160"/>
            <w:r w:rsidRPr="00170625">
              <w:rPr>
                <w:rFonts w:ascii="Times New Roman" w:hAnsi="Times New Roman" w:cs="Times New Roman"/>
                <w:sz w:val="18"/>
                <w:szCs w:val="18"/>
              </w:rPr>
              <w:t>-10.8%</w:t>
            </w:r>
          </w:p>
        </w:tc>
        <w:tc>
          <w:tcPr>
            <w:tcW w:w="810" w:type="dxa"/>
            <w:shd w:val="clear" w:color="auto" w:fill="FFF8E5"/>
            <w:vAlign w:val="bottom"/>
          </w:tcPr>
          <w:p w14:paraId="5CA092EF" w14:textId="77777777" w:rsidR="002F6A3E" w:rsidRPr="00170625" w:rsidRDefault="002F6A3E" w:rsidP="002F6A3E">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-9.7%</w:t>
            </w:r>
            <w:commentRangeEnd w:id="160"/>
            <w:r w:rsidR="00AD6B5C">
              <w:rPr>
                <w:rStyle w:val="CommentReference"/>
              </w:rPr>
              <w:commentReference w:id="160"/>
            </w:r>
          </w:p>
        </w:tc>
        <w:tc>
          <w:tcPr>
            <w:tcW w:w="895" w:type="dxa"/>
            <w:shd w:val="clear" w:color="auto" w:fill="FFF8E5"/>
            <w:vAlign w:val="bottom"/>
          </w:tcPr>
          <w:p w14:paraId="1731C659" w14:textId="77777777" w:rsidR="002F6A3E" w:rsidRPr="00CD69F4" w:rsidRDefault="002F6A3E" w:rsidP="002F6A3E">
            <w:pPr>
              <w:spacing w:line="360" w:lineRule="auto"/>
              <w:jc w:val="center"/>
              <w:rPr>
                <w:rFonts w:ascii="Times New Roman" w:eastAsia="Times New Roman" w:hAnsi="Times New Roman" w:cs="Times New Roman"/>
                <w:i/>
                <w:iCs/>
                <w:sz w:val="18"/>
                <w:szCs w:val="18"/>
              </w:rPr>
            </w:pPr>
            <w:r w:rsidRPr="00CD69F4">
              <w:rPr>
                <w:rFonts w:ascii="Times New Roman" w:hAnsi="Times New Roman" w:cs="Times New Roman"/>
                <w:i/>
                <w:iCs/>
                <w:sz w:val="18"/>
                <w:szCs w:val="18"/>
              </w:rPr>
              <w:t>-7.9%</w:t>
            </w:r>
          </w:p>
        </w:tc>
        <w:tc>
          <w:tcPr>
            <w:tcW w:w="810" w:type="dxa"/>
            <w:shd w:val="clear" w:color="auto" w:fill="FFF8E5"/>
            <w:vAlign w:val="bottom"/>
          </w:tcPr>
          <w:p w14:paraId="6B9310E8" w14:textId="77777777" w:rsidR="002F6A3E" w:rsidRPr="00CD69F4" w:rsidRDefault="002F6A3E" w:rsidP="002F6A3E">
            <w:pPr>
              <w:spacing w:line="360" w:lineRule="auto"/>
              <w:jc w:val="center"/>
              <w:rPr>
                <w:rFonts w:ascii="Times New Roman" w:eastAsia="Times New Roman" w:hAnsi="Times New Roman" w:cs="Times New Roman"/>
                <w:i/>
                <w:iCs/>
                <w:sz w:val="18"/>
                <w:szCs w:val="18"/>
              </w:rPr>
            </w:pPr>
            <w:r w:rsidRPr="00CD69F4">
              <w:rPr>
                <w:rFonts w:ascii="Times New Roman" w:hAnsi="Times New Roman" w:cs="Times New Roman"/>
                <w:i/>
                <w:iCs/>
                <w:sz w:val="18"/>
                <w:szCs w:val="18"/>
              </w:rPr>
              <w:t>-6.7%</w:t>
            </w:r>
          </w:p>
        </w:tc>
      </w:tr>
      <w:tr w:rsidR="009F42CB" w14:paraId="53530193" w14:textId="77777777" w:rsidTr="00CD69F4">
        <w:trPr>
          <w:trHeight w:val="41"/>
        </w:trPr>
        <w:tc>
          <w:tcPr>
            <w:tcW w:w="3155" w:type="dxa"/>
            <w:shd w:val="clear" w:color="auto" w:fill="FFF8E5"/>
          </w:tcPr>
          <w:p w14:paraId="09C282DA" w14:textId="77777777" w:rsidR="009F42CB" w:rsidRPr="00243BFA" w:rsidRDefault="009F42CB" w:rsidP="009F42CB">
            <w:pPr>
              <w:spacing w:line="360" w:lineRule="auto"/>
              <w:rPr>
                <w:rFonts w:ascii="Times New Roman" w:hAnsi="Times New Roman" w:cs="Times New Roman"/>
                <w:sz w:val="18"/>
                <w:szCs w:val="18"/>
                <w:lang w:val="fr-FR"/>
              </w:rPr>
            </w:pPr>
            <w:r w:rsidRPr="00243BFA">
              <w:rPr>
                <w:rFonts w:ascii="Times New Roman" w:hAnsi="Times New Roman" w:cs="Times New Roman"/>
                <w:sz w:val="18"/>
                <w:szCs w:val="18"/>
                <w:lang w:val="fr-FR"/>
              </w:rPr>
              <w:t>Revenue (</w:t>
            </w:r>
            <w:proofErr w:type="spellStart"/>
            <w:r w:rsidRPr="00243BFA">
              <w:rPr>
                <w:rFonts w:ascii="Times New Roman" w:hAnsi="Times New Roman" w:cs="Times New Roman"/>
                <w:sz w:val="18"/>
                <w:szCs w:val="18"/>
                <w:lang w:val="fr-FR"/>
              </w:rPr>
              <w:t>tax</w:t>
            </w:r>
            <w:proofErr w:type="spellEnd"/>
            <w:r w:rsidRPr="00243BFA">
              <w:rPr>
                <w:rFonts w:ascii="Times New Roman" w:hAnsi="Times New Roman" w:cs="Times New Roman"/>
                <w:sz w:val="18"/>
                <w:szCs w:val="18"/>
                <w:lang w:val="fr-FR"/>
              </w:rPr>
              <w:t xml:space="preserve"> and non-</w:t>
            </w:r>
            <w:proofErr w:type="spellStart"/>
            <w:r w:rsidRPr="00243BFA">
              <w:rPr>
                <w:rFonts w:ascii="Times New Roman" w:hAnsi="Times New Roman" w:cs="Times New Roman"/>
                <w:sz w:val="18"/>
                <w:szCs w:val="18"/>
                <w:lang w:val="fr-FR"/>
              </w:rPr>
              <w:t>tax</w:t>
            </w:r>
            <w:proofErr w:type="spellEnd"/>
            <w:r w:rsidRPr="00243BFA">
              <w:rPr>
                <w:rFonts w:ascii="Times New Roman" w:hAnsi="Times New Roman" w:cs="Times New Roman"/>
                <w:sz w:val="18"/>
                <w:szCs w:val="18"/>
                <w:lang w:val="fr-FR"/>
              </w:rPr>
              <w:t xml:space="preserve">, </w:t>
            </w:r>
            <w:proofErr w:type="spellStart"/>
            <w:r w:rsidRPr="00243BFA">
              <w:rPr>
                <w:rFonts w:ascii="Times New Roman" w:hAnsi="Times New Roman" w:cs="Times New Roman"/>
                <w:sz w:val="18"/>
                <w:szCs w:val="18"/>
                <w:lang w:val="fr-FR"/>
              </w:rPr>
              <w:t>excl</w:t>
            </w:r>
            <w:proofErr w:type="spellEnd"/>
            <w:r w:rsidRPr="00243BFA">
              <w:rPr>
                <w:rFonts w:ascii="Times New Roman" w:hAnsi="Times New Roman" w:cs="Times New Roman"/>
                <w:sz w:val="18"/>
                <w:szCs w:val="18"/>
                <w:lang w:val="fr-FR"/>
              </w:rPr>
              <w:t xml:space="preserve">. </w:t>
            </w:r>
            <w:proofErr w:type="spellStart"/>
            <w:proofErr w:type="gramStart"/>
            <w:r w:rsidRPr="00243BFA">
              <w:rPr>
                <w:rFonts w:ascii="Times New Roman" w:hAnsi="Times New Roman" w:cs="Times New Roman"/>
                <w:sz w:val="18"/>
                <w:szCs w:val="18"/>
                <w:lang w:val="fr-FR"/>
              </w:rPr>
              <w:t>grants</w:t>
            </w:r>
            <w:proofErr w:type="spellEnd"/>
            <w:proofErr w:type="gramEnd"/>
            <w:r w:rsidRPr="00243BFA">
              <w:rPr>
                <w:rFonts w:ascii="Times New Roman" w:hAnsi="Times New Roman" w:cs="Times New Roman"/>
                <w:sz w:val="18"/>
                <w:szCs w:val="18"/>
                <w:lang w:val="fr-FR"/>
              </w:rPr>
              <w:t>)</w:t>
            </w:r>
          </w:p>
        </w:tc>
        <w:tc>
          <w:tcPr>
            <w:tcW w:w="810" w:type="dxa"/>
            <w:shd w:val="clear" w:color="auto" w:fill="FFF8E5"/>
            <w:vAlign w:val="bottom"/>
          </w:tcPr>
          <w:p w14:paraId="06229E72" w14:textId="77777777" w:rsidR="009F42CB" w:rsidRPr="00170625" w:rsidRDefault="009F42CB" w:rsidP="009F42CB">
            <w:pPr>
              <w:spacing w:line="360" w:lineRule="auto"/>
              <w:jc w:val="center"/>
              <w:rPr>
                <w:rFonts w:ascii="Times New Roman" w:eastAsia="Times New Roman" w:hAnsi="Times New Roman" w:cs="Times New Roman"/>
                <w:sz w:val="18"/>
                <w:szCs w:val="18"/>
                <w:lang w:val="fr-FR"/>
              </w:rPr>
            </w:pPr>
            <w:r w:rsidRPr="00170625">
              <w:rPr>
                <w:rFonts w:ascii="Times New Roman" w:hAnsi="Times New Roman" w:cs="Times New Roman"/>
                <w:sz w:val="18"/>
                <w:szCs w:val="18"/>
              </w:rPr>
              <w:t>19.2%</w:t>
            </w:r>
          </w:p>
        </w:tc>
        <w:tc>
          <w:tcPr>
            <w:tcW w:w="805" w:type="dxa"/>
            <w:shd w:val="clear" w:color="auto" w:fill="FFF8E5"/>
            <w:vAlign w:val="bottom"/>
          </w:tcPr>
          <w:p w14:paraId="79252632" w14:textId="77777777" w:rsidR="009F42CB" w:rsidRPr="00170625" w:rsidRDefault="009F42CB" w:rsidP="009F42CB">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18.8%</w:t>
            </w:r>
          </w:p>
        </w:tc>
        <w:tc>
          <w:tcPr>
            <w:tcW w:w="815" w:type="dxa"/>
            <w:shd w:val="clear" w:color="auto" w:fill="FFF8E5"/>
            <w:vAlign w:val="bottom"/>
          </w:tcPr>
          <w:p w14:paraId="21374181" w14:textId="77777777" w:rsidR="009F42CB" w:rsidRPr="00170625" w:rsidRDefault="009F42CB" w:rsidP="009F42CB">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19.5%</w:t>
            </w:r>
          </w:p>
        </w:tc>
        <w:tc>
          <w:tcPr>
            <w:tcW w:w="810" w:type="dxa"/>
            <w:shd w:val="clear" w:color="auto" w:fill="FFF8E5"/>
            <w:vAlign w:val="bottom"/>
          </w:tcPr>
          <w:p w14:paraId="5FD8B6B9" w14:textId="77777777" w:rsidR="009F42CB" w:rsidRPr="00170625" w:rsidRDefault="009F42CB" w:rsidP="009F42CB">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19.0%</w:t>
            </w:r>
          </w:p>
        </w:tc>
        <w:tc>
          <w:tcPr>
            <w:tcW w:w="805" w:type="dxa"/>
            <w:shd w:val="clear" w:color="auto" w:fill="FFF8E5"/>
            <w:vAlign w:val="bottom"/>
          </w:tcPr>
          <w:p w14:paraId="17E6AE47" w14:textId="77777777" w:rsidR="009F42CB" w:rsidRPr="00170625" w:rsidRDefault="009F42CB" w:rsidP="009F42CB">
            <w:pPr>
              <w:spacing w:line="360" w:lineRule="auto"/>
              <w:rPr>
                <w:rFonts w:ascii="Times New Roman" w:eastAsia="Times New Roman" w:hAnsi="Times New Roman" w:cs="Times New Roman"/>
                <w:sz w:val="18"/>
                <w:szCs w:val="18"/>
              </w:rPr>
            </w:pPr>
            <w:r w:rsidRPr="00170625">
              <w:rPr>
                <w:rFonts w:ascii="Times New Roman" w:hAnsi="Times New Roman" w:cs="Times New Roman"/>
                <w:sz w:val="18"/>
                <w:szCs w:val="18"/>
              </w:rPr>
              <w:t>17.6%</w:t>
            </w:r>
          </w:p>
        </w:tc>
        <w:tc>
          <w:tcPr>
            <w:tcW w:w="815" w:type="dxa"/>
            <w:shd w:val="clear" w:color="auto" w:fill="FFF8E5"/>
            <w:vAlign w:val="bottom"/>
          </w:tcPr>
          <w:p w14:paraId="07B88FD2" w14:textId="77777777" w:rsidR="009F42CB" w:rsidRPr="00170625" w:rsidRDefault="009F42CB" w:rsidP="009F42CB">
            <w:pPr>
              <w:spacing w:line="360" w:lineRule="auto"/>
              <w:rPr>
                <w:rFonts w:ascii="Times New Roman" w:eastAsia="Times New Roman" w:hAnsi="Times New Roman" w:cs="Times New Roman"/>
                <w:sz w:val="18"/>
                <w:szCs w:val="18"/>
              </w:rPr>
            </w:pPr>
            <w:r w:rsidRPr="00170625">
              <w:rPr>
                <w:rFonts w:ascii="Times New Roman" w:hAnsi="Times New Roman" w:cs="Times New Roman"/>
                <w:sz w:val="18"/>
                <w:szCs w:val="18"/>
              </w:rPr>
              <w:t>17.8%</w:t>
            </w:r>
          </w:p>
        </w:tc>
        <w:tc>
          <w:tcPr>
            <w:tcW w:w="810" w:type="dxa"/>
            <w:shd w:val="clear" w:color="auto" w:fill="FFF8E5"/>
            <w:vAlign w:val="bottom"/>
          </w:tcPr>
          <w:p w14:paraId="4E721D57" w14:textId="77777777" w:rsidR="009F42CB" w:rsidRPr="00170625" w:rsidRDefault="009F42CB" w:rsidP="009F42CB">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18.3%</w:t>
            </w:r>
          </w:p>
        </w:tc>
        <w:tc>
          <w:tcPr>
            <w:tcW w:w="895" w:type="dxa"/>
            <w:shd w:val="clear" w:color="auto" w:fill="FFF8E5"/>
            <w:vAlign w:val="bottom"/>
          </w:tcPr>
          <w:p w14:paraId="0ADC7956" w14:textId="77777777" w:rsidR="009F42CB" w:rsidRPr="00CD69F4" w:rsidRDefault="009F42CB" w:rsidP="009F42CB">
            <w:pPr>
              <w:spacing w:line="360" w:lineRule="auto"/>
              <w:jc w:val="center"/>
              <w:rPr>
                <w:rFonts w:ascii="Times New Roman" w:eastAsia="Times New Roman" w:hAnsi="Times New Roman" w:cs="Times New Roman"/>
                <w:i/>
                <w:iCs/>
                <w:sz w:val="18"/>
                <w:szCs w:val="18"/>
              </w:rPr>
            </w:pPr>
            <w:r w:rsidRPr="00CD69F4">
              <w:rPr>
                <w:rFonts w:ascii="Times New Roman" w:hAnsi="Times New Roman" w:cs="Times New Roman"/>
                <w:i/>
                <w:iCs/>
                <w:sz w:val="18"/>
                <w:szCs w:val="18"/>
              </w:rPr>
              <w:t>19.3%</w:t>
            </w:r>
          </w:p>
        </w:tc>
        <w:tc>
          <w:tcPr>
            <w:tcW w:w="810" w:type="dxa"/>
            <w:shd w:val="clear" w:color="auto" w:fill="FFF8E5"/>
            <w:vAlign w:val="bottom"/>
          </w:tcPr>
          <w:p w14:paraId="47278CD7" w14:textId="77777777" w:rsidR="009F42CB" w:rsidRPr="00CD69F4" w:rsidRDefault="009F42CB" w:rsidP="009F42CB">
            <w:pPr>
              <w:spacing w:line="360" w:lineRule="auto"/>
              <w:jc w:val="center"/>
              <w:rPr>
                <w:rFonts w:ascii="Times New Roman" w:eastAsia="Times New Roman" w:hAnsi="Times New Roman" w:cs="Times New Roman"/>
                <w:i/>
                <w:iCs/>
                <w:sz w:val="18"/>
                <w:szCs w:val="18"/>
              </w:rPr>
            </w:pPr>
            <w:r w:rsidRPr="00CD69F4">
              <w:rPr>
                <w:rFonts w:ascii="Times New Roman" w:hAnsi="Times New Roman" w:cs="Times New Roman"/>
                <w:i/>
                <w:iCs/>
                <w:sz w:val="18"/>
                <w:szCs w:val="18"/>
              </w:rPr>
              <w:t>20.2%</w:t>
            </w:r>
          </w:p>
        </w:tc>
      </w:tr>
      <w:tr w:rsidR="00170625" w14:paraId="6C47C673" w14:textId="77777777" w:rsidTr="00CD69F4">
        <w:trPr>
          <w:trHeight w:val="299"/>
        </w:trPr>
        <w:tc>
          <w:tcPr>
            <w:tcW w:w="3155" w:type="dxa"/>
            <w:shd w:val="clear" w:color="auto" w:fill="FFF8E5"/>
          </w:tcPr>
          <w:p w14:paraId="32704CB4" w14:textId="77777777" w:rsidR="00170625" w:rsidRPr="00243BFA" w:rsidRDefault="00170625" w:rsidP="00170625">
            <w:pPr>
              <w:spacing w:line="360" w:lineRule="auto"/>
              <w:rPr>
                <w:rFonts w:ascii="Times New Roman" w:hAnsi="Times New Roman" w:cs="Times New Roman"/>
                <w:sz w:val="18"/>
                <w:szCs w:val="18"/>
                <w:lang w:val="en-GB"/>
              </w:rPr>
            </w:pPr>
            <w:r w:rsidRPr="00243BFA">
              <w:rPr>
                <w:rFonts w:ascii="Times New Roman" w:hAnsi="Times New Roman" w:cs="Times New Roman"/>
                <w:sz w:val="18"/>
                <w:szCs w:val="18"/>
                <w:lang w:val="en-GB"/>
              </w:rPr>
              <w:t>Expenditure G&amp;S (cons &amp; invest)</w:t>
            </w:r>
          </w:p>
        </w:tc>
        <w:tc>
          <w:tcPr>
            <w:tcW w:w="810" w:type="dxa"/>
            <w:shd w:val="clear" w:color="auto" w:fill="FFF8E5"/>
            <w:vAlign w:val="bottom"/>
          </w:tcPr>
          <w:p w14:paraId="193B693D" w14:textId="77777777" w:rsidR="00170625" w:rsidRPr="00170625" w:rsidRDefault="00170625" w:rsidP="00170625">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24.2%</w:t>
            </w:r>
          </w:p>
        </w:tc>
        <w:tc>
          <w:tcPr>
            <w:tcW w:w="805" w:type="dxa"/>
            <w:shd w:val="clear" w:color="auto" w:fill="FFF8E5"/>
            <w:vAlign w:val="bottom"/>
          </w:tcPr>
          <w:p w14:paraId="17410674" w14:textId="77777777" w:rsidR="00170625" w:rsidRPr="00170625" w:rsidRDefault="00170625" w:rsidP="00170625">
            <w:pPr>
              <w:spacing w:line="360" w:lineRule="auto"/>
              <w:jc w:val="center"/>
              <w:rPr>
                <w:rFonts w:ascii="Times New Roman" w:hAnsi="Times New Roman" w:cs="Times New Roman"/>
                <w:sz w:val="18"/>
                <w:szCs w:val="18"/>
                <w:lang w:val="en-GB"/>
              </w:rPr>
            </w:pPr>
            <w:r w:rsidRPr="00170625">
              <w:rPr>
                <w:rFonts w:ascii="Times New Roman" w:hAnsi="Times New Roman" w:cs="Times New Roman"/>
                <w:sz w:val="18"/>
                <w:szCs w:val="18"/>
              </w:rPr>
              <w:t>25.2%</w:t>
            </w:r>
          </w:p>
        </w:tc>
        <w:tc>
          <w:tcPr>
            <w:tcW w:w="815" w:type="dxa"/>
            <w:shd w:val="clear" w:color="auto" w:fill="FFF8E5"/>
            <w:vAlign w:val="bottom"/>
          </w:tcPr>
          <w:p w14:paraId="34A159F2" w14:textId="77777777" w:rsidR="00170625" w:rsidRPr="00170625" w:rsidRDefault="00170625" w:rsidP="00170625">
            <w:pPr>
              <w:spacing w:line="360" w:lineRule="auto"/>
              <w:jc w:val="center"/>
              <w:rPr>
                <w:rFonts w:ascii="Times New Roman" w:hAnsi="Times New Roman" w:cs="Times New Roman"/>
                <w:sz w:val="18"/>
                <w:szCs w:val="18"/>
                <w:lang w:val="en-GB"/>
              </w:rPr>
            </w:pPr>
            <w:r w:rsidRPr="00170625">
              <w:rPr>
                <w:rFonts w:ascii="Times New Roman" w:hAnsi="Times New Roman" w:cs="Times New Roman"/>
                <w:sz w:val="18"/>
                <w:szCs w:val="18"/>
              </w:rPr>
              <w:t>26.6%</w:t>
            </w:r>
          </w:p>
        </w:tc>
        <w:tc>
          <w:tcPr>
            <w:tcW w:w="810" w:type="dxa"/>
            <w:shd w:val="clear" w:color="auto" w:fill="FFF8E5"/>
            <w:vAlign w:val="bottom"/>
          </w:tcPr>
          <w:p w14:paraId="2D046F88" w14:textId="77777777" w:rsidR="00170625" w:rsidRPr="00170625" w:rsidRDefault="00170625" w:rsidP="00170625">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25.5%</w:t>
            </w:r>
          </w:p>
        </w:tc>
        <w:tc>
          <w:tcPr>
            <w:tcW w:w="805" w:type="dxa"/>
            <w:shd w:val="clear" w:color="auto" w:fill="FFF8E5"/>
            <w:vAlign w:val="bottom"/>
          </w:tcPr>
          <w:p w14:paraId="1E378D59" w14:textId="77777777" w:rsidR="00170625" w:rsidRPr="00170625" w:rsidRDefault="00170625" w:rsidP="00170625">
            <w:pPr>
              <w:spacing w:line="360" w:lineRule="auto"/>
              <w:rPr>
                <w:rFonts w:ascii="Times New Roman" w:hAnsi="Times New Roman" w:cs="Times New Roman"/>
                <w:sz w:val="18"/>
                <w:szCs w:val="18"/>
                <w:lang w:val="en-GB"/>
              </w:rPr>
            </w:pPr>
            <w:r w:rsidRPr="00170625">
              <w:rPr>
                <w:rFonts w:ascii="Times New Roman" w:hAnsi="Times New Roman" w:cs="Times New Roman"/>
                <w:sz w:val="18"/>
                <w:szCs w:val="18"/>
              </w:rPr>
              <w:t>23.5%</w:t>
            </w:r>
          </w:p>
        </w:tc>
        <w:tc>
          <w:tcPr>
            <w:tcW w:w="815" w:type="dxa"/>
            <w:shd w:val="clear" w:color="auto" w:fill="FFF8E5"/>
            <w:vAlign w:val="bottom"/>
          </w:tcPr>
          <w:p w14:paraId="54365A1C" w14:textId="77777777" w:rsidR="00170625" w:rsidRPr="00170625" w:rsidRDefault="00170625" w:rsidP="00170625">
            <w:pPr>
              <w:spacing w:line="360" w:lineRule="auto"/>
              <w:rPr>
                <w:rFonts w:ascii="Times New Roman" w:eastAsia="Times New Roman" w:hAnsi="Times New Roman" w:cs="Times New Roman"/>
                <w:sz w:val="18"/>
                <w:szCs w:val="18"/>
              </w:rPr>
            </w:pPr>
            <w:r w:rsidRPr="00170625">
              <w:rPr>
                <w:rFonts w:ascii="Times New Roman" w:hAnsi="Times New Roman" w:cs="Times New Roman"/>
                <w:sz w:val="18"/>
                <w:szCs w:val="18"/>
              </w:rPr>
              <w:t>22.6%</w:t>
            </w:r>
          </w:p>
        </w:tc>
        <w:tc>
          <w:tcPr>
            <w:tcW w:w="810" w:type="dxa"/>
            <w:shd w:val="clear" w:color="auto" w:fill="FFF8E5"/>
            <w:vAlign w:val="bottom"/>
          </w:tcPr>
          <w:p w14:paraId="442BC8A7" w14:textId="77777777" w:rsidR="00170625" w:rsidRPr="00170625" w:rsidRDefault="00170625" w:rsidP="00170625">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22.0%</w:t>
            </w:r>
          </w:p>
        </w:tc>
        <w:tc>
          <w:tcPr>
            <w:tcW w:w="895" w:type="dxa"/>
            <w:shd w:val="clear" w:color="auto" w:fill="FFF8E5"/>
            <w:vAlign w:val="bottom"/>
          </w:tcPr>
          <w:p w14:paraId="5EBD7865" w14:textId="77777777" w:rsidR="00170625" w:rsidRPr="00CD69F4" w:rsidRDefault="00170625" w:rsidP="00170625">
            <w:pPr>
              <w:spacing w:line="360" w:lineRule="auto"/>
              <w:jc w:val="center"/>
              <w:rPr>
                <w:rFonts w:ascii="Times New Roman" w:eastAsia="Times New Roman" w:hAnsi="Times New Roman" w:cs="Times New Roman"/>
                <w:i/>
                <w:iCs/>
                <w:sz w:val="18"/>
                <w:szCs w:val="18"/>
              </w:rPr>
            </w:pPr>
            <w:r w:rsidRPr="00CD69F4">
              <w:rPr>
                <w:rFonts w:ascii="Times New Roman" w:hAnsi="Times New Roman" w:cs="Times New Roman"/>
                <w:i/>
                <w:iCs/>
                <w:sz w:val="18"/>
                <w:szCs w:val="18"/>
              </w:rPr>
              <w:t>21.7%</w:t>
            </w:r>
          </w:p>
        </w:tc>
        <w:tc>
          <w:tcPr>
            <w:tcW w:w="810" w:type="dxa"/>
            <w:shd w:val="clear" w:color="auto" w:fill="FFF8E5"/>
            <w:vAlign w:val="bottom"/>
          </w:tcPr>
          <w:p w14:paraId="25C0B0B5" w14:textId="77777777" w:rsidR="00170625" w:rsidRPr="00CD69F4" w:rsidRDefault="00170625" w:rsidP="00170625">
            <w:pPr>
              <w:spacing w:line="360" w:lineRule="auto"/>
              <w:jc w:val="center"/>
              <w:rPr>
                <w:rFonts w:ascii="Times New Roman" w:eastAsia="Times New Roman" w:hAnsi="Times New Roman" w:cs="Times New Roman"/>
                <w:i/>
                <w:iCs/>
                <w:sz w:val="18"/>
                <w:szCs w:val="18"/>
              </w:rPr>
            </w:pPr>
            <w:r w:rsidRPr="00CD69F4">
              <w:rPr>
                <w:rFonts w:ascii="Times New Roman" w:hAnsi="Times New Roman" w:cs="Times New Roman"/>
                <w:i/>
                <w:iCs/>
                <w:sz w:val="18"/>
                <w:szCs w:val="18"/>
              </w:rPr>
              <w:t>21.7%</w:t>
            </w:r>
          </w:p>
        </w:tc>
      </w:tr>
      <w:tr w:rsidR="00170625" w14:paraId="0C0976E3" w14:textId="77777777" w:rsidTr="00CD69F4">
        <w:trPr>
          <w:trHeight w:val="41"/>
        </w:trPr>
        <w:tc>
          <w:tcPr>
            <w:tcW w:w="3155" w:type="dxa"/>
            <w:shd w:val="clear" w:color="auto" w:fill="FFF8E5"/>
          </w:tcPr>
          <w:p w14:paraId="18951A8C" w14:textId="0335B3EF" w:rsidR="00170625" w:rsidRPr="00A325BC" w:rsidRDefault="00170625" w:rsidP="00170625">
            <w:pPr>
              <w:spacing w:line="360" w:lineRule="auto"/>
              <w:rPr>
                <w:rFonts w:ascii="Times New Roman" w:hAnsi="Times New Roman" w:cs="Times New Roman"/>
                <w:sz w:val="16"/>
                <w:szCs w:val="16"/>
                <w:lang w:val="en-GB"/>
              </w:rPr>
            </w:pPr>
            <w:r w:rsidRPr="00A325BC">
              <w:rPr>
                <w:rFonts w:ascii="Times New Roman" w:hAnsi="Times New Roman" w:cs="Times New Roman"/>
                <w:sz w:val="16"/>
                <w:szCs w:val="16"/>
                <w:lang w:val="en-GB"/>
              </w:rPr>
              <w:lastRenderedPageBreak/>
              <w:t xml:space="preserve">Other </w:t>
            </w:r>
            <w:r w:rsidR="00C22FC7" w:rsidRPr="00A325BC">
              <w:rPr>
                <w:rFonts w:ascii="Times New Roman" w:hAnsi="Times New Roman" w:cs="Times New Roman"/>
                <w:sz w:val="16"/>
                <w:szCs w:val="16"/>
                <w:lang w:val="en-GB"/>
              </w:rPr>
              <w:t>spending</w:t>
            </w:r>
            <w:r w:rsidRPr="00A325BC">
              <w:rPr>
                <w:rFonts w:ascii="Times New Roman" w:hAnsi="Times New Roman" w:cs="Times New Roman"/>
                <w:sz w:val="16"/>
                <w:szCs w:val="16"/>
                <w:lang w:val="en-GB"/>
              </w:rPr>
              <w:t xml:space="preserve"> (subsidies</w:t>
            </w:r>
            <w:r w:rsidR="00E813B1" w:rsidRPr="00A325BC">
              <w:rPr>
                <w:rFonts w:ascii="Times New Roman" w:hAnsi="Times New Roman" w:cs="Times New Roman"/>
                <w:sz w:val="16"/>
                <w:szCs w:val="16"/>
                <w:lang w:val="en-GB"/>
              </w:rPr>
              <w:t>-</w:t>
            </w:r>
            <w:r w:rsidRPr="00A325BC">
              <w:rPr>
                <w:rFonts w:ascii="Times New Roman" w:hAnsi="Times New Roman" w:cs="Times New Roman"/>
                <w:sz w:val="16"/>
                <w:szCs w:val="16"/>
                <w:lang w:val="en-GB"/>
              </w:rPr>
              <w:t>transfers</w:t>
            </w:r>
            <w:r w:rsidR="00E813B1" w:rsidRPr="00A325BC">
              <w:rPr>
                <w:rFonts w:ascii="Times New Roman" w:hAnsi="Times New Roman" w:cs="Times New Roman"/>
                <w:sz w:val="16"/>
                <w:szCs w:val="16"/>
                <w:lang w:val="en-GB"/>
              </w:rPr>
              <w:t>-</w:t>
            </w:r>
            <w:proofErr w:type="spellStart"/>
            <w:r w:rsidR="00C22FC7" w:rsidRPr="00A325BC">
              <w:rPr>
                <w:rFonts w:ascii="Times New Roman" w:hAnsi="Times New Roman" w:cs="Times New Roman"/>
                <w:sz w:val="16"/>
                <w:szCs w:val="16"/>
                <w:lang w:val="en-GB"/>
              </w:rPr>
              <w:t>netL</w:t>
            </w:r>
            <w:r w:rsidR="00E813B1" w:rsidRPr="00A325BC">
              <w:rPr>
                <w:rFonts w:ascii="Times New Roman" w:hAnsi="Times New Roman" w:cs="Times New Roman"/>
                <w:sz w:val="16"/>
                <w:szCs w:val="16"/>
                <w:lang w:val="en-GB"/>
              </w:rPr>
              <w:t>en</w:t>
            </w:r>
            <w:r w:rsidR="00A325BC">
              <w:rPr>
                <w:rFonts w:ascii="Times New Roman" w:hAnsi="Times New Roman" w:cs="Times New Roman"/>
                <w:sz w:val="16"/>
                <w:szCs w:val="16"/>
                <w:lang w:val="en-GB"/>
              </w:rPr>
              <w:t>d</w:t>
            </w:r>
            <w:proofErr w:type="spellEnd"/>
            <w:r w:rsidRPr="00A325BC">
              <w:rPr>
                <w:rFonts w:ascii="Times New Roman" w:hAnsi="Times New Roman" w:cs="Times New Roman"/>
                <w:sz w:val="16"/>
                <w:szCs w:val="16"/>
                <w:lang w:val="en-GB"/>
              </w:rPr>
              <w:t>)</w:t>
            </w:r>
          </w:p>
        </w:tc>
        <w:tc>
          <w:tcPr>
            <w:tcW w:w="810" w:type="dxa"/>
            <w:shd w:val="clear" w:color="auto" w:fill="FFF8E5"/>
            <w:vAlign w:val="bottom"/>
          </w:tcPr>
          <w:p w14:paraId="2B282E93" w14:textId="77777777" w:rsidR="00170625" w:rsidRPr="00170625" w:rsidRDefault="00170625" w:rsidP="00170625">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5.7%</w:t>
            </w:r>
          </w:p>
        </w:tc>
        <w:tc>
          <w:tcPr>
            <w:tcW w:w="805" w:type="dxa"/>
            <w:shd w:val="clear" w:color="auto" w:fill="FFF8E5"/>
            <w:vAlign w:val="bottom"/>
          </w:tcPr>
          <w:p w14:paraId="3F8F7C58" w14:textId="77777777" w:rsidR="00170625" w:rsidRPr="00170625" w:rsidRDefault="00170625" w:rsidP="00170625">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7.1%</w:t>
            </w:r>
          </w:p>
        </w:tc>
        <w:tc>
          <w:tcPr>
            <w:tcW w:w="815" w:type="dxa"/>
            <w:shd w:val="clear" w:color="auto" w:fill="FFF8E5"/>
            <w:vAlign w:val="bottom"/>
          </w:tcPr>
          <w:p w14:paraId="7EA2059F" w14:textId="77777777" w:rsidR="00170625" w:rsidRPr="00170625" w:rsidRDefault="00170625" w:rsidP="00170625">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7.1%</w:t>
            </w:r>
          </w:p>
        </w:tc>
        <w:tc>
          <w:tcPr>
            <w:tcW w:w="810" w:type="dxa"/>
            <w:shd w:val="clear" w:color="auto" w:fill="FFF8E5"/>
            <w:vAlign w:val="bottom"/>
          </w:tcPr>
          <w:p w14:paraId="28BE93CF" w14:textId="77777777" w:rsidR="00170625" w:rsidRPr="00170625" w:rsidRDefault="00170625" w:rsidP="00170625">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8.0%</w:t>
            </w:r>
          </w:p>
        </w:tc>
        <w:tc>
          <w:tcPr>
            <w:tcW w:w="805" w:type="dxa"/>
            <w:shd w:val="clear" w:color="auto" w:fill="FFF8E5"/>
            <w:vAlign w:val="bottom"/>
          </w:tcPr>
          <w:p w14:paraId="3239272B" w14:textId="77777777" w:rsidR="00170625" w:rsidRPr="00170625" w:rsidRDefault="00170625" w:rsidP="00170625">
            <w:pPr>
              <w:spacing w:line="360" w:lineRule="auto"/>
              <w:rPr>
                <w:rFonts w:ascii="Times New Roman" w:eastAsia="Times New Roman" w:hAnsi="Times New Roman" w:cs="Times New Roman"/>
                <w:sz w:val="18"/>
                <w:szCs w:val="18"/>
              </w:rPr>
            </w:pPr>
            <w:r w:rsidRPr="00170625">
              <w:rPr>
                <w:rFonts w:ascii="Times New Roman" w:hAnsi="Times New Roman" w:cs="Times New Roman"/>
                <w:sz w:val="18"/>
                <w:szCs w:val="18"/>
              </w:rPr>
              <w:t>6.0%</w:t>
            </w:r>
          </w:p>
        </w:tc>
        <w:tc>
          <w:tcPr>
            <w:tcW w:w="815" w:type="dxa"/>
            <w:shd w:val="clear" w:color="auto" w:fill="FFF8E5"/>
            <w:vAlign w:val="bottom"/>
          </w:tcPr>
          <w:p w14:paraId="55A07496" w14:textId="77777777" w:rsidR="00170625" w:rsidRPr="00170625" w:rsidRDefault="00170625" w:rsidP="00170625">
            <w:pPr>
              <w:spacing w:line="360" w:lineRule="auto"/>
              <w:ind w:left="-444" w:firstLine="444"/>
              <w:rPr>
                <w:rFonts w:ascii="Times New Roman" w:eastAsia="Times New Roman" w:hAnsi="Times New Roman" w:cs="Times New Roman"/>
                <w:sz w:val="18"/>
                <w:szCs w:val="18"/>
              </w:rPr>
            </w:pPr>
            <w:r w:rsidRPr="00170625">
              <w:rPr>
                <w:rFonts w:ascii="Times New Roman" w:hAnsi="Times New Roman" w:cs="Times New Roman"/>
                <w:sz w:val="18"/>
                <w:szCs w:val="18"/>
              </w:rPr>
              <w:t>6.0%</w:t>
            </w:r>
          </w:p>
        </w:tc>
        <w:tc>
          <w:tcPr>
            <w:tcW w:w="810" w:type="dxa"/>
            <w:shd w:val="clear" w:color="auto" w:fill="FFF8E5"/>
            <w:vAlign w:val="bottom"/>
          </w:tcPr>
          <w:p w14:paraId="07A581C7" w14:textId="77777777" w:rsidR="00170625" w:rsidRPr="00170625" w:rsidRDefault="00170625" w:rsidP="00170625">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6.0%</w:t>
            </w:r>
          </w:p>
        </w:tc>
        <w:tc>
          <w:tcPr>
            <w:tcW w:w="895" w:type="dxa"/>
            <w:shd w:val="clear" w:color="auto" w:fill="FFF8E5"/>
            <w:vAlign w:val="bottom"/>
          </w:tcPr>
          <w:p w14:paraId="73705641" w14:textId="77777777" w:rsidR="00170625" w:rsidRPr="00CD69F4" w:rsidRDefault="00170625" w:rsidP="00170625">
            <w:pPr>
              <w:spacing w:line="360" w:lineRule="auto"/>
              <w:jc w:val="center"/>
              <w:rPr>
                <w:rFonts w:ascii="Times New Roman" w:eastAsia="Times New Roman" w:hAnsi="Times New Roman" w:cs="Times New Roman"/>
                <w:i/>
                <w:iCs/>
                <w:sz w:val="18"/>
                <w:szCs w:val="18"/>
              </w:rPr>
            </w:pPr>
            <w:r w:rsidRPr="00CD69F4">
              <w:rPr>
                <w:rFonts w:ascii="Times New Roman" w:hAnsi="Times New Roman" w:cs="Times New Roman"/>
                <w:i/>
                <w:iCs/>
                <w:sz w:val="18"/>
                <w:szCs w:val="18"/>
              </w:rPr>
              <w:t>5.5%</w:t>
            </w:r>
          </w:p>
        </w:tc>
        <w:tc>
          <w:tcPr>
            <w:tcW w:w="810" w:type="dxa"/>
            <w:shd w:val="clear" w:color="auto" w:fill="FFF8E5"/>
            <w:vAlign w:val="bottom"/>
          </w:tcPr>
          <w:p w14:paraId="37A9E6D6" w14:textId="77777777" w:rsidR="00170625" w:rsidRPr="00CD69F4" w:rsidRDefault="00170625" w:rsidP="00170625">
            <w:pPr>
              <w:spacing w:line="360" w:lineRule="auto"/>
              <w:jc w:val="center"/>
              <w:rPr>
                <w:rFonts w:ascii="Times New Roman" w:eastAsia="Times New Roman" w:hAnsi="Times New Roman" w:cs="Times New Roman"/>
                <w:i/>
                <w:iCs/>
                <w:sz w:val="18"/>
                <w:szCs w:val="18"/>
              </w:rPr>
            </w:pPr>
            <w:r w:rsidRPr="00CD69F4">
              <w:rPr>
                <w:rFonts w:ascii="Times New Roman" w:hAnsi="Times New Roman" w:cs="Times New Roman"/>
                <w:i/>
                <w:iCs/>
                <w:sz w:val="18"/>
                <w:szCs w:val="18"/>
              </w:rPr>
              <w:t>5.2%</w:t>
            </w:r>
          </w:p>
        </w:tc>
      </w:tr>
    </w:tbl>
    <w:p w14:paraId="62229F74" w14:textId="77777777" w:rsidR="00A6114A" w:rsidRDefault="00870A1B">
      <w:pPr>
        <w:pStyle w:val="Heading2"/>
        <w:numPr>
          <w:ilvl w:val="1"/>
          <w:numId w:val="3"/>
        </w:numPr>
        <w:spacing w:before="120" w:after="120"/>
        <w:rPr>
          <w:rFonts w:ascii="Times New Roman" w:hAnsi="Times New Roman" w:cs="Times New Roman"/>
          <w:b/>
          <w:bCs/>
          <w:lang w:val="en-GB"/>
        </w:rPr>
      </w:pPr>
      <w:bookmarkStart w:id="161" w:name="_Toc154000843"/>
      <w:r>
        <w:rPr>
          <w:rFonts w:ascii="Times New Roman" w:hAnsi="Times New Roman" w:cs="Times New Roman"/>
          <w:b/>
          <w:bCs/>
          <w:lang w:val="en-GB"/>
        </w:rPr>
        <w:t>Summary of m</w:t>
      </w:r>
      <w:r w:rsidR="00484258">
        <w:rPr>
          <w:rFonts w:ascii="Times New Roman" w:hAnsi="Times New Roman" w:cs="Times New Roman"/>
          <w:b/>
          <w:bCs/>
          <w:lang w:val="en-GB"/>
        </w:rPr>
        <w:t>acroeconomic</w:t>
      </w:r>
      <w:r w:rsidR="00A6114A" w:rsidRPr="00242E78">
        <w:rPr>
          <w:rFonts w:ascii="Times New Roman" w:hAnsi="Times New Roman" w:cs="Times New Roman"/>
          <w:b/>
          <w:bCs/>
          <w:lang w:val="en-GB"/>
        </w:rPr>
        <w:t xml:space="preserve"> forecast</w:t>
      </w:r>
      <w:bookmarkEnd w:id="161"/>
    </w:p>
    <w:p w14:paraId="654C1FCC" w14:textId="69A8D32F" w:rsidR="001D0F32" w:rsidRDefault="0089273C" w:rsidP="00B32A20">
      <w:pPr>
        <w:spacing w:after="120" w:line="276" w:lineRule="auto"/>
        <w:rPr>
          <w:rFonts w:ascii="Times New Roman" w:hAnsi="Times New Roman" w:cs="Times New Roman"/>
          <w:sz w:val="24"/>
          <w:szCs w:val="24"/>
        </w:rPr>
      </w:pPr>
      <w:r w:rsidRPr="00B30F81">
        <w:rPr>
          <w:rFonts w:ascii="Times New Roman" w:hAnsi="Times New Roman" w:cs="Times New Roman"/>
          <w:sz w:val="24"/>
          <w:szCs w:val="24"/>
          <w:lang w:val="en-GB"/>
        </w:rPr>
        <w:t>As noted</w:t>
      </w:r>
      <w:r w:rsidR="00B30F81">
        <w:rPr>
          <w:rFonts w:ascii="Times New Roman" w:hAnsi="Times New Roman" w:cs="Times New Roman"/>
          <w:sz w:val="24"/>
          <w:szCs w:val="24"/>
          <w:lang w:val="en-GB"/>
        </w:rPr>
        <w:t xml:space="preserve"> above,</w:t>
      </w:r>
      <w:r w:rsidRPr="00B30F81">
        <w:rPr>
          <w:rFonts w:ascii="Times New Roman" w:hAnsi="Times New Roman" w:cs="Times New Roman"/>
          <w:sz w:val="24"/>
          <w:szCs w:val="24"/>
          <w:lang w:val="en-GB"/>
        </w:rPr>
        <w:t xml:space="preserve"> </w:t>
      </w:r>
      <w:r w:rsidR="006C58C2" w:rsidRPr="00512FF1">
        <w:rPr>
          <w:rFonts w:ascii="Times New Roman" w:hAnsi="Times New Roman" w:cs="Times New Roman"/>
          <w:sz w:val="24"/>
          <w:szCs w:val="24"/>
          <w:lang w:val="en-GB"/>
        </w:rPr>
        <w:t xml:space="preserve">forecasts </w:t>
      </w:r>
      <w:r>
        <w:rPr>
          <w:rFonts w:ascii="Times New Roman" w:hAnsi="Times New Roman" w:cs="Times New Roman"/>
          <w:sz w:val="24"/>
          <w:szCs w:val="24"/>
          <w:lang w:val="en-GB"/>
        </w:rPr>
        <w:t xml:space="preserve">are tuned for nearby 1-2 quarters for </w:t>
      </w:r>
      <w:r w:rsidR="00243BFA">
        <w:rPr>
          <w:rFonts w:ascii="Times New Roman" w:hAnsi="Times New Roman" w:cs="Times New Roman"/>
          <w:sz w:val="24"/>
          <w:szCs w:val="24"/>
          <w:lang w:val="en-GB"/>
        </w:rPr>
        <w:t xml:space="preserve">output, </w:t>
      </w:r>
      <w:r>
        <w:rPr>
          <w:rFonts w:ascii="Times New Roman" w:hAnsi="Times New Roman" w:cs="Times New Roman"/>
          <w:sz w:val="24"/>
          <w:szCs w:val="24"/>
          <w:lang w:val="en-GB"/>
        </w:rPr>
        <w:t>inflation</w:t>
      </w:r>
      <w:r w:rsidR="00243BFA">
        <w:rPr>
          <w:rFonts w:ascii="Times New Roman" w:hAnsi="Times New Roman" w:cs="Times New Roman"/>
          <w:sz w:val="24"/>
          <w:szCs w:val="24"/>
          <w:lang w:val="en-GB"/>
        </w:rPr>
        <w:t xml:space="preserve"> and components</w:t>
      </w:r>
      <w:r>
        <w:rPr>
          <w:rFonts w:ascii="Times New Roman" w:hAnsi="Times New Roman" w:cs="Times New Roman"/>
          <w:sz w:val="24"/>
          <w:szCs w:val="24"/>
          <w:lang w:val="en-GB"/>
        </w:rPr>
        <w:t>, interest and exchange rate, a</w:t>
      </w:r>
      <w:r w:rsidR="00B30F81">
        <w:rPr>
          <w:rFonts w:ascii="Times New Roman" w:hAnsi="Times New Roman" w:cs="Times New Roman"/>
          <w:sz w:val="24"/>
          <w:szCs w:val="24"/>
          <w:lang w:val="en-GB"/>
        </w:rPr>
        <w:t>nd</w:t>
      </w:r>
      <w:r>
        <w:rPr>
          <w:rFonts w:ascii="Times New Roman" w:hAnsi="Times New Roman" w:cs="Times New Roman"/>
          <w:sz w:val="24"/>
          <w:szCs w:val="24"/>
          <w:lang w:val="en-GB"/>
        </w:rPr>
        <w:t xml:space="preserve"> fiscal </w:t>
      </w:r>
      <w:r w:rsidR="00243BFA">
        <w:rPr>
          <w:rFonts w:ascii="Times New Roman" w:hAnsi="Times New Roman" w:cs="Times New Roman"/>
          <w:sz w:val="24"/>
          <w:szCs w:val="24"/>
          <w:lang w:val="en-GB"/>
        </w:rPr>
        <w:t>deficit</w:t>
      </w:r>
      <w:r w:rsidR="00626D37">
        <w:rPr>
          <w:rFonts w:ascii="Times New Roman" w:hAnsi="Times New Roman" w:cs="Times New Roman"/>
          <w:sz w:val="24"/>
          <w:szCs w:val="24"/>
          <w:lang w:val="en-GB"/>
        </w:rPr>
        <w:t xml:space="preserve"> variables</w:t>
      </w:r>
      <w:r w:rsidR="00243BFA">
        <w:rPr>
          <w:rFonts w:ascii="Times New Roman" w:hAnsi="Times New Roman" w:cs="Times New Roman"/>
          <w:sz w:val="24"/>
          <w:szCs w:val="24"/>
          <w:lang w:val="en-GB"/>
        </w:rPr>
        <w:t xml:space="preserve">. </w:t>
      </w:r>
      <w:r w:rsidR="001D0F32">
        <w:rPr>
          <w:rFonts w:ascii="Times New Roman" w:hAnsi="Times New Roman" w:cs="Times New Roman"/>
          <w:sz w:val="24"/>
          <w:szCs w:val="24"/>
          <w:lang w:val="en-GB"/>
        </w:rPr>
        <w:t>For inflation, forecasts are from model equation</w:t>
      </w:r>
      <w:r w:rsidR="00B70BA6">
        <w:rPr>
          <w:rFonts w:ascii="Times New Roman" w:hAnsi="Times New Roman" w:cs="Times New Roman"/>
          <w:sz w:val="24"/>
          <w:szCs w:val="24"/>
          <w:lang w:val="en-GB"/>
        </w:rPr>
        <w:t>s</w:t>
      </w:r>
      <w:r w:rsidR="001D0F32">
        <w:rPr>
          <w:rFonts w:ascii="Times New Roman" w:hAnsi="Times New Roman" w:cs="Times New Roman"/>
          <w:sz w:val="24"/>
          <w:szCs w:val="24"/>
          <w:lang w:val="en-GB"/>
        </w:rPr>
        <w:t xml:space="preserve">, but </w:t>
      </w:r>
      <w:r w:rsidR="00626D37">
        <w:rPr>
          <w:rFonts w:ascii="Times New Roman" w:hAnsi="Times New Roman" w:cs="Times New Roman"/>
          <w:sz w:val="24"/>
          <w:szCs w:val="24"/>
          <w:lang w:val="en-GB"/>
        </w:rPr>
        <w:t xml:space="preserve">with </w:t>
      </w:r>
      <w:r w:rsidR="001D0F32">
        <w:rPr>
          <w:rFonts w:ascii="Times New Roman" w:hAnsi="Times New Roman" w:cs="Times New Roman"/>
          <w:sz w:val="24"/>
          <w:szCs w:val="24"/>
          <w:lang w:val="en-GB"/>
        </w:rPr>
        <w:t xml:space="preserve">shocks </w:t>
      </w:r>
      <w:r w:rsidR="00626D37">
        <w:rPr>
          <w:rFonts w:ascii="Times New Roman" w:hAnsi="Times New Roman" w:cs="Times New Roman"/>
          <w:sz w:val="24"/>
          <w:szCs w:val="24"/>
          <w:lang w:val="en-GB"/>
        </w:rPr>
        <w:t xml:space="preserve">added </w:t>
      </w:r>
      <w:r w:rsidR="001D0F32">
        <w:rPr>
          <w:rFonts w:ascii="Times New Roman" w:hAnsi="Times New Roman" w:cs="Times New Roman"/>
          <w:sz w:val="24"/>
          <w:szCs w:val="24"/>
          <w:lang w:val="en-GB"/>
        </w:rPr>
        <w:t xml:space="preserve">in the belief that recent inflation shocks </w:t>
      </w:r>
      <w:r w:rsidR="00826341">
        <w:rPr>
          <w:rFonts w:ascii="Times New Roman" w:hAnsi="Times New Roman" w:cs="Times New Roman"/>
          <w:sz w:val="24"/>
          <w:szCs w:val="24"/>
          <w:lang w:val="en-GB"/>
        </w:rPr>
        <w:t>not explained by demand pressure (</w:t>
      </w:r>
      <w:r w:rsidR="00626D37">
        <w:rPr>
          <w:rFonts w:ascii="Times New Roman" w:hAnsi="Times New Roman" w:cs="Times New Roman"/>
          <w:sz w:val="24"/>
          <w:szCs w:val="24"/>
          <w:lang w:val="en-GB"/>
        </w:rPr>
        <w:t>proxied</w:t>
      </w:r>
      <w:r w:rsidR="00826341">
        <w:rPr>
          <w:rFonts w:ascii="Times New Roman" w:hAnsi="Times New Roman" w:cs="Times New Roman"/>
          <w:sz w:val="24"/>
          <w:szCs w:val="24"/>
          <w:lang w:val="en-GB"/>
        </w:rPr>
        <w:t xml:space="preserve"> by output gap) </w:t>
      </w:r>
      <w:r w:rsidR="001D0F32">
        <w:rPr>
          <w:rFonts w:ascii="Times New Roman" w:hAnsi="Times New Roman" w:cs="Times New Roman"/>
          <w:sz w:val="24"/>
          <w:szCs w:val="24"/>
          <w:lang w:val="en-GB"/>
        </w:rPr>
        <w:t>continue for a</w:t>
      </w:r>
      <w:r w:rsidR="00F16D8E">
        <w:rPr>
          <w:rFonts w:ascii="Times New Roman" w:hAnsi="Times New Roman" w:cs="Times New Roman"/>
          <w:sz w:val="24"/>
          <w:szCs w:val="24"/>
          <w:lang w:val="en-GB"/>
        </w:rPr>
        <w:t xml:space="preserve">nother </w:t>
      </w:r>
      <w:r w:rsidR="001D0F32">
        <w:rPr>
          <w:rFonts w:ascii="Times New Roman" w:hAnsi="Times New Roman" w:cs="Times New Roman"/>
          <w:sz w:val="24"/>
          <w:szCs w:val="24"/>
          <w:lang w:val="en-GB"/>
        </w:rPr>
        <w:t>quarter</w:t>
      </w:r>
      <w:r w:rsidR="00F16D8E">
        <w:rPr>
          <w:rFonts w:ascii="Times New Roman" w:hAnsi="Times New Roman" w:cs="Times New Roman"/>
          <w:sz w:val="24"/>
          <w:szCs w:val="24"/>
          <w:lang w:val="en-GB"/>
        </w:rPr>
        <w:t>, e.g. core</w:t>
      </w:r>
      <w:r w:rsidR="00243BFA">
        <w:rPr>
          <w:rFonts w:ascii="Times New Roman" w:hAnsi="Times New Roman" w:cs="Times New Roman"/>
          <w:sz w:val="24"/>
          <w:szCs w:val="24"/>
          <w:lang w:val="en-GB"/>
        </w:rPr>
        <w:t xml:space="preserve"> </w:t>
      </w:r>
      <w:r w:rsidR="00F16D8E">
        <w:rPr>
          <w:rFonts w:ascii="Times New Roman" w:hAnsi="Times New Roman" w:cs="Times New Roman"/>
          <w:sz w:val="24"/>
          <w:szCs w:val="24"/>
          <w:lang w:val="en-GB"/>
        </w:rPr>
        <w:t xml:space="preserve">inflation </w:t>
      </w:r>
      <w:r w:rsidR="00243BFA">
        <w:rPr>
          <w:rFonts w:ascii="Times New Roman" w:hAnsi="Times New Roman" w:cs="Times New Roman"/>
          <w:sz w:val="24"/>
          <w:szCs w:val="24"/>
          <w:lang w:val="en-GB"/>
        </w:rPr>
        <w:t>(</w:t>
      </w:r>
      <w:r w:rsidR="00243BFA">
        <w:rPr>
          <w:rFonts w:ascii="Times New Roman" w:hAnsi="Times New Roman" w:cs="Times New Roman"/>
          <w:b/>
          <w:bCs/>
          <w:color w:val="0070C0"/>
          <w:sz w:val="24"/>
          <w:szCs w:val="24"/>
        </w:rPr>
        <w:t>Ta</w:t>
      </w:r>
      <w:r w:rsidR="00243BFA" w:rsidRPr="00512FF1">
        <w:rPr>
          <w:rFonts w:ascii="Times New Roman" w:hAnsi="Times New Roman" w:cs="Times New Roman"/>
          <w:b/>
          <w:bCs/>
          <w:color w:val="0070C0"/>
          <w:sz w:val="24"/>
          <w:szCs w:val="24"/>
        </w:rPr>
        <w:t xml:space="preserve">ble </w:t>
      </w:r>
      <w:r w:rsidR="00F16D8E">
        <w:rPr>
          <w:rFonts w:ascii="Times New Roman" w:hAnsi="Times New Roman" w:cs="Times New Roman"/>
          <w:b/>
          <w:bCs/>
          <w:color w:val="0070C0"/>
          <w:sz w:val="24"/>
          <w:szCs w:val="24"/>
        </w:rPr>
        <w:t>4</w:t>
      </w:r>
      <w:r w:rsidR="00243BFA" w:rsidRPr="00512FF1">
        <w:rPr>
          <w:rFonts w:ascii="Times New Roman" w:hAnsi="Times New Roman" w:cs="Times New Roman"/>
          <w:color w:val="000000" w:themeColor="text1"/>
          <w:sz w:val="24"/>
          <w:szCs w:val="24"/>
        </w:rPr>
        <w:t>).</w:t>
      </w:r>
      <w:r w:rsidR="001D0F32">
        <w:rPr>
          <w:rFonts w:ascii="Times New Roman" w:hAnsi="Times New Roman" w:cs="Times New Roman"/>
          <w:sz w:val="24"/>
          <w:szCs w:val="24"/>
        </w:rPr>
        <w:t xml:space="preserve"> </w:t>
      </w:r>
      <w:r w:rsidR="00B30F81">
        <w:rPr>
          <w:rFonts w:ascii="Times New Roman" w:hAnsi="Times New Roman" w:cs="Times New Roman"/>
          <w:sz w:val="24"/>
          <w:szCs w:val="24"/>
          <w:lang w:val="en-GB"/>
        </w:rPr>
        <w:t xml:space="preserve">All other forecasts, except external </w:t>
      </w:r>
      <w:r w:rsidR="001D0F32">
        <w:rPr>
          <w:rFonts w:ascii="Times New Roman" w:hAnsi="Times New Roman" w:cs="Times New Roman"/>
          <w:sz w:val="24"/>
          <w:szCs w:val="24"/>
          <w:lang w:val="en-GB"/>
        </w:rPr>
        <w:t xml:space="preserve">environment </w:t>
      </w:r>
      <w:r w:rsidR="00B30F81">
        <w:rPr>
          <w:rFonts w:ascii="Times New Roman" w:hAnsi="Times New Roman" w:cs="Times New Roman"/>
          <w:sz w:val="24"/>
          <w:szCs w:val="24"/>
          <w:lang w:val="en-GB"/>
        </w:rPr>
        <w:t>variables</w:t>
      </w:r>
      <w:r w:rsidR="001D0F32">
        <w:rPr>
          <w:rFonts w:ascii="Times New Roman" w:hAnsi="Times New Roman" w:cs="Times New Roman"/>
          <w:sz w:val="24"/>
          <w:szCs w:val="24"/>
          <w:lang w:val="en-GB"/>
        </w:rPr>
        <w:t>,</w:t>
      </w:r>
      <w:r w:rsidR="00B30F81">
        <w:rPr>
          <w:rFonts w:ascii="Times New Roman" w:hAnsi="Times New Roman" w:cs="Times New Roman"/>
          <w:sz w:val="24"/>
          <w:szCs w:val="24"/>
          <w:lang w:val="en-GB"/>
        </w:rPr>
        <w:t xml:space="preserve"> are </w:t>
      </w:r>
      <w:r w:rsidR="00826341">
        <w:rPr>
          <w:rFonts w:ascii="Times New Roman" w:hAnsi="Times New Roman" w:cs="Times New Roman"/>
          <w:sz w:val="24"/>
          <w:szCs w:val="24"/>
          <w:lang w:val="en-GB"/>
        </w:rPr>
        <w:t>endogenously</w:t>
      </w:r>
      <w:r w:rsidR="001D0F32">
        <w:rPr>
          <w:rFonts w:ascii="Times New Roman" w:hAnsi="Times New Roman" w:cs="Times New Roman"/>
          <w:sz w:val="24"/>
          <w:szCs w:val="24"/>
          <w:lang w:val="en-GB"/>
        </w:rPr>
        <w:t xml:space="preserve"> determined</w:t>
      </w:r>
      <w:r w:rsidR="00B30F81">
        <w:rPr>
          <w:rFonts w:ascii="Times New Roman" w:hAnsi="Times New Roman" w:cs="Times New Roman"/>
          <w:sz w:val="24"/>
          <w:szCs w:val="24"/>
          <w:lang w:val="en-GB"/>
        </w:rPr>
        <w:t xml:space="preserve"> by model relationships.</w:t>
      </w:r>
      <w:r w:rsidR="00D57D9A">
        <w:rPr>
          <w:rFonts w:ascii="Times New Roman" w:hAnsi="Times New Roman" w:cs="Times New Roman"/>
          <w:sz w:val="24"/>
          <w:szCs w:val="24"/>
        </w:rPr>
        <w:t xml:space="preserve"> </w:t>
      </w:r>
    </w:p>
    <w:p w14:paraId="346CBC36" w14:textId="77777777" w:rsidR="001D0F32" w:rsidRDefault="001D0F32" w:rsidP="00B32A20">
      <w:pPr>
        <w:spacing w:after="0"/>
        <w:rPr>
          <w:rFonts w:ascii="Times New Roman" w:hAnsi="Times New Roman" w:cs="Times New Roman"/>
          <w:sz w:val="24"/>
          <w:szCs w:val="24"/>
        </w:rPr>
      </w:pPr>
    </w:p>
    <w:tbl>
      <w:tblPr>
        <w:tblStyle w:val="TableGrid"/>
        <w:tblW w:w="9715" w:type="dxa"/>
        <w:tblInd w:w="80"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6" w:space="0" w:color="FFD966" w:themeColor="accent4" w:themeTint="99"/>
          <w:insideV w:val="single" w:sz="6" w:space="0" w:color="FFD966" w:themeColor="accent4" w:themeTint="99"/>
        </w:tblBorders>
        <w:shd w:val="clear" w:color="auto" w:fill="FFF8E5"/>
        <w:tblLayout w:type="fixed"/>
        <w:tblLook w:val="04A0" w:firstRow="1" w:lastRow="0" w:firstColumn="1" w:lastColumn="0" w:noHBand="0" w:noVBand="1"/>
      </w:tblPr>
      <w:tblGrid>
        <w:gridCol w:w="3235"/>
        <w:gridCol w:w="1890"/>
        <w:gridCol w:w="990"/>
        <w:gridCol w:w="1080"/>
        <w:gridCol w:w="900"/>
        <w:gridCol w:w="810"/>
        <w:gridCol w:w="810"/>
      </w:tblGrid>
      <w:tr w:rsidR="00C96A11" w14:paraId="31B7B577" w14:textId="77777777" w:rsidTr="00C96A11">
        <w:trPr>
          <w:trHeight w:val="250"/>
        </w:trPr>
        <w:tc>
          <w:tcPr>
            <w:tcW w:w="3235" w:type="dxa"/>
            <w:shd w:val="clear" w:color="auto" w:fill="FFF8E5"/>
          </w:tcPr>
          <w:p w14:paraId="4A7D3B0F" w14:textId="6215AD41" w:rsidR="00C96A11" w:rsidRPr="00E533E8" w:rsidRDefault="00C96A11" w:rsidP="00243BFA">
            <w:pPr>
              <w:spacing w:line="276" w:lineRule="auto"/>
              <w:rPr>
                <w:rFonts w:ascii="Times New Roman" w:hAnsi="Times New Roman" w:cs="Times New Roman"/>
                <w:b/>
                <w:bCs/>
                <w:sz w:val="20"/>
                <w:szCs w:val="20"/>
                <w:lang w:val="en-GB"/>
              </w:rPr>
            </w:pPr>
            <w:r w:rsidRPr="00E533E8">
              <w:rPr>
                <w:rFonts w:ascii="Times New Roman" w:hAnsi="Times New Roman" w:cs="Times New Roman"/>
                <w:b/>
                <w:bCs/>
                <w:color w:val="0070C0"/>
                <w:sz w:val="20"/>
                <w:szCs w:val="20"/>
                <w:lang w:val="en-GB"/>
              </w:rPr>
              <w:t xml:space="preserve">Table </w:t>
            </w:r>
            <w:r>
              <w:rPr>
                <w:rFonts w:ascii="Times New Roman" w:hAnsi="Times New Roman" w:cs="Times New Roman"/>
                <w:b/>
                <w:bCs/>
                <w:color w:val="0070C0"/>
                <w:sz w:val="20"/>
                <w:szCs w:val="20"/>
                <w:lang w:val="en-GB"/>
              </w:rPr>
              <w:t>4</w:t>
            </w:r>
            <w:r w:rsidR="00C22FC7">
              <w:rPr>
                <w:rFonts w:ascii="Times New Roman" w:hAnsi="Times New Roman" w:cs="Times New Roman"/>
                <w:b/>
                <w:bCs/>
                <w:color w:val="0070C0"/>
                <w:sz w:val="20"/>
                <w:szCs w:val="20"/>
                <w:lang w:val="en-GB"/>
              </w:rPr>
              <w:t>.</w:t>
            </w:r>
            <w:r w:rsidRPr="00E533E8">
              <w:rPr>
                <w:rFonts w:ascii="Times New Roman" w:hAnsi="Times New Roman" w:cs="Times New Roman"/>
                <w:b/>
                <w:bCs/>
                <w:color w:val="0070C0"/>
                <w:sz w:val="20"/>
                <w:szCs w:val="20"/>
                <w:lang w:val="en-GB"/>
              </w:rPr>
              <w:t xml:space="preserve"> Tuned variables</w:t>
            </w:r>
          </w:p>
        </w:tc>
        <w:tc>
          <w:tcPr>
            <w:tcW w:w="1890" w:type="dxa"/>
            <w:shd w:val="clear" w:color="auto" w:fill="FFF8E5"/>
          </w:tcPr>
          <w:p w14:paraId="414F8750" w14:textId="77777777" w:rsidR="00C96A11" w:rsidRPr="00CE31FD" w:rsidRDefault="00C96A11" w:rsidP="00826341">
            <w:pPr>
              <w:spacing w:line="276" w:lineRule="auto"/>
              <w:ind w:left="-51" w:firstLine="51"/>
              <w:jc w:val="center"/>
              <w:rPr>
                <w:rFonts w:ascii="Times New Roman" w:hAnsi="Times New Roman" w:cs="Times New Roman"/>
                <w:b/>
                <w:bCs/>
                <w:sz w:val="18"/>
                <w:szCs w:val="18"/>
                <w:lang w:val="en-GB"/>
              </w:rPr>
            </w:pPr>
          </w:p>
        </w:tc>
        <w:tc>
          <w:tcPr>
            <w:tcW w:w="990" w:type="dxa"/>
            <w:shd w:val="clear" w:color="auto" w:fill="FFF8E5"/>
          </w:tcPr>
          <w:p w14:paraId="2306F23D" w14:textId="77777777" w:rsidR="00C96A11" w:rsidRPr="00243BFA" w:rsidRDefault="00C96A11" w:rsidP="00243BFA">
            <w:pPr>
              <w:spacing w:line="276" w:lineRule="auto"/>
              <w:ind w:left="-51" w:firstLine="51"/>
              <w:jc w:val="center"/>
              <w:rPr>
                <w:rFonts w:ascii="Times New Roman" w:hAnsi="Times New Roman" w:cs="Times New Roman"/>
                <w:b/>
                <w:bCs/>
                <w:sz w:val="18"/>
                <w:szCs w:val="18"/>
                <w:lang w:val="en-GB"/>
              </w:rPr>
            </w:pPr>
            <w:r w:rsidRPr="00CE31FD">
              <w:rPr>
                <w:rFonts w:ascii="Times New Roman" w:hAnsi="Times New Roman" w:cs="Times New Roman"/>
                <w:b/>
                <w:bCs/>
                <w:sz w:val="18"/>
                <w:szCs w:val="18"/>
                <w:lang w:val="en-GB"/>
              </w:rPr>
              <w:t>2023Q3</w:t>
            </w:r>
          </w:p>
        </w:tc>
        <w:tc>
          <w:tcPr>
            <w:tcW w:w="1080" w:type="dxa"/>
            <w:shd w:val="clear" w:color="auto" w:fill="FFF8E5"/>
          </w:tcPr>
          <w:p w14:paraId="5C87D065" w14:textId="77777777" w:rsidR="00C96A11" w:rsidRPr="00243BFA" w:rsidRDefault="00C96A11" w:rsidP="00243BFA">
            <w:pPr>
              <w:spacing w:line="276" w:lineRule="auto"/>
              <w:jc w:val="center"/>
              <w:rPr>
                <w:rFonts w:ascii="Times New Roman" w:hAnsi="Times New Roman" w:cs="Times New Roman"/>
                <w:b/>
                <w:bCs/>
                <w:sz w:val="18"/>
                <w:szCs w:val="18"/>
                <w:lang w:val="en-GB"/>
              </w:rPr>
            </w:pPr>
            <w:r w:rsidRPr="00CE31FD">
              <w:rPr>
                <w:rFonts w:ascii="Times New Roman" w:hAnsi="Times New Roman" w:cs="Times New Roman"/>
                <w:b/>
                <w:bCs/>
                <w:sz w:val="18"/>
                <w:szCs w:val="18"/>
                <w:lang w:val="en-GB"/>
              </w:rPr>
              <w:t>2023Q</w:t>
            </w:r>
            <w:r>
              <w:rPr>
                <w:rFonts w:ascii="Times New Roman" w:hAnsi="Times New Roman" w:cs="Times New Roman"/>
                <w:b/>
                <w:bCs/>
                <w:sz w:val="18"/>
                <w:szCs w:val="18"/>
                <w:lang w:val="en-GB"/>
              </w:rPr>
              <w:t>4</w:t>
            </w:r>
          </w:p>
        </w:tc>
        <w:tc>
          <w:tcPr>
            <w:tcW w:w="900" w:type="dxa"/>
            <w:shd w:val="clear" w:color="auto" w:fill="FFF8E5"/>
          </w:tcPr>
          <w:p w14:paraId="6152A268" w14:textId="77777777" w:rsidR="00C96A11" w:rsidRPr="00243BFA" w:rsidRDefault="00C96A11" w:rsidP="00243BFA">
            <w:pPr>
              <w:spacing w:line="276" w:lineRule="auto"/>
              <w:jc w:val="center"/>
              <w:rPr>
                <w:rFonts w:ascii="Times New Roman" w:hAnsi="Times New Roman" w:cs="Times New Roman"/>
                <w:b/>
                <w:bCs/>
                <w:sz w:val="18"/>
                <w:szCs w:val="18"/>
                <w:lang w:val="en-GB"/>
              </w:rPr>
            </w:pPr>
            <w:r w:rsidRPr="00CE31FD">
              <w:rPr>
                <w:rFonts w:ascii="Times New Roman" w:hAnsi="Times New Roman" w:cs="Times New Roman"/>
                <w:b/>
                <w:bCs/>
                <w:sz w:val="18"/>
                <w:szCs w:val="18"/>
                <w:lang w:val="en-GB"/>
              </w:rPr>
              <w:t>202</w:t>
            </w:r>
            <w:r>
              <w:rPr>
                <w:rFonts w:ascii="Times New Roman" w:hAnsi="Times New Roman" w:cs="Times New Roman"/>
                <w:b/>
                <w:bCs/>
                <w:sz w:val="18"/>
                <w:szCs w:val="18"/>
                <w:lang w:val="en-GB"/>
              </w:rPr>
              <w:t>4</w:t>
            </w:r>
            <w:r w:rsidRPr="00CE31FD">
              <w:rPr>
                <w:rFonts w:ascii="Times New Roman" w:hAnsi="Times New Roman" w:cs="Times New Roman"/>
                <w:b/>
                <w:bCs/>
                <w:sz w:val="18"/>
                <w:szCs w:val="18"/>
                <w:lang w:val="en-GB"/>
              </w:rPr>
              <w:t>Q</w:t>
            </w:r>
            <w:r>
              <w:rPr>
                <w:rFonts w:ascii="Times New Roman" w:hAnsi="Times New Roman" w:cs="Times New Roman"/>
                <w:b/>
                <w:bCs/>
                <w:sz w:val="18"/>
                <w:szCs w:val="18"/>
                <w:lang w:val="en-GB"/>
              </w:rPr>
              <w:t>1</w:t>
            </w:r>
          </w:p>
        </w:tc>
        <w:tc>
          <w:tcPr>
            <w:tcW w:w="810" w:type="dxa"/>
            <w:shd w:val="clear" w:color="auto" w:fill="FFF8E5"/>
          </w:tcPr>
          <w:p w14:paraId="3A2D6951" w14:textId="77777777" w:rsidR="00C96A11" w:rsidRPr="00CE31FD" w:rsidRDefault="00C96A11" w:rsidP="00243BFA">
            <w:pPr>
              <w:spacing w:line="276" w:lineRule="auto"/>
              <w:jc w:val="center"/>
              <w:rPr>
                <w:rFonts w:ascii="Times New Roman" w:hAnsi="Times New Roman" w:cs="Times New Roman"/>
                <w:b/>
                <w:bCs/>
                <w:sz w:val="18"/>
                <w:szCs w:val="18"/>
                <w:lang w:val="en-GB"/>
              </w:rPr>
            </w:pPr>
            <w:r w:rsidRPr="00CE31FD">
              <w:rPr>
                <w:rFonts w:ascii="Times New Roman" w:hAnsi="Times New Roman" w:cs="Times New Roman"/>
                <w:b/>
                <w:bCs/>
                <w:sz w:val="18"/>
                <w:szCs w:val="18"/>
                <w:lang w:val="en-GB"/>
              </w:rPr>
              <w:t>202</w:t>
            </w:r>
            <w:r>
              <w:rPr>
                <w:rFonts w:ascii="Times New Roman" w:hAnsi="Times New Roman" w:cs="Times New Roman"/>
                <w:b/>
                <w:bCs/>
                <w:sz w:val="18"/>
                <w:szCs w:val="18"/>
                <w:lang w:val="en-GB"/>
              </w:rPr>
              <w:t>4</w:t>
            </w:r>
            <w:r w:rsidRPr="00CE31FD">
              <w:rPr>
                <w:rFonts w:ascii="Times New Roman" w:hAnsi="Times New Roman" w:cs="Times New Roman"/>
                <w:b/>
                <w:bCs/>
                <w:sz w:val="18"/>
                <w:szCs w:val="18"/>
                <w:lang w:val="en-GB"/>
              </w:rPr>
              <w:t>Q</w:t>
            </w:r>
            <w:r>
              <w:rPr>
                <w:rFonts w:ascii="Times New Roman" w:hAnsi="Times New Roman" w:cs="Times New Roman"/>
                <w:b/>
                <w:bCs/>
                <w:sz w:val="18"/>
                <w:szCs w:val="18"/>
                <w:lang w:val="en-GB"/>
              </w:rPr>
              <w:t>2</w:t>
            </w:r>
          </w:p>
        </w:tc>
        <w:tc>
          <w:tcPr>
            <w:tcW w:w="810" w:type="dxa"/>
            <w:shd w:val="clear" w:color="auto" w:fill="FFF8E5"/>
          </w:tcPr>
          <w:p w14:paraId="7B2E13BA" w14:textId="77777777" w:rsidR="00C96A11" w:rsidRPr="00CE31FD" w:rsidRDefault="00C96A11" w:rsidP="00243BFA">
            <w:pPr>
              <w:spacing w:line="276" w:lineRule="auto"/>
              <w:jc w:val="center"/>
              <w:rPr>
                <w:rFonts w:ascii="Times New Roman" w:hAnsi="Times New Roman" w:cs="Times New Roman"/>
                <w:b/>
                <w:bCs/>
                <w:sz w:val="18"/>
                <w:szCs w:val="18"/>
                <w:lang w:val="en-GB"/>
              </w:rPr>
            </w:pPr>
            <w:r>
              <w:rPr>
                <w:rFonts w:ascii="Times New Roman" w:hAnsi="Times New Roman" w:cs="Times New Roman"/>
                <w:b/>
                <w:bCs/>
                <w:sz w:val="18"/>
                <w:szCs w:val="18"/>
                <w:lang w:val="en-GB"/>
              </w:rPr>
              <w:t>2024/25</w:t>
            </w:r>
          </w:p>
        </w:tc>
      </w:tr>
      <w:tr w:rsidR="00425C5B" w14:paraId="5A6B6B5A" w14:textId="77777777" w:rsidTr="00C96A11">
        <w:trPr>
          <w:trHeight w:val="226"/>
        </w:trPr>
        <w:tc>
          <w:tcPr>
            <w:tcW w:w="3235" w:type="dxa"/>
            <w:shd w:val="clear" w:color="auto" w:fill="FFF8E5"/>
          </w:tcPr>
          <w:p w14:paraId="6FB96979" w14:textId="77777777" w:rsidR="00425C5B" w:rsidRPr="00B32A20" w:rsidRDefault="00425C5B" w:rsidP="00425C5B">
            <w:pPr>
              <w:spacing w:line="360" w:lineRule="auto"/>
              <w:rPr>
                <w:rFonts w:ascii="Times New Roman" w:hAnsi="Times New Roman" w:cs="Times New Roman"/>
                <w:sz w:val="18"/>
                <w:szCs w:val="18"/>
                <w:lang w:val="en-GB"/>
              </w:rPr>
            </w:pPr>
            <w:r w:rsidRPr="00B32A20">
              <w:rPr>
                <w:rFonts w:ascii="Times New Roman" w:hAnsi="Times New Roman" w:cs="Times New Roman"/>
                <w:sz w:val="18"/>
                <w:szCs w:val="18"/>
                <w:lang w:val="en-GB"/>
              </w:rPr>
              <w:t xml:space="preserve">GDP now/forecast </w:t>
            </w:r>
            <w:proofErr w:type="spellStart"/>
            <w:r w:rsidRPr="00B32A20">
              <w:rPr>
                <w:rFonts w:ascii="Times New Roman" w:hAnsi="Times New Roman" w:cs="Times New Roman"/>
                <w:sz w:val="18"/>
                <w:szCs w:val="18"/>
                <w:lang w:val="en-GB"/>
              </w:rPr>
              <w:t>fr</w:t>
            </w:r>
            <w:proofErr w:type="spellEnd"/>
            <w:r w:rsidRPr="00B32A20">
              <w:rPr>
                <w:rFonts w:ascii="Times New Roman" w:hAnsi="Times New Roman" w:cs="Times New Roman"/>
                <w:sz w:val="18"/>
                <w:szCs w:val="18"/>
                <w:lang w:val="en-GB"/>
              </w:rPr>
              <w:t xml:space="preserve"> leading indicators</w:t>
            </w:r>
          </w:p>
        </w:tc>
        <w:tc>
          <w:tcPr>
            <w:tcW w:w="1890" w:type="dxa"/>
            <w:shd w:val="clear" w:color="auto" w:fill="FFF8E5"/>
          </w:tcPr>
          <w:p w14:paraId="37103F98"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y-on-y growth</w:t>
            </w:r>
          </w:p>
        </w:tc>
        <w:tc>
          <w:tcPr>
            <w:tcW w:w="990" w:type="dxa"/>
            <w:shd w:val="clear" w:color="auto" w:fill="FFF8E5"/>
          </w:tcPr>
          <w:p w14:paraId="05646EC8"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5.2%</w:t>
            </w:r>
          </w:p>
        </w:tc>
        <w:tc>
          <w:tcPr>
            <w:tcW w:w="1080" w:type="dxa"/>
            <w:shd w:val="clear" w:color="auto" w:fill="FFF8E5"/>
          </w:tcPr>
          <w:p w14:paraId="78FAA9D9" w14:textId="149B7078" w:rsidR="00425C5B" w:rsidRPr="00B32A20" w:rsidRDefault="00425C5B" w:rsidP="00425C5B">
            <w:pPr>
              <w:spacing w:line="360" w:lineRule="auto"/>
              <w:jc w:val="center"/>
              <w:rPr>
                <w:rFonts w:ascii="Times New Roman" w:hAnsi="Times New Roman" w:cs="Times New Roman"/>
                <w:sz w:val="18"/>
                <w:szCs w:val="18"/>
                <w:lang w:val="en-GB"/>
              </w:rPr>
            </w:pPr>
            <w:r w:rsidRPr="00B32A20">
              <w:rPr>
                <w:rFonts w:ascii="Times New Roman" w:eastAsia="Times New Roman" w:hAnsi="Times New Roman" w:cs="Times New Roman"/>
                <w:sz w:val="18"/>
                <w:szCs w:val="18"/>
              </w:rPr>
              <w:t>5.</w:t>
            </w:r>
            <w:r w:rsidR="00B70BA6">
              <w:rPr>
                <w:rFonts w:ascii="Times New Roman" w:eastAsia="Times New Roman" w:hAnsi="Times New Roman" w:cs="Times New Roman"/>
                <w:sz w:val="18"/>
                <w:szCs w:val="18"/>
              </w:rPr>
              <w:t>0</w:t>
            </w:r>
            <w:r w:rsidRPr="00B32A20">
              <w:rPr>
                <w:rFonts w:ascii="Times New Roman" w:eastAsia="Times New Roman" w:hAnsi="Times New Roman" w:cs="Times New Roman"/>
                <w:sz w:val="18"/>
                <w:szCs w:val="18"/>
              </w:rPr>
              <w:t>%</w:t>
            </w:r>
          </w:p>
        </w:tc>
        <w:tc>
          <w:tcPr>
            <w:tcW w:w="900" w:type="dxa"/>
            <w:shd w:val="clear" w:color="auto" w:fill="FFF8E5"/>
          </w:tcPr>
          <w:p w14:paraId="4352D6B4" w14:textId="77777777" w:rsidR="00425C5B" w:rsidRPr="00B32A20" w:rsidRDefault="00425C5B" w:rsidP="00425C5B">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c>
          <w:tcPr>
            <w:tcW w:w="810" w:type="dxa"/>
            <w:shd w:val="clear" w:color="auto" w:fill="FFF8E5"/>
          </w:tcPr>
          <w:p w14:paraId="5C038E62" w14:textId="77777777" w:rsidR="00425C5B" w:rsidRPr="00B32A20" w:rsidRDefault="00425C5B" w:rsidP="00425C5B">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c>
          <w:tcPr>
            <w:tcW w:w="810" w:type="dxa"/>
            <w:shd w:val="clear" w:color="auto" w:fill="FFF8E5"/>
          </w:tcPr>
          <w:p w14:paraId="0F7A1B06" w14:textId="77777777" w:rsidR="00425C5B" w:rsidRPr="00B32A20" w:rsidRDefault="00425C5B" w:rsidP="00425C5B">
            <w:pPr>
              <w:spacing w:line="360" w:lineRule="auto"/>
              <w:jc w:val="center"/>
              <w:rPr>
                <w:rFonts w:ascii="Times New Roman" w:hAnsi="Times New Roman" w:cs="Times New Roman"/>
                <w:sz w:val="18"/>
                <w:szCs w:val="18"/>
                <w:lang w:val="en-GB"/>
              </w:rPr>
            </w:pPr>
            <w:r w:rsidRPr="00AB5E78">
              <w:rPr>
                <w:rFonts w:ascii="Times New Roman" w:hAnsi="Times New Roman" w:cs="Times New Roman"/>
                <w:sz w:val="18"/>
                <w:szCs w:val="18"/>
                <w:lang w:val="en-GB"/>
              </w:rPr>
              <w:t>--</w:t>
            </w:r>
          </w:p>
        </w:tc>
      </w:tr>
      <w:tr w:rsidR="00425C5B" w14:paraId="136086AD" w14:textId="77777777" w:rsidTr="00C96A11">
        <w:trPr>
          <w:trHeight w:val="41"/>
        </w:trPr>
        <w:tc>
          <w:tcPr>
            <w:tcW w:w="3235" w:type="dxa"/>
            <w:shd w:val="clear" w:color="auto" w:fill="FFF8E5"/>
          </w:tcPr>
          <w:p w14:paraId="6602420C" w14:textId="77777777" w:rsidR="00425C5B" w:rsidRPr="00B32A20" w:rsidRDefault="00425C5B" w:rsidP="00425C5B">
            <w:pPr>
              <w:spacing w:line="360" w:lineRule="auto"/>
              <w:rPr>
                <w:rFonts w:ascii="Times New Roman" w:hAnsi="Times New Roman" w:cs="Times New Roman"/>
                <w:sz w:val="18"/>
                <w:szCs w:val="18"/>
                <w:lang w:val="fr-FR"/>
              </w:rPr>
            </w:pPr>
            <w:r>
              <w:rPr>
                <w:rFonts w:ascii="Times New Roman" w:hAnsi="Times New Roman" w:cs="Times New Roman"/>
                <w:sz w:val="18"/>
                <w:szCs w:val="18"/>
                <w:lang w:val="fr-FR"/>
              </w:rPr>
              <w:t>CPI headline</w:t>
            </w:r>
          </w:p>
        </w:tc>
        <w:tc>
          <w:tcPr>
            <w:tcW w:w="1890" w:type="dxa"/>
            <w:shd w:val="clear" w:color="auto" w:fill="FFF8E5"/>
          </w:tcPr>
          <w:p w14:paraId="7FACA4D7"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r w:rsidRPr="00B32A20">
              <w:rPr>
                <w:rFonts w:ascii="Times New Roman" w:eastAsia="Times New Roman" w:hAnsi="Times New Roman" w:cs="Times New Roman"/>
                <w:sz w:val="18"/>
                <w:szCs w:val="18"/>
              </w:rPr>
              <w:t>y-on-y growth</w:t>
            </w:r>
          </w:p>
        </w:tc>
        <w:tc>
          <w:tcPr>
            <w:tcW w:w="990" w:type="dxa"/>
            <w:shd w:val="clear" w:color="auto" w:fill="FFF8E5"/>
          </w:tcPr>
          <w:p w14:paraId="1D3CCE2F"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p>
        </w:tc>
        <w:tc>
          <w:tcPr>
            <w:tcW w:w="1080" w:type="dxa"/>
            <w:shd w:val="clear" w:color="auto" w:fill="FFF8E5"/>
          </w:tcPr>
          <w:p w14:paraId="40BEA123" w14:textId="77777777" w:rsidR="00425C5B" w:rsidRPr="00425C5B" w:rsidRDefault="00425C5B"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9%</w:t>
            </w:r>
          </w:p>
        </w:tc>
        <w:tc>
          <w:tcPr>
            <w:tcW w:w="900" w:type="dxa"/>
            <w:shd w:val="clear" w:color="auto" w:fill="FFF8E5"/>
          </w:tcPr>
          <w:p w14:paraId="6C38A12A" w14:textId="77777777" w:rsidR="00425C5B" w:rsidRDefault="00425C5B" w:rsidP="00425C5B">
            <w:pPr>
              <w:spacing w:line="360" w:lineRule="auto"/>
              <w:jc w:val="center"/>
              <w:rPr>
                <w:rFonts w:ascii="Times New Roman" w:eastAsia="Times New Roman" w:hAnsi="Times New Roman" w:cs="Times New Roman"/>
                <w:sz w:val="18"/>
                <w:szCs w:val="18"/>
              </w:rPr>
            </w:pPr>
          </w:p>
        </w:tc>
        <w:tc>
          <w:tcPr>
            <w:tcW w:w="810" w:type="dxa"/>
            <w:shd w:val="clear" w:color="auto" w:fill="FFF8E5"/>
          </w:tcPr>
          <w:p w14:paraId="538BC636" w14:textId="77777777" w:rsidR="00425C5B" w:rsidRPr="00B32A20" w:rsidRDefault="00425C5B" w:rsidP="00425C5B">
            <w:pPr>
              <w:spacing w:line="360" w:lineRule="auto"/>
              <w:jc w:val="center"/>
              <w:rPr>
                <w:rFonts w:ascii="Times New Roman" w:eastAsia="Times New Roman" w:hAnsi="Times New Roman" w:cs="Times New Roman"/>
                <w:sz w:val="18"/>
                <w:szCs w:val="18"/>
              </w:rPr>
            </w:pPr>
          </w:p>
        </w:tc>
        <w:tc>
          <w:tcPr>
            <w:tcW w:w="810" w:type="dxa"/>
            <w:shd w:val="clear" w:color="auto" w:fill="FFF8E5"/>
          </w:tcPr>
          <w:p w14:paraId="343FEC7F"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425C5B" w14:paraId="3B3AD33B" w14:textId="77777777" w:rsidTr="00C96A11">
        <w:trPr>
          <w:trHeight w:val="41"/>
        </w:trPr>
        <w:tc>
          <w:tcPr>
            <w:tcW w:w="3235" w:type="dxa"/>
            <w:shd w:val="clear" w:color="auto" w:fill="FFF8E5"/>
          </w:tcPr>
          <w:p w14:paraId="791B59B6" w14:textId="77777777" w:rsidR="00425C5B" w:rsidRPr="00B32A20" w:rsidRDefault="00425C5B" w:rsidP="00425C5B">
            <w:pPr>
              <w:spacing w:line="360" w:lineRule="auto"/>
              <w:rPr>
                <w:rFonts w:ascii="Times New Roman" w:hAnsi="Times New Roman" w:cs="Times New Roman"/>
                <w:sz w:val="18"/>
                <w:szCs w:val="18"/>
                <w:lang w:val="fr-FR"/>
              </w:rPr>
            </w:pPr>
            <w:proofErr w:type="spellStart"/>
            <w:r w:rsidRPr="00B32A20">
              <w:rPr>
                <w:rFonts w:ascii="Times New Roman" w:hAnsi="Times New Roman" w:cs="Times New Roman"/>
                <w:sz w:val="18"/>
                <w:szCs w:val="18"/>
                <w:lang w:val="fr-FR"/>
              </w:rPr>
              <w:t>CPI_core</w:t>
            </w:r>
            <w:proofErr w:type="spellEnd"/>
            <w:r w:rsidRPr="00B32A20">
              <w:rPr>
                <w:rFonts w:ascii="Times New Roman" w:hAnsi="Times New Roman" w:cs="Times New Roman"/>
                <w:sz w:val="18"/>
                <w:szCs w:val="18"/>
                <w:lang w:val="fr-FR"/>
              </w:rPr>
              <w:t xml:space="preserve"> </w:t>
            </w:r>
            <w:proofErr w:type="spellStart"/>
            <w:r w:rsidRPr="00B32A20">
              <w:rPr>
                <w:rFonts w:ascii="Times New Roman" w:hAnsi="Times New Roman" w:cs="Times New Roman"/>
                <w:sz w:val="18"/>
                <w:szCs w:val="18"/>
                <w:lang w:val="fr-FR"/>
              </w:rPr>
              <w:t>shock</w:t>
            </w:r>
            <w:proofErr w:type="spellEnd"/>
          </w:p>
        </w:tc>
        <w:tc>
          <w:tcPr>
            <w:tcW w:w="1890" w:type="dxa"/>
            <w:shd w:val="clear" w:color="auto" w:fill="FFF8E5"/>
          </w:tcPr>
          <w:p w14:paraId="294D842B"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proofErr w:type="gramStart"/>
            <w:r w:rsidRPr="00B32A20">
              <w:rPr>
                <w:rFonts w:ascii="Times New Roman" w:eastAsia="Times New Roman" w:hAnsi="Times New Roman" w:cs="Times New Roman"/>
                <w:sz w:val="18"/>
                <w:szCs w:val="18"/>
                <w:lang w:val="fr-FR"/>
              </w:rPr>
              <w:t>q</w:t>
            </w:r>
            <w:proofErr w:type="gramEnd"/>
            <w:r w:rsidRPr="00B32A20">
              <w:rPr>
                <w:rFonts w:ascii="Times New Roman" w:eastAsia="Times New Roman" w:hAnsi="Times New Roman" w:cs="Times New Roman"/>
                <w:sz w:val="18"/>
                <w:szCs w:val="18"/>
                <w:lang w:val="fr-FR"/>
              </w:rPr>
              <w:t xml:space="preserve">-on-q % </w:t>
            </w:r>
            <w:proofErr w:type="spellStart"/>
            <w:r w:rsidRPr="00B32A20">
              <w:rPr>
                <w:rFonts w:ascii="Times New Roman" w:eastAsia="Times New Roman" w:hAnsi="Times New Roman" w:cs="Times New Roman"/>
                <w:sz w:val="18"/>
                <w:szCs w:val="18"/>
                <w:lang w:val="fr-FR"/>
              </w:rPr>
              <w:t>ann</w:t>
            </w:r>
            <w:proofErr w:type="spellEnd"/>
            <w:r w:rsidRPr="00B32A20">
              <w:rPr>
                <w:rFonts w:ascii="Times New Roman" w:eastAsia="Times New Roman" w:hAnsi="Times New Roman" w:cs="Times New Roman"/>
                <w:sz w:val="18"/>
                <w:szCs w:val="18"/>
                <w:lang w:val="fr-FR"/>
              </w:rPr>
              <w:t xml:space="preserve">. </w:t>
            </w:r>
            <w:proofErr w:type="gramStart"/>
            <w:r w:rsidRPr="00B32A20">
              <w:rPr>
                <w:rFonts w:ascii="Times New Roman" w:eastAsia="Times New Roman" w:hAnsi="Times New Roman" w:cs="Times New Roman"/>
                <w:sz w:val="18"/>
                <w:szCs w:val="18"/>
                <w:lang w:val="fr-FR"/>
              </w:rPr>
              <w:t>change</w:t>
            </w:r>
            <w:proofErr w:type="gramEnd"/>
          </w:p>
        </w:tc>
        <w:tc>
          <w:tcPr>
            <w:tcW w:w="990" w:type="dxa"/>
            <w:shd w:val="clear" w:color="auto" w:fill="FFF8E5"/>
          </w:tcPr>
          <w:p w14:paraId="1DD43293"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p>
        </w:tc>
        <w:tc>
          <w:tcPr>
            <w:tcW w:w="1080" w:type="dxa"/>
            <w:shd w:val="clear" w:color="auto" w:fill="FFF8E5"/>
          </w:tcPr>
          <w:p w14:paraId="70A4F9C8" w14:textId="685EA767" w:rsidR="00425C5B" w:rsidRPr="00B32A20" w:rsidRDefault="00B70BA6"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tc>
        <w:tc>
          <w:tcPr>
            <w:tcW w:w="900" w:type="dxa"/>
            <w:shd w:val="clear" w:color="auto" w:fill="FFF8E5"/>
          </w:tcPr>
          <w:p w14:paraId="040F5955" w14:textId="32CC72D8" w:rsidR="00425C5B" w:rsidRPr="00B32A20" w:rsidRDefault="00B70BA6"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r w:rsidR="00425C5B" w:rsidRPr="00B32A20">
              <w:rPr>
                <w:rFonts w:ascii="Times New Roman" w:eastAsia="Times New Roman" w:hAnsi="Times New Roman" w:cs="Times New Roman"/>
                <w:sz w:val="18"/>
                <w:szCs w:val="18"/>
              </w:rPr>
              <w:t>%</w:t>
            </w:r>
          </w:p>
        </w:tc>
        <w:tc>
          <w:tcPr>
            <w:tcW w:w="810" w:type="dxa"/>
            <w:shd w:val="clear" w:color="auto" w:fill="FFF8E5"/>
          </w:tcPr>
          <w:p w14:paraId="5BE2C61A" w14:textId="629D5D49"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25D6C470" w14:textId="397433CC" w:rsidR="00425C5B" w:rsidRPr="00B32A20" w:rsidRDefault="002D3E74" w:rsidP="00425C5B">
            <w:pPr>
              <w:spacing w:line="360" w:lineRule="auto"/>
              <w:jc w:val="center"/>
              <w:rPr>
                <w:rFonts w:ascii="Times New Roman" w:eastAsia="Times New Roman" w:hAnsi="Times New Roman" w:cs="Times New Roman"/>
                <w:sz w:val="18"/>
                <w:szCs w:val="18"/>
              </w:rPr>
            </w:pPr>
            <w:r>
              <w:rPr>
                <w:rFonts w:ascii="Times New Roman" w:hAnsi="Times New Roman" w:cs="Times New Roman"/>
                <w:sz w:val="18"/>
                <w:szCs w:val="18"/>
                <w:lang w:val="en-GB"/>
              </w:rPr>
              <w:t>1%</w:t>
            </w:r>
          </w:p>
        </w:tc>
      </w:tr>
      <w:tr w:rsidR="00425C5B" w14:paraId="1105183A" w14:textId="77777777" w:rsidTr="00C96A11">
        <w:trPr>
          <w:trHeight w:val="41"/>
        </w:trPr>
        <w:tc>
          <w:tcPr>
            <w:tcW w:w="3235" w:type="dxa"/>
            <w:shd w:val="clear" w:color="auto" w:fill="FFF8E5"/>
          </w:tcPr>
          <w:p w14:paraId="5AC65067" w14:textId="77777777" w:rsidR="00425C5B" w:rsidRPr="00B32A20" w:rsidRDefault="00425C5B" w:rsidP="00425C5B">
            <w:pPr>
              <w:spacing w:line="360" w:lineRule="auto"/>
              <w:rPr>
                <w:rFonts w:ascii="Times New Roman" w:hAnsi="Times New Roman" w:cs="Times New Roman"/>
                <w:sz w:val="18"/>
                <w:szCs w:val="18"/>
                <w:lang w:val="fr-FR"/>
              </w:rPr>
            </w:pPr>
            <w:proofErr w:type="spellStart"/>
            <w:r w:rsidRPr="00B32A20">
              <w:rPr>
                <w:rFonts w:ascii="Times New Roman" w:hAnsi="Times New Roman" w:cs="Times New Roman"/>
                <w:sz w:val="18"/>
                <w:szCs w:val="18"/>
                <w:lang w:val="fr-FR"/>
              </w:rPr>
              <w:t>CPI_food</w:t>
            </w:r>
            <w:proofErr w:type="spellEnd"/>
            <w:r w:rsidRPr="00B32A20">
              <w:rPr>
                <w:rFonts w:ascii="Times New Roman" w:hAnsi="Times New Roman" w:cs="Times New Roman"/>
                <w:sz w:val="18"/>
                <w:szCs w:val="18"/>
                <w:lang w:val="fr-FR"/>
              </w:rPr>
              <w:t xml:space="preserve"> </w:t>
            </w:r>
            <w:proofErr w:type="spellStart"/>
            <w:r w:rsidRPr="00B32A20">
              <w:rPr>
                <w:rFonts w:ascii="Times New Roman" w:hAnsi="Times New Roman" w:cs="Times New Roman"/>
                <w:sz w:val="18"/>
                <w:szCs w:val="18"/>
                <w:lang w:val="fr-FR"/>
              </w:rPr>
              <w:t>shock</w:t>
            </w:r>
            <w:proofErr w:type="spellEnd"/>
          </w:p>
        </w:tc>
        <w:tc>
          <w:tcPr>
            <w:tcW w:w="1890" w:type="dxa"/>
            <w:shd w:val="clear" w:color="auto" w:fill="FFF8E5"/>
          </w:tcPr>
          <w:p w14:paraId="050774AF"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r>
              <w:rPr>
                <w:rFonts w:ascii="Times New Roman" w:eastAsia="Times New Roman" w:hAnsi="Times New Roman" w:cs="Times New Roman"/>
                <w:sz w:val="18"/>
                <w:szCs w:val="18"/>
                <w:lang w:val="fr-FR"/>
              </w:rPr>
              <w:t>,,</w:t>
            </w:r>
          </w:p>
        </w:tc>
        <w:tc>
          <w:tcPr>
            <w:tcW w:w="990" w:type="dxa"/>
            <w:shd w:val="clear" w:color="auto" w:fill="FFF8E5"/>
          </w:tcPr>
          <w:p w14:paraId="0A141B52"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p>
        </w:tc>
        <w:tc>
          <w:tcPr>
            <w:tcW w:w="1080" w:type="dxa"/>
            <w:shd w:val="clear" w:color="auto" w:fill="FFF8E5"/>
          </w:tcPr>
          <w:p w14:paraId="4068BFAD" w14:textId="2093B959" w:rsidR="00425C5B" w:rsidRPr="00B32A20" w:rsidRDefault="00F16D8E"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900" w:type="dxa"/>
            <w:shd w:val="clear" w:color="auto" w:fill="FFF8E5"/>
          </w:tcPr>
          <w:p w14:paraId="0D8E341B" w14:textId="081FD350" w:rsidR="00425C5B" w:rsidRPr="00B32A20" w:rsidRDefault="00F16D8E"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810" w:type="dxa"/>
            <w:shd w:val="clear" w:color="auto" w:fill="FFF8E5"/>
          </w:tcPr>
          <w:p w14:paraId="2371A4A3"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59C5B6DD"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425C5B" w14:paraId="2834B0D6" w14:textId="77777777" w:rsidTr="00C96A11">
        <w:trPr>
          <w:trHeight w:val="41"/>
        </w:trPr>
        <w:tc>
          <w:tcPr>
            <w:tcW w:w="3235" w:type="dxa"/>
            <w:shd w:val="clear" w:color="auto" w:fill="FFF8E5"/>
          </w:tcPr>
          <w:p w14:paraId="0B7F17AE" w14:textId="7AC6E7F1" w:rsidR="00425C5B" w:rsidRPr="00B32A20" w:rsidRDefault="00425C5B" w:rsidP="00425C5B">
            <w:pPr>
              <w:spacing w:line="360" w:lineRule="auto"/>
              <w:rPr>
                <w:rFonts w:ascii="Times New Roman" w:hAnsi="Times New Roman" w:cs="Times New Roman"/>
                <w:sz w:val="18"/>
                <w:szCs w:val="18"/>
              </w:rPr>
            </w:pPr>
            <w:proofErr w:type="spellStart"/>
            <w:r w:rsidRPr="00B32A20">
              <w:rPr>
                <w:rFonts w:ascii="Times New Roman" w:hAnsi="Times New Roman" w:cs="Times New Roman"/>
                <w:sz w:val="18"/>
                <w:szCs w:val="18"/>
              </w:rPr>
              <w:t>CPI_ener</w:t>
            </w:r>
            <w:proofErr w:type="spellEnd"/>
            <w:r w:rsidRPr="00B32A20">
              <w:rPr>
                <w:rFonts w:ascii="Times New Roman" w:hAnsi="Times New Roman" w:cs="Times New Roman"/>
                <w:sz w:val="18"/>
                <w:szCs w:val="18"/>
              </w:rPr>
              <w:t xml:space="preserve"> shock (</w:t>
            </w:r>
            <w:r w:rsidR="00B70BA6">
              <w:rPr>
                <w:rFonts w:ascii="Times New Roman" w:hAnsi="Times New Roman" w:cs="Times New Roman"/>
                <w:sz w:val="18"/>
                <w:szCs w:val="18"/>
              </w:rPr>
              <w:t xml:space="preserve">restore excise </w:t>
            </w:r>
            <w:r w:rsidRPr="00B32A20">
              <w:rPr>
                <w:rFonts w:ascii="Times New Roman" w:hAnsi="Times New Roman" w:cs="Times New Roman"/>
                <w:sz w:val="18"/>
                <w:szCs w:val="18"/>
              </w:rPr>
              <w:t>2023Q3)</w:t>
            </w:r>
          </w:p>
        </w:tc>
        <w:tc>
          <w:tcPr>
            <w:tcW w:w="1890" w:type="dxa"/>
            <w:shd w:val="clear" w:color="auto" w:fill="FFF8E5"/>
          </w:tcPr>
          <w:p w14:paraId="25BC20F0"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r>
              <w:rPr>
                <w:rFonts w:ascii="Times New Roman" w:eastAsia="Times New Roman" w:hAnsi="Times New Roman" w:cs="Times New Roman"/>
                <w:sz w:val="18"/>
                <w:szCs w:val="18"/>
                <w:lang w:val="fr-FR"/>
              </w:rPr>
              <w:t>,,</w:t>
            </w:r>
          </w:p>
        </w:tc>
        <w:tc>
          <w:tcPr>
            <w:tcW w:w="990" w:type="dxa"/>
            <w:shd w:val="clear" w:color="auto" w:fill="FFF8E5"/>
          </w:tcPr>
          <w:p w14:paraId="3D486FE7" w14:textId="4FA93CC2" w:rsidR="00425C5B" w:rsidRPr="00B32A20" w:rsidRDefault="00425C5B" w:rsidP="00425C5B">
            <w:pPr>
              <w:spacing w:line="360" w:lineRule="auto"/>
              <w:jc w:val="center"/>
              <w:rPr>
                <w:rFonts w:ascii="Times New Roman" w:eastAsia="Times New Roman" w:hAnsi="Times New Roman" w:cs="Times New Roman"/>
                <w:sz w:val="18"/>
                <w:szCs w:val="18"/>
                <w:lang w:val="fr-FR"/>
              </w:rPr>
            </w:pPr>
          </w:p>
        </w:tc>
        <w:tc>
          <w:tcPr>
            <w:tcW w:w="1080" w:type="dxa"/>
            <w:shd w:val="clear" w:color="auto" w:fill="FFF8E5"/>
          </w:tcPr>
          <w:p w14:paraId="1EF9CD28" w14:textId="0D2EF49B" w:rsidR="00425C5B" w:rsidRPr="00B32A20" w:rsidRDefault="00B70BA6"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1.5</w:t>
            </w:r>
            <w:r w:rsidR="002D3E74">
              <w:rPr>
                <w:rFonts w:ascii="Times New Roman" w:eastAsia="Times New Roman" w:hAnsi="Times New Roman" w:cs="Times New Roman"/>
                <w:sz w:val="18"/>
                <w:szCs w:val="18"/>
              </w:rPr>
              <w:t>%</w:t>
            </w:r>
          </w:p>
        </w:tc>
        <w:tc>
          <w:tcPr>
            <w:tcW w:w="900" w:type="dxa"/>
            <w:shd w:val="clear" w:color="auto" w:fill="FFF8E5"/>
          </w:tcPr>
          <w:p w14:paraId="70404202" w14:textId="59409840" w:rsidR="00425C5B" w:rsidRPr="00B32A20" w:rsidRDefault="00B70BA6" w:rsidP="00B70BA6">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810" w:type="dxa"/>
            <w:shd w:val="clear" w:color="auto" w:fill="FFF8E5"/>
          </w:tcPr>
          <w:p w14:paraId="6C3135B1"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36E5C7F4"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425C5B" w14:paraId="4A067F9C" w14:textId="77777777" w:rsidTr="00C96A11">
        <w:trPr>
          <w:trHeight w:val="187"/>
        </w:trPr>
        <w:tc>
          <w:tcPr>
            <w:tcW w:w="3235" w:type="dxa"/>
            <w:shd w:val="clear" w:color="auto" w:fill="FFF8E5"/>
          </w:tcPr>
          <w:p w14:paraId="0870C961" w14:textId="77777777" w:rsidR="00425C5B" w:rsidRPr="00B32A20" w:rsidRDefault="00425C5B" w:rsidP="00425C5B">
            <w:pPr>
              <w:spacing w:line="360" w:lineRule="auto"/>
              <w:rPr>
                <w:rFonts w:ascii="Times New Roman" w:hAnsi="Times New Roman" w:cs="Times New Roman"/>
                <w:sz w:val="18"/>
                <w:szCs w:val="18"/>
                <w:lang w:val="fr-FR"/>
              </w:rPr>
            </w:pPr>
            <w:r w:rsidRPr="00B32A20">
              <w:rPr>
                <w:rFonts w:ascii="Times New Roman" w:hAnsi="Times New Roman" w:cs="Times New Roman"/>
                <w:sz w:val="18"/>
                <w:szCs w:val="18"/>
                <w:lang w:val="fr-FR"/>
              </w:rPr>
              <w:t>Policy rate (</w:t>
            </w:r>
            <w:proofErr w:type="spellStart"/>
            <w:r w:rsidRPr="00B32A20">
              <w:rPr>
                <w:rFonts w:ascii="Times New Roman" w:hAnsi="Times New Roman" w:cs="Times New Roman"/>
                <w:sz w:val="18"/>
                <w:szCs w:val="18"/>
                <w:lang w:val="fr-FR"/>
              </w:rPr>
              <w:t>interbank</w:t>
            </w:r>
            <w:proofErr w:type="spellEnd"/>
            <w:r w:rsidRPr="00B32A20">
              <w:rPr>
                <w:rFonts w:ascii="Times New Roman" w:hAnsi="Times New Roman" w:cs="Times New Roman"/>
                <w:sz w:val="18"/>
                <w:szCs w:val="18"/>
                <w:lang w:val="fr-FR"/>
              </w:rPr>
              <w:t xml:space="preserve"> rate)</w:t>
            </w:r>
          </w:p>
        </w:tc>
        <w:tc>
          <w:tcPr>
            <w:tcW w:w="1890" w:type="dxa"/>
            <w:shd w:val="clear" w:color="auto" w:fill="FFF8E5"/>
          </w:tcPr>
          <w:p w14:paraId="69EA343A" w14:textId="2A8CD0F8"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(½</w:t>
            </w:r>
            <w:r w:rsidR="00B70BA6">
              <w:rPr>
                <w:rFonts w:ascii="Times New Roman" w:eastAsia="Times New Roman" w:hAnsi="Times New Roman" w:cs="Times New Roman"/>
                <w:sz w:val="18"/>
                <w:szCs w:val="18"/>
              </w:rPr>
              <w:t xml:space="preserve"> </w:t>
            </w:r>
            <w:r w:rsidRPr="00B32A20">
              <w:rPr>
                <w:rFonts w:ascii="Times New Roman" w:eastAsia="Times New Roman" w:hAnsi="Times New Roman" w:cs="Times New Roman"/>
                <w:sz w:val="18"/>
                <w:szCs w:val="18"/>
              </w:rPr>
              <w:t>% above CBR)</w:t>
            </w:r>
          </w:p>
        </w:tc>
        <w:tc>
          <w:tcPr>
            <w:tcW w:w="990" w:type="dxa"/>
            <w:shd w:val="clear" w:color="auto" w:fill="FFF8E5"/>
          </w:tcPr>
          <w:p w14:paraId="58E2726E"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8.0%</w:t>
            </w:r>
          </w:p>
        </w:tc>
        <w:tc>
          <w:tcPr>
            <w:tcW w:w="1080" w:type="dxa"/>
            <w:shd w:val="clear" w:color="auto" w:fill="FFF8E5"/>
          </w:tcPr>
          <w:p w14:paraId="024CCC3E"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8.0</w:t>
            </w:r>
            <w:r>
              <w:rPr>
                <w:rFonts w:ascii="Times New Roman" w:eastAsia="Times New Roman" w:hAnsi="Times New Roman" w:cs="Times New Roman"/>
                <w:sz w:val="18"/>
                <w:szCs w:val="18"/>
              </w:rPr>
              <w:t>%</w:t>
            </w:r>
          </w:p>
        </w:tc>
        <w:tc>
          <w:tcPr>
            <w:tcW w:w="900" w:type="dxa"/>
            <w:shd w:val="clear" w:color="auto" w:fill="FFF8E5"/>
          </w:tcPr>
          <w:p w14:paraId="574417AD"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6A4D27AE"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2CF83B45"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C96A11" w14:paraId="4F2EB847" w14:textId="77777777" w:rsidTr="00C96A11">
        <w:trPr>
          <w:trHeight w:val="223"/>
        </w:trPr>
        <w:tc>
          <w:tcPr>
            <w:tcW w:w="3235" w:type="dxa"/>
            <w:shd w:val="clear" w:color="auto" w:fill="FFF8E5"/>
          </w:tcPr>
          <w:p w14:paraId="765A70B1" w14:textId="77777777" w:rsidR="00C96A11" w:rsidRPr="00B32A20" w:rsidRDefault="00C96A11" w:rsidP="00826341">
            <w:pPr>
              <w:spacing w:line="360" w:lineRule="auto"/>
              <w:rPr>
                <w:rFonts w:ascii="Times New Roman" w:hAnsi="Times New Roman" w:cs="Times New Roman"/>
                <w:sz w:val="18"/>
                <w:szCs w:val="18"/>
                <w:lang w:val="en-GB"/>
              </w:rPr>
            </w:pPr>
            <w:r w:rsidRPr="00B32A20">
              <w:rPr>
                <w:rFonts w:ascii="Times New Roman" w:hAnsi="Times New Roman" w:cs="Times New Roman"/>
                <w:sz w:val="18"/>
                <w:szCs w:val="18"/>
                <w:lang w:val="en-GB"/>
              </w:rPr>
              <w:t>Exchange rate</w:t>
            </w:r>
          </w:p>
        </w:tc>
        <w:tc>
          <w:tcPr>
            <w:tcW w:w="1890" w:type="dxa"/>
            <w:shd w:val="clear" w:color="auto" w:fill="FFF8E5"/>
          </w:tcPr>
          <w:p w14:paraId="06A21B28" w14:textId="77777777" w:rsidR="00C96A11" w:rsidRPr="00B32A20" w:rsidRDefault="00C96A11" w:rsidP="0001375C">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RWF/US$</w:t>
            </w:r>
          </w:p>
        </w:tc>
        <w:tc>
          <w:tcPr>
            <w:tcW w:w="990" w:type="dxa"/>
            <w:shd w:val="clear" w:color="auto" w:fill="FFF8E5"/>
          </w:tcPr>
          <w:p w14:paraId="13F893E4" w14:textId="106FAFAE" w:rsidR="00C96A11" w:rsidRPr="00B32A20" w:rsidRDefault="00C96A11" w:rsidP="00826341">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11</w:t>
            </w:r>
            <w:r w:rsidR="00F16D8E">
              <w:rPr>
                <w:rFonts w:ascii="Times New Roman" w:eastAsia="Times New Roman" w:hAnsi="Times New Roman" w:cs="Times New Roman"/>
                <w:sz w:val="18"/>
                <w:szCs w:val="18"/>
              </w:rPr>
              <w:t>95.5</w:t>
            </w:r>
          </w:p>
        </w:tc>
        <w:tc>
          <w:tcPr>
            <w:tcW w:w="1080" w:type="dxa"/>
            <w:shd w:val="clear" w:color="auto" w:fill="FFF8E5"/>
          </w:tcPr>
          <w:p w14:paraId="424E5ACF" w14:textId="77777777" w:rsidR="00C96A11" w:rsidRPr="00B32A20" w:rsidRDefault="00C96A11" w:rsidP="00826341">
            <w:pPr>
              <w:spacing w:line="360" w:lineRule="auto"/>
              <w:jc w:val="center"/>
              <w:rPr>
                <w:rFonts w:ascii="Times New Roman" w:hAnsi="Times New Roman" w:cs="Times New Roman"/>
                <w:sz w:val="18"/>
                <w:szCs w:val="18"/>
                <w:lang w:val="en-GB"/>
              </w:rPr>
            </w:pPr>
            <w:r w:rsidRPr="00B32A20">
              <w:rPr>
                <w:rFonts w:ascii="Times New Roman" w:eastAsia="Times New Roman" w:hAnsi="Times New Roman" w:cs="Times New Roman"/>
                <w:sz w:val="18"/>
                <w:szCs w:val="18"/>
              </w:rPr>
              <w:t xml:space="preserve">2.7% </w:t>
            </w:r>
            <w:proofErr w:type="spellStart"/>
            <w:r w:rsidRPr="00B32A20">
              <w:rPr>
                <w:rFonts w:ascii="Times New Roman" w:eastAsia="Times New Roman" w:hAnsi="Times New Roman" w:cs="Times New Roman"/>
                <w:sz w:val="18"/>
                <w:szCs w:val="18"/>
              </w:rPr>
              <w:t>depr</w:t>
            </w:r>
            <w:proofErr w:type="spellEnd"/>
            <w:r w:rsidRPr="00B32A20">
              <w:rPr>
                <w:rFonts w:ascii="Times New Roman" w:eastAsia="Times New Roman" w:hAnsi="Times New Roman" w:cs="Times New Roman"/>
                <w:sz w:val="18"/>
                <w:szCs w:val="18"/>
              </w:rPr>
              <w:t>.</w:t>
            </w:r>
          </w:p>
        </w:tc>
        <w:tc>
          <w:tcPr>
            <w:tcW w:w="900" w:type="dxa"/>
            <w:shd w:val="clear" w:color="auto" w:fill="FFF8E5"/>
          </w:tcPr>
          <w:p w14:paraId="52FE8DE4" w14:textId="77777777" w:rsidR="00C96A11" w:rsidRPr="00B32A20" w:rsidRDefault="00C96A11" w:rsidP="00826341">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c>
          <w:tcPr>
            <w:tcW w:w="810" w:type="dxa"/>
            <w:shd w:val="clear" w:color="auto" w:fill="FFF8E5"/>
          </w:tcPr>
          <w:p w14:paraId="0A9643BD" w14:textId="77777777" w:rsidR="00C96A11" w:rsidRPr="00B32A20" w:rsidRDefault="00C96A11" w:rsidP="00826341">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c>
          <w:tcPr>
            <w:tcW w:w="810" w:type="dxa"/>
            <w:shd w:val="clear" w:color="auto" w:fill="FFF8E5"/>
          </w:tcPr>
          <w:p w14:paraId="41B17051" w14:textId="77777777" w:rsidR="00C96A11" w:rsidRPr="00B32A20" w:rsidRDefault="00425C5B" w:rsidP="00826341">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r>
      <w:tr w:rsidR="00C96A11" w14:paraId="12931079" w14:textId="77777777" w:rsidTr="00C96A11">
        <w:trPr>
          <w:trHeight w:val="299"/>
        </w:trPr>
        <w:tc>
          <w:tcPr>
            <w:tcW w:w="3235" w:type="dxa"/>
            <w:shd w:val="clear" w:color="auto" w:fill="FFF8E5"/>
          </w:tcPr>
          <w:p w14:paraId="4E60685D" w14:textId="77777777" w:rsidR="00C96A11" w:rsidRPr="00B32A20" w:rsidRDefault="00C96A11" w:rsidP="00E83812">
            <w:pPr>
              <w:spacing w:line="360" w:lineRule="auto"/>
              <w:rPr>
                <w:rFonts w:ascii="Times New Roman" w:hAnsi="Times New Roman" w:cs="Times New Roman"/>
                <w:sz w:val="18"/>
                <w:szCs w:val="18"/>
                <w:lang w:val="en-GB"/>
              </w:rPr>
            </w:pPr>
            <w:r>
              <w:rPr>
                <w:rFonts w:ascii="Times New Roman" w:hAnsi="Times New Roman" w:cs="Times New Roman"/>
                <w:sz w:val="18"/>
                <w:szCs w:val="18"/>
                <w:lang w:val="en-GB"/>
              </w:rPr>
              <w:t>F</w:t>
            </w:r>
            <w:r w:rsidRPr="00B32A20">
              <w:rPr>
                <w:rFonts w:ascii="Times New Roman" w:hAnsi="Times New Roman" w:cs="Times New Roman"/>
                <w:sz w:val="18"/>
                <w:szCs w:val="18"/>
                <w:lang w:val="en-GB"/>
              </w:rPr>
              <w:t>iscal deficit (before grants</w:t>
            </w:r>
            <w:r>
              <w:rPr>
                <w:rFonts w:ascii="Times New Roman" w:hAnsi="Times New Roman" w:cs="Times New Roman"/>
                <w:sz w:val="18"/>
                <w:szCs w:val="18"/>
                <w:lang w:val="en-GB"/>
              </w:rPr>
              <w:t>, GFS1986</w:t>
            </w:r>
            <w:r w:rsidRPr="00B32A20">
              <w:rPr>
                <w:rFonts w:ascii="Times New Roman" w:hAnsi="Times New Roman" w:cs="Times New Roman"/>
                <w:sz w:val="18"/>
                <w:szCs w:val="18"/>
                <w:lang w:val="en-GB"/>
              </w:rPr>
              <w:t>)</w:t>
            </w:r>
          </w:p>
        </w:tc>
        <w:tc>
          <w:tcPr>
            <w:tcW w:w="1890" w:type="dxa"/>
            <w:shd w:val="clear" w:color="auto" w:fill="FFF8E5"/>
          </w:tcPr>
          <w:p w14:paraId="63909931" w14:textId="77777777" w:rsidR="00C96A11" w:rsidRPr="00B32A20" w:rsidRDefault="00C96A11" w:rsidP="0001375C">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 of GDP</w:t>
            </w:r>
          </w:p>
        </w:tc>
        <w:tc>
          <w:tcPr>
            <w:tcW w:w="990" w:type="dxa"/>
            <w:shd w:val="clear" w:color="auto" w:fill="FFF8E5"/>
          </w:tcPr>
          <w:p w14:paraId="3D51CBBC" w14:textId="77777777" w:rsidR="00C96A11" w:rsidRPr="0001375C" w:rsidRDefault="00C96A11" w:rsidP="00E83812">
            <w:pPr>
              <w:spacing w:line="360" w:lineRule="auto"/>
              <w:jc w:val="center"/>
              <w:rPr>
                <w:rFonts w:ascii="Times New Roman" w:eastAsia="Times New Roman" w:hAnsi="Times New Roman" w:cs="Times New Roman"/>
                <w:color w:val="FF0000"/>
                <w:sz w:val="18"/>
                <w:szCs w:val="18"/>
              </w:rPr>
            </w:pPr>
            <w:r w:rsidRPr="0001375C">
              <w:rPr>
                <w:rFonts w:ascii="Times New Roman" w:eastAsia="Times New Roman" w:hAnsi="Times New Roman" w:cs="Times New Roman"/>
                <w:color w:val="FF0000"/>
                <w:sz w:val="18"/>
                <w:szCs w:val="18"/>
              </w:rPr>
              <w:t>9.</w:t>
            </w:r>
            <w:r>
              <w:rPr>
                <w:rFonts w:ascii="Times New Roman" w:eastAsia="Times New Roman" w:hAnsi="Times New Roman" w:cs="Times New Roman"/>
                <w:color w:val="FF0000"/>
                <w:sz w:val="18"/>
                <w:szCs w:val="18"/>
              </w:rPr>
              <w:t>8</w:t>
            </w:r>
            <w:r w:rsidRPr="0001375C">
              <w:rPr>
                <w:rFonts w:ascii="Times New Roman" w:eastAsia="Times New Roman" w:hAnsi="Times New Roman" w:cs="Times New Roman"/>
                <w:color w:val="FF0000"/>
                <w:sz w:val="18"/>
                <w:szCs w:val="18"/>
              </w:rPr>
              <w:t>%</w:t>
            </w:r>
          </w:p>
        </w:tc>
        <w:tc>
          <w:tcPr>
            <w:tcW w:w="1080" w:type="dxa"/>
            <w:shd w:val="clear" w:color="auto" w:fill="FFF8E5"/>
          </w:tcPr>
          <w:p w14:paraId="0601CA76" w14:textId="77777777" w:rsidR="00C96A11" w:rsidRPr="0001375C" w:rsidRDefault="00C96A11" w:rsidP="00E83812">
            <w:pPr>
              <w:spacing w:line="360" w:lineRule="auto"/>
              <w:jc w:val="center"/>
              <w:rPr>
                <w:rFonts w:ascii="Times New Roman" w:eastAsia="Times New Roman" w:hAnsi="Times New Roman" w:cs="Times New Roman"/>
                <w:color w:val="FF0000"/>
                <w:sz w:val="18"/>
                <w:szCs w:val="18"/>
              </w:rPr>
            </w:pPr>
            <w:r>
              <w:rPr>
                <w:rFonts w:ascii="Times New Roman" w:eastAsia="Times New Roman" w:hAnsi="Times New Roman" w:cs="Times New Roman"/>
                <w:color w:val="FF0000"/>
                <w:sz w:val="18"/>
                <w:szCs w:val="18"/>
              </w:rPr>
              <w:t>9.8</w:t>
            </w:r>
            <w:r w:rsidRPr="0001375C">
              <w:rPr>
                <w:rFonts w:ascii="Times New Roman" w:eastAsia="Times New Roman" w:hAnsi="Times New Roman" w:cs="Times New Roman"/>
                <w:color w:val="FF0000"/>
                <w:sz w:val="18"/>
                <w:szCs w:val="18"/>
              </w:rPr>
              <w:t>%</w:t>
            </w:r>
          </w:p>
        </w:tc>
        <w:tc>
          <w:tcPr>
            <w:tcW w:w="900" w:type="dxa"/>
            <w:shd w:val="clear" w:color="auto" w:fill="FFF8E5"/>
          </w:tcPr>
          <w:p w14:paraId="0DC0B835" w14:textId="77777777" w:rsidR="00C96A11" w:rsidRPr="0001375C" w:rsidRDefault="00C96A11" w:rsidP="00E83812">
            <w:pPr>
              <w:spacing w:line="360" w:lineRule="auto"/>
              <w:jc w:val="center"/>
              <w:rPr>
                <w:rFonts w:ascii="Times New Roman" w:hAnsi="Times New Roman" w:cs="Times New Roman"/>
                <w:color w:val="FF0000"/>
                <w:sz w:val="18"/>
                <w:szCs w:val="18"/>
                <w:lang w:val="en-GB"/>
              </w:rPr>
            </w:pPr>
            <w:r>
              <w:rPr>
                <w:rFonts w:ascii="Times New Roman" w:eastAsia="Times New Roman" w:hAnsi="Times New Roman" w:cs="Times New Roman"/>
                <w:color w:val="FF0000"/>
                <w:sz w:val="18"/>
                <w:szCs w:val="18"/>
              </w:rPr>
              <w:t>11.8%</w:t>
            </w:r>
          </w:p>
        </w:tc>
        <w:tc>
          <w:tcPr>
            <w:tcW w:w="810" w:type="dxa"/>
            <w:shd w:val="clear" w:color="auto" w:fill="FFF8E5"/>
          </w:tcPr>
          <w:p w14:paraId="35678A98" w14:textId="77777777" w:rsidR="00C96A11" w:rsidRPr="0001375C" w:rsidRDefault="00C96A11" w:rsidP="00E83812">
            <w:pPr>
              <w:spacing w:line="360" w:lineRule="auto"/>
              <w:jc w:val="center"/>
              <w:rPr>
                <w:rFonts w:ascii="Times New Roman" w:eastAsia="Times New Roman" w:hAnsi="Times New Roman" w:cs="Times New Roman"/>
                <w:color w:val="FF0000"/>
                <w:sz w:val="18"/>
                <w:szCs w:val="18"/>
              </w:rPr>
            </w:pPr>
            <w:r>
              <w:rPr>
                <w:rFonts w:ascii="Times New Roman" w:eastAsia="Times New Roman" w:hAnsi="Times New Roman" w:cs="Times New Roman"/>
                <w:color w:val="FF0000"/>
                <w:sz w:val="18"/>
                <w:szCs w:val="18"/>
              </w:rPr>
              <w:t>11.8</w:t>
            </w:r>
            <w:r w:rsidRPr="0001375C">
              <w:rPr>
                <w:rFonts w:ascii="Times New Roman" w:eastAsia="Times New Roman" w:hAnsi="Times New Roman" w:cs="Times New Roman"/>
                <w:color w:val="FF0000"/>
                <w:sz w:val="18"/>
                <w:szCs w:val="18"/>
              </w:rPr>
              <w:t>%</w:t>
            </w:r>
          </w:p>
        </w:tc>
        <w:tc>
          <w:tcPr>
            <w:tcW w:w="810" w:type="dxa"/>
            <w:shd w:val="clear" w:color="auto" w:fill="FFF8E5"/>
          </w:tcPr>
          <w:p w14:paraId="603CABAE" w14:textId="74A486DA" w:rsidR="00C96A11" w:rsidRDefault="00C96A11" w:rsidP="00E83812">
            <w:pPr>
              <w:spacing w:line="360" w:lineRule="auto"/>
              <w:jc w:val="center"/>
              <w:rPr>
                <w:rFonts w:ascii="Times New Roman" w:eastAsia="Times New Roman" w:hAnsi="Times New Roman" w:cs="Times New Roman"/>
                <w:color w:val="FF0000"/>
                <w:sz w:val="18"/>
                <w:szCs w:val="18"/>
              </w:rPr>
            </w:pPr>
            <w:r>
              <w:rPr>
                <w:rFonts w:ascii="Times New Roman" w:eastAsia="Times New Roman" w:hAnsi="Times New Roman" w:cs="Times New Roman"/>
                <w:color w:val="FF0000"/>
                <w:sz w:val="18"/>
                <w:szCs w:val="18"/>
              </w:rPr>
              <w:t>9.7</w:t>
            </w:r>
            <w:r w:rsidR="00C22FC7">
              <w:rPr>
                <w:rFonts w:ascii="Times New Roman" w:eastAsia="Times New Roman" w:hAnsi="Times New Roman" w:cs="Times New Roman"/>
                <w:color w:val="FF0000"/>
                <w:sz w:val="18"/>
                <w:szCs w:val="18"/>
              </w:rPr>
              <w:t>%</w:t>
            </w:r>
          </w:p>
        </w:tc>
      </w:tr>
    </w:tbl>
    <w:p w14:paraId="2EEBB8C4" w14:textId="77777777" w:rsidR="00243BFA" w:rsidRPr="00B32A20" w:rsidRDefault="00B32A20" w:rsidP="00B32A20">
      <w:pPr>
        <w:spacing w:before="240" w:after="120" w:line="276" w:lineRule="auto"/>
        <w:rPr>
          <w:rFonts w:ascii="Times New Roman" w:hAnsi="Times New Roman" w:cs="Times New Roman"/>
          <w:sz w:val="24"/>
          <w:szCs w:val="24"/>
        </w:rPr>
      </w:pPr>
      <w:r w:rsidRPr="00B32A20">
        <w:rPr>
          <w:rFonts w:ascii="Times New Roman" w:hAnsi="Times New Roman" w:cs="Times New Roman"/>
          <w:sz w:val="24"/>
          <w:szCs w:val="24"/>
        </w:rPr>
        <w:t xml:space="preserve">The main forecast results </w:t>
      </w:r>
      <w:r w:rsidR="00D727D5">
        <w:rPr>
          <w:rFonts w:ascii="Times New Roman" w:hAnsi="Times New Roman" w:cs="Times New Roman"/>
          <w:sz w:val="24"/>
          <w:szCs w:val="24"/>
        </w:rPr>
        <w:t xml:space="preserve">are summarized in </w:t>
      </w:r>
      <w:r w:rsidR="00D727D5" w:rsidRPr="00A13E4C">
        <w:rPr>
          <w:rFonts w:ascii="Times New Roman" w:hAnsi="Times New Roman" w:cs="Times New Roman"/>
          <w:b/>
          <w:bCs/>
          <w:color w:val="0070C0"/>
          <w:sz w:val="24"/>
          <w:szCs w:val="24"/>
          <w:lang w:val="en-GB"/>
        </w:rPr>
        <w:t xml:space="preserve">Table </w:t>
      </w:r>
      <w:r w:rsidR="0093795B">
        <w:rPr>
          <w:rFonts w:ascii="Times New Roman" w:hAnsi="Times New Roman" w:cs="Times New Roman"/>
          <w:b/>
          <w:bCs/>
          <w:color w:val="0070C0"/>
          <w:sz w:val="24"/>
          <w:szCs w:val="24"/>
          <w:lang w:val="en-GB"/>
        </w:rPr>
        <w:t>5</w:t>
      </w:r>
      <w:r w:rsidR="00D727D5" w:rsidRPr="00A13E4C">
        <w:rPr>
          <w:rFonts w:ascii="Times New Roman" w:hAnsi="Times New Roman" w:cs="Times New Roman"/>
          <w:b/>
          <w:bCs/>
          <w:color w:val="0070C0"/>
          <w:sz w:val="24"/>
          <w:szCs w:val="24"/>
          <w:lang w:val="en-GB"/>
        </w:rPr>
        <w:t>.</w:t>
      </w:r>
    </w:p>
    <w:tbl>
      <w:tblPr>
        <w:tblStyle w:val="TableGrid"/>
        <w:tblW w:w="10003" w:type="dxa"/>
        <w:tblInd w:w="108"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10259"/>
      </w:tblGrid>
      <w:tr w:rsidR="00396053" w14:paraId="28D507F0" w14:textId="77777777" w:rsidTr="00E6196F">
        <w:tc>
          <w:tcPr>
            <w:tcW w:w="10003" w:type="dxa"/>
          </w:tcPr>
          <w:tbl>
            <w:tblPr>
              <w:tblStyle w:val="TableGrid"/>
              <w:tblW w:w="10013"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10013"/>
            </w:tblGrid>
            <w:tr w:rsidR="00D3738F" w:rsidRPr="00996E22" w14:paraId="61C41BD1" w14:textId="77777777" w:rsidTr="00425C5B">
              <w:trPr>
                <w:trHeight w:val="289"/>
              </w:trPr>
              <w:tc>
                <w:tcPr>
                  <w:tcW w:w="10013" w:type="dxa"/>
                </w:tcPr>
                <w:p w14:paraId="241C03A2" w14:textId="77777777" w:rsidR="00D3738F" w:rsidRPr="00BE6172" w:rsidRDefault="00D3738F" w:rsidP="00425C5B">
                  <w:pPr>
                    <w:spacing w:line="360" w:lineRule="auto"/>
                    <w:ind w:left="-354" w:firstLine="354"/>
                    <w:rPr>
                      <w:rFonts w:ascii="Times New Roman" w:hAnsi="Times New Roman" w:cs="Times New Roman"/>
                      <w:sz w:val="24"/>
                      <w:szCs w:val="24"/>
                      <w:lang w:val="en-GB"/>
                    </w:rPr>
                  </w:pPr>
                  <w:r>
                    <w:rPr>
                      <w:rFonts w:ascii="Times New Roman" w:hAnsi="Times New Roman" w:cs="Times New Roman"/>
                      <w:b/>
                      <w:bCs/>
                      <w:noProof/>
                      <w:color w:val="0070C0"/>
                      <w:sz w:val="20"/>
                      <w:szCs w:val="20"/>
                    </w:rPr>
                    <w:t xml:space="preserve">Table </w:t>
                  </w:r>
                  <w:r w:rsidR="0093795B">
                    <w:rPr>
                      <w:rFonts w:ascii="Times New Roman" w:hAnsi="Times New Roman" w:cs="Times New Roman"/>
                      <w:b/>
                      <w:bCs/>
                      <w:noProof/>
                      <w:color w:val="0070C0"/>
                      <w:sz w:val="20"/>
                      <w:szCs w:val="20"/>
                    </w:rPr>
                    <w:t>5</w:t>
                  </w:r>
                  <w:r w:rsidRPr="00CE572F">
                    <w:rPr>
                      <w:rFonts w:ascii="Times New Roman" w:hAnsi="Times New Roman" w:cs="Times New Roman"/>
                      <w:b/>
                      <w:bCs/>
                      <w:noProof/>
                      <w:color w:val="0070C0"/>
                      <w:sz w:val="20"/>
                      <w:szCs w:val="20"/>
                    </w:rPr>
                    <w:t>.</w:t>
                  </w:r>
                  <w:r w:rsidR="00D21BCE">
                    <w:rPr>
                      <w:rFonts w:ascii="Times New Roman" w:hAnsi="Times New Roman" w:cs="Times New Roman"/>
                      <w:b/>
                      <w:bCs/>
                      <w:noProof/>
                      <w:color w:val="0070C0"/>
                      <w:sz w:val="20"/>
                      <w:szCs w:val="20"/>
                    </w:rPr>
                    <w:t xml:space="preserve"> F</w:t>
                  </w:r>
                  <w:r w:rsidR="00DF6E3E">
                    <w:rPr>
                      <w:rFonts w:ascii="Times New Roman" w:hAnsi="Times New Roman" w:cs="Times New Roman"/>
                      <w:b/>
                      <w:bCs/>
                      <w:noProof/>
                      <w:color w:val="0070C0"/>
                      <w:sz w:val="20"/>
                      <w:szCs w:val="20"/>
                    </w:rPr>
                    <w:t>oreca</w:t>
                  </w:r>
                  <w:r w:rsidR="00D21BCE">
                    <w:rPr>
                      <w:rFonts w:ascii="Times New Roman" w:hAnsi="Times New Roman" w:cs="Times New Roman"/>
                      <w:b/>
                      <w:bCs/>
                      <w:noProof/>
                      <w:color w:val="0070C0"/>
                      <w:sz w:val="20"/>
                      <w:szCs w:val="20"/>
                    </w:rPr>
                    <w:t>st summary: main indicators</w:t>
                  </w:r>
                  <w:r>
                    <w:rPr>
                      <w:rFonts w:ascii="Times New Roman" w:hAnsi="Times New Roman" w:cs="Times New Roman"/>
                      <w:b/>
                      <w:bCs/>
                      <w:noProof/>
                      <w:color w:val="0070C0"/>
                      <w:sz w:val="20"/>
                      <w:szCs w:val="20"/>
                    </w:rPr>
                    <w:t xml:space="preserve"> </w:t>
                  </w:r>
                </w:p>
              </w:tc>
            </w:tr>
            <w:tr w:rsidR="003878A6" w:rsidRPr="00996E22" w14:paraId="39BF1485" w14:textId="77777777" w:rsidTr="00425C5B">
              <w:trPr>
                <w:trHeight w:val="346"/>
              </w:trPr>
              <w:tc>
                <w:tcPr>
                  <w:tcW w:w="10013" w:type="dxa"/>
                </w:tcPr>
                <w:p w14:paraId="3B6C0315" w14:textId="17B7D7BE" w:rsidR="003878A6" w:rsidRPr="00BE6172" w:rsidRDefault="001B14D9" w:rsidP="00425C5B">
                  <w:pPr>
                    <w:spacing w:line="360" w:lineRule="auto"/>
                    <w:rPr>
                      <w:rFonts w:ascii="Times New Roman" w:hAnsi="Times New Roman" w:cs="Times New Roman"/>
                      <w:sz w:val="24"/>
                      <w:szCs w:val="24"/>
                      <w:lang w:val="en-GB"/>
                    </w:rPr>
                  </w:pPr>
                  <w:r>
                    <w:rPr>
                      <w:b/>
                      <w:bCs/>
                      <w:noProof/>
                      <w:color w:val="0070C0"/>
                      <w:sz w:val="24"/>
                      <w:szCs w:val="24"/>
                    </w:rPr>
                    <w:drawing>
                      <wp:inline distT="0" distB="0" distL="0" distR="0" wp14:anchorId="02DC3FDC" wp14:editId="441FC598">
                        <wp:extent cx="6192982" cy="1860550"/>
                        <wp:effectExtent l="0" t="0" r="0" b="6350"/>
                        <wp:docPr id="59712712" name="Picture 5"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2712" name="Picture 5" descr="A table with numbers and text&#10;&#10;Description automatically generated"/>
                                <pic:cNvPicPr/>
                              </pic:nvPicPr>
                              <pic:blipFill>
                                <a:blip r:embed="rId50">
                                  <a:extLst>
                                    <a:ext uri="{BEBA8EAE-BF5A-486C-A8C5-ECC9F3942E4B}">
                                      <a14:imgProps xmlns:a14="http://schemas.microsoft.com/office/drawing/2010/main">
                                        <a14:imgLayer r:embed="rId51">
                                          <a14:imgEffect>
                                            <a14:sharpenSoften amount="72000"/>
                                          </a14:imgEffect>
                                          <a14:imgEffect>
                                            <a14:brightnessContrast contrast="28000"/>
                                          </a14:imgEffect>
                                        </a14:imgLayer>
                                      </a14:imgProps>
                                    </a:ext>
                                    <a:ext uri="{28A0092B-C50C-407E-A947-70E740481C1C}">
                                      <a14:useLocalDpi xmlns:a14="http://schemas.microsoft.com/office/drawing/2010/main" val="0"/>
                                    </a:ext>
                                  </a:extLst>
                                </a:blip>
                                <a:stretch>
                                  <a:fillRect/>
                                </a:stretch>
                              </pic:blipFill>
                              <pic:spPr>
                                <a:xfrm>
                                  <a:off x="0" y="0"/>
                                  <a:ext cx="6202312" cy="1863353"/>
                                </a:xfrm>
                                <a:prstGeom prst="rect">
                                  <a:avLst/>
                                </a:prstGeom>
                              </pic:spPr>
                            </pic:pic>
                          </a:graphicData>
                        </a:graphic>
                      </wp:inline>
                    </w:drawing>
                  </w:r>
                </w:p>
              </w:tc>
            </w:tr>
          </w:tbl>
          <w:p w14:paraId="72830EA0" w14:textId="77777777" w:rsidR="00396053" w:rsidRDefault="00396053" w:rsidP="009A3D0F">
            <w:pPr>
              <w:rPr>
                <w:rFonts w:ascii="Times New Roman" w:hAnsi="Times New Roman" w:cs="Times New Roman"/>
                <w:sz w:val="24"/>
                <w:szCs w:val="24"/>
                <w:lang w:val="en-GB"/>
              </w:rPr>
            </w:pPr>
          </w:p>
        </w:tc>
      </w:tr>
    </w:tbl>
    <w:p w14:paraId="0F9E46C0" w14:textId="229C2BF3" w:rsidR="000A5426" w:rsidRDefault="000A5426" w:rsidP="004B68FB">
      <w:pPr>
        <w:spacing w:before="120" w:after="120" w:line="276" w:lineRule="auto"/>
        <w:rPr>
          <w:rFonts w:ascii="Times New Roman" w:hAnsi="Times New Roman" w:cs="Times New Roman"/>
          <w:sz w:val="24"/>
          <w:szCs w:val="24"/>
          <w:lang w:val="en-GB"/>
        </w:rPr>
      </w:pPr>
      <w:r w:rsidRPr="004B68FB">
        <w:rPr>
          <w:rFonts w:ascii="Times New Roman" w:hAnsi="Times New Roman" w:cs="Times New Roman"/>
          <w:b/>
          <w:bCs/>
          <w:color w:val="2F5496" w:themeColor="accent1" w:themeShade="BF"/>
          <w:sz w:val="24"/>
          <w:szCs w:val="24"/>
          <w:lang w:val="en-GB"/>
        </w:rPr>
        <w:t>Inflation</w:t>
      </w:r>
      <w:r w:rsidR="00A80BDB">
        <w:rPr>
          <w:rFonts w:ascii="Times New Roman" w:hAnsi="Times New Roman" w:cs="Times New Roman"/>
          <w:sz w:val="24"/>
          <w:szCs w:val="24"/>
          <w:lang w:val="en-GB"/>
        </w:rPr>
        <w:t>—</w:t>
      </w:r>
      <w:r w:rsidR="00BF07FD">
        <w:rPr>
          <w:rFonts w:ascii="Times New Roman" w:hAnsi="Times New Roman" w:cs="Times New Roman"/>
          <w:sz w:val="24"/>
          <w:szCs w:val="24"/>
        </w:rPr>
        <w:t xml:space="preserve">after </w:t>
      </w:r>
      <w:r w:rsidR="00107A0A">
        <w:rPr>
          <w:rFonts w:ascii="Times New Roman" w:hAnsi="Times New Roman" w:cs="Times New Roman"/>
          <w:sz w:val="24"/>
          <w:szCs w:val="24"/>
        </w:rPr>
        <w:t>its peak</w:t>
      </w:r>
      <w:r>
        <w:rPr>
          <w:rFonts w:ascii="Times New Roman" w:hAnsi="Times New Roman" w:cs="Times New Roman"/>
          <w:sz w:val="24"/>
          <w:szCs w:val="24"/>
          <w:lang w:val="en-GB"/>
        </w:rPr>
        <w:t xml:space="preserve"> in 2022</w:t>
      </w:r>
      <w:r w:rsidR="00B678D9">
        <w:rPr>
          <w:rFonts w:ascii="Times New Roman" w:hAnsi="Times New Roman" w:cs="Times New Roman"/>
          <w:sz w:val="24"/>
          <w:szCs w:val="24"/>
          <w:lang w:val="en-GB"/>
        </w:rPr>
        <w:t>Q4</w:t>
      </w:r>
      <w:r w:rsidR="00107A0A">
        <w:rPr>
          <w:rFonts w:ascii="Times New Roman" w:hAnsi="Times New Roman" w:cs="Times New Roman"/>
          <w:sz w:val="24"/>
          <w:szCs w:val="24"/>
          <w:lang w:val="en-GB"/>
        </w:rPr>
        <w:t xml:space="preserve">, </w:t>
      </w:r>
      <w:r w:rsidR="003C4775">
        <w:rPr>
          <w:rFonts w:ascii="Times New Roman" w:hAnsi="Times New Roman" w:cs="Times New Roman"/>
          <w:sz w:val="24"/>
          <w:szCs w:val="24"/>
          <w:lang w:val="en-GB"/>
        </w:rPr>
        <w:t xml:space="preserve">is </w:t>
      </w:r>
      <w:r w:rsidR="00F16D8E">
        <w:rPr>
          <w:rFonts w:ascii="Times New Roman" w:hAnsi="Times New Roman" w:cs="Times New Roman"/>
          <w:sz w:val="24"/>
          <w:szCs w:val="24"/>
          <w:lang w:val="en-GB"/>
        </w:rPr>
        <w:t>forecast</w:t>
      </w:r>
      <w:r w:rsidR="003C4775">
        <w:rPr>
          <w:rFonts w:ascii="Times New Roman" w:hAnsi="Times New Roman" w:cs="Times New Roman"/>
          <w:sz w:val="24"/>
          <w:szCs w:val="24"/>
          <w:lang w:val="en-GB"/>
        </w:rPr>
        <w:t xml:space="preserve"> to continue </w:t>
      </w:r>
      <w:r>
        <w:rPr>
          <w:rFonts w:ascii="Times New Roman" w:hAnsi="Times New Roman" w:cs="Times New Roman"/>
          <w:sz w:val="24"/>
          <w:szCs w:val="24"/>
          <w:lang w:val="en-GB"/>
        </w:rPr>
        <w:t>declin</w:t>
      </w:r>
      <w:r w:rsidR="003C4775">
        <w:rPr>
          <w:rFonts w:ascii="Times New Roman" w:hAnsi="Times New Roman" w:cs="Times New Roman"/>
          <w:sz w:val="24"/>
          <w:szCs w:val="24"/>
          <w:lang w:val="en-GB"/>
        </w:rPr>
        <w:t>ing</w:t>
      </w:r>
      <w:r>
        <w:rPr>
          <w:rFonts w:ascii="Times New Roman" w:hAnsi="Times New Roman" w:cs="Times New Roman"/>
          <w:sz w:val="24"/>
          <w:szCs w:val="24"/>
          <w:lang w:val="en-GB"/>
        </w:rPr>
        <w:t xml:space="preserve"> </w:t>
      </w:r>
      <w:r w:rsidR="00A80BDB">
        <w:rPr>
          <w:rFonts w:ascii="Times New Roman" w:hAnsi="Times New Roman" w:cs="Times New Roman"/>
          <w:sz w:val="24"/>
          <w:szCs w:val="24"/>
          <w:lang w:val="en-GB"/>
        </w:rPr>
        <w:t>i</w:t>
      </w:r>
      <w:r>
        <w:rPr>
          <w:rFonts w:ascii="Times New Roman" w:hAnsi="Times New Roman" w:cs="Times New Roman"/>
          <w:sz w:val="24"/>
          <w:szCs w:val="24"/>
          <w:lang w:val="en-GB"/>
        </w:rPr>
        <w:t>n 2023</w:t>
      </w:r>
      <w:r w:rsidR="003C4775">
        <w:rPr>
          <w:rFonts w:ascii="Times New Roman" w:hAnsi="Times New Roman" w:cs="Times New Roman"/>
          <w:sz w:val="24"/>
          <w:szCs w:val="24"/>
          <w:lang w:val="en-GB"/>
        </w:rPr>
        <w:t xml:space="preserve"> and </w:t>
      </w:r>
      <w:r w:rsidR="00B678D9">
        <w:rPr>
          <w:rFonts w:ascii="Times New Roman" w:hAnsi="Times New Roman" w:cs="Times New Roman"/>
          <w:sz w:val="24"/>
          <w:szCs w:val="24"/>
          <w:lang w:val="en-GB"/>
        </w:rPr>
        <w:t>drop below 5% in 2</w:t>
      </w:r>
      <w:r w:rsidR="00135168">
        <w:rPr>
          <w:rFonts w:ascii="Times New Roman" w:hAnsi="Times New Roman" w:cs="Times New Roman"/>
          <w:sz w:val="24"/>
          <w:szCs w:val="24"/>
          <w:lang w:val="en-GB"/>
        </w:rPr>
        <w:t>0</w:t>
      </w:r>
      <w:r w:rsidR="00B678D9">
        <w:rPr>
          <w:rFonts w:ascii="Times New Roman" w:hAnsi="Times New Roman" w:cs="Times New Roman"/>
          <w:sz w:val="24"/>
          <w:szCs w:val="24"/>
          <w:lang w:val="en-GB"/>
        </w:rPr>
        <w:t>24Q4</w:t>
      </w:r>
      <w:r>
        <w:rPr>
          <w:rFonts w:ascii="Times New Roman" w:hAnsi="Times New Roman" w:cs="Times New Roman"/>
          <w:sz w:val="24"/>
          <w:szCs w:val="24"/>
          <w:lang w:val="en-GB"/>
        </w:rPr>
        <w:t xml:space="preserve"> as food price</w:t>
      </w:r>
      <w:r w:rsidR="00A5369B">
        <w:rPr>
          <w:rFonts w:ascii="Times New Roman" w:hAnsi="Times New Roman" w:cs="Times New Roman"/>
          <w:sz w:val="24"/>
          <w:szCs w:val="24"/>
          <w:lang w:val="en-GB"/>
        </w:rPr>
        <w:t xml:space="preserve"> inflation abates </w:t>
      </w:r>
      <w:r w:rsidR="00E80EDF">
        <w:rPr>
          <w:rFonts w:ascii="Times New Roman" w:hAnsi="Times New Roman" w:cs="Times New Roman"/>
          <w:sz w:val="24"/>
          <w:szCs w:val="24"/>
          <w:lang w:val="en-GB"/>
        </w:rPr>
        <w:t>(</w:t>
      </w:r>
      <w:r w:rsidR="00511CD9">
        <w:rPr>
          <w:rFonts w:ascii="Times New Roman" w:hAnsi="Times New Roman" w:cs="Times New Roman"/>
          <w:sz w:val="24"/>
          <w:szCs w:val="24"/>
          <w:lang w:val="en-GB"/>
        </w:rPr>
        <w:t>price</w:t>
      </w:r>
      <w:r w:rsidR="00E80EDF">
        <w:rPr>
          <w:rFonts w:ascii="Times New Roman" w:hAnsi="Times New Roman" w:cs="Times New Roman"/>
          <w:sz w:val="24"/>
          <w:szCs w:val="24"/>
          <w:lang w:val="en-GB"/>
        </w:rPr>
        <w:t>s</w:t>
      </w:r>
      <w:r w:rsidR="00511CD9">
        <w:rPr>
          <w:rFonts w:ascii="Times New Roman" w:hAnsi="Times New Roman" w:cs="Times New Roman"/>
          <w:sz w:val="24"/>
          <w:szCs w:val="24"/>
          <w:lang w:val="en-GB"/>
        </w:rPr>
        <w:t xml:space="preserve"> drop </w:t>
      </w:r>
      <w:r w:rsidR="00425C5B">
        <w:rPr>
          <w:rFonts w:ascii="Times New Roman" w:hAnsi="Times New Roman" w:cs="Times New Roman"/>
          <w:sz w:val="24"/>
          <w:szCs w:val="24"/>
          <w:lang w:val="en-GB"/>
        </w:rPr>
        <w:t xml:space="preserve">in late </w:t>
      </w:r>
      <w:r w:rsidR="00511CD9">
        <w:rPr>
          <w:rFonts w:ascii="Times New Roman" w:hAnsi="Times New Roman" w:cs="Times New Roman"/>
          <w:sz w:val="24"/>
          <w:szCs w:val="24"/>
          <w:lang w:val="en-GB"/>
        </w:rPr>
        <w:t>2024</w:t>
      </w:r>
      <w:r w:rsidR="00E80EDF">
        <w:rPr>
          <w:rFonts w:ascii="Times New Roman" w:hAnsi="Times New Roman" w:cs="Times New Roman"/>
          <w:sz w:val="24"/>
          <w:szCs w:val="24"/>
          <w:lang w:val="en-GB"/>
        </w:rPr>
        <w:t>)</w:t>
      </w:r>
      <w:r w:rsidR="0026756F">
        <w:rPr>
          <w:rFonts w:ascii="Times New Roman" w:hAnsi="Times New Roman" w:cs="Times New Roman"/>
          <w:sz w:val="24"/>
          <w:szCs w:val="24"/>
          <w:lang w:val="en-GB"/>
        </w:rPr>
        <w:t xml:space="preserve"> and </w:t>
      </w:r>
      <w:r w:rsidR="0066556A">
        <w:rPr>
          <w:rFonts w:ascii="Times New Roman" w:hAnsi="Times New Roman" w:cs="Times New Roman"/>
          <w:sz w:val="24"/>
          <w:szCs w:val="24"/>
          <w:lang w:val="en-GB"/>
        </w:rPr>
        <w:t xml:space="preserve">core </w:t>
      </w:r>
      <w:r w:rsidR="00206C4D">
        <w:rPr>
          <w:rFonts w:ascii="Times New Roman" w:hAnsi="Times New Roman" w:cs="Times New Roman"/>
          <w:sz w:val="24"/>
          <w:szCs w:val="24"/>
          <w:lang w:val="en-GB"/>
        </w:rPr>
        <w:t>inflation returns to its trend</w:t>
      </w:r>
      <w:r w:rsidR="00453FBD">
        <w:rPr>
          <w:rFonts w:ascii="Times New Roman" w:hAnsi="Times New Roman" w:cs="Times New Roman"/>
          <w:sz w:val="24"/>
          <w:szCs w:val="24"/>
          <w:lang w:val="en-GB"/>
        </w:rPr>
        <w:t>.</w:t>
      </w:r>
      <w:r>
        <w:rPr>
          <w:rFonts w:ascii="Times New Roman" w:hAnsi="Times New Roman" w:cs="Times New Roman"/>
          <w:sz w:val="24"/>
          <w:szCs w:val="24"/>
          <w:lang w:val="en-GB"/>
        </w:rPr>
        <w:t xml:space="preserve"> </w:t>
      </w:r>
    </w:p>
    <w:p w14:paraId="460CEEF1" w14:textId="56AE6720" w:rsidR="0001375C" w:rsidRDefault="000A5426" w:rsidP="00D51E83">
      <w:pPr>
        <w:spacing w:after="0" w:line="276" w:lineRule="auto"/>
        <w:rPr>
          <w:rFonts w:ascii="Times New Roman" w:hAnsi="Times New Roman" w:cs="Times New Roman"/>
          <w:sz w:val="24"/>
          <w:szCs w:val="24"/>
          <w:lang w:val="en-GB"/>
        </w:rPr>
      </w:pPr>
      <w:r w:rsidRPr="004B68FB">
        <w:rPr>
          <w:rFonts w:ascii="Times New Roman" w:hAnsi="Times New Roman" w:cs="Times New Roman"/>
          <w:b/>
          <w:bCs/>
          <w:color w:val="2F5496" w:themeColor="accent1" w:themeShade="BF"/>
          <w:sz w:val="24"/>
          <w:szCs w:val="24"/>
          <w:lang w:val="en-GB"/>
        </w:rPr>
        <w:t>GDP</w:t>
      </w:r>
      <w:r>
        <w:rPr>
          <w:rFonts w:ascii="Times New Roman" w:hAnsi="Times New Roman" w:cs="Times New Roman"/>
          <w:sz w:val="24"/>
          <w:szCs w:val="24"/>
          <w:lang w:val="en-GB"/>
        </w:rPr>
        <w:t>—</w:t>
      </w:r>
      <w:r w:rsidR="00D12D12">
        <w:rPr>
          <w:rFonts w:ascii="Times New Roman" w:hAnsi="Times New Roman" w:cs="Times New Roman"/>
          <w:sz w:val="24"/>
          <w:szCs w:val="24"/>
          <w:lang w:val="en-GB"/>
        </w:rPr>
        <w:t xml:space="preserve">the </w:t>
      </w:r>
      <w:r>
        <w:rPr>
          <w:rFonts w:ascii="Times New Roman" w:hAnsi="Times New Roman" w:cs="Times New Roman"/>
          <w:sz w:val="24"/>
          <w:szCs w:val="24"/>
          <w:lang w:val="en-GB"/>
        </w:rPr>
        <w:t>slowdown in</w:t>
      </w:r>
      <w:r w:rsidR="00D12D12">
        <w:rPr>
          <w:rFonts w:ascii="Times New Roman" w:hAnsi="Times New Roman" w:cs="Times New Roman"/>
          <w:sz w:val="24"/>
          <w:szCs w:val="24"/>
          <w:lang w:val="en-GB"/>
        </w:rPr>
        <w:t>duced by</w:t>
      </w:r>
      <w:r w:rsidR="00D3092C">
        <w:rPr>
          <w:rFonts w:ascii="Times New Roman" w:hAnsi="Times New Roman" w:cs="Times New Roman"/>
          <w:sz w:val="24"/>
          <w:szCs w:val="24"/>
          <w:lang w:val="en-GB"/>
        </w:rPr>
        <w:t xml:space="preserve"> recent inflation and restrictive policy response in 2023-2</w:t>
      </w:r>
      <w:r w:rsidR="00F16D8E">
        <w:rPr>
          <w:rFonts w:ascii="Times New Roman" w:hAnsi="Times New Roman" w:cs="Times New Roman"/>
          <w:sz w:val="24"/>
          <w:szCs w:val="24"/>
          <w:lang w:val="en-GB"/>
        </w:rPr>
        <w:t>4</w:t>
      </w:r>
      <w:r w:rsidR="00D3092C">
        <w:rPr>
          <w:rFonts w:ascii="Times New Roman" w:hAnsi="Times New Roman" w:cs="Times New Roman"/>
          <w:sz w:val="24"/>
          <w:szCs w:val="24"/>
          <w:lang w:val="en-GB"/>
        </w:rPr>
        <w:t xml:space="preserve"> is expected to continue </w:t>
      </w:r>
      <w:r w:rsidR="00425C5B">
        <w:rPr>
          <w:rFonts w:ascii="Times New Roman" w:hAnsi="Times New Roman" w:cs="Times New Roman"/>
          <w:sz w:val="24"/>
          <w:szCs w:val="24"/>
          <w:lang w:val="en-GB"/>
        </w:rPr>
        <w:t>until</w:t>
      </w:r>
      <w:r w:rsidR="00D3092C">
        <w:rPr>
          <w:rFonts w:ascii="Times New Roman" w:hAnsi="Times New Roman" w:cs="Times New Roman"/>
          <w:sz w:val="24"/>
          <w:szCs w:val="24"/>
          <w:lang w:val="en-GB"/>
        </w:rPr>
        <w:t xml:space="preserve"> 2024Q1.</w:t>
      </w:r>
      <w:r w:rsidR="00D51E83">
        <w:rPr>
          <w:rFonts w:ascii="Times New Roman" w:hAnsi="Times New Roman" w:cs="Times New Roman"/>
          <w:sz w:val="24"/>
          <w:szCs w:val="24"/>
          <w:lang w:val="en-GB"/>
        </w:rPr>
        <w:t xml:space="preserve"> </w:t>
      </w:r>
      <w:r w:rsidR="00425C5B">
        <w:rPr>
          <w:rFonts w:ascii="Times New Roman" w:hAnsi="Times New Roman" w:cs="Times New Roman"/>
          <w:sz w:val="24"/>
          <w:szCs w:val="24"/>
          <w:lang w:val="en-GB"/>
        </w:rPr>
        <w:t>Henceforth</w:t>
      </w:r>
      <w:r w:rsidR="0071169A">
        <w:rPr>
          <w:rFonts w:ascii="Times New Roman" w:hAnsi="Times New Roman" w:cs="Times New Roman"/>
          <w:sz w:val="24"/>
          <w:szCs w:val="24"/>
          <w:lang w:val="en-GB"/>
        </w:rPr>
        <w:t xml:space="preserve">, output </w:t>
      </w:r>
      <w:r w:rsidR="00A80BDB">
        <w:rPr>
          <w:rFonts w:ascii="Times New Roman" w:hAnsi="Times New Roman" w:cs="Times New Roman"/>
          <w:sz w:val="24"/>
          <w:szCs w:val="24"/>
          <w:lang w:val="en-GB"/>
        </w:rPr>
        <w:t xml:space="preserve">growth </w:t>
      </w:r>
      <w:r w:rsidR="006A6C1F">
        <w:rPr>
          <w:rFonts w:ascii="Times New Roman" w:hAnsi="Times New Roman" w:cs="Times New Roman"/>
          <w:sz w:val="24"/>
          <w:szCs w:val="24"/>
          <w:lang w:val="en-GB"/>
        </w:rPr>
        <w:t xml:space="preserve">should </w:t>
      </w:r>
      <w:r w:rsidR="00D3092C">
        <w:rPr>
          <w:rFonts w:ascii="Times New Roman" w:hAnsi="Times New Roman" w:cs="Times New Roman"/>
          <w:sz w:val="24"/>
          <w:szCs w:val="24"/>
          <w:lang w:val="en-GB"/>
        </w:rPr>
        <w:t>pick up</w:t>
      </w:r>
      <w:r w:rsidR="00D51E83">
        <w:rPr>
          <w:rFonts w:ascii="Times New Roman" w:hAnsi="Times New Roman" w:cs="Times New Roman"/>
          <w:sz w:val="24"/>
          <w:szCs w:val="24"/>
          <w:lang w:val="en-GB"/>
        </w:rPr>
        <w:t xml:space="preserve"> to</w:t>
      </w:r>
      <w:r w:rsidR="00D57D9A">
        <w:rPr>
          <w:rFonts w:ascii="Times New Roman" w:hAnsi="Times New Roman" w:cs="Times New Roman"/>
          <w:sz w:val="24"/>
          <w:szCs w:val="24"/>
          <w:lang w:val="en-GB"/>
        </w:rPr>
        <w:t xml:space="preserve"> </w:t>
      </w:r>
      <w:r w:rsidR="00DB7EFC">
        <w:rPr>
          <w:rFonts w:ascii="Times New Roman" w:hAnsi="Times New Roman" w:cs="Times New Roman"/>
          <w:sz w:val="24"/>
          <w:szCs w:val="24"/>
          <w:lang w:val="en-GB"/>
        </w:rPr>
        <w:t>above 1</w:t>
      </w:r>
      <w:r w:rsidR="00D51E83">
        <w:rPr>
          <w:rFonts w:ascii="Times New Roman" w:hAnsi="Times New Roman" w:cs="Times New Roman"/>
          <w:sz w:val="24"/>
          <w:szCs w:val="24"/>
          <w:lang w:val="en-GB"/>
        </w:rPr>
        <w:t>0</w:t>
      </w:r>
      <w:r w:rsidR="00146203">
        <w:rPr>
          <w:rFonts w:ascii="Times New Roman" w:hAnsi="Times New Roman" w:cs="Times New Roman"/>
          <w:sz w:val="24"/>
          <w:szCs w:val="24"/>
          <w:lang w:val="en-GB"/>
        </w:rPr>
        <w:t>% u</w:t>
      </w:r>
      <w:r>
        <w:rPr>
          <w:rFonts w:ascii="Times New Roman" w:hAnsi="Times New Roman" w:cs="Times New Roman"/>
          <w:sz w:val="24"/>
          <w:szCs w:val="24"/>
          <w:lang w:val="en-GB"/>
        </w:rPr>
        <w:t xml:space="preserve">ntil </w:t>
      </w:r>
      <w:r w:rsidR="00146203">
        <w:rPr>
          <w:rFonts w:ascii="Times New Roman" w:hAnsi="Times New Roman" w:cs="Times New Roman"/>
          <w:sz w:val="24"/>
          <w:szCs w:val="24"/>
          <w:lang w:val="en-GB"/>
        </w:rPr>
        <w:t>early 202</w:t>
      </w:r>
      <w:r w:rsidR="00EE73A2">
        <w:rPr>
          <w:rFonts w:ascii="Times New Roman" w:hAnsi="Times New Roman" w:cs="Times New Roman"/>
          <w:sz w:val="24"/>
          <w:szCs w:val="24"/>
          <w:lang w:val="en-GB"/>
        </w:rPr>
        <w:t>6</w:t>
      </w:r>
      <w:r w:rsidR="00D3092C">
        <w:rPr>
          <w:rFonts w:ascii="Times New Roman" w:hAnsi="Times New Roman" w:cs="Times New Roman"/>
          <w:sz w:val="24"/>
          <w:szCs w:val="24"/>
          <w:lang w:val="en-GB"/>
        </w:rPr>
        <w:t xml:space="preserve">, </w:t>
      </w:r>
      <w:r w:rsidR="00584978">
        <w:rPr>
          <w:rFonts w:ascii="Times New Roman" w:hAnsi="Times New Roman" w:cs="Times New Roman"/>
          <w:sz w:val="24"/>
          <w:szCs w:val="24"/>
          <w:lang w:val="en-GB"/>
        </w:rPr>
        <w:t xml:space="preserve">helped by </w:t>
      </w:r>
      <w:r w:rsidR="003B6CFB">
        <w:rPr>
          <w:rFonts w:ascii="Times New Roman" w:hAnsi="Times New Roman" w:cs="Times New Roman"/>
          <w:sz w:val="24"/>
          <w:szCs w:val="24"/>
          <w:lang w:val="en-GB"/>
        </w:rPr>
        <w:t xml:space="preserve">gradually </w:t>
      </w:r>
      <w:commentRangeStart w:id="162"/>
      <w:r w:rsidR="00D51E83" w:rsidRPr="00AB5E5D">
        <w:rPr>
          <w:rFonts w:ascii="Times New Roman" w:hAnsi="Times New Roman" w:cs="Times New Roman"/>
          <w:sz w:val="24"/>
          <w:szCs w:val="24"/>
          <w:highlight w:val="yellow"/>
          <w:lang w:val="en-GB"/>
          <w:rPrChange w:id="163" w:author="Evariste MANIRUMVA" w:date="2024-01-15T09:31:00Z">
            <w:rPr>
              <w:rFonts w:ascii="Times New Roman" w:hAnsi="Times New Roman" w:cs="Times New Roman"/>
              <w:sz w:val="24"/>
              <w:szCs w:val="24"/>
              <w:lang w:val="en-GB"/>
            </w:rPr>
          </w:rPrChange>
        </w:rPr>
        <w:t>less restrictive monetary and fiscal policie</w:t>
      </w:r>
      <w:commentRangeEnd w:id="162"/>
      <w:r w:rsidR="00212982">
        <w:rPr>
          <w:rStyle w:val="CommentReference"/>
        </w:rPr>
        <w:commentReference w:id="162"/>
      </w:r>
      <w:r w:rsidR="00D51E83" w:rsidRPr="00AB5E5D">
        <w:rPr>
          <w:rFonts w:ascii="Times New Roman" w:hAnsi="Times New Roman" w:cs="Times New Roman"/>
          <w:sz w:val="24"/>
          <w:szCs w:val="24"/>
          <w:highlight w:val="yellow"/>
          <w:lang w:val="en-GB"/>
          <w:rPrChange w:id="164" w:author="Evariste MANIRUMVA" w:date="2024-01-15T09:31:00Z">
            <w:rPr>
              <w:rFonts w:ascii="Times New Roman" w:hAnsi="Times New Roman" w:cs="Times New Roman"/>
              <w:sz w:val="24"/>
              <w:szCs w:val="24"/>
              <w:lang w:val="en-GB"/>
            </w:rPr>
          </w:rPrChange>
        </w:rPr>
        <w:t>s</w:t>
      </w:r>
      <w:r w:rsidR="00D51E83">
        <w:rPr>
          <w:rFonts w:ascii="Times New Roman" w:hAnsi="Times New Roman" w:cs="Times New Roman"/>
          <w:sz w:val="24"/>
          <w:szCs w:val="24"/>
          <w:lang w:val="en-GB"/>
        </w:rPr>
        <w:t xml:space="preserve"> </w:t>
      </w:r>
      <w:r w:rsidR="00146203">
        <w:rPr>
          <w:rFonts w:ascii="Times New Roman" w:hAnsi="Times New Roman" w:cs="Times New Roman"/>
          <w:sz w:val="24"/>
          <w:szCs w:val="24"/>
          <w:lang w:val="en-GB"/>
        </w:rPr>
        <w:t>(</w:t>
      </w:r>
      <w:r w:rsidR="00146203" w:rsidRPr="00085462">
        <w:rPr>
          <w:rFonts w:ascii="Times New Roman" w:hAnsi="Times New Roman" w:cs="Times New Roman"/>
          <w:b/>
          <w:bCs/>
          <w:color w:val="0070C0"/>
          <w:sz w:val="24"/>
          <w:szCs w:val="24"/>
          <w:lang w:val="en-GB"/>
        </w:rPr>
        <w:t>Fig</w:t>
      </w:r>
      <w:r w:rsidR="00146203">
        <w:rPr>
          <w:rFonts w:ascii="Times New Roman" w:hAnsi="Times New Roman" w:cs="Times New Roman"/>
          <w:b/>
          <w:bCs/>
          <w:color w:val="0070C0"/>
          <w:sz w:val="24"/>
          <w:szCs w:val="24"/>
          <w:lang w:val="en-GB"/>
        </w:rPr>
        <w:t>ure</w:t>
      </w:r>
      <w:r w:rsidR="00107A0A">
        <w:rPr>
          <w:rFonts w:ascii="Times New Roman" w:hAnsi="Times New Roman" w:cs="Times New Roman"/>
          <w:b/>
          <w:bCs/>
          <w:color w:val="0070C0"/>
          <w:sz w:val="24"/>
          <w:szCs w:val="24"/>
          <w:lang w:val="en-GB"/>
        </w:rPr>
        <w:t>s</w:t>
      </w:r>
      <w:r w:rsidR="00146203">
        <w:rPr>
          <w:rFonts w:ascii="Times New Roman" w:hAnsi="Times New Roman" w:cs="Times New Roman"/>
          <w:b/>
          <w:bCs/>
          <w:color w:val="0070C0"/>
          <w:sz w:val="24"/>
          <w:szCs w:val="24"/>
          <w:lang w:val="en-GB"/>
        </w:rPr>
        <w:t xml:space="preserve"> 8</w:t>
      </w:r>
      <w:r w:rsidR="00107A0A">
        <w:rPr>
          <w:rFonts w:ascii="Times New Roman" w:hAnsi="Times New Roman" w:cs="Times New Roman"/>
          <w:b/>
          <w:bCs/>
          <w:color w:val="0070C0"/>
          <w:sz w:val="24"/>
          <w:szCs w:val="24"/>
          <w:lang w:val="en-GB"/>
        </w:rPr>
        <w:t>-9</w:t>
      </w:r>
      <w:r w:rsidR="00146203">
        <w:rPr>
          <w:rFonts w:ascii="Times New Roman" w:hAnsi="Times New Roman" w:cs="Times New Roman"/>
          <w:sz w:val="24"/>
          <w:szCs w:val="24"/>
          <w:lang w:val="en-GB"/>
        </w:rPr>
        <w:t>).</w:t>
      </w:r>
      <w:r w:rsidR="0001375C">
        <w:rPr>
          <w:rFonts w:ascii="Times New Roman" w:hAnsi="Times New Roman" w:cs="Times New Roman"/>
          <w:sz w:val="24"/>
          <w:szCs w:val="24"/>
          <w:lang w:val="en-GB"/>
        </w:rPr>
        <w:br w:type="page"/>
      </w:r>
    </w:p>
    <w:tbl>
      <w:tblPr>
        <w:tblStyle w:val="TableGrid"/>
        <w:tblW w:w="10440" w:type="dxa"/>
        <w:tblInd w:w="-100" w:type="dxa"/>
        <w:tblBorders>
          <w:top w:val="single" w:sz="8" w:space="0" w:color="FFD966" w:themeColor="accent4" w:themeTint="99"/>
          <w:left w:val="single" w:sz="8" w:space="0" w:color="FFD966" w:themeColor="accent4" w:themeTint="99"/>
          <w:bottom w:val="single" w:sz="8" w:space="0" w:color="FFD966" w:themeColor="accent4" w:themeTint="99"/>
          <w:right w:val="single" w:sz="8" w:space="0" w:color="FFD966" w:themeColor="accent4" w:themeTint="99"/>
          <w:insideH w:val="single" w:sz="8" w:space="0" w:color="FFD966" w:themeColor="accent4" w:themeTint="99"/>
          <w:insideV w:val="single" w:sz="8" w:space="0" w:color="FFD966" w:themeColor="accent4" w:themeTint="99"/>
        </w:tblBorders>
        <w:tblLayout w:type="fixed"/>
        <w:tblLook w:val="04A0" w:firstRow="1" w:lastRow="0" w:firstColumn="1" w:lastColumn="0" w:noHBand="0" w:noVBand="1"/>
      </w:tblPr>
      <w:tblGrid>
        <w:gridCol w:w="2790"/>
        <w:gridCol w:w="2700"/>
        <w:gridCol w:w="270"/>
        <w:gridCol w:w="2250"/>
        <w:gridCol w:w="2430"/>
      </w:tblGrid>
      <w:tr w:rsidR="00210107" w14:paraId="61468626" w14:textId="77777777" w:rsidTr="00895D2E">
        <w:tc>
          <w:tcPr>
            <w:tcW w:w="10440" w:type="dxa"/>
            <w:gridSpan w:val="5"/>
          </w:tcPr>
          <w:p w14:paraId="7937806B" w14:textId="77777777" w:rsidR="00210107" w:rsidRDefault="00210107" w:rsidP="00E004D9">
            <w:pPr>
              <w:spacing w:after="120"/>
              <w:jc w:val="center"/>
              <w:rPr>
                <w:rFonts w:ascii="Times New Roman" w:hAnsi="Times New Roman" w:cs="Times New Roman"/>
                <w:noProof/>
                <w:sz w:val="24"/>
                <w:szCs w:val="24"/>
                <w:lang w:val="en-GB"/>
              </w:rPr>
            </w:pPr>
            <w:r w:rsidRPr="00CE572F">
              <w:rPr>
                <w:rFonts w:ascii="Times New Roman" w:hAnsi="Times New Roman" w:cs="Times New Roman"/>
                <w:b/>
                <w:bCs/>
                <w:noProof/>
                <w:color w:val="0070C0"/>
                <w:sz w:val="20"/>
                <w:szCs w:val="20"/>
              </w:rPr>
              <w:lastRenderedPageBreak/>
              <w:t xml:space="preserve">Figure </w:t>
            </w:r>
            <w:r>
              <w:rPr>
                <w:rFonts w:ascii="Times New Roman" w:hAnsi="Times New Roman" w:cs="Times New Roman"/>
                <w:b/>
                <w:bCs/>
                <w:noProof/>
                <w:color w:val="0070C0"/>
                <w:sz w:val="20"/>
                <w:szCs w:val="20"/>
              </w:rPr>
              <w:t>8</w:t>
            </w:r>
            <w:r w:rsidRPr="00CE572F">
              <w:rPr>
                <w:rFonts w:ascii="Times New Roman" w:hAnsi="Times New Roman" w:cs="Times New Roman"/>
                <w:b/>
                <w:bCs/>
                <w:noProof/>
                <w:color w:val="0070C0"/>
                <w:sz w:val="20"/>
                <w:szCs w:val="20"/>
              </w:rPr>
              <w:t xml:space="preserve">. </w:t>
            </w:r>
            <w:r w:rsidR="007D4812">
              <w:rPr>
                <w:rFonts w:ascii="Times New Roman" w:hAnsi="Times New Roman" w:cs="Times New Roman"/>
                <w:b/>
                <w:bCs/>
                <w:noProof/>
                <w:color w:val="0070C0"/>
                <w:sz w:val="20"/>
                <w:szCs w:val="20"/>
              </w:rPr>
              <w:t>Summary forecast: o</w:t>
            </w:r>
            <w:r>
              <w:rPr>
                <w:rFonts w:ascii="Times New Roman" w:hAnsi="Times New Roman" w:cs="Times New Roman"/>
                <w:b/>
                <w:bCs/>
                <w:noProof/>
                <w:color w:val="0070C0"/>
                <w:sz w:val="20"/>
                <w:szCs w:val="20"/>
              </w:rPr>
              <w:t>utput, inflation, RIR and RER</w:t>
            </w:r>
          </w:p>
        </w:tc>
      </w:tr>
      <w:tr w:rsidR="002D3F9E" w14:paraId="2EA89E3F" w14:textId="77777777" w:rsidTr="00895D2E">
        <w:tc>
          <w:tcPr>
            <w:tcW w:w="2790" w:type="dxa"/>
          </w:tcPr>
          <w:p w14:paraId="6995549E" w14:textId="77777777" w:rsidR="002D3F9E" w:rsidRPr="0020275B" w:rsidRDefault="002D3F9E" w:rsidP="00E004D9">
            <w:pPr>
              <w:spacing w:after="120"/>
              <w:jc w:val="center"/>
              <w:rPr>
                <w:rFonts w:ascii="Times New Roman" w:hAnsi="Times New Roman" w:cs="Times New Roman"/>
                <w:b/>
                <w:bCs/>
                <w:noProof/>
                <w:color w:val="0070C0"/>
                <w:sz w:val="18"/>
                <w:szCs w:val="18"/>
              </w:rPr>
            </w:pPr>
            <w:r w:rsidRPr="0020275B">
              <w:rPr>
                <w:rFonts w:ascii="Times New Roman" w:hAnsi="Times New Roman" w:cs="Times New Roman"/>
                <w:b/>
                <w:bCs/>
                <w:noProof/>
                <w:color w:val="0070C0"/>
                <w:sz w:val="18"/>
                <w:szCs w:val="18"/>
              </w:rPr>
              <w:t>Fig. 8</w:t>
            </w:r>
            <w:r w:rsidR="0020275B" w:rsidRPr="0020275B">
              <w:rPr>
                <w:rFonts w:ascii="Times New Roman" w:hAnsi="Times New Roman" w:cs="Times New Roman"/>
                <w:b/>
                <w:bCs/>
                <w:noProof/>
                <w:color w:val="0070C0"/>
                <w:sz w:val="18"/>
                <w:szCs w:val="18"/>
              </w:rPr>
              <w:t>.</w:t>
            </w:r>
            <w:r w:rsidRPr="0020275B">
              <w:rPr>
                <w:rFonts w:ascii="Times New Roman" w:hAnsi="Times New Roman" w:cs="Times New Roman"/>
                <w:b/>
                <w:bCs/>
                <w:noProof/>
                <w:color w:val="0070C0"/>
                <w:sz w:val="18"/>
                <w:szCs w:val="18"/>
              </w:rPr>
              <w:t xml:space="preserve">1 </w:t>
            </w:r>
            <w:r w:rsidR="0020275B" w:rsidRPr="0020275B">
              <w:rPr>
                <w:rFonts w:ascii="Times New Roman" w:hAnsi="Times New Roman" w:cs="Times New Roman"/>
                <w:b/>
                <w:bCs/>
                <w:noProof/>
                <w:color w:val="0070C0"/>
                <w:sz w:val="18"/>
                <w:szCs w:val="18"/>
              </w:rPr>
              <w:t xml:space="preserve">Output growth </w:t>
            </w:r>
          </w:p>
        </w:tc>
        <w:tc>
          <w:tcPr>
            <w:tcW w:w="2970" w:type="dxa"/>
            <w:gridSpan w:val="2"/>
          </w:tcPr>
          <w:p w14:paraId="20DC120F" w14:textId="77777777" w:rsidR="002D3F9E" w:rsidRPr="0020275B" w:rsidRDefault="0020275B" w:rsidP="00576A63">
            <w:pPr>
              <w:spacing w:after="120"/>
              <w:jc w:val="center"/>
              <w:rPr>
                <w:rFonts w:ascii="Times New Roman" w:hAnsi="Times New Roman" w:cs="Times New Roman"/>
                <w:b/>
                <w:bCs/>
                <w:noProof/>
                <w:color w:val="0070C0"/>
                <w:sz w:val="18"/>
                <w:szCs w:val="18"/>
              </w:rPr>
            </w:pPr>
            <w:r w:rsidRPr="0020275B">
              <w:rPr>
                <w:rFonts w:ascii="Times New Roman" w:hAnsi="Times New Roman" w:cs="Times New Roman"/>
                <w:b/>
                <w:bCs/>
                <w:noProof/>
                <w:color w:val="0070C0"/>
                <w:sz w:val="18"/>
                <w:szCs w:val="18"/>
              </w:rPr>
              <w:t>Fig. 8.2 Inflation headline</w:t>
            </w:r>
          </w:p>
        </w:tc>
        <w:tc>
          <w:tcPr>
            <w:tcW w:w="2250" w:type="dxa"/>
          </w:tcPr>
          <w:p w14:paraId="35AD8910" w14:textId="77777777" w:rsidR="002D3F9E" w:rsidRPr="0020275B" w:rsidRDefault="0020275B" w:rsidP="00E004D9">
            <w:pPr>
              <w:spacing w:after="120"/>
              <w:jc w:val="center"/>
              <w:rPr>
                <w:rFonts w:ascii="Times New Roman" w:hAnsi="Times New Roman" w:cs="Times New Roman"/>
                <w:b/>
                <w:bCs/>
                <w:noProof/>
                <w:color w:val="0070C0"/>
                <w:sz w:val="18"/>
                <w:szCs w:val="18"/>
              </w:rPr>
            </w:pPr>
            <w:r w:rsidRPr="0020275B">
              <w:rPr>
                <w:rFonts w:ascii="Times New Roman" w:hAnsi="Times New Roman" w:cs="Times New Roman"/>
                <w:b/>
                <w:bCs/>
                <w:noProof/>
                <w:color w:val="0070C0"/>
                <w:sz w:val="18"/>
                <w:szCs w:val="18"/>
              </w:rPr>
              <w:t>Fig. 8.3 Real interest</w:t>
            </w:r>
            <w:r>
              <w:rPr>
                <w:rFonts w:ascii="Times New Roman" w:hAnsi="Times New Roman" w:cs="Times New Roman"/>
                <w:b/>
                <w:bCs/>
                <w:noProof/>
                <w:color w:val="0070C0"/>
                <w:sz w:val="18"/>
                <w:szCs w:val="18"/>
              </w:rPr>
              <w:t xml:space="preserve"> rate</w:t>
            </w:r>
          </w:p>
        </w:tc>
        <w:tc>
          <w:tcPr>
            <w:tcW w:w="2430" w:type="dxa"/>
          </w:tcPr>
          <w:p w14:paraId="5D700CD1" w14:textId="77777777" w:rsidR="002D3F9E" w:rsidRPr="0020275B" w:rsidRDefault="0020275B" w:rsidP="00E004D9">
            <w:pPr>
              <w:spacing w:after="120"/>
              <w:jc w:val="center"/>
              <w:rPr>
                <w:rFonts w:ascii="Times New Roman" w:hAnsi="Times New Roman" w:cs="Times New Roman"/>
                <w:b/>
                <w:bCs/>
                <w:noProof/>
                <w:color w:val="0070C0"/>
                <w:sz w:val="18"/>
                <w:szCs w:val="18"/>
              </w:rPr>
            </w:pPr>
            <w:r w:rsidRPr="0020275B">
              <w:rPr>
                <w:rFonts w:ascii="Times New Roman" w:hAnsi="Times New Roman" w:cs="Times New Roman"/>
                <w:b/>
                <w:bCs/>
                <w:noProof/>
                <w:color w:val="0070C0"/>
                <w:sz w:val="18"/>
                <w:szCs w:val="18"/>
              </w:rPr>
              <w:t>Fig. 8.4 Real exchange</w:t>
            </w:r>
            <w:r>
              <w:rPr>
                <w:rFonts w:ascii="Times New Roman" w:hAnsi="Times New Roman" w:cs="Times New Roman"/>
                <w:b/>
                <w:bCs/>
                <w:noProof/>
                <w:color w:val="0070C0"/>
                <w:sz w:val="18"/>
                <w:szCs w:val="18"/>
              </w:rPr>
              <w:t xml:space="preserve"> rate</w:t>
            </w:r>
          </w:p>
        </w:tc>
      </w:tr>
      <w:tr w:rsidR="000F7A7D" w14:paraId="3623FD64" w14:textId="77777777" w:rsidTr="00895D2E">
        <w:tc>
          <w:tcPr>
            <w:tcW w:w="2790" w:type="dxa"/>
          </w:tcPr>
          <w:p w14:paraId="15CB9515" w14:textId="30C82653" w:rsidR="00210107" w:rsidRDefault="00690AE1" w:rsidP="00895D2E">
            <w:pPr>
              <w:spacing w:after="100" w:afterAutospacing="1"/>
              <w:rPr>
                <w:rFonts w:ascii="Times New Roman" w:hAnsi="Times New Roman" w:cs="Times New Roman"/>
                <w:sz w:val="24"/>
                <w:szCs w:val="24"/>
                <w:lang w:val="en-GB"/>
              </w:rPr>
            </w:pPr>
            <w:r>
              <w:rPr>
                <w:rFonts w:ascii="Times New Roman" w:hAnsi="Times New Roman" w:cs="Times New Roman"/>
                <w:noProof/>
                <w:sz w:val="24"/>
                <w:szCs w:val="24"/>
                <w:lang w:val="en-GB"/>
              </w:rPr>
              <w:t xml:space="preserve"> </w:t>
            </w:r>
            <w:r w:rsidR="00F16D8E">
              <w:rPr>
                <w:rFonts w:ascii="Times New Roman" w:hAnsi="Times New Roman" w:cs="Times New Roman"/>
                <w:noProof/>
                <w:sz w:val="24"/>
                <w:szCs w:val="24"/>
                <w:lang w:val="en-GB"/>
              </w:rPr>
              <w:drawing>
                <wp:inline distT="0" distB="0" distL="0" distR="0" wp14:anchorId="097316A5" wp14:editId="1255D7BE">
                  <wp:extent cx="1634490" cy="1485900"/>
                  <wp:effectExtent l="0" t="0" r="3810" b="0"/>
                  <wp:docPr id="1748078219" name="Picture 6"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78219" name="Picture 6" descr="A graph with orange line&#10;&#10;Description automatically generated"/>
                          <pic:cNvPicPr/>
                        </pic:nvPicPr>
                        <pic:blipFill>
                          <a:blip r:embed="rId52">
                            <a:extLst>
                              <a:ext uri="{BEBA8EAE-BF5A-486C-A8C5-ECC9F3942E4B}">
                                <a14:imgProps xmlns:a14="http://schemas.microsoft.com/office/drawing/2010/main">
                                  <a14:imgLayer r:embed="rId53">
                                    <a14:imgEffect>
                                      <a14:sharpenSoften amount="42000"/>
                                    </a14:imgEffect>
                                    <a14:imgEffect>
                                      <a14:brightnessContrast contrast="15000"/>
                                    </a14:imgEffect>
                                  </a14:imgLayer>
                                </a14:imgProps>
                              </a:ext>
                              <a:ext uri="{28A0092B-C50C-407E-A947-70E740481C1C}">
                                <a14:useLocalDpi xmlns:a14="http://schemas.microsoft.com/office/drawing/2010/main" val="0"/>
                              </a:ext>
                            </a:extLst>
                          </a:blip>
                          <a:stretch>
                            <a:fillRect/>
                          </a:stretch>
                        </pic:blipFill>
                        <pic:spPr>
                          <a:xfrm>
                            <a:off x="0" y="0"/>
                            <a:ext cx="1637081" cy="1488255"/>
                          </a:xfrm>
                          <a:prstGeom prst="rect">
                            <a:avLst/>
                          </a:prstGeom>
                        </pic:spPr>
                      </pic:pic>
                    </a:graphicData>
                  </a:graphic>
                </wp:inline>
              </w:drawing>
            </w:r>
          </w:p>
        </w:tc>
        <w:tc>
          <w:tcPr>
            <w:tcW w:w="2700" w:type="dxa"/>
          </w:tcPr>
          <w:p w14:paraId="396EDE53" w14:textId="78BCE208" w:rsidR="00F16D8E" w:rsidRDefault="005C29AF" w:rsidP="00F16D8E">
            <w:pPr>
              <w:spacing w:after="120"/>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3E22F0F7" w14:textId="5DCDC0EB" w:rsidR="005C29AF" w:rsidRDefault="00F16D8E" w:rsidP="00207EDD">
            <w:pPr>
              <w:rPr>
                <w:rFonts w:ascii="Times New Roman" w:hAnsi="Times New Roman" w:cs="Times New Roman"/>
                <w:noProof/>
                <w:sz w:val="24"/>
                <w:szCs w:val="24"/>
                <w:lang w:val="en-GB"/>
              </w:rPr>
            </w:pPr>
            <w:r>
              <w:rPr>
                <w:rFonts w:ascii="Times New Roman" w:hAnsi="Times New Roman" w:cs="Times New Roman"/>
                <w:noProof/>
                <w:sz w:val="24"/>
                <w:szCs w:val="24"/>
                <w:lang w:val="en-GB"/>
              </w:rPr>
              <w:drawing>
                <wp:inline distT="0" distB="0" distL="0" distR="0" wp14:anchorId="60455910" wp14:editId="7CA135BD">
                  <wp:extent cx="1576032" cy="1514475"/>
                  <wp:effectExtent l="0" t="0" r="5715" b="0"/>
                  <wp:docPr id="631962291" name="Picture 7" descr="A graph with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62291" name="Picture 7" descr="A graph with a line graph&#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1586534" cy="1524567"/>
                          </a:xfrm>
                          <a:prstGeom prst="rect">
                            <a:avLst/>
                          </a:prstGeom>
                        </pic:spPr>
                      </pic:pic>
                    </a:graphicData>
                  </a:graphic>
                </wp:inline>
              </w:drawing>
            </w:r>
          </w:p>
        </w:tc>
        <w:tc>
          <w:tcPr>
            <w:tcW w:w="2520" w:type="dxa"/>
            <w:gridSpan w:val="2"/>
          </w:tcPr>
          <w:p w14:paraId="5D82FF42" w14:textId="6AE54DAA" w:rsidR="00210107" w:rsidRPr="006822E9" w:rsidRDefault="002D3F9E" w:rsidP="006822E9">
            <w:pPr>
              <w:rPr>
                <w:rFonts w:ascii="Times New Roman" w:hAnsi="Times New Roman" w:cs="Times New Roman"/>
                <w:b/>
                <w:bCs/>
                <w:sz w:val="24"/>
                <w:szCs w:val="24"/>
                <w:lang w:val="en-GB"/>
              </w:rPr>
            </w:pPr>
            <w:r w:rsidRPr="006822E9">
              <w:rPr>
                <w:rFonts w:ascii="Times New Roman" w:hAnsi="Times New Roman" w:cs="Times New Roman"/>
                <w:b/>
                <w:bCs/>
                <w:noProof/>
                <w:sz w:val="24"/>
                <w:szCs w:val="24"/>
                <w:lang w:val="en-GB"/>
              </w:rPr>
              <w:t xml:space="preserve"> </w:t>
            </w:r>
            <w:r w:rsidR="006822E9">
              <w:rPr>
                <w:rFonts w:ascii="Times New Roman" w:hAnsi="Times New Roman" w:cs="Times New Roman"/>
                <w:b/>
                <w:bCs/>
                <w:noProof/>
                <w:sz w:val="24"/>
                <w:szCs w:val="24"/>
                <w:lang w:val="en-GB"/>
              </w:rPr>
              <w:t xml:space="preserve"> </w:t>
            </w:r>
            <w:r w:rsidRPr="006822E9">
              <w:rPr>
                <w:rFonts w:ascii="Times New Roman" w:hAnsi="Times New Roman" w:cs="Times New Roman"/>
                <w:b/>
                <w:bCs/>
                <w:noProof/>
                <w:sz w:val="24"/>
                <w:szCs w:val="24"/>
                <w:lang w:val="en-GB"/>
              </w:rPr>
              <w:t xml:space="preserve"> </w:t>
            </w:r>
            <w:r w:rsidR="00F16D8E">
              <w:rPr>
                <w:rFonts w:ascii="Times New Roman" w:hAnsi="Times New Roman" w:cs="Times New Roman"/>
                <w:b/>
                <w:bCs/>
                <w:noProof/>
                <w:sz w:val="24"/>
                <w:szCs w:val="24"/>
                <w:lang w:val="en-GB"/>
              </w:rPr>
              <w:drawing>
                <wp:inline distT="0" distB="0" distL="0" distR="0" wp14:anchorId="79E17129" wp14:editId="6082F141">
                  <wp:extent cx="1463040" cy="1564005"/>
                  <wp:effectExtent l="0" t="0" r="3810" b="0"/>
                  <wp:docPr id="16934905" name="Picture 9"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905" name="Picture 9" descr="A graph with orange line&#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1463966" cy="1564995"/>
                          </a:xfrm>
                          <a:prstGeom prst="rect">
                            <a:avLst/>
                          </a:prstGeom>
                        </pic:spPr>
                      </pic:pic>
                    </a:graphicData>
                  </a:graphic>
                </wp:inline>
              </w:drawing>
            </w:r>
          </w:p>
        </w:tc>
        <w:tc>
          <w:tcPr>
            <w:tcW w:w="2430" w:type="dxa"/>
          </w:tcPr>
          <w:p w14:paraId="66EA9A49" w14:textId="77777777" w:rsidR="00F16D8E" w:rsidRDefault="0013699C" w:rsidP="006822E9">
            <w:pPr>
              <w:spacing w:after="120"/>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0587646B" w14:textId="3689FE39" w:rsidR="00210107" w:rsidRDefault="00F16D8E" w:rsidP="006822E9">
            <w:pPr>
              <w:spacing w:after="120"/>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15AA5FFE" wp14:editId="74B1D918">
                  <wp:extent cx="1427929" cy="1570196"/>
                  <wp:effectExtent l="0" t="0" r="1270" b="0"/>
                  <wp:docPr id="1707927" name="Picture 10"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27" name="Picture 10" descr="A graph with orange line&#10;&#10;Description automatically generated"/>
                          <pic:cNvPicPr/>
                        </pic:nvPicPr>
                        <pic:blipFill>
                          <a:blip r:embed="rId56">
                            <a:extLst>
                              <a:ext uri="{28A0092B-C50C-407E-A947-70E740481C1C}">
                                <a14:useLocalDpi xmlns:a14="http://schemas.microsoft.com/office/drawing/2010/main" val="0"/>
                              </a:ext>
                            </a:extLst>
                          </a:blip>
                          <a:stretch>
                            <a:fillRect/>
                          </a:stretch>
                        </pic:blipFill>
                        <pic:spPr>
                          <a:xfrm>
                            <a:off x="0" y="0"/>
                            <a:ext cx="1443004" cy="1586773"/>
                          </a:xfrm>
                          <a:prstGeom prst="rect">
                            <a:avLst/>
                          </a:prstGeom>
                        </pic:spPr>
                      </pic:pic>
                    </a:graphicData>
                  </a:graphic>
                </wp:inline>
              </w:drawing>
            </w:r>
          </w:p>
        </w:tc>
      </w:tr>
    </w:tbl>
    <w:p w14:paraId="1DBCB8BA" w14:textId="77777777" w:rsidR="002D6B8C" w:rsidRPr="009A6896" w:rsidRDefault="002D6B8C" w:rsidP="0076201C">
      <w:pPr>
        <w:spacing w:before="120" w:after="240"/>
        <w:rPr>
          <w:rFonts w:ascii="Times New Roman" w:hAnsi="Times New Roman" w:cs="Times New Roman"/>
          <w:sz w:val="24"/>
          <w:szCs w:val="24"/>
          <w:lang w:val="en-GB"/>
        </w:rPr>
      </w:pPr>
      <w:r w:rsidRPr="009A6896">
        <w:rPr>
          <w:rFonts w:ascii="Times New Roman" w:hAnsi="Times New Roman" w:cs="Times New Roman"/>
          <w:sz w:val="24"/>
          <w:szCs w:val="24"/>
          <w:lang w:val="en-GB"/>
        </w:rPr>
        <w:t xml:space="preserve">The temporary above-trend growth </w:t>
      </w:r>
      <w:r w:rsidR="009A6896" w:rsidRPr="009A6896">
        <w:rPr>
          <w:rFonts w:ascii="Times New Roman" w:hAnsi="Times New Roman" w:cs="Times New Roman"/>
          <w:sz w:val="24"/>
          <w:szCs w:val="24"/>
          <w:lang w:val="en-GB"/>
        </w:rPr>
        <w:t xml:space="preserve">for two years </w:t>
      </w:r>
      <w:r w:rsidRPr="009A6896">
        <w:rPr>
          <w:rFonts w:ascii="Times New Roman" w:hAnsi="Times New Roman" w:cs="Times New Roman"/>
          <w:sz w:val="24"/>
          <w:szCs w:val="24"/>
          <w:lang w:val="en-GB"/>
        </w:rPr>
        <w:t>f</w:t>
      </w:r>
      <w:r w:rsidR="009A6896" w:rsidRPr="009A6896">
        <w:rPr>
          <w:rFonts w:ascii="Times New Roman" w:hAnsi="Times New Roman" w:cs="Times New Roman"/>
          <w:sz w:val="24"/>
          <w:szCs w:val="24"/>
          <w:lang w:val="en-GB"/>
        </w:rPr>
        <w:t xml:space="preserve">rom mid-2024 is mostly driven by </w:t>
      </w:r>
      <w:r w:rsidR="009A6896">
        <w:rPr>
          <w:rFonts w:ascii="Times New Roman" w:hAnsi="Times New Roman" w:cs="Times New Roman"/>
          <w:sz w:val="24"/>
          <w:szCs w:val="24"/>
          <w:lang w:val="en-GB"/>
        </w:rPr>
        <w:t xml:space="preserve">private </w:t>
      </w:r>
      <w:r w:rsidR="009A6896" w:rsidRPr="009A6896">
        <w:rPr>
          <w:rFonts w:ascii="Times New Roman" w:hAnsi="Times New Roman" w:cs="Times New Roman"/>
          <w:sz w:val="24"/>
          <w:szCs w:val="24"/>
          <w:lang w:val="en-GB"/>
        </w:rPr>
        <w:t>consumption</w:t>
      </w:r>
      <w:r w:rsidR="006F5F9B">
        <w:rPr>
          <w:rFonts w:ascii="Times New Roman" w:hAnsi="Times New Roman" w:cs="Times New Roman"/>
          <w:sz w:val="24"/>
          <w:szCs w:val="24"/>
          <w:lang w:val="en-GB"/>
        </w:rPr>
        <w:t xml:space="preserve"> and</w:t>
      </w:r>
      <w:r w:rsidR="009A6896">
        <w:rPr>
          <w:rFonts w:ascii="Times New Roman" w:hAnsi="Times New Roman" w:cs="Times New Roman"/>
          <w:sz w:val="24"/>
          <w:szCs w:val="24"/>
          <w:lang w:val="en-GB"/>
        </w:rPr>
        <w:t xml:space="preserve"> </w:t>
      </w:r>
      <w:r w:rsidR="009A6896" w:rsidRPr="009A6896">
        <w:rPr>
          <w:rFonts w:ascii="Times New Roman" w:hAnsi="Times New Roman" w:cs="Times New Roman"/>
          <w:sz w:val="24"/>
          <w:szCs w:val="24"/>
          <w:lang w:val="en-GB"/>
        </w:rPr>
        <w:t>return to normal of gov</w:t>
      </w:r>
      <w:r w:rsidR="0001375C">
        <w:rPr>
          <w:rFonts w:ascii="Times New Roman" w:hAnsi="Times New Roman" w:cs="Times New Roman"/>
          <w:sz w:val="24"/>
          <w:szCs w:val="24"/>
          <w:lang w:val="en-GB"/>
        </w:rPr>
        <w:t>ernmen</w:t>
      </w:r>
      <w:r w:rsidR="009A6896" w:rsidRPr="009A6896">
        <w:rPr>
          <w:rFonts w:ascii="Times New Roman" w:hAnsi="Times New Roman" w:cs="Times New Roman"/>
          <w:sz w:val="24"/>
          <w:szCs w:val="24"/>
          <w:lang w:val="en-GB"/>
        </w:rPr>
        <w:t>t demand</w:t>
      </w:r>
      <w:r w:rsidR="006F5F9B">
        <w:rPr>
          <w:rFonts w:ascii="Times New Roman" w:hAnsi="Times New Roman" w:cs="Times New Roman"/>
          <w:sz w:val="24"/>
          <w:szCs w:val="24"/>
          <w:lang w:val="en-GB"/>
        </w:rPr>
        <w:t>.</w:t>
      </w:r>
    </w:p>
    <w:tbl>
      <w:tblPr>
        <w:tblStyle w:val="TableGrid"/>
        <w:tblW w:w="10440" w:type="dxa"/>
        <w:tblInd w:w="-100" w:type="dxa"/>
        <w:tblBorders>
          <w:top w:val="single" w:sz="8" w:space="0" w:color="FFD966" w:themeColor="accent4" w:themeTint="99"/>
          <w:left w:val="single" w:sz="8" w:space="0" w:color="FFD966" w:themeColor="accent4" w:themeTint="99"/>
          <w:bottom w:val="single" w:sz="8" w:space="0" w:color="FFD966" w:themeColor="accent4" w:themeTint="99"/>
          <w:right w:val="single" w:sz="8" w:space="0" w:color="FFD966" w:themeColor="accent4" w:themeTint="99"/>
          <w:insideH w:val="single" w:sz="8" w:space="0" w:color="FFD966" w:themeColor="accent4" w:themeTint="99"/>
          <w:insideV w:val="single" w:sz="8" w:space="0" w:color="FFD966" w:themeColor="accent4" w:themeTint="99"/>
        </w:tblBorders>
        <w:tblLayout w:type="fixed"/>
        <w:tblLook w:val="04A0" w:firstRow="1" w:lastRow="0" w:firstColumn="1" w:lastColumn="0" w:noHBand="0" w:noVBand="1"/>
      </w:tblPr>
      <w:tblGrid>
        <w:gridCol w:w="2700"/>
        <w:gridCol w:w="2610"/>
        <w:gridCol w:w="2790"/>
        <w:gridCol w:w="2340"/>
      </w:tblGrid>
      <w:tr w:rsidR="002D6B8C" w14:paraId="7496D209" w14:textId="77777777" w:rsidTr="00946238">
        <w:tc>
          <w:tcPr>
            <w:tcW w:w="10440" w:type="dxa"/>
            <w:gridSpan w:val="4"/>
          </w:tcPr>
          <w:p w14:paraId="6C07716A" w14:textId="77777777" w:rsidR="002D6B8C" w:rsidRDefault="002D6B8C" w:rsidP="00946238">
            <w:pPr>
              <w:spacing w:after="120"/>
              <w:jc w:val="center"/>
              <w:rPr>
                <w:rFonts w:ascii="Times New Roman" w:hAnsi="Times New Roman" w:cs="Times New Roman"/>
                <w:noProof/>
                <w:sz w:val="24"/>
                <w:szCs w:val="24"/>
                <w:lang w:val="en-GB"/>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9</w:t>
            </w:r>
            <w:r w:rsidRPr="00CE572F">
              <w:rPr>
                <w:rFonts w:ascii="Times New Roman" w:hAnsi="Times New Roman" w:cs="Times New Roman"/>
                <w:b/>
                <w:bCs/>
                <w:noProof/>
                <w:color w:val="0070C0"/>
                <w:sz w:val="20"/>
                <w:szCs w:val="20"/>
              </w:rPr>
              <w:t xml:space="preserve">. </w:t>
            </w:r>
            <w:r w:rsidR="007D4812">
              <w:rPr>
                <w:rFonts w:ascii="Times New Roman" w:hAnsi="Times New Roman" w:cs="Times New Roman"/>
                <w:b/>
                <w:bCs/>
                <w:noProof/>
                <w:color w:val="0070C0"/>
                <w:sz w:val="20"/>
                <w:szCs w:val="20"/>
              </w:rPr>
              <w:t>Summary forecast: m</w:t>
            </w:r>
            <w:r w:rsidR="009A6896">
              <w:rPr>
                <w:rFonts w:ascii="Times New Roman" w:hAnsi="Times New Roman" w:cs="Times New Roman"/>
                <w:b/>
                <w:bCs/>
                <w:noProof/>
                <w:color w:val="0070C0"/>
                <w:sz w:val="20"/>
                <w:szCs w:val="20"/>
              </w:rPr>
              <w:t>ain drivers of growth (Y-on-Y % and % of GDP</w:t>
            </w:r>
            <w:r w:rsidR="00310081">
              <w:rPr>
                <w:rFonts w:ascii="Times New Roman" w:hAnsi="Times New Roman" w:cs="Times New Roman"/>
                <w:b/>
                <w:bCs/>
                <w:noProof/>
                <w:color w:val="0070C0"/>
                <w:sz w:val="20"/>
                <w:szCs w:val="20"/>
              </w:rPr>
              <w:t>)</w:t>
            </w:r>
          </w:p>
        </w:tc>
      </w:tr>
      <w:tr w:rsidR="002D6B8C" w14:paraId="54933131" w14:textId="77777777" w:rsidTr="00AF3288">
        <w:tc>
          <w:tcPr>
            <w:tcW w:w="2700" w:type="dxa"/>
          </w:tcPr>
          <w:p w14:paraId="59049E13" w14:textId="77777777" w:rsidR="002D6B8C" w:rsidRPr="00CE572F" w:rsidRDefault="002D6B8C" w:rsidP="00946238">
            <w:pPr>
              <w:spacing w:after="100" w:afterAutospacing="1"/>
              <w:rPr>
                <w:rFonts w:ascii="Times New Roman" w:hAnsi="Times New Roman" w:cs="Times New Roman"/>
                <w:b/>
                <w:bCs/>
                <w:noProof/>
                <w:color w:val="0070C0"/>
                <w:sz w:val="20"/>
                <w:szCs w:val="20"/>
              </w:rPr>
            </w:pPr>
            <w:r w:rsidRPr="0020275B">
              <w:rPr>
                <w:rFonts w:ascii="Times New Roman" w:hAnsi="Times New Roman" w:cs="Times New Roman"/>
                <w:b/>
                <w:bCs/>
                <w:noProof/>
                <w:color w:val="0070C0"/>
                <w:sz w:val="18"/>
                <w:szCs w:val="18"/>
              </w:rPr>
              <w:t xml:space="preserve">Fig. </w:t>
            </w:r>
            <w:r>
              <w:rPr>
                <w:rFonts w:ascii="Times New Roman" w:hAnsi="Times New Roman" w:cs="Times New Roman"/>
                <w:b/>
                <w:bCs/>
                <w:noProof/>
                <w:color w:val="0070C0"/>
                <w:sz w:val="18"/>
                <w:szCs w:val="18"/>
              </w:rPr>
              <w:t>9</w:t>
            </w:r>
            <w:r w:rsidRPr="0020275B">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1</w:t>
            </w:r>
            <w:r w:rsidRPr="0020275B">
              <w:rPr>
                <w:rFonts w:ascii="Times New Roman" w:hAnsi="Times New Roman" w:cs="Times New Roman"/>
                <w:b/>
                <w:bCs/>
                <w:noProof/>
                <w:color w:val="0070C0"/>
                <w:sz w:val="18"/>
                <w:szCs w:val="18"/>
              </w:rPr>
              <w:t xml:space="preserve"> </w:t>
            </w:r>
            <w:r w:rsidR="009A6896">
              <w:rPr>
                <w:rFonts w:ascii="Times New Roman" w:hAnsi="Times New Roman" w:cs="Times New Roman"/>
                <w:b/>
                <w:bCs/>
                <w:noProof/>
                <w:color w:val="0070C0"/>
                <w:sz w:val="18"/>
                <w:szCs w:val="18"/>
              </w:rPr>
              <w:t>Private c</w:t>
            </w:r>
            <w:r>
              <w:rPr>
                <w:rFonts w:ascii="Times New Roman" w:hAnsi="Times New Roman" w:cs="Times New Roman"/>
                <w:b/>
                <w:bCs/>
                <w:noProof/>
                <w:color w:val="0070C0"/>
                <w:sz w:val="18"/>
                <w:szCs w:val="18"/>
              </w:rPr>
              <w:t>o</w:t>
            </w:r>
            <w:r w:rsidR="009A6896">
              <w:rPr>
                <w:rFonts w:ascii="Times New Roman" w:hAnsi="Times New Roman" w:cs="Times New Roman"/>
                <w:b/>
                <w:bCs/>
                <w:noProof/>
                <w:color w:val="0070C0"/>
                <w:sz w:val="18"/>
                <w:szCs w:val="18"/>
              </w:rPr>
              <w:t>n</w:t>
            </w:r>
            <w:r>
              <w:rPr>
                <w:rFonts w:ascii="Times New Roman" w:hAnsi="Times New Roman" w:cs="Times New Roman"/>
                <w:b/>
                <w:bCs/>
                <w:noProof/>
                <w:color w:val="0070C0"/>
                <w:sz w:val="18"/>
                <w:szCs w:val="18"/>
              </w:rPr>
              <w:t>sumption</w:t>
            </w:r>
          </w:p>
        </w:tc>
        <w:tc>
          <w:tcPr>
            <w:tcW w:w="2610" w:type="dxa"/>
          </w:tcPr>
          <w:p w14:paraId="21313404" w14:textId="77777777" w:rsidR="002D6B8C" w:rsidRDefault="002D6B8C" w:rsidP="00946238">
            <w:pPr>
              <w:rPr>
                <w:rFonts w:ascii="Times New Roman" w:hAnsi="Times New Roman" w:cs="Times New Roman"/>
                <w:noProof/>
                <w:sz w:val="24"/>
                <w:szCs w:val="24"/>
                <w:lang w:val="en-GB"/>
              </w:rPr>
            </w:pPr>
            <w:r w:rsidRPr="0020275B">
              <w:rPr>
                <w:rFonts w:ascii="Times New Roman" w:hAnsi="Times New Roman" w:cs="Times New Roman"/>
                <w:b/>
                <w:bCs/>
                <w:noProof/>
                <w:color w:val="0070C0"/>
                <w:sz w:val="18"/>
                <w:szCs w:val="18"/>
              </w:rPr>
              <w:t xml:space="preserve">Fig. </w:t>
            </w:r>
            <w:r>
              <w:rPr>
                <w:rFonts w:ascii="Times New Roman" w:hAnsi="Times New Roman" w:cs="Times New Roman"/>
                <w:b/>
                <w:bCs/>
                <w:noProof/>
                <w:color w:val="0070C0"/>
                <w:sz w:val="18"/>
                <w:szCs w:val="18"/>
              </w:rPr>
              <w:t>9</w:t>
            </w:r>
            <w:r w:rsidRPr="0020275B">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2 Gov demand for G&amp;S</w:t>
            </w:r>
          </w:p>
        </w:tc>
        <w:tc>
          <w:tcPr>
            <w:tcW w:w="2790" w:type="dxa"/>
          </w:tcPr>
          <w:p w14:paraId="77A5539E" w14:textId="77777777" w:rsidR="002D6B8C" w:rsidRDefault="002D6B8C" w:rsidP="00946238">
            <w:pPr>
              <w:rPr>
                <w:rFonts w:ascii="Times New Roman" w:hAnsi="Times New Roman" w:cs="Times New Roman"/>
                <w:noProof/>
                <w:sz w:val="24"/>
                <w:szCs w:val="24"/>
                <w:lang w:val="en-GB"/>
              </w:rPr>
            </w:pPr>
            <w:r w:rsidRPr="0020275B">
              <w:rPr>
                <w:rFonts w:ascii="Times New Roman" w:hAnsi="Times New Roman" w:cs="Times New Roman"/>
                <w:b/>
                <w:bCs/>
                <w:noProof/>
                <w:color w:val="0070C0"/>
                <w:sz w:val="18"/>
                <w:szCs w:val="18"/>
              </w:rPr>
              <w:t xml:space="preserve">Fig. </w:t>
            </w:r>
            <w:r>
              <w:rPr>
                <w:rFonts w:ascii="Times New Roman" w:hAnsi="Times New Roman" w:cs="Times New Roman"/>
                <w:b/>
                <w:bCs/>
                <w:noProof/>
                <w:color w:val="0070C0"/>
                <w:sz w:val="18"/>
                <w:szCs w:val="18"/>
              </w:rPr>
              <w:t>9</w:t>
            </w:r>
            <w:r w:rsidRPr="0020275B">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3</w:t>
            </w:r>
            <w:r w:rsidRPr="0020275B">
              <w:rPr>
                <w:rFonts w:ascii="Times New Roman" w:hAnsi="Times New Roman" w:cs="Times New Roman"/>
                <w:b/>
                <w:bCs/>
                <w:noProof/>
                <w:color w:val="0070C0"/>
                <w:sz w:val="18"/>
                <w:szCs w:val="18"/>
              </w:rPr>
              <w:t xml:space="preserve"> </w:t>
            </w:r>
            <w:r>
              <w:rPr>
                <w:rFonts w:ascii="Times New Roman" w:hAnsi="Times New Roman" w:cs="Times New Roman"/>
                <w:b/>
                <w:bCs/>
                <w:noProof/>
                <w:color w:val="0070C0"/>
                <w:sz w:val="18"/>
                <w:szCs w:val="18"/>
              </w:rPr>
              <w:t>Bu</w:t>
            </w:r>
            <w:r w:rsidR="009A6896">
              <w:rPr>
                <w:rFonts w:ascii="Times New Roman" w:hAnsi="Times New Roman" w:cs="Times New Roman"/>
                <w:b/>
                <w:bCs/>
                <w:noProof/>
                <w:color w:val="0070C0"/>
                <w:sz w:val="18"/>
                <w:szCs w:val="18"/>
              </w:rPr>
              <w:t>dg</w:t>
            </w:r>
            <w:r>
              <w:rPr>
                <w:rFonts w:ascii="Times New Roman" w:hAnsi="Times New Roman" w:cs="Times New Roman"/>
                <w:b/>
                <w:bCs/>
                <w:noProof/>
                <w:color w:val="0070C0"/>
                <w:sz w:val="18"/>
                <w:szCs w:val="18"/>
              </w:rPr>
              <w:t xml:space="preserve">et deficit </w:t>
            </w:r>
            <w:r w:rsidR="009A6896">
              <w:rPr>
                <w:rFonts w:ascii="Times New Roman" w:hAnsi="Times New Roman" w:cs="Times New Roman"/>
                <w:b/>
                <w:bCs/>
                <w:noProof/>
                <w:color w:val="0070C0"/>
                <w:sz w:val="18"/>
                <w:szCs w:val="18"/>
              </w:rPr>
              <w:t>excl</w:t>
            </w:r>
            <w:r>
              <w:rPr>
                <w:rFonts w:ascii="Times New Roman" w:hAnsi="Times New Roman" w:cs="Times New Roman"/>
                <w:b/>
                <w:bCs/>
                <w:noProof/>
                <w:color w:val="0070C0"/>
                <w:sz w:val="18"/>
                <w:szCs w:val="18"/>
              </w:rPr>
              <w:t xml:space="preserve"> grants</w:t>
            </w:r>
          </w:p>
        </w:tc>
        <w:tc>
          <w:tcPr>
            <w:tcW w:w="2340" w:type="dxa"/>
            <w:tcBorders>
              <w:bottom w:val="single" w:sz="12" w:space="0" w:color="FFD966" w:themeColor="accent4" w:themeTint="99"/>
            </w:tcBorders>
          </w:tcPr>
          <w:p w14:paraId="1C85D042" w14:textId="77777777" w:rsidR="002D6B8C" w:rsidRDefault="009A6896" w:rsidP="00946238">
            <w:pPr>
              <w:spacing w:after="120"/>
              <w:rPr>
                <w:rFonts w:ascii="Times New Roman" w:hAnsi="Times New Roman" w:cs="Times New Roman"/>
                <w:noProof/>
                <w:sz w:val="24"/>
                <w:szCs w:val="24"/>
                <w:lang w:val="en-GB"/>
              </w:rPr>
            </w:pPr>
            <w:r w:rsidRPr="0020275B">
              <w:rPr>
                <w:rFonts w:ascii="Times New Roman" w:hAnsi="Times New Roman" w:cs="Times New Roman"/>
                <w:b/>
                <w:bCs/>
                <w:noProof/>
                <w:color w:val="0070C0"/>
                <w:sz w:val="18"/>
                <w:szCs w:val="18"/>
              </w:rPr>
              <w:t xml:space="preserve">Fig. </w:t>
            </w:r>
            <w:r>
              <w:rPr>
                <w:rFonts w:ascii="Times New Roman" w:hAnsi="Times New Roman" w:cs="Times New Roman"/>
                <w:b/>
                <w:bCs/>
                <w:noProof/>
                <w:color w:val="0070C0"/>
                <w:sz w:val="18"/>
                <w:szCs w:val="18"/>
              </w:rPr>
              <w:t>9</w:t>
            </w:r>
            <w:r w:rsidRPr="0020275B">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3</w:t>
            </w:r>
            <w:r w:rsidRPr="0020275B">
              <w:rPr>
                <w:rFonts w:ascii="Times New Roman" w:hAnsi="Times New Roman" w:cs="Times New Roman"/>
                <w:b/>
                <w:bCs/>
                <w:noProof/>
                <w:color w:val="0070C0"/>
                <w:sz w:val="18"/>
                <w:szCs w:val="18"/>
              </w:rPr>
              <w:t xml:space="preserve"> </w:t>
            </w:r>
            <w:r>
              <w:rPr>
                <w:rFonts w:ascii="Times New Roman" w:hAnsi="Times New Roman" w:cs="Times New Roman"/>
                <w:b/>
                <w:bCs/>
                <w:noProof/>
                <w:color w:val="0070C0"/>
                <w:sz w:val="18"/>
                <w:szCs w:val="18"/>
              </w:rPr>
              <w:t>Exports</w:t>
            </w:r>
          </w:p>
        </w:tc>
      </w:tr>
      <w:tr w:rsidR="002D6B8C" w14:paraId="2C050DDD" w14:textId="77777777" w:rsidTr="00AF3288">
        <w:trPr>
          <w:trHeight w:val="2392"/>
        </w:trPr>
        <w:tc>
          <w:tcPr>
            <w:tcW w:w="2700" w:type="dxa"/>
          </w:tcPr>
          <w:p w14:paraId="2DD30E00" w14:textId="77777777" w:rsidR="009A6896" w:rsidRDefault="002D6B8C" w:rsidP="009A6896">
            <w:pPr>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14CCF0BE" w14:textId="4345FBA7" w:rsidR="002D6B8C" w:rsidRPr="0020275B" w:rsidRDefault="00AF3288" w:rsidP="00946238">
            <w:pPr>
              <w:spacing w:after="100" w:afterAutospacing="1"/>
              <w:rPr>
                <w:rFonts w:ascii="Times New Roman" w:hAnsi="Times New Roman" w:cs="Times New Roman"/>
                <w:b/>
                <w:bCs/>
                <w:noProof/>
                <w:color w:val="0070C0"/>
                <w:sz w:val="18"/>
                <w:szCs w:val="18"/>
              </w:rPr>
            </w:pPr>
            <w:r>
              <w:rPr>
                <w:rFonts w:ascii="Times New Roman" w:hAnsi="Times New Roman" w:cs="Times New Roman"/>
                <w:b/>
                <w:bCs/>
                <w:noProof/>
                <w:color w:val="0070C0"/>
                <w:sz w:val="18"/>
                <w:szCs w:val="18"/>
              </w:rPr>
              <w:drawing>
                <wp:inline distT="0" distB="0" distL="0" distR="0" wp14:anchorId="6ED414D3" wp14:editId="0072398B">
                  <wp:extent cx="1576993" cy="1483200"/>
                  <wp:effectExtent l="0" t="0" r="4445" b="3175"/>
                  <wp:docPr id="1373727220" name="Picture 11"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27220" name="Picture 11" descr="A graph with orange line&#10;&#10;Description automatically generated"/>
                          <pic:cNvPicPr/>
                        </pic:nvPicPr>
                        <pic:blipFill>
                          <a:blip r:embed="rId57">
                            <a:extLst>
                              <a:ext uri="{28A0092B-C50C-407E-A947-70E740481C1C}">
                                <a14:useLocalDpi xmlns:a14="http://schemas.microsoft.com/office/drawing/2010/main" val="0"/>
                              </a:ext>
                            </a:extLst>
                          </a:blip>
                          <a:stretch>
                            <a:fillRect/>
                          </a:stretch>
                        </pic:blipFill>
                        <pic:spPr>
                          <a:xfrm>
                            <a:off x="0" y="0"/>
                            <a:ext cx="1584838" cy="1490578"/>
                          </a:xfrm>
                          <a:prstGeom prst="rect">
                            <a:avLst/>
                          </a:prstGeom>
                        </pic:spPr>
                      </pic:pic>
                    </a:graphicData>
                  </a:graphic>
                </wp:inline>
              </w:drawing>
            </w:r>
          </w:p>
        </w:tc>
        <w:tc>
          <w:tcPr>
            <w:tcW w:w="2610" w:type="dxa"/>
          </w:tcPr>
          <w:p w14:paraId="153C5B3A" w14:textId="77777777" w:rsidR="002D6B8C" w:rsidRDefault="002D6B8C" w:rsidP="00946238">
            <w:pPr>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47848E5F" w14:textId="4C9F7395" w:rsidR="002D6B8C" w:rsidRPr="0020275B" w:rsidRDefault="00AF3288" w:rsidP="00946238">
            <w:pPr>
              <w:rPr>
                <w:rFonts w:ascii="Times New Roman" w:hAnsi="Times New Roman" w:cs="Times New Roman"/>
                <w:b/>
                <w:bCs/>
                <w:noProof/>
                <w:color w:val="0070C0"/>
                <w:sz w:val="18"/>
                <w:szCs w:val="18"/>
              </w:rPr>
            </w:pPr>
            <w:r>
              <w:rPr>
                <w:rFonts w:ascii="Times New Roman" w:hAnsi="Times New Roman" w:cs="Times New Roman"/>
                <w:b/>
                <w:bCs/>
                <w:noProof/>
                <w:color w:val="0070C0"/>
                <w:sz w:val="18"/>
                <w:szCs w:val="18"/>
              </w:rPr>
              <w:drawing>
                <wp:inline distT="0" distB="0" distL="0" distR="0" wp14:anchorId="1C21EE60" wp14:editId="3961B13D">
                  <wp:extent cx="1519315" cy="1411200"/>
                  <wp:effectExtent l="0" t="0" r="5080" b="0"/>
                  <wp:docPr id="178750025" name="Picture 12"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0025" name="Picture 12" descr="A graph with orange line&#10;&#10;Description automatically generated"/>
                          <pic:cNvPicPr/>
                        </pic:nvPicPr>
                        <pic:blipFill>
                          <a:blip r:embed="rId58">
                            <a:extLst>
                              <a:ext uri="{BEBA8EAE-BF5A-486C-A8C5-ECC9F3942E4B}">
                                <a14:imgProps xmlns:a14="http://schemas.microsoft.com/office/drawing/2010/main">
                                  <a14:imgLayer r:embed="rId59">
                                    <a14:imgEffect>
                                      <a14:sharpenSoften amount="38000"/>
                                    </a14:imgEffect>
                                    <a14:imgEffect>
                                      <a14:brightnessContrast contrast="18000"/>
                                    </a14:imgEffect>
                                  </a14:imgLayer>
                                </a14:imgProps>
                              </a:ext>
                              <a:ext uri="{28A0092B-C50C-407E-A947-70E740481C1C}">
                                <a14:useLocalDpi xmlns:a14="http://schemas.microsoft.com/office/drawing/2010/main" val="0"/>
                              </a:ext>
                            </a:extLst>
                          </a:blip>
                          <a:stretch>
                            <a:fillRect/>
                          </a:stretch>
                        </pic:blipFill>
                        <pic:spPr>
                          <a:xfrm>
                            <a:off x="0" y="0"/>
                            <a:ext cx="1528058" cy="1419321"/>
                          </a:xfrm>
                          <a:prstGeom prst="rect">
                            <a:avLst/>
                          </a:prstGeom>
                        </pic:spPr>
                      </pic:pic>
                    </a:graphicData>
                  </a:graphic>
                </wp:inline>
              </w:drawing>
            </w:r>
          </w:p>
        </w:tc>
        <w:tc>
          <w:tcPr>
            <w:tcW w:w="2790" w:type="dxa"/>
            <w:tcBorders>
              <w:right w:val="single" w:sz="12" w:space="0" w:color="FFD966" w:themeColor="accent4" w:themeTint="99"/>
            </w:tcBorders>
          </w:tcPr>
          <w:p w14:paraId="4356A53C" w14:textId="77777777" w:rsidR="002D6B8C" w:rsidRDefault="002D6B8C" w:rsidP="009A6896">
            <w:pPr>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6E0DB6A7" w14:textId="3CE56B74" w:rsidR="002D6B8C" w:rsidRPr="0020275B" w:rsidRDefault="00AF3288" w:rsidP="00946238">
            <w:pPr>
              <w:rPr>
                <w:rFonts w:ascii="Times New Roman" w:hAnsi="Times New Roman" w:cs="Times New Roman"/>
                <w:b/>
                <w:bCs/>
                <w:noProof/>
                <w:color w:val="0070C0"/>
                <w:sz w:val="18"/>
                <w:szCs w:val="18"/>
              </w:rPr>
            </w:pPr>
            <w:r>
              <w:rPr>
                <w:rFonts w:ascii="Times New Roman" w:hAnsi="Times New Roman" w:cs="Times New Roman"/>
                <w:b/>
                <w:bCs/>
                <w:noProof/>
                <w:color w:val="0070C0"/>
                <w:sz w:val="18"/>
                <w:szCs w:val="18"/>
              </w:rPr>
              <w:drawing>
                <wp:inline distT="0" distB="0" distL="0" distR="0" wp14:anchorId="48580E64" wp14:editId="3E1269D0">
                  <wp:extent cx="1577340" cy="1442720"/>
                  <wp:effectExtent l="0" t="0" r="3810" b="5080"/>
                  <wp:docPr id="1023217547" name="Picture 14" descr="A graph with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17547" name="Picture 14" descr="A graph with orange lines&#10;&#10;Description automatically generated"/>
                          <pic:cNvPicPr/>
                        </pic:nvPicPr>
                        <pic:blipFill>
                          <a:blip r:embed="rId60">
                            <a:extLst>
                              <a:ext uri="{28A0092B-C50C-407E-A947-70E740481C1C}">
                                <a14:useLocalDpi xmlns:a14="http://schemas.microsoft.com/office/drawing/2010/main" val="0"/>
                              </a:ext>
                            </a:extLst>
                          </a:blip>
                          <a:stretch>
                            <a:fillRect/>
                          </a:stretch>
                        </pic:blipFill>
                        <pic:spPr>
                          <a:xfrm>
                            <a:off x="0" y="0"/>
                            <a:ext cx="1580864" cy="1445943"/>
                          </a:xfrm>
                          <a:prstGeom prst="rect">
                            <a:avLst/>
                          </a:prstGeom>
                        </pic:spPr>
                      </pic:pic>
                    </a:graphicData>
                  </a:graphic>
                </wp:inline>
              </w:drawing>
            </w:r>
          </w:p>
        </w:tc>
        <w:tc>
          <w:tcPr>
            <w:tcW w:w="234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53C83A11" w14:textId="77777777" w:rsidR="00AF3288" w:rsidRDefault="00AF3288" w:rsidP="009A6896">
            <w:pPr>
              <w:rPr>
                <w:rFonts w:ascii="Times New Roman" w:hAnsi="Times New Roman" w:cs="Times New Roman"/>
                <w:noProof/>
                <w:sz w:val="24"/>
                <w:szCs w:val="24"/>
                <w:lang w:val="en-GB"/>
              </w:rPr>
            </w:pPr>
          </w:p>
          <w:p w14:paraId="6A61263E" w14:textId="1002DC45" w:rsidR="009A6896" w:rsidRDefault="00AF3288" w:rsidP="00946238">
            <w:pPr>
              <w:spacing w:after="120"/>
              <w:rPr>
                <w:rFonts w:ascii="Times New Roman" w:hAnsi="Times New Roman" w:cs="Times New Roman"/>
                <w:noProof/>
                <w:sz w:val="24"/>
                <w:szCs w:val="24"/>
                <w:lang w:val="en-GB"/>
              </w:rPr>
            </w:pPr>
            <w:r>
              <w:rPr>
                <w:rFonts w:ascii="Times New Roman" w:hAnsi="Times New Roman" w:cs="Times New Roman"/>
                <w:noProof/>
                <w:sz w:val="24"/>
                <w:szCs w:val="24"/>
                <w:lang w:val="en-GB"/>
              </w:rPr>
              <w:drawing>
                <wp:inline distT="0" distB="0" distL="0" distR="0" wp14:anchorId="58C8F5B7" wp14:editId="5E048CC5">
                  <wp:extent cx="1471612" cy="1441924"/>
                  <wp:effectExtent l="0" t="0" r="0" b="6350"/>
                  <wp:docPr id="630250410" name="Picture 15"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50410" name="Picture 15" descr="A graph with orange line&#10;&#10;Description automatically generated"/>
                          <pic:cNvPicPr/>
                        </pic:nvPicPr>
                        <pic:blipFill>
                          <a:blip r:embed="rId61">
                            <a:extLst>
                              <a:ext uri="{BEBA8EAE-BF5A-486C-A8C5-ECC9F3942E4B}">
                                <a14:imgProps xmlns:a14="http://schemas.microsoft.com/office/drawing/2010/main">
                                  <a14:imgLayer r:embed="rId62">
                                    <a14:imgEffect>
                                      <a14:sharpenSoften amount="46000"/>
                                    </a14:imgEffect>
                                    <a14:imgEffect>
                                      <a14:brightnessContrast contrast="18000"/>
                                    </a14:imgEffect>
                                  </a14:imgLayer>
                                </a14:imgProps>
                              </a:ext>
                              <a:ext uri="{28A0092B-C50C-407E-A947-70E740481C1C}">
                                <a14:useLocalDpi xmlns:a14="http://schemas.microsoft.com/office/drawing/2010/main" val="0"/>
                              </a:ext>
                            </a:extLst>
                          </a:blip>
                          <a:stretch>
                            <a:fillRect/>
                          </a:stretch>
                        </pic:blipFill>
                        <pic:spPr>
                          <a:xfrm>
                            <a:off x="0" y="0"/>
                            <a:ext cx="1479679" cy="1449829"/>
                          </a:xfrm>
                          <a:prstGeom prst="rect">
                            <a:avLst/>
                          </a:prstGeom>
                        </pic:spPr>
                      </pic:pic>
                    </a:graphicData>
                  </a:graphic>
                </wp:inline>
              </w:drawing>
            </w:r>
          </w:p>
        </w:tc>
      </w:tr>
    </w:tbl>
    <w:p w14:paraId="58F19BFE" w14:textId="77777777" w:rsidR="00870A1B" w:rsidRPr="00555C8A" w:rsidRDefault="00870A1B">
      <w:pPr>
        <w:pStyle w:val="Heading2"/>
        <w:numPr>
          <w:ilvl w:val="1"/>
          <w:numId w:val="3"/>
        </w:numPr>
        <w:spacing w:before="360" w:after="120"/>
        <w:rPr>
          <w:lang w:val="en-GB"/>
        </w:rPr>
      </w:pPr>
      <w:bookmarkStart w:id="165" w:name="_Toc154000844"/>
      <w:r w:rsidRPr="00555C8A">
        <w:rPr>
          <w:rFonts w:ascii="Times New Roman" w:hAnsi="Times New Roman" w:cs="Times New Roman"/>
          <w:b/>
          <w:bCs/>
          <w:lang w:val="en-GB"/>
        </w:rPr>
        <w:t>Macroeconomic forecast narrative</w:t>
      </w:r>
      <w:bookmarkEnd w:id="165"/>
      <w:r w:rsidRPr="00555C8A">
        <w:rPr>
          <w:rFonts w:ascii="Times New Roman" w:hAnsi="Times New Roman" w:cs="Times New Roman"/>
          <w:b/>
          <w:bCs/>
          <w:lang w:val="en-GB"/>
        </w:rPr>
        <w:t xml:space="preserve"> </w:t>
      </w:r>
    </w:p>
    <w:p w14:paraId="47FA4EC4" w14:textId="77777777" w:rsidR="000F27B7" w:rsidRPr="00310081" w:rsidRDefault="009C5DF2" w:rsidP="00310081">
      <w:pPr>
        <w:pStyle w:val="Heading3"/>
        <w:numPr>
          <w:ilvl w:val="2"/>
          <w:numId w:val="19"/>
        </w:numPr>
        <w:spacing w:after="120"/>
        <w:rPr>
          <w:rFonts w:ascii="Times New Roman" w:hAnsi="Times New Roman" w:cs="Times New Roman"/>
          <w:b/>
          <w:bCs/>
          <w:color w:val="2F5496" w:themeColor="accent1" w:themeShade="BF"/>
          <w:lang w:val="en-GB"/>
        </w:rPr>
      </w:pPr>
      <w:bookmarkStart w:id="166" w:name="_Toc154000845"/>
      <w:r w:rsidRPr="00310081">
        <w:rPr>
          <w:rFonts w:ascii="Times New Roman" w:hAnsi="Times New Roman" w:cs="Times New Roman"/>
          <w:b/>
          <w:bCs/>
          <w:color w:val="2F5496" w:themeColor="accent1" w:themeShade="BF"/>
          <w:lang w:val="en-GB"/>
        </w:rPr>
        <w:t>Output (GDP)</w:t>
      </w:r>
      <w:r w:rsidR="006A7175" w:rsidRPr="00310081">
        <w:rPr>
          <w:rFonts w:ascii="Times New Roman" w:hAnsi="Times New Roman" w:cs="Times New Roman"/>
          <w:b/>
          <w:bCs/>
          <w:color w:val="2F5496" w:themeColor="accent1" w:themeShade="BF"/>
          <w:lang w:val="en-GB"/>
        </w:rPr>
        <w:t xml:space="preserve"> and </w:t>
      </w:r>
      <w:r w:rsidR="004F7173" w:rsidRPr="00310081">
        <w:rPr>
          <w:rFonts w:ascii="Times New Roman" w:hAnsi="Times New Roman" w:cs="Times New Roman"/>
          <w:b/>
          <w:bCs/>
          <w:color w:val="2F5496" w:themeColor="accent1" w:themeShade="BF"/>
          <w:lang w:val="en-GB"/>
        </w:rPr>
        <w:t>cyclical position</w:t>
      </w:r>
      <w:bookmarkEnd w:id="166"/>
    </w:p>
    <w:p w14:paraId="68AC99D4" w14:textId="7CE3F18F" w:rsidR="00003965" w:rsidRPr="006041C0" w:rsidRDefault="00D3092C" w:rsidP="00146203">
      <w:pPr>
        <w:spacing w:after="120"/>
        <w:rPr>
          <w:rFonts w:ascii="Times New Roman" w:hAnsi="Times New Roman" w:cs="Times New Roman"/>
          <w:color w:val="385623" w:themeColor="accent6" w:themeShade="80"/>
          <w:sz w:val="24"/>
          <w:szCs w:val="24"/>
          <w:lang w:val="en-GB"/>
        </w:rPr>
      </w:pPr>
      <w:r w:rsidRPr="006041C0">
        <w:rPr>
          <w:rFonts w:ascii="Times New Roman" w:hAnsi="Times New Roman" w:cs="Times New Roman"/>
          <w:color w:val="385623" w:themeColor="accent6" w:themeShade="80"/>
          <w:sz w:val="24"/>
          <w:szCs w:val="24"/>
          <w:lang w:val="en-GB"/>
        </w:rPr>
        <w:t xml:space="preserve">The </w:t>
      </w:r>
      <w:r w:rsidR="00882F9E" w:rsidRPr="006041C0">
        <w:rPr>
          <w:rFonts w:ascii="Times New Roman" w:hAnsi="Times New Roman" w:cs="Times New Roman"/>
          <w:noProof/>
          <w:color w:val="385623" w:themeColor="accent6" w:themeShade="80"/>
          <w:sz w:val="24"/>
          <w:szCs w:val="24"/>
        </w:rPr>
        <w:t>y-on-y</w:t>
      </w:r>
      <w:r w:rsidR="000F27B7" w:rsidRPr="006041C0">
        <w:rPr>
          <w:rFonts w:ascii="Times New Roman" w:hAnsi="Times New Roman" w:cs="Times New Roman"/>
          <w:color w:val="385623" w:themeColor="accent6" w:themeShade="80"/>
          <w:sz w:val="24"/>
          <w:szCs w:val="24"/>
          <w:lang w:val="en-GB"/>
        </w:rPr>
        <w:t xml:space="preserve"> growth </w:t>
      </w:r>
      <w:r w:rsidRPr="006041C0">
        <w:rPr>
          <w:rFonts w:ascii="Times New Roman" w:hAnsi="Times New Roman" w:cs="Times New Roman"/>
          <w:color w:val="385623" w:themeColor="accent6" w:themeShade="80"/>
          <w:sz w:val="24"/>
          <w:szCs w:val="24"/>
          <w:lang w:val="en-GB"/>
        </w:rPr>
        <w:t xml:space="preserve">of output (GDP) is expected to </w:t>
      </w:r>
      <w:r w:rsidR="00D51E83" w:rsidRPr="006041C0">
        <w:rPr>
          <w:rFonts w:ascii="Times New Roman" w:hAnsi="Times New Roman" w:cs="Times New Roman"/>
          <w:color w:val="385623" w:themeColor="accent6" w:themeShade="80"/>
          <w:sz w:val="24"/>
          <w:szCs w:val="24"/>
          <w:lang w:val="en-GB"/>
        </w:rPr>
        <w:t>remain</w:t>
      </w:r>
      <w:r w:rsidRPr="006041C0">
        <w:rPr>
          <w:rFonts w:ascii="Times New Roman" w:hAnsi="Times New Roman" w:cs="Times New Roman"/>
          <w:color w:val="385623" w:themeColor="accent6" w:themeShade="80"/>
          <w:sz w:val="24"/>
          <w:szCs w:val="24"/>
          <w:lang w:val="en-GB"/>
        </w:rPr>
        <w:t xml:space="preserve"> sluggish </w:t>
      </w:r>
      <w:r w:rsidR="00D51E83" w:rsidRPr="006041C0">
        <w:rPr>
          <w:rFonts w:ascii="Times New Roman" w:hAnsi="Times New Roman" w:cs="Times New Roman"/>
          <w:color w:val="385623" w:themeColor="accent6" w:themeShade="80"/>
          <w:sz w:val="24"/>
          <w:szCs w:val="24"/>
          <w:lang w:val="en-GB"/>
        </w:rPr>
        <w:t xml:space="preserve">at 5% </w:t>
      </w:r>
      <w:r w:rsidRPr="006041C0">
        <w:rPr>
          <w:rFonts w:ascii="Times New Roman" w:hAnsi="Times New Roman" w:cs="Times New Roman"/>
          <w:color w:val="385623" w:themeColor="accent6" w:themeShade="80"/>
          <w:sz w:val="24"/>
          <w:szCs w:val="24"/>
          <w:lang w:val="en-GB"/>
        </w:rPr>
        <w:t>in 2023Q</w:t>
      </w:r>
      <w:r w:rsidR="001A438C" w:rsidRPr="006041C0">
        <w:rPr>
          <w:rFonts w:ascii="Times New Roman" w:hAnsi="Times New Roman" w:cs="Times New Roman"/>
          <w:color w:val="385623" w:themeColor="accent6" w:themeShade="80"/>
          <w:sz w:val="24"/>
          <w:szCs w:val="24"/>
          <w:lang w:val="en-GB"/>
        </w:rPr>
        <w:t>3-</w:t>
      </w:r>
      <w:r w:rsidRPr="006041C0">
        <w:rPr>
          <w:rFonts w:ascii="Times New Roman" w:hAnsi="Times New Roman" w:cs="Times New Roman"/>
          <w:color w:val="385623" w:themeColor="accent6" w:themeShade="80"/>
          <w:sz w:val="24"/>
          <w:szCs w:val="24"/>
          <w:lang w:val="en-GB"/>
        </w:rPr>
        <w:t xml:space="preserve">4 </w:t>
      </w:r>
      <w:r w:rsidR="001A438C" w:rsidRPr="006041C0">
        <w:rPr>
          <w:rFonts w:ascii="Times New Roman" w:hAnsi="Times New Roman" w:cs="Times New Roman"/>
          <w:color w:val="385623" w:themeColor="accent6" w:themeShade="80"/>
          <w:sz w:val="24"/>
          <w:szCs w:val="24"/>
          <w:lang w:val="en-GB"/>
        </w:rPr>
        <w:t>given the</w:t>
      </w:r>
      <w:r w:rsidRPr="006041C0">
        <w:rPr>
          <w:rFonts w:ascii="Times New Roman" w:hAnsi="Times New Roman" w:cs="Times New Roman"/>
          <w:color w:val="385623" w:themeColor="accent6" w:themeShade="80"/>
          <w:sz w:val="24"/>
          <w:szCs w:val="24"/>
          <w:lang w:val="en-GB"/>
        </w:rPr>
        <w:t xml:space="preserve"> restrictive </w:t>
      </w:r>
      <w:r w:rsidR="00D51E83" w:rsidRPr="006041C0">
        <w:rPr>
          <w:rFonts w:ascii="Times New Roman" w:hAnsi="Times New Roman" w:cs="Times New Roman"/>
          <w:color w:val="385623" w:themeColor="accent6" w:themeShade="80"/>
          <w:sz w:val="24"/>
          <w:szCs w:val="24"/>
          <w:lang w:val="en-GB"/>
        </w:rPr>
        <w:t xml:space="preserve">fiscal and monetary </w:t>
      </w:r>
      <w:r w:rsidRPr="006041C0">
        <w:rPr>
          <w:rFonts w:ascii="Times New Roman" w:hAnsi="Times New Roman" w:cs="Times New Roman"/>
          <w:color w:val="385623" w:themeColor="accent6" w:themeShade="80"/>
          <w:sz w:val="24"/>
          <w:szCs w:val="24"/>
          <w:lang w:val="en-GB"/>
        </w:rPr>
        <w:t>polic</w:t>
      </w:r>
      <w:r w:rsidR="001A438C" w:rsidRPr="006041C0">
        <w:rPr>
          <w:rFonts w:ascii="Times New Roman" w:hAnsi="Times New Roman" w:cs="Times New Roman"/>
          <w:color w:val="385623" w:themeColor="accent6" w:themeShade="80"/>
          <w:sz w:val="24"/>
          <w:szCs w:val="24"/>
          <w:lang w:val="en-GB"/>
        </w:rPr>
        <w:t xml:space="preserve">ies. </w:t>
      </w:r>
      <w:r w:rsidR="00003965" w:rsidRPr="006041C0">
        <w:rPr>
          <w:rFonts w:ascii="Times New Roman" w:hAnsi="Times New Roman" w:cs="Times New Roman"/>
          <w:color w:val="385623" w:themeColor="accent6" w:themeShade="80"/>
          <w:sz w:val="24"/>
          <w:szCs w:val="24"/>
          <w:lang w:val="en-GB"/>
        </w:rPr>
        <w:t xml:space="preserve">The reduction in budget deficit and government </w:t>
      </w:r>
      <w:r w:rsidR="001A438C" w:rsidRPr="006041C0">
        <w:rPr>
          <w:rFonts w:ascii="Times New Roman" w:hAnsi="Times New Roman" w:cs="Times New Roman"/>
          <w:color w:val="385623" w:themeColor="accent6" w:themeShade="80"/>
          <w:sz w:val="24"/>
          <w:szCs w:val="24"/>
          <w:lang w:val="en-GB"/>
        </w:rPr>
        <w:t>spending</w:t>
      </w:r>
      <w:r w:rsidR="00003965" w:rsidRPr="006041C0">
        <w:rPr>
          <w:rFonts w:ascii="Times New Roman" w:hAnsi="Times New Roman" w:cs="Times New Roman"/>
          <w:color w:val="385623" w:themeColor="accent6" w:themeShade="80"/>
          <w:sz w:val="24"/>
          <w:szCs w:val="24"/>
          <w:lang w:val="en-GB"/>
        </w:rPr>
        <w:t xml:space="preserve"> </w:t>
      </w:r>
      <w:r w:rsidR="008D6D3B" w:rsidRPr="006041C0">
        <w:rPr>
          <w:rFonts w:ascii="Times New Roman" w:hAnsi="Times New Roman" w:cs="Times New Roman"/>
          <w:color w:val="385623" w:themeColor="accent6" w:themeShade="80"/>
          <w:sz w:val="24"/>
          <w:szCs w:val="24"/>
          <w:lang w:val="en-GB"/>
        </w:rPr>
        <w:t xml:space="preserve">and the drop in real incomes as inflation soared has </w:t>
      </w:r>
      <w:r w:rsidR="00003965" w:rsidRPr="006041C0">
        <w:rPr>
          <w:rFonts w:ascii="Times New Roman" w:hAnsi="Times New Roman" w:cs="Times New Roman"/>
          <w:color w:val="385623" w:themeColor="accent6" w:themeShade="80"/>
          <w:sz w:val="24"/>
          <w:szCs w:val="24"/>
          <w:lang w:val="en-GB"/>
        </w:rPr>
        <w:t>translated in a drastic drop in real demand</w:t>
      </w:r>
      <w:r w:rsidR="008D6D3B" w:rsidRPr="006041C0">
        <w:rPr>
          <w:rFonts w:ascii="Times New Roman" w:hAnsi="Times New Roman" w:cs="Times New Roman"/>
          <w:color w:val="385623" w:themeColor="accent6" w:themeShade="80"/>
          <w:sz w:val="24"/>
          <w:szCs w:val="24"/>
          <w:lang w:val="en-GB"/>
        </w:rPr>
        <w:t>.</w:t>
      </w:r>
    </w:p>
    <w:p w14:paraId="4096580C" w14:textId="4A0B4846" w:rsidR="00F4671F" w:rsidRDefault="00003965" w:rsidP="00146203">
      <w:pPr>
        <w:spacing w:after="120"/>
        <w:rPr>
          <w:rFonts w:ascii="Times New Roman" w:hAnsi="Times New Roman" w:cs="Times New Roman"/>
          <w:sz w:val="24"/>
          <w:szCs w:val="24"/>
          <w:lang w:val="en-GB"/>
        </w:rPr>
      </w:pPr>
      <w:r>
        <w:rPr>
          <w:rFonts w:ascii="Times New Roman" w:hAnsi="Times New Roman" w:cs="Times New Roman"/>
          <w:sz w:val="24"/>
          <w:szCs w:val="24"/>
          <w:lang w:val="en-GB"/>
        </w:rPr>
        <w:t>From 2024</w:t>
      </w:r>
      <w:r w:rsidR="001A438C">
        <w:rPr>
          <w:rFonts w:ascii="Times New Roman" w:hAnsi="Times New Roman" w:cs="Times New Roman"/>
          <w:sz w:val="24"/>
          <w:szCs w:val="24"/>
          <w:lang w:val="en-GB"/>
        </w:rPr>
        <w:t>Q2</w:t>
      </w:r>
      <w:r w:rsidR="00D51E83">
        <w:rPr>
          <w:rFonts w:ascii="Times New Roman" w:hAnsi="Times New Roman" w:cs="Times New Roman"/>
          <w:sz w:val="24"/>
          <w:szCs w:val="24"/>
          <w:lang w:val="en-GB"/>
        </w:rPr>
        <w:t xml:space="preserve">, output growth should </w:t>
      </w:r>
      <w:r w:rsidR="000F7975">
        <w:rPr>
          <w:rFonts w:ascii="Times New Roman" w:hAnsi="Times New Roman" w:cs="Times New Roman"/>
          <w:sz w:val="24"/>
          <w:szCs w:val="24"/>
          <w:lang w:val="en-GB"/>
        </w:rPr>
        <w:t>rise to</w:t>
      </w:r>
      <w:r w:rsidR="00D51E83">
        <w:rPr>
          <w:rFonts w:ascii="Times New Roman" w:hAnsi="Times New Roman" w:cs="Times New Roman"/>
          <w:sz w:val="24"/>
          <w:szCs w:val="24"/>
          <w:lang w:val="en-GB"/>
        </w:rPr>
        <w:t xml:space="preserve"> above trend for </w:t>
      </w:r>
      <w:r>
        <w:rPr>
          <w:rFonts w:ascii="Times New Roman" w:hAnsi="Times New Roman" w:cs="Times New Roman"/>
          <w:sz w:val="24"/>
          <w:szCs w:val="24"/>
          <w:lang w:val="en-GB"/>
        </w:rPr>
        <w:t>10</w:t>
      </w:r>
      <w:r w:rsidR="00D51E83">
        <w:rPr>
          <w:rFonts w:ascii="Times New Roman" w:hAnsi="Times New Roman" w:cs="Times New Roman"/>
          <w:sz w:val="24"/>
          <w:szCs w:val="24"/>
          <w:lang w:val="en-GB"/>
        </w:rPr>
        <w:t xml:space="preserve"> quarters (</w:t>
      </w:r>
      <w:r>
        <w:rPr>
          <w:rFonts w:ascii="Times New Roman" w:hAnsi="Times New Roman" w:cs="Times New Roman"/>
          <w:sz w:val="24"/>
          <w:szCs w:val="24"/>
          <w:lang w:val="en-GB"/>
        </w:rPr>
        <w:t>10</w:t>
      </w:r>
      <w:r w:rsidR="00FD5FC6">
        <w:rPr>
          <w:rFonts w:ascii="Times New Roman" w:hAnsi="Times New Roman" w:cs="Times New Roman"/>
          <w:sz w:val="24"/>
          <w:szCs w:val="24"/>
          <w:lang w:val="en-GB"/>
        </w:rPr>
        <w:t>%</w:t>
      </w:r>
      <w:r w:rsidR="0052226D">
        <w:rPr>
          <w:rFonts w:ascii="Times New Roman" w:hAnsi="Times New Roman" w:cs="Times New Roman"/>
          <w:sz w:val="24"/>
          <w:szCs w:val="24"/>
          <w:lang w:val="en-GB"/>
        </w:rPr>
        <w:t xml:space="preserve"> on average</w:t>
      </w:r>
      <w:r w:rsidR="00D51E83">
        <w:rPr>
          <w:rFonts w:ascii="Times New Roman" w:hAnsi="Times New Roman" w:cs="Times New Roman"/>
          <w:sz w:val="24"/>
          <w:szCs w:val="24"/>
          <w:lang w:val="en-GB"/>
        </w:rPr>
        <w:t xml:space="preserve">) helped by </w:t>
      </w:r>
      <w:r w:rsidR="001A438C">
        <w:rPr>
          <w:rFonts w:ascii="Times New Roman" w:hAnsi="Times New Roman" w:cs="Times New Roman"/>
          <w:sz w:val="24"/>
          <w:szCs w:val="24"/>
          <w:lang w:val="en-GB"/>
        </w:rPr>
        <w:t xml:space="preserve">still </w:t>
      </w:r>
      <w:r w:rsidR="00D51E83">
        <w:rPr>
          <w:rFonts w:ascii="Times New Roman" w:hAnsi="Times New Roman" w:cs="Times New Roman"/>
          <w:sz w:val="24"/>
          <w:szCs w:val="24"/>
          <w:lang w:val="en-GB"/>
        </w:rPr>
        <w:t>low RIR interest rates</w:t>
      </w:r>
      <w:r w:rsidR="00EC15E4">
        <w:rPr>
          <w:rFonts w:ascii="Times New Roman" w:hAnsi="Times New Roman" w:cs="Times New Roman"/>
          <w:sz w:val="24"/>
          <w:szCs w:val="24"/>
          <w:lang w:val="en-GB"/>
        </w:rPr>
        <w:t xml:space="preserve"> and</w:t>
      </w:r>
      <w:r w:rsidR="00D51E83">
        <w:rPr>
          <w:rFonts w:ascii="Times New Roman" w:hAnsi="Times New Roman" w:cs="Times New Roman"/>
          <w:sz w:val="24"/>
          <w:szCs w:val="24"/>
          <w:lang w:val="en-GB"/>
        </w:rPr>
        <w:t xml:space="preserve"> high</w:t>
      </w:r>
      <w:r w:rsidR="001A438C">
        <w:rPr>
          <w:rFonts w:ascii="Times New Roman" w:hAnsi="Times New Roman" w:cs="Times New Roman"/>
          <w:sz w:val="24"/>
          <w:szCs w:val="24"/>
          <w:lang w:val="en-GB"/>
        </w:rPr>
        <w:t>er</w:t>
      </w:r>
      <w:r w:rsidR="00D51E83">
        <w:rPr>
          <w:rFonts w:ascii="Times New Roman" w:hAnsi="Times New Roman" w:cs="Times New Roman"/>
          <w:sz w:val="24"/>
          <w:szCs w:val="24"/>
          <w:lang w:val="en-GB"/>
        </w:rPr>
        <w:t xml:space="preserve"> </w:t>
      </w:r>
      <w:r w:rsidR="00AC330C">
        <w:rPr>
          <w:rFonts w:ascii="Times New Roman" w:hAnsi="Times New Roman" w:cs="Times New Roman"/>
          <w:sz w:val="24"/>
          <w:szCs w:val="24"/>
          <w:lang w:val="en-GB"/>
        </w:rPr>
        <w:t>RER</w:t>
      </w:r>
      <w:r w:rsidR="00EC15E4">
        <w:rPr>
          <w:rFonts w:ascii="Times New Roman" w:hAnsi="Times New Roman" w:cs="Times New Roman"/>
          <w:sz w:val="24"/>
          <w:szCs w:val="24"/>
          <w:lang w:val="en-GB"/>
        </w:rPr>
        <w:t xml:space="preserve">. </w:t>
      </w:r>
      <w:r w:rsidR="00BC57E2">
        <w:rPr>
          <w:rFonts w:ascii="Times New Roman" w:hAnsi="Times New Roman" w:cs="Times New Roman"/>
          <w:sz w:val="24"/>
          <w:szCs w:val="24"/>
          <w:lang w:val="en-GB"/>
        </w:rPr>
        <w:t>Fiscal policy is forecast to remain unchanged after 2024/25, i.e.</w:t>
      </w:r>
      <w:r w:rsidR="003363E2">
        <w:rPr>
          <w:rFonts w:ascii="Times New Roman" w:hAnsi="Times New Roman" w:cs="Times New Roman"/>
          <w:sz w:val="24"/>
          <w:szCs w:val="24"/>
          <w:lang w:val="en-GB"/>
        </w:rPr>
        <w:t>,</w:t>
      </w:r>
      <w:r w:rsidR="00BC57E2">
        <w:rPr>
          <w:rFonts w:ascii="Times New Roman" w:hAnsi="Times New Roman" w:cs="Times New Roman"/>
          <w:sz w:val="24"/>
          <w:szCs w:val="24"/>
          <w:lang w:val="en-GB"/>
        </w:rPr>
        <w:t xml:space="preserve"> no further</w:t>
      </w:r>
      <w:r w:rsidR="00D51E83">
        <w:rPr>
          <w:rFonts w:ascii="Times New Roman" w:hAnsi="Times New Roman" w:cs="Times New Roman"/>
          <w:sz w:val="24"/>
          <w:szCs w:val="24"/>
          <w:lang w:val="en-GB"/>
        </w:rPr>
        <w:t xml:space="preserve"> consolidation </w:t>
      </w:r>
      <w:r w:rsidR="00BC57E2">
        <w:rPr>
          <w:rFonts w:ascii="Times New Roman" w:hAnsi="Times New Roman" w:cs="Times New Roman"/>
          <w:sz w:val="24"/>
          <w:szCs w:val="24"/>
          <w:lang w:val="en-GB"/>
        </w:rPr>
        <w:t xml:space="preserve">is forecast from 2025/26 and only a very gradual reduction in the deficit </w:t>
      </w:r>
      <w:r w:rsidR="00D51E83">
        <w:rPr>
          <w:rFonts w:ascii="Times New Roman" w:hAnsi="Times New Roman" w:cs="Times New Roman"/>
          <w:sz w:val="24"/>
          <w:szCs w:val="24"/>
          <w:lang w:val="en-GB"/>
        </w:rPr>
        <w:t>to</w:t>
      </w:r>
      <w:r w:rsidR="000F7975">
        <w:rPr>
          <w:rFonts w:ascii="Times New Roman" w:hAnsi="Times New Roman" w:cs="Times New Roman"/>
          <w:sz w:val="24"/>
          <w:szCs w:val="24"/>
          <w:lang w:val="en-GB"/>
        </w:rPr>
        <w:t>ward</w:t>
      </w:r>
      <w:r w:rsidR="00D51E83">
        <w:rPr>
          <w:rFonts w:ascii="Times New Roman" w:hAnsi="Times New Roman" w:cs="Times New Roman"/>
          <w:sz w:val="24"/>
          <w:szCs w:val="24"/>
          <w:lang w:val="en-GB"/>
        </w:rPr>
        <w:t xml:space="preserve"> the sustainable level of </w:t>
      </w:r>
      <w:r w:rsidR="000F7975">
        <w:rPr>
          <w:rFonts w:ascii="Times New Roman" w:hAnsi="Times New Roman" w:cs="Times New Roman"/>
          <w:sz w:val="24"/>
          <w:szCs w:val="24"/>
          <w:lang w:val="en-GB"/>
        </w:rPr>
        <w:t>8</w:t>
      </w:r>
      <w:r w:rsidR="00D51E83">
        <w:rPr>
          <w:rFonts w:ascii="Times New Roman" w:hAnsi="Times New Roman" w:cs="Times New Roman"/>
          <w:sz w:val="24"/>
          <w:szCs w:val="24"/>
          <w:lang w:val="en-GB"/>
        </w:rPr>
        <w:t>% of GDP</w:t>
      </w:r>
      <w:r w:rsidR="00BC57E2">
        <w:rPr>
          <w:rFonts w:ascii="Times New Roman" w:hAnsi="Times New Roman" w:cs="Times New Roman"/>
          <w:sz w:val="24"/>
          <w:szCs w:val="24"/>
          <w:lang w:val="en-GB"/>
        </w:rPr>
        <w:t>.</w:t>
      </w:r>
      <w:r w:rsidR="00BC57E2">
        <w:rPr>
          <w:rStyle w:val="FootnoteReference"/>
          <w:rFonts w:ascii="Times New Roman" w:hAnsi="Times New Roman" w:cs="Times New Roman"/>
          <w:sz w:val="24"/>
          <w:szCs w:val="24"/>
          <w:lang w:val="en-GB"/>
        </w:rPr>
        <w:footnoteReference w:id="13"/>
      </w:r>
      <w:r w:rsidR="00D51E83">
        <w:rPr>
          <w:rFonts w:ascii="Times New Roman" w:hAnsi="Times New Roman" w:cs="Times New Roman"/>
          <w:sz w:val="24"/>
          <w:szCs w:val="24"/>
          <w:lang w:val="en-GB"/>
        </w:rPr>
        <w:t xml:space="preserve"> </w:t>
      </w:r>
      <w:r w:rsidR="00D51E83" w:rsidRPr="00B75862">
        <w:rPr>
          <w:rFonts w:ascii="Times New Roman" w:hAnsi="Times New Roman" w:cs="Times New Roman"/>
          <w:b/>
          <w:bCs/>
          <w:color w:val="385623" w:themeColor="accent6" w:themeShade="80"/>
          <w:sz w:val="24"/>
          <w:szCs w:val="24"/>
          <w:u w:val="single"/>
          <w:lang w:val="en-GB"/>
        </w:rPr>
        <w:t>From 2027</w:t>
      </w:r>
      <w:r w:rsidR="00973E3B" w:rsidRPr="00B75862">
        <w:rPr>
          <w:rFonts w:ascii="Times New Roman" w:hAnsi="Times New Roman" w:cs="Times New Roman"/>
          <w:b/>
          <w:bCs/>
          <w:color w:val="385623" w:themeColor="accent6" w:themeShade="80"/>
          <w:sz w:val="24"/>
          <w:szCs w:val="24"/>
          <w:u w:val="single"/>
          <w:lang w:val="en-GB"/>
        </w:rPr>
        <w:t xml:space="preserve"> onward</w:t>
      </w:r>
      <w:r w:rsidR="00D51E83" w:rsidRPr="00B75862">
        <w:rPr>
          <w:rFonts w:ascii="Times New Roman" w:hAnsi="Times New Roman" w:cs="Times New Roman"/>
          <w:b/>
          <w:bCs/>
          <w:color w:val="385623" w:themeColor="accent6" w:themeShade="80"/>
          <w:sz w:val="24"/>
          <w:szCs w:val="24"/>
          <w:u w:val="single"/>
          <w:lang w:val="en-GB"/>
        </w:rPr>
        <w:t xml:space="preserve">, </w:t>
      </w:r>
      <w:r w:rsidR="000F27B7" w:rsidRPr="00B75862">
        <w:rPr>
          <w:rFonts w:ascii="Times New Roman" w:hAnsi="Times New Roman" w:cs="Times New Roman"/>
          <w:b/>
          <w:bCs/>
          <w:color w:val="385623" w:themeColor="accent6" w:themeShade="80"/>
          <w:sz w:val="24"/>
          <w:szCs w:val="24"/>
          <w:u w:val="single"/>
          <w:lang w:val="en-GB"/>
        </w:rPr>
        <w:t xml:space="preserve">output </w:t>
      </w:r>
      <w:r w:rsidR="00781DB8" w:rsidRPr="00B75862">
        <w:rPr>
          <w:rFonts w:ascii="Times New Roman" w:hAnsi="Times New Roman" w:cs="Times New Roman"/>
          <w:b/>
          <w:bCs/>
          <w:color w:val="385623" w:themeColor="accent6" w:themeShade="80"/>
          <w:sz w:val="24"/>
          <w:szCs w:val="24"/>
          <w:u w:val="single"/>
          <w:lang w:val="en-GB"/>
        </w:rPr>
        <w:t>return</w:t>
      </w:r>
      <w:r w:rsidR="00D51E83" w:rsidRPr="00B75862">
        <w:rPr>
          <w:rFonts w:ascii="Times New Roman" w:hAnsi="Times New Roman" w:cs="Times New Roman"/>
          <w:b/>
          <w:bCs/>
          <w:color w:val="385623" w:themeColor="accent6" w:themeShade="80"/>
          <w:sz w:val="24"/>
          <w:szCs w:val="24"/>
          <w:u w:val="single"/>
          <w:lang w:val="en-GB"/>
        </w:rPr>
        <w:t>s</w:t>
      </w:r>
      <w:r w:rsidR="00781DB8" w:rsidRPr="00B75862">
        <w:rPr>
          <w:rFonts w:ascii="Times New Roman" w:hAnsi="Times New Roman" w:cs="Times New Roman"/>
          <w:b/>
          <w:bCs/>
          <w:color w:val="385623" w:themeColor="accent6" w:themeShade="80"/>
          <w:sz w:val="24"/>
          <w:szCs w:val="24"/>
          <w:u w:val="single"/>
          <w:lang w:val="en-GB"/>
        </w:rPr>
        <w:t xml:space="preserve"> to its potential </w:t>
      </w:r>
      <w:r w:rsidR="00D51E83" w:rsidRPr="00B75862">
        <w:rPr>
          <w:rFonts w:ascii="Times New Roman" w:hAnsi="Times New Roman" w:cs="Times New Roman"/>
          <w:b/>
          <w:bCs/>
          <w:color w:val="385623" w:themeColor="accent6" w:themeShade="80"/>
          <w:sz w:val="24"/>
          <w:szCs w:val="24"/>
          <w:u w:val="single"/>
          <w:lang w:val="en-GB"/>
        </w:rPr>
        <w:t>trend growth of</w:t>
      </w:r>
      <w:r w:rsidR="00973E3B" w:rsidRPr="00B75862">
        <w:rPr>
          <w:rFonts w:ascii="Times New Roman" w:hAnsi="Times New Roman" w:cs="Times New Roman"/>
          <w:b/>
          <w:bCs/>
          <w:color w:val="385623" w:themeColor="accent6" w:themeShade="80"/>
          <w:sz w:val="24"/>
          <w:szCs w:val="24"/>
          <w:u w:val="single"/>
          <w:lang w:val="en-GB"/>
        </w:rPr>
        <w:t xml:space="preserve"> </w:t>
      </w:r>
      <w:r w:rsidR="00FD5FC6" w:rsidRPr="00B75862">
        <w:rPr>
          <w:rFonts w:ascii="Times New Roman" w:hAnsi="Times New Roman" w:cs="Times New Roman"/>
          <w:b/>
          <w:bCs/>
          <w:color w:val="385623" w:themeColor="accent6" w:themeShade="80"/>
          <w:sz w:val="24"/>
          <w:szCs w:val="24"/>
          <w:u w:val="single"/>
          <w:lang w:val="en-GB"/>
        </w:rPr>
        <w:t>7.5%</w:t>
      </w:r>
      <w:r w:rsidR="00781DB8" w:rsidRPr="00B75862">
        <w:rPr>
          <w:rFonts w:ascii="Times New Roman" w:hAnsi="Times New Roman" w:cs="Times New Roman"/>
          <w:b/>
          <w:bCs/>
          <w:color w:val="385623" w:themeColor="accent6" w:themeShade="80"/>
          <w:sz w:val="24"/>
          <w:szCs w:val="24"/>
          <w:u w:val="single"/>
          <w:lang w:val="en-GB"/>
        </w:rPr>
        <w:t xml:space="preserve"> per year</w:t>
      </w:r>
      <w:r w:rsidR="00D51E83" w:rsidRPr="00B75862">
        <w:rPr>
          <w:rFonts w:ascii="Times New Roman" w:hAnsi="Times New Roman" w:cs="Times New Roman"/>
          <w:b/>
          <w:bCs/>
          <w:color w:val="385623" w:themeColor="accent6" w:themeShade="80"/>
          <w:sz w:val="24"/>
          <w:szCs w:val="24"/>
          <w:u w:val="single"/>
          <w:lang w:val="en-GB"/>
        </w:rPr>
        <w:t>.</w:t>
      </w:r>
      <w:r w:rsidR="00692F69" w:rsidRPr="00B75862">
        <w:rPr>
          <w:rFonts w:ascii="Times New Roman" w:hAnsi="Times New Roman" w:cs="Times New Roman"/>
          <w:sz w:val="24"/>
          <w:szCs w:val="24"/>
          <w:u w:val="single"/>
          <w:lang w:val="en-GB"/>
        </w:rPr>
        <w:t xml:space="preserve"> </w:t>
      </w:r>
      <w:r w:rsidR="00692F69" w:rsidRPr="00696E99">
        <w:rPr>
          <w:rFonts w:ascii="Times New Roman" w:hAnsi="Times New Roman" w:cs="Times New Roman"/>
          <w:color w:val="385623" w:themeColor="accent6" w:themeShade="80"/>
          <w:sz w:val="24"/>
          <w:szCs w:val="24"/>
          <w:lang w:val="en-GB"/>
        </w:rPr>
        <w:t xml:space="preserve">The latter is assumed unchanged after the Covid crisis, </w:t>
      </w:r>
      <w:r w:rsidRPr="00696E99">
        <w:rPr>
          <w:rFonts w:ascii="Times New Roman" w:hAnsi="Times New Roman" w:cs="Times New Roman"/>
          <w:color w:val="385623" w:themeColor="accent6" w:themeShade="80"/>
          <w:sz w:val="24"/>
          <w:szCs w:val="24"/>
          <w:lang w:val="en-GB"/>
        </w:rPr>
        <w:t>since</w:t>
      </w:r>
      <w:r w:rsidR="00692F69" w:rsidRPr="00696E99">
        <w:rPr>
          <w:rFonts w:ascii="Times New Roman" w:hAnsi="Times New Roman" w:cs="Times New Roman"/>
          <w:color w:val="385623" w:themeColor="accent6" w:themeShade="80"/>
          <w:sz w:val="24"/>
          <w:szCs w:val="24"/>
          <w:lang w:val="en-GB"/>
        </w:rPr>
        <w:t xml:space="preserve"> </w:t>
      </w:r>
      <w:r w:rsidR="00BC57E2" w:rsidRPr="00696E99">
        <w:rPr>
          <w:rFonts w:ascii="Times New Roman" w:hAnsi="Times New Roman" w:cs="Times New Roman"/>
          <w:color w:val="385623" w:themeColor="accent6" w:themeShade="80"/>
          <w:sz w:val="24"/>
          <w:szCs w:val="24"/>
          <w:lang w:val="en-GB"/>
        </w:rPr>
        <w:t xml:space="preserve">no </w:t>
      </w:r>
      <w:r w:rsidR="00692F69" w:rsidRPr="00696E99">
        <w:rPr>
          <w:rFonts w:ascii="Times New Roman" w:hAnsi="Times New Roman" w:cs="Times New Roman"/>
          <w:color w:val="385623" w:themeColor="accent6" w:themeShade="80"/>
          <w:sz w:val="24"/>
          <w:szCs w:val="24"/>
          <w:lang w:val="en-GB"/>
        </w:rPr>
        <w:t xml:space="preserve">production </w:t>
      </w:r>
      <w:r w:rsidR="00BC57E2" w:rsidRPr="00696E99">
        <w:rPr>
          <w:rFonts w:ascii="Times New Roman" w:hAnsi="Times New Roman" w:cs="Times New Roman"/>
          <w:color w:val="385623" w:themeColor="accent6" w:themeShade="80"/>
          <w:sz w:val="24"/>
          <w:szCs w:val="24"/>
          <w:lang w:val="en-GB"/>
        </w:rPr>
        <w:t>capacity, human capital or productivity</w:t>
      </w:r>
      <w:r w:rsidR="00692F69" w:rsidRPr="00696E99">
        <w:rPr>
          <w:rFonts w:ascii="Times New Roman" w:hAnsi="Times New Roman" w:cs="Times New Roman"/>
          <w:color w:val="385623" w:themeColor="accent6" w:themeShade="80"/>
          <w:sz w:val="24"/>
          <w:szCs w:val="24"/>
          <w:lang w:val="en-GB"/>
        </w:rPr>
        <w:t xml:space="preserve"> have been permanently lost</w:t>
      </w:r>
      <w:r w:rsidR="00BC57E2" w:rsidRPr="00696E99">
        <w:rPr>
          <w:rFonts w:ascii="Times New Roman" w:hAnsi="Times New Roman" w:cs="Times New Roman"/>
          <w:color w:val="385623" w:themeColor="accent6" w:themeShade="80"/>
          <w:sz w:val="24"/>
          <w:szCs w:val="24"/>
          <w:lang w:val="en-GB"/>
        </w:rPr>
        <w:t>.</w:t>
      </w:r>
    </w:p>
    <w:tbl>
      <w:tblPr>
        <w:tblStyle w:val="TableGrid"/>
        <w:tblW w:w="10170" w:type="dxa"/>
        <w:tblInd w:w="-19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2830"/>
        <w:gridCol w:w="7340"/>
      </w:tblGrid>
      <w:tr w:rsidR="00D043AB" w14:paraId="6A6E6804" w14:textId="77777777" w:rsidTr="00D612D3">
        <w:trPr>
          <w:trHeight w:val="5280"/>
        </w:trPr>
        <w:tc>
          <w:tcPr>
            <w:tcW w:w="283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764ABC03" w14:textId="77777777" w:rsidR="00D043AB" w:rsidRPr="00D043AB" w:rsidRDefault="00BB577C" w:rsidP="00742FA4">
            <w:pPr>
              <w:spacing w:after="120"/>
              <w:rPr>
                <w:rFonts w:ascii="Times New Roman" w:hAnsi="Times New Roman" w:cs="Times New Roman"/>
                <w:b/>
                <w:bCs/>
                <w:color w:val="0070C0"/>
                <w:sz w:val="20"/>
                <w:szCs w:val="20"/>
                <w:lang w:val="en-GB"/>
              </w:rPr>
            </w:pPr>
            <w:r>
              <w:rPr>
                <w:rFonts w:ascii="Times New Roman" w:hAnsi="Times New Roman" w:cs="Times New Roman"/>
                <w:b/>
                <w:bCs/>
                <w:color w:val="0070C0"/>
                <w:sz w:val="20"/>
                <w:szCs w:val="20"/>
                <w:lang w:val="en-GB"/>
              </w:rPr>
              <w:lastRenderedPageBreak/>
              <w:t>2022-24 s</w:t>
            </w:r>
            <w:r w:rsidR="00D043AB" w:rsidRPr="00D043AB">
              <w:rPr>
                <w:rFonts w:ascii="Times New Roman" w:hAnsi="Times New Roman" w:cs="Times New Roman"/>
                <w:b/>
                <w:bCs/>
                <w:color w:val="0070C0"/>
                <w:sz w:val="20"/>
                <w:szCs w:val="20"/>
                <w:lang w:val="en-GB"/>
              </w:rPr>
              <w:t>luggi</w:t>
            </w:r>
            <w:r w:rsidR="00D043AB">
              <w:rPr>
                <w:rFonts w:ascii="Times New Roman" w:hAnsi="Times New Roman" w:cs="Times New Roman"/>
                <w:b/>
                <w:bCs/>
                <w:color w:val="0070C0"/>
                <w:sz w:val="20"/>
                <w:szCs w:val="20"/>
                <w:lang w:val="en-GB"/>
              </w:rPr>
              <w:t>sh</w:t>
            </w:r>
            <w:r w:rsidR="00D043AB" w:rsidRPr="00D043AB">
              <w:rPr>
                <w:rFonts w:ascii="Times New Roman" w:hAnsi="Times New Roman" w:cs="Times New Roman"/>
                <w:b/>
                <w:bCs/>
                <w:color w:val="0070C0"/>
                <w:sz w:val="20"/>
                <w:szCs w:val="20"/>
                <w:lang w:val="en-GB"/>
              </w:rPr>
              <w:t xml:space="preserve"> growth</w:t>
            </w:r>
            <w:r>
              <w:rPr>
                <w:rFonts w:ascii="Times New Roman" w:hAnsi="Times New Roman" w:cs="Times New Roman"/>
                <w:b/>
                <w:bCs/>
                <w:color w:val="0070C0"/>
                <w:sz w:val="20"/>
                <w:szCs w:val="20"/>
                <w:lang w:val="en-GB"/>
              </w:rPr>
              <w:t>,</w:t>
            </w:r>
            <w:r w:rsidR="00D043AB">
              <w:rPr>
                <w:rFonts w:ascii="Times New Roman" w:hAnsi="Times New Roman" w:cs="Times New Roman"/>
                <w:b/>
                <w:bCs/>
                <w:color w:val="0070C0"/>
                <w:sz w:val="20"/>
                <w:szCs w:val="20"/>
                <w:lang w:val="en-GB"/>
              </w:rPr>
              <w:t xml:space="preserve"> driven by</w:t>
            </w:r>
            <w:r w:rsidR="00742FA4">
              <w:rPr>
                <w:rFonts w:ascii="Times New Roman" w:hAnsi="Times New Roman" w:cs="Times New Roman"/>
                <w:b/>
                <w:bCs/>
                <w:color w:val="0070C0"/>
                <w:sz w:val="20"/>
                <w:szCs w:val="20"/>
                <w:lang w:val="en-GB"/>
              </w:rPr>
              <w:t>:</w:t>
            </w:r>
          </w:p>
          <w:p w14:paraId="2C1BA8D1" w14:textId="77777777" w:rsidR="00742FA4" w:rsidRDefault="00742FA4" w:rsidP="00D043AB">
            <w:pPr>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--consumption recovery from Covid interrupted by Ukraine-war and inflation surge and restrictive policy response</w:t>
            </w:r>
          </w:p>
          <w:p w14:paraId="3C2818CB" w14:textId="77777777" w:rsidR="00742FA4" w:rsidRDefault="00742FA4" w:rsidP="00D043AB">
            <w:pPr>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--post-Covid fiscal consolidation with negative fiscal impulse</w:t>
            </w:r>
          </w:p>
          <w:p w14:paraId="694BE66E" w14:textId="77777777" w:rsidR="00BB577C" w:rsidRDefault="00BB577C" w:rsidP="00D043AB">
            <w:pPr>
              <w:rPr>
                <w:rFonts w:ascii="Times New Roman" w:hAnsi="Times New Roman" w:cs="Times New Roman"/>
                <w:noProof/>
                <w:color w:val="2F5496" w:themeColor="accent1" w:themeShade="BF"/>
                <w:sz w:val="20"/>
                <w:szCs w:val="20"/>
                <w:lang w:val="en-GB"/>
              </w:rPr>
            </w:pPr>
          </w:p>
          <w:p w14:paraId="1FD3FD21" w14:textId="77777777" w:rsidR="00BB577C" w:rsidRDefault="00BB577C" w:rsidP="00BB577C">
            <w:pPr>
              <w:spacing w:after="120"/>
              <w:rPr>
                <w:rFonts w:ascii="Times New Roman" w:hAnsi="Times New Roman" w:cs="Times New Roman"/>
                <w:b/>
                <w:bCs/>
                <w:color w:val="0070C0"/>
                <w:sz w:val="20"/>
                <w:szCs w:val="20"/>
                <w:lang w:val="en-GB"/>
              </w:rPr>
            </w:pPr>
            <w:r>
              <w:rPr>
                <w:rFonts w:ascii="Times New Roman" w:hAnsi="Times New Roman" w:cs="Times New Roman"/>
                <w:b/>
                <w:bCs/>
                <w:color w:val="0070C0"/>
                <w:sz w:val="20"/>
                <w:szCs w:val="20"/>
                <w:lang w:val="en-GB"/>
              </w:rPr>
              <w:t>2024-26 g</w:t>
            </w:r>
            <w:r w:rsidRPr="00D043AB">
              <w:rPr>
                <w:rFonts w:ascii="Times New Roman" w:hAnsi="Times New Roman" w:cs="Times New Roman"/>
                <w:b/>
                <w:bCs/>
                <w:color w:val="0070C0"/>
                <w:sz w:val="20"/>
                <w:szCs w:val="20"/>
                <w:lang w:val="en-GB"/>
              </w:rPr>
              <w:t xml:space="preserve">rowth </w:t>
            </w:r>
            <w:r>
              <w:rPr>
                <w:rFonts w:ascii="Times New Roman" w:hAnsi="Times New Roman" w:cs="Times New Roman"/>
                <w:b/>
                <w:bCs/>
                <w:color w:val="0070C0"/>
                <w:sz w:val="20"/>
                <w:szCs w:val="20"/>
                <w:lang w:val="en-GB"/>
              </w:rPr>
              <w:t>above trend, driven by:</w:t>
            </w:r>
          </w:p>
          <w:p w14:paraId="22A2956F" w14:textId="77777777" w:rsidR="00BB577C" w:rsidRDefault="00BB577C" w:rsidP="00BB577C">
            <w:pPr>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--less restrictive fiscal policies as deficit gradually back to (higher) sustainable level and govt demand for G&amp;S back to normal</w:t>
            </w:r>
          </w:p>
          <w:p w14:paraId="524B90E0" w14:textId="77777777" w:rsidR="00BB577C" w:rsidRDefault="00BB577C" w:rsidP="00BB577C">
            <w:pPr>
              <w:spacing w:after="120"/>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--exports helped by high RER</w:t>
            </w:r>
          </w:p>
          <w:p w14:paraId="3801BB24" w14:textId="77777777" w:rsidR="00BB577C" w:rsidRPr="00BB577C" w:rsidRDefault="00BB577C" w:rsidP="00BB577C">
            <w:pPr>
              <w:spacing w:after="120"/>
              <w:rPr>
                <w:rFonts w:ascii="Times New Roman" w:hAnsi="Times New Roman" w:cs="Times New Roman"/>
                <w:b/>
                <w:bCs/>
                <w:color w:val="0070C0"/>
                <w:sz w:val="20"/>
                <w:szCs w:val="20"/>
                <w:lang w:val="en-GB"/>
              </w:rPr>
            </w:pPr>
            <w:r w:rsidRPr="00BB577C">
              <w:rPr>
                <w:rFonts w:ascii="Times New Roman" w:hAnsi="Times New Roman" w:cs="Times New Roman"/>
                <w:b/>
                <w:bCs/>
                <w:color w:val="0070C0"/>
                <w:sz w:val="20"/>
                <w:szCs w:val="20"/>
                <w:lang w:val="en-GB"/>
              </w:rPr>
              <w:t>2027</w:t>
            </w:r>
            <w:r>
              <w:rPr>
                <w:rFonts w:ascii="Times New Roman" w:hAnsi="Times New Roman" w:cs="Times New Roman"/>
                <w:b/>
                <w:bCs/>
                <w:color w:val="0070C0"/>
                <w:sz w:val="20"/>
                <w:szCs w:val="20"/>
                <w:lang w:val="en-GB"/>
              </w:rPr>
              <w:t xml:space="preserve">-… back </w:t>
            </w:r>
            <w:r w:rsidRPr="00BB577C">
              <w:rPr>
                <w:rFonts w:ascii="Times New Roman" w:hAnsi="Times New Roman" w:cs="Times New Roman"/>
                <w:b/>
                <w:bCs/>
                <w:color w:val="0070C0"/>
                <w:sz w:val="20"/>
                <w:szCs w:val="20"/>
                <w:lang w:val="en-GB"/>
              </w:rPr>
              <w:t xml:space="preserve">to trend </w:t>
            </w:r>
            <w:proofErr w:type="gramStart"/>
            <w:r w:rsidRPr="00BB577C">
              <w:rPr>
                <w:rFonts w:ascii="Times New Roman" w:hAnsi="Times New Roman" w:cs="Times New Roman"/>
                <w:b/>
                <w:bCs/>
                <w:color w:val="0070C0"/>
                <w:sz w:val="20"/>
                <w:szCs w:val="20"/>
                <w:lang w:val="en-GB"/>
              </w:rPr>
              <w:t xml:space="preserve">growth </w:t>
            </w:r>
            <w:r>
              <w:rPr>
                <w:rFonts w:ascii="Times New Roman" w:hAnsi="Times New Roman" w:cs="Times New Roman"/>
                <w:b/>
                <w:bCs/>
                <w:color w:val="0070C0"/>
                <w:sz w:val="20"/>
                <w:szCs w:val="20"/>
                <w:lang w:val="en-GB"/>
              </w:rPr>
              <w:t xml:space="preserve"> of</w:t>
            </w:r>
            <w:proofErr w:type="gramEnd"/>
            <w:r>
              <w:rPr>
                <w:rFonts w:ascii="Times New Roman" w:hAnsi="Times New Roman" w:cs="Times New Roman"/>
                <w:b/>
                <w:bCs/>
                <w:color w:val="0070C0"/>
                <w:sz w:val="20"/>
                <w:szCs w:val="20"/>
                <w:lang w:val="en-GB"/>
              </w:rPr>
              <w:t xml:space="preserve"> </w:t>
            </w:r>
            <w:r w:rsidRPr="00BB577C">
              <w:rPr>
                <w:rFonts w:ascii="Times New Roman" w:hAnsi="Times New Roman" w:cs="Times New Roman"/>
                <w:b/>
                <w:bCs/>
                <w:color w:val="0070C0"/>
                <w:sz w:val="20"/>
                <w:szCs w:val="20"/>
                <w:lang w:val="en-GB"/>
              </w:rPr>
              <w:t>7.5%</w:t>
            </w:r>
          </w:p>
          <w:p w14:paraId="35751EC8" w14:textId="77777777" w:rsidR="00FD5FC6" w:rsidRPr="00F616C0" w:rsidRDefault="00F616C0" w:rsidP="00742FA4">
            <w:pPr>
              <w:rPr>
                <w:rFonts w:ascii="Times New Roman" w:hAnsi="Times New Roman" w:cs="Times New Roman"/>
                <w:sz w:val="24"/>
                <w:szCs w:val="24"/>
                <w:lang w:val="en-GB"/>
              </w:rPr>
            </w:pPr>
            <w:r w:rsidRPr="004A39B2">
              <w:rPr>
                <w:rFonts w:ascii="Times New Roman" w:hAnsi="Times New Roman" w:cs="Times New Roman"/>
                <w:noProof/>
                <w:color w:val="2F5496" w:themeColor="accent1" w:themeShade="BF"/>
                <w:sz w:val="20"/>
                <w:szCs w:val="20"/>
                <w:lang w:val="en-GB"/>
              </w:rPr>
              <w:t>--</w:t>
            </w:r>
            <w:r w:rsidR="004A39B2">
              <w:rPr>
                <w:rFonts w:ascii="Times New Roman" w:hAnsi="Times New Roman" w:cs="Times New Roman"/>
                <w:noProof/>
                <w:color w:val="2F5496" w:themeColor="accent1" w:themeShade="BF"/>
                <w:sz w:val="20"/>
                <w:szCs w:val="20"/>
                <w:lang w:val="en-GB"/>
              </w:rPr>
              <w:t>there is no indication that Covid has permanently reduced poterntial output and its growth</w:t>
            </w:r>
          </w:p>
        </w:tc>
        <w:tc>
          <w:tcPr>
            <w:tcW w:w="734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692ABC2A" w14:textId="77777777" w:rsidR="00FD5FC6" w:rsidRDefault="00461899" w:rsidP="00C64E06">
            <w:pPr>
              <w:jc w:val="center"/>
              <w:rPr>
                <w:rFonts w:ascii="Times New Roman" w:hAnsi="Times New Roman" w:cs="Times New Roman"/>
                <w:b/>
                <w:bCs/>
                <w:noProof/>
                <w:color w:val="0070C0"/>
                <w:sz w:val="20"/>
                <w:szCs w:val="20"/>
                <w:lang w:val="en-GB"/>
              </w:rPr>
            </w:pPr>
            <w:r>
              <w:rPr>
                <w:rFonts w:ascii="Times New Roman" w:hAnsi="Times New Roman" w:cs="Times New Roman"/>
                <w:b/>
                <w:bCs/>
                <w:noProof/>
                <w:color w:val="0070C0"/>
                <w:sz w:val="20"/>
                <w:szCs w:val="20"/>
                <w:lang w:val="en-GB"/>
              </w:rPr>
              <w:t>Fig</w:t>
            </w:r>
            <w:r w:rsidR="00D043AB">
              <w:rPr>
                <w:rFonts w:ascii="Times New Roman" w:hAnsi="Times New Roman" w:cs="Times New Roman"/>
                <w:b/>
                <w:bCs/>
                <w:noProof/>
                <w:color w:val="0070C0"/>
                <w:sz w:val="20"/>
                <w:szCs w:val="20"/>
                <w:lang w:val="en-GB"/>
              </w:rPr>
              <w:t>ure</w:t>
            </w:r>
            <w:r>
              <w:rPr>
                <w:rFonts w:ascii="Times New Roman" w:hAnsi="Times New Roman" w:cs="Times New Roman"/>
                <w:b/>
                <w:bCs/>
                <w:noProof/>
                <w:color w:val="0070C0"/>
                <w:sz w:val="20"/>
                <w:szCs w:val="20"/>
                <w:lang w:val="en-GB"/>
              </w:rPr>
              <w:t xml:space="preserve"> </w:t>
            </w:r>
            <w:r w:rsidR="00D47E63">
              <w:rPr>
                <w:rFonts w:ascii="Times New Roman" w:hAnsi="Times New Roman" w:cs="Times New Roman"/>
                <w:b/>
                <w:bCs/>
                <w:noProof/>
                <w:color w:val="0070C0"/>
                <w:sz w:val="20"/>
                <w:szCs w:val="20"/>
                <w:lang w:val="en-GB"/>
              </w:rPr>
              <w:t>9</w:t>
            </w:r>
            <w:r>
              <w:rPr>
                <w:rFonts w:ascii="Times New Roman" w:hAnsi="Times New Roman" w:cs="Times New Roman"/>
                <w:b/>
                <w:bCs/>
                <w:noProof/>
                <w:color w:val="0070C0"/>
                <w:sz w:val="20"/>
                <w:szCs w:val="20"/>
                <w:lang w:val="en-GB"/>
              </w:rPr>
              <w:t>.</w:t>
            </w:r>
            <w:r w:rsidR="00D043AB">
              <w:rPr>
                <w:rFonts w:ascii="Times New Roman" w:hAnsi="Times New Roman" w:cs="Times New Roman"/>
                <w:b/>
                <w:bCs/>
                <w:noProof/>
                <w:color w:val="0070C0"/>
                <w:sz w:val="20"/>
                <w:szCs w:val="20"/>
                <w:lang w:val="en-GB"/>
              </w:rPr>
              <w:t>1</w:t>
            </w:r>
            <w:r>
              <w:rPr>
                <w:rFonts w:ascii="Times New Roman" w:hAnsi="Times New Roman" w:cs="Times New Roman"/>
                <w:b/>
                <w:bCs/>
                <w:noProof/>
                <w:color w:val="0070C0"/>
                <w:sz w:val="20"/>
                <w:szCs w:val="20"/>
                <w:lang w:val="en-GB"/>
              </w:rPr>
              <w:t xml:space="preserve"> </w:t>
            </w:r>
            <w:r w:rsidRPr="00461899">
              <w:rPr>
                <w:rFonts w:ascii="Times New Roman" w:hAnsi="Times New Roman" w:cs="Times New Roman"/>
                <w:b/>
                <w:bCs/>
                <w:noProof/>
                <w:color w:val="0070C0"/>
                <w:sz w:val="20"/>
                <w:szCs w:val="20"/>
                <w:lang w:val="en-GB"/>
              </w:rPr>
              <w:t xml:space="preserve">GDP </w:t>
            </w:r>
            <w:r>
              <w:rPr>
                <w:rFonts w:ascii="Times New Roman" w:hAnsi="Times New Roman" w:cs="Times New Roman"/>
                <w:b/>
                <w:bCs/>
                <w:noProof/>
                <w:color w:val="0070C0"/>
                <w:sz w:val="20"/>
                <w:szCs w:val="20"/>
                <w:lang w:val="en-GB"/>
              </w:rPr>
              <w:t>growth</w:t>
            </w:r>
            <w:r w:rsidRPr="00461899">
              <w:rPr>
                <w:rFonts w:ascii="Times New Roman" w:hAnsi="Times New Roman" w:cs="Times New Roman"/>
                <w:b/>
                <w:bCs/>
                <w:noProof/>
                <w:color w:val="0070C0"/>
                <w:sz w:val="20"/>
                <w:szCs w:val="20"/>
                <w:lang w:val="en-GB"/>
              </w:rPr>
              <w:t xml:space="preserve"> </w:t>
            </w:r>
            <w:r w:rsidR="00D043AB">
              <w:rPr>
                <w:rFonts w:ascii="Times New Roman" w:hAnsi="Times New Roman" w:cs="Times New Roman"/>
                <w:b/>
                <w:bCs/>
                <w:noProof/>
                <w:color w:val="0070C0"/>
                <w:sz w:val="20"/>
                <w:szCs w:val="20"/>
                <w:lang w:val="en-GB"/>
              </w:rPr>
              <w:t xml:space="preserve">and its </w:t>
            </w:r>
            <w:r w:rsidR="00090921">
              <w:rPr>
                <w:rFonts w:ascii="Times New Roman" w:hAnsi="Times New Roman" w:cs="Times New Roman"/>
                <w:b/>
                <w:bCs/>
                <w:noProof/>
                <w:color w:val="0070C0"/>
                <w:sz w:val="20"/>
                <w:szCs w:val="20"/>
                <w:lang w:val="en-GB"/>
              </w:rPr>
              <w:t xml:space="preserve">demand </w:t>
            </w:r>
            <w:r>
              <w:rPr>
                <w:rFonts w:ascii="Times New Roman" w:hAnsi="Times New Roman" w:cs="Times New Roman"/>
                <w:b/>
                <w:bCs/>
                <w:noProof/>
                <w:color w:val="0070C0"/>
                <w:sz w:val="20"/>
                <w:szCs w:val="20"/>
                <w:lang w:val="en-GB"/>
              </w:rPr>
              <w:t>component</w:t>
            </w:r>
            <w:r w:rsidR="00D043AB">
              <w:rPr>
                <w:rFonts w:ascii="Times New Roman" w:hAnsi="Times New Roman" w:cs="Times New Roman"/>
                <w:b/>
                <w:bCs/>
                <w:noProof/>
                <w:color w:val="0070C0"/>
                <w:sz w:val="20"/>
                <w:szCs w:val="20"/>
                <w:lang w:val="en-GB"/>
              </w:rPr>
              <w:t>s</w:t>
            </w:r>
          </w:p>
          <w:p w14:paraId="27818B79" w14:textId="77777777" w:rsidR="00C64E06" w:rsidRPr="00F670EA" w:rsidRDefault="00C64E06" w:rsidP="00C64E06">
            <w:pPr>
              <w:jc w:val="center"/>
              <w:rPr>
                <w:rFonts w:ascii="Times New Roman" w:hAnsi="Times New Roman" w:cs="Times New Roman"/>
                <w:sz w:val="20"/>
                <w:szCs w:val="20"/>
              </w:rPr>
            </w:pPr>
          </w:p>
          <w:p w14:paraId="2FD0703C" w14:textId="414789AE" w:rsidR="00FD5FC6" w:rsidRDefault="00102E09" w:rsidP="00C64E06">
            <w:pPr>
              <w:spacing w:after="120"/>
              <w:jc w:val="center"/>
              <w:rPr>
                <w:rFonts w:ascii="Times New Roman" w:hAnsi="Times New Roman" w:cs="Times New Roman"/>
                <w:sz w:val="24"/>
                <w:szCs w:val="24"/>
                <w:lang w:val="en-GB"/>
              </w:rPr>
            </w:pPr>
            <w:r>
              <w:rPr>
                <w:noProof/>
              </w:rPr>
              <w:drawing>
                <wp:inline distT="0" distB="0" distL="0" distR="0" wp14:anchorId="7079C05C" wp14:editId="775594F3">
                  <wp:extent cx="4493419" cy="3278505"/>
                  <wp:effectExtent l="0" t="0" r="2540" b="0"/>
                  <wp:docPr id="17908814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81447" name="Picture 1790881447"/>
                          <pic:cNvPicPr/>
                        </pic:nvPicPr>
                        <pic:blipFill>
                          <a:blip r:embed="rId63">
                            <a:extLst>
                              <a:ext uri="{28A0092B-C50C-407E-A947-70E740481C1C}">
                                <a14:useLocalDpi xmlns:a14="http://schemas.microsoft.com/office/drawing/2010/main" val="0"/>
                              </a:ext>
                            </a:extLst>
                          </a:blip>
                          <a:stretch>
                            <a:fillRect/>
                          </a:stretch>
                        </pic:blipFill>
                        <pic:spPr>
                          <a:xfrm>
                            <a:off x="0" y="0"/>
                            <a:ext cx="4512620" cy="3292514"/>
                          </a:xfrm>
                          <a:prstGeom prst="rect">
                            <a:avLst/>
                          </a:prstGeom>
                        </pic:spPr>
                      </pic:pic>
                    </a:graphicData>
                  </a:graphic>
                </wp:inline>
              </w:drawing>
            </w:r>
          </w:p>
        </w:tc>
      </w:tr>
      <w:tr w:rsidR="00D043AB" w14:paraId="4C82F063" w14:textId="77777777" w:rsidTr="00D612D3">
        <w:trPr>
          <w:trHeight w:val="501"/>
        </w:trPr>
        <w:tc>
          <w:tcPr>
            <w:tcW w:w="283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28994077" w14:textId="77777777" w:rsidR="00085462" w:rsidRPr="00BE7D17" w:rsidRDefault="00085462" w:rsidP="00781DB8">
            <w:pPr>
              <w:rPr>
                <w:rFonts w:ascii="Times New Roman" w:hAnsi="Times New Roman" w:cs="Times New Roman"/>
                <w:b/>
                <w:bCs/>
                <w:color w:val="0070C0"/>
                <w:sz w:val="20"/>
                <w:szCs w:val="20"/>
                <w:lang w:val="en-GB"/>
              </w:rPr>
            </w:pPr>
          </w:p>
          <w:p w14:paraId="1A4AD4FF" w14:textId="77777777" w:rsidR="00F670EA" w:rsidRPr="00F670EA" w:rsidRDefault="00F670EA" w:rsidP="00F616C0">
            <w:pPr>
              <w:rPr>
                <w:rFonts w:ascii="Times New Roman" w:hAnsi="Times New Roman" w:cs="Times New Roman"/>
                <w:noProof/>
                <w:sz w:val="24"/>
                <w:szCs w:val="24"/>
                <w:lang w:val="en-GB"/>
              </w:rPr>
            </w:pPr>
          </w:p>
        </w:tc>
        <w:tc>
          <w:tcPr>
            <w:tcW w:w="734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43DA0437" w14:textId="77777777" w:rsidR="00BB577C" w:rsidRPr="00BE7D17" w:rsidRDefault="00BB577C" w:rsidP="00BB577C">
            <w:pPr>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C</w:t>
            </w:r>
            <w:r w:rsidRPr="00BE7D17">
              <w:rPr>
                <w:rFonts w:ascii="Times New Roman" w:hAnsi="Times New Roman" w:cs="Times New Roman"/>
                <w:noProof/>
                <w:color w:val="2F5496" w:themeColor="accent1" w:themeShade="BF"/>
                <w:sz w:val="20"/>
                <w:szCs w:val="20"/>
                <w:lang w:val="en-GB"/>
              </w:rPr>
              <w:t>ontributions of final demands to growth, weighted with shares in GDP</w:t>
            </w:r>
            <w:r>
              <w:rPr>
                <w:rFonts w:ascii="Times New Roman" w:hAnsi="Times New Roman" w:cs="Times New Roman"/>
                <w:noProof/>
                <w:color w:val="2F5496" w:themeColor="accent1" w:themeShade="BF"/>
                <w:sz w:val="20"/>
                <w:szCs w:val="20"/>
                <w:lang w:val="en-GB"/>
              </w:rPr>
              <w:t>;</w:t>
            </w:r>
          </w:p>
          <w:p w14:paraId="1DE09A0F" w14:textId="44F1BF46" w:rsidR="00FD5FC6" w:rsidRDefault="00BB577C" w:rsidP="00F616C0">
            <w:pPr>
              <w:rPr>
                <w:rFonts w:ascii="Times New Roman" w:hAnsi="Times New Roman" w:cs="Times New Roman"/>
                <w:sz w:val="24"/>
                <w:szCs w:val="24"/>
              </w:rPr>
            </w:pPr>
            <w:r w:rsidRPr="00BE7D17">
              <w:rPr>
                <w:rFonts w:ascii="Times New Roman" w:hAnsi="Times New Roman" w:cs="Times New Roman"/>
                <w:noProof/>
                <w:color w:val="2F5496" w:themeColor="accent1" w:themeShade="BF"/>
                <w:sz w:val="20"/>
                <w:szCs w:val="20"/>
                <w:lang w:val="en-GB"/>
              </w:rPr>
              <w:t xml:space="preserve">consumption </w:t>
            </w:r>
            <w:r>
              <w:rPr>
                <w:rFonts w:ascii="Times New Roman" w:hAnsi="Times New Roman" w:cs="Times New Roman"/>
                <w:noProof/>
                <w:color w:val="2F5496" w:themeColor="accent1" w:themeShade="BF"/>
                <w:sz w:val="20"/>
                <w:szCs w:val="20"/>
                <w:lang w:val="en-GB"/>
              </w:rPr>
              <w:t>(78%) and govt demand (23%) have</w:t>
            </w:r>
            <w:r w:rsidRPr="00BE7D17">
              <w:rPr>
                <w:rFonts w:ascii="Times New Roman" w:hAnsi="Times New Roman" w:cs="Times New Roman"/>
                <w:noProof/>
                <w:color w:val="2F5496" w:themeColor="accent1" w:themeShade="BF"/>
                <w:sz w:val="20"/>
                <w:szCs w:val="20"/>
                <w:lang w:val="en-GB"/>
              </w:rPr>
              <w:t xml:space="preserve"> largest contribution</w:t>
            </w:r>
            <w:r w:rsidR="00022E5C">
              <w:rPr>
                <w:rFonts w:ascii="Times New Roman" w:hAnsi="Times New Roman" w:cs="Times New Roman"/>
                <w:noProof/>
                <w:color w:val="2F5496" w:themeColor="accent1" w:themeShade="BF"/>
                <w:sz w:val="20"/>
                <w:szCs w:val="20"/>
                <w:lang w:val="en-GB"/>
              </w:rPr>
              <w:t>s</w:t>
            </w:r>
          </w:p>
        </w:tc>
      </w:tr>
    </w:tbl>
    <w:p w14:paraId="564CF5FB" w14:textId="69D518D2" w:rsidR="007D0DE5" w:rsidRDefault="00F616C0" w:rsidP="00173240">
      <w:pPr>
        <w:spacing w:before="120" w:after="120" w:line="276" w:lineRule="auto"/>
        <w:rPr>
          <w:rFonts w:ascii="Times New Roman" w:hAnsi="Times New Roman" w:cs="Times New Roman"/>
          <w:sz w:val="24"/>
          <w:szCs w:val="24"/>
          <w:lang w:val="en-GB"/>
        </w:rPr>
      </w:pPr>
      <w:commentRangeStart w:id="167"/>
      <w:r w:rsidRPr="004A39B2">
        <w:rPr>
          <w:rFonts w:ascii="Times New Roman" w:hAnsi="Times New Roman" w:cs="Times New Roman"/>
          <w:sz w:val="24"/>
          <w:szCs w:val="24"/>
        </w:rPr>
        <w:t xml:space="preserve">GDP is estimated to be </w:t>
      </w:r>
      <w:r w:rsidR="008D6D3B">
        <w:rPr>
          <w:rFonts w:ascii="Times New Roman" w:hAnsi="Times New Roman" w:cs="Times New Roman"/>
          <w:sz w:val="24"/>
          <w:szCs w:val="24"/>
        </w:rPr>
        <w:t>7</w:t>
      </w:r>
      <w:r w:rsidR="004A39B2">
        <w:rPr>
          <w:rFonts w:ascii="Times New Roman" w:hAnsi="Times New Roman" w:cs="Times New Roman"/>
          <w:sz w:val="24"/>
          <w:szCs w:val="24"/>
        </w:rPr>
        <w:t xml:space="preserve">% </w:t>
      </w:r>
      <w:r w:rsidRPr="004A39B2">
        <w:rPr>
          <w:rFonts w:ascii="Times New Roman" w:hAnsi="Times New Roman" w:cs="Times New Roman"/>
          <w:sz w:val="24"/>
          <w:szCs w:val="24"/>
        </w:rPr>
        <w:t>below potential at end-2023</w:t>
      </w:r>
      <w:commentRangeEnd w:id="167"/>
      <w:r w:rsidR="00633289">
        <w:rPr>
          <w:rStyle w:val="CommentReference"/>
        </w:rPr>
        <w:commentReference w:id="167"/>
      </w:r>
      <w:r w:rsidR="004A39B2">
        <w:rPr>
          <w:rFonts w:ascii="Times New Roman" w:hAnsi="Times New Roman" w:cs="Times New Roman"/>
          <w:sz w:val="24"/>
          <w:szCs w:val="24"/>
        </w:rPr>
        <w:t>, due to both incomplete recovery from Covid and sluggish growth in 2022-23</w:t>
      </w:r>
      <w:r w:rsidR="00003965">
        <w:rPr>
          <w:rFonts w:ascii="Times New Roman" w:hAnsi="Times New Roman" w:cs="Times New Roman"/>
          <w:sz w:val="24"/>
          <w:szCs w:val="24"/>
        </w:rPr>
        <w:t xml:space="preserve">. </w:t>
      </w:r>
      <w:r w:rsidR="004A39B2">
        <w:rPr>
          <w:rFonts w:ascii="Times New Roman" w:hAnsi="Times New Roman" w:cs="Times New Roman"/>
          <w:sz w:val="24"/>
          <w:szCs w:val="24"/>
        </w:rPr>
        <w:t xml:space="preserve">Output growth is expected </w:t>
      </w:r>
      <w:r w:rsidR="002B5AB2">
        <w:rPr>
          <w:rFonts w:ascii="Times New Roman" w:hAnsi="Times New Roman" w:cs="Times New Roman"/>
          <w:sz w:val="24"/>
          <w:szCs w:val="24"/>
        </w:rPr>
        <w:t>to be a bit</w:t>
      </w:r>
      <w:r w:rsidR="004A39B2">
        <w:rPr>
          <w:rFonts w:ascii="Times New Roman" w:hAnsi="Times New Roman" w:cs="Times New Roman"/>
          <w:sz w:val="24"/>
          <w:szCs w:val="24"/>
        </w:rPr>
        <w:t xml:space="preserve"> faster than trend in 2024-26 as the remaining output gap is reabsorbed by the full recovery of consumption and the </w:t>
      </w:r>
      <w:r w:rsidR="00173240">
        <w:rPr>
          <w:rFonts w:ascii="Times New Roman" w:hAnsi="Times New Roman" w:cs="Times New Roman"/>
          <w:sz w:val="24"/>
          <w:szCs w:val="24"/>
        </w:rPr>
        <w:t xml:space="preserve">gradually </w:t>
      </w:r>
      <w:proofErr w:type="spellStart"/>
      <w:r w:rsidR="004A39B2">
        <w:rPr>
          <w:rFonts w:ascii="Times New Roman" w:hAnsi="Times New Roman" w:cs="Times New Roman"/>
          <w:sz w:val="24"/>
          <w:szCs w:val="24"/>
        </w:rPr>
        <w:t>disap</w:t>
      </w:r>
      <w:r w:rsidR="000C6F5B">
        <w:rPr>
          <w:rFonts w:ascii="Times New Roman" w:hAnsi="Times New Roman" w:cs="Times New Roman"/>
          <w:sz w:val="24"/>
          <w:szCs w:val="24"/>
          <w:lang w:val="en-GB"/>
        </w:rPr>
        <w:t>pearing</w:t>
      </w:r>
      <w:proofErr w:type="spellEnd"/>
      <w:r w:rsidR="000F27B7">
        <w:rPr>
          <w:rFonts w:ascii="Times New Roman" w:hAnsi="Times New Roman" w:cs="Times New Roman"/>
          <w:sz w:val="24"/>
          <w:szCs w:val="24"/>
          <w:lang w:val="en-GB"/>
        </w:rPr>
        <w:t xml:space="preserve"> </w:t>
      </w:r>
      <w:r w:rsidR="0029339F">
        <w:rPr>
          <w:rFonts w:ascii="Times New Roman" w:hAnsi="Times New Roman" w:cs="Times New Roman"/>
          <w:sz w:val="24"/>
          <w:szCs w:val="24"/>
          <w:lang w:val="en-GB"/>
        </w:rPr>
        <w:t>down pull</w:t>
      </w:r>
      <w:r w:rsidR="000F27B7">
        <w:rPr>
          <w:rFonts w:ascii="Times New Roman" w:hAnsi="Times New Roman" w:cs="Times New Roman"/>
          <w:sz w:val="24"/>
          <w:szCs w:val="24"/>
          <w:lang w:val="en-GB"/>
        </w:rPr>
        <w:t xml:space="preserve"> from </w:t>
      </w:r>
      <w:r w:rsidR="004A39B2">
        <w:rPr>
          <w:rFonts w:ascii="Times New Roman" w:hAnsi="Times New Roman" w:cs="Times New Roman"/>
          <w:sz w:val="24"/>
          <w:szCs w:val="24"/>
          <w:lang w:val="en-GB"/>
        </w:rPr>
        <w:t>the post-Covid below-trend government demand</w:t>
      </w:r>
      <w:r w:rsidR="00173240">
        <w:rPr>
          <w:rFonts w:ascii="Times New Roman" w:hAnsi="Times New Roman" w:cs="Times New Roman"/>
          <w:sz w:val="24"/>
          <w:szCs w:val="24"/>
          <w:lang w:val="en-GB"/>
        </w:rPr>
        <w:t>.</w:t>
      </w:r>
      <w:r w:rsidR="007D0DE5">
        <w:rPr>
          <w:rFonts w:ascii="Times New Roman" w:hAnsi="Times New Roman" w:cs="Times New Roman"/>
          <w:sz w:val="24"/>
          <w:szCs w:val="24"/>
          <w:lang w:val="en-GB"/>
        </w:rPr>
        <w:t xml:space="preserve"> </w:t>
      </w:r>
    </w:p>
    <w:tbl>
      <w:tblPr>
        <w:tblStyle w:val="TableGrid"/>
        <w:tblW w:w="9630" w:type="dxa"/>
        <w:tblInd w:w="260" w:type="dxa"/>
        <w:tblBorders>
          <w:top w:val="single" w:sz="8" w:space="0" w:color="FFE599" w:themeColor="accent4" w:themeTint="66"/>
          <w:left w:val="single" w:sz="8" w:space="0" w:color="FFE599" w:themeColor="accent4" w:themeTint="66"/>
          <w:bottom w:val="single" w:sz="8" w:space="0" w:color="FFE599" w:themeColor="accent4" w:themeTint="66"/>
          <w:right w:val="single" w:sz="8" w:space="0" w:color="FFE599" w:themeColor="accent4" w:themeTint="66"/>
          <w:insideH w:val="single" w:sz="8" w:space="0" w:color="FFE599" w:themeColor="accent4" w:themeTint="66"/>
          <w:insideV w:val="single" w:sz="8" w:space="0" w:color="FFE599" w:themeColor="accent4" w:themeTint="66"/>
        </w:tblBorders>
        <w:tblLook w:val="04A0" w:firstRow="1" w:lastRow="0" w:firstColumn="1" w:lastColumn="0" w:noHBand="0" w:noVBand="1"/>
      </w:tblPr>
      <w:tblGrid>
        <w:gridCol w:w="6930"/>
        <w:gridCol w:w="2700"/>
      </w:tblGrid>
      <w:tr w:rsidR="00804F67" w14:paraId="5B87CB40" w14:textId="77777777" w:rsidTr="00173240">
        <w:trPr>
          <w:trHeight w:val="71"/>
        </w:trPr>
        <w:tc>
          <w:tcPr>
            <w:tcW w:w="9630" w:type="dxa"/>
            <w:gridSpan w:val="2"/>
          </w:tcPr>
          <w:p w14:paraId="61858D3A" w14:textId="77777777" w:rsidR="00804F67" w:rsidRPr="004B5F92" w:rsidRDefault="00804F67" w:rsidP="00BA64A9">
            <w:pPr>
              <w:spacing w:after="120"/>
              <w:jc w:val="center"/>
              <w:rPr>
                <w:rFonts w:ascii="Times New Roman" w:hAnsi="Times New Roman" w:cs="Times New Roman"/>
                <w:b/>
                <w:bCs/>
                <w:color w:val="2F5496" w:themeColor="accent1" w:themeShade="BF"/>
                <w:sz w:val="20"/>
                <w:szCs w:val="20"/>
                <w:lang w:val="en-GB"/>
              </w:rPr>
            </w:pPr>
            <w:r w:rsidRPr="004B5F92">
              <w:rPr>
                <w:rFonts w:ascii="Times New Roman" w:hAnsi="Times New Roman" w:cs="Times New Roman"/>
                <w:b/>
                <w:bCs/>
                <w:color w:val="0070C0"/>
                <w:sz w:val="20"/>
                <w:szCs w:val="20"/>
                <w:lang w:val="en-GB"/>
              </w:rPr>
              <w:t xml:space="preserve">Figure </w:t>
            </w:r>
            <w:proofErr w:type="gramStart"/>
            <w:r w:rsidR="00D47E63">
              <w:rPr>
                <w:rFonts w:ascii="Times New Roman" w:hAnsi="Times New Roman" w:cs="Times New Roman"/>
                <w:b/>
                <w:bCs/>
                <w:color w:val="0070C0"/>
                <w:sz w:val="20"/>
                <w:szCs w:val="20"/>
                <w:lang w:val="en-GB"/>
              </w:rPr>
              <w:t>9</w:t>
            </w:r>
            <w:r>
              <w:rPr>
                <w:rFonts w:ascii="Times New Roman" w:hAnsi="Times New Roman" w:cs="Times New Roman"/>
                <w:b/>
                <w:bCs/>
                <w:color w:val="0070C0"/>
                <w:sz w:val="20"/>
                <w:szCs w:val="20"/>
                <w:lang w:val="en-GB"/>
              </w:rPr>
              <w:t>.</w:t>
            </w:r>
            <w:r w:rsidR="00D47E63">
              <w:rPr>
                <w:rFonts w:ascii="Times New Roman" w:hAnsi="Times New Roman" w:cs="Times New Roman"/>
                <w:b/>
                <w:bCs/>
                <w:color w:val="0070C0"/>
                <w:sz w:val="20"/>
                <w:szCs w:val="20"/>
                <w:lang w:val="en-GB"/>
              </w:rPr>
              <w:t>3</w:t>
            </w:r>
            <w:r>
              <w:rPr>
                <w:rFonts w:ascii="Times New Roman" w:hAnsi="Times New Roman" w:cs="Times New Roman"/>
                <w:b/>
                <w:bCs/>
                <w:color w:val="0070C0"/>
                <w:sz w:val="20"/>
                <w:szCs w:val="20"/>
                <w:lang w:val="en-GB"/>
              </w:rPr>
              <w:t xml:space="preserve">  Output</w:t>
            </w:r>
            <w:proofErr w:type="gramEnd"/>
            <w:r w:rsidR="009D3310">
              <w:rPr>
                <w:rFonts w:ascii="Times New Roman" w:hAnsi="Times New Roman" w:cs="Times New Roman"/>
                <w:b/>
                <w:bCs/>
                <w:color w:val="0070C0"/>
                <w:sz w:val="20"/>
                <w:szCs w:val="20"/>
                <w:lang w:val="en-GB"/>
              </w:rPr>
              <w:t>-</w:t>
            </w:r>
            <w:r w:rsidR="003C3237">
              <w:rPr>
                <w:rFonts w:ascii="Times New Roman" w:hAnsi="Times New Roman" w:cs="Times New Roman"/>
                <w:b/>
                <w:bCs/>
                <w:color w:val="0070C0"/>
                <w:sz w:val="20"/>
                <w:szCs w:val="20"/>
                <w:lang w:val="en-GB"/>
              </w:rPr>
              <w:t>below</w:t>
            </w:r>
            <w:r w:rsidR="009D3310">
              <w:rPr>
                <w:rFonts w:ascii="Times New Roman" w:hAnsi="Times New Roman" w:cs="Times New Roman"/>
                <w:b/>
                <w:bCs/>
                <w:color w:val="0070C0"/>
                <w:sz w:val="20"/>
                <w:szCs w:val="20"/>
                <w:lang w:val="en-GB"/>
              </w:rPr>
              <w:t>-</w:t>
            </w:r>
            <w:r w:rsidR="003C3237">
              <w:rPr>
                <w:rFonts w:ascii="Times New Roman" w:hAnsi="Times New Roman" w:cs="Times New Roman"/>
                <w:b/>
                <w:bCs/>
                <w:color w:val="0070C0"/>
                <w:sz w:val="20"/>
                <w:szCs w:val="20"/>
                <w:lang w:val="en-GB"/>
              </w:rPr>
              <w:t xml:space="preserve">potential (negative </w:t>
            </w:r>
            <w:r>
              <w:rPr>
                <w:rFonts w:ascii="Times New Roman" w:hAnsi="Times New Roman" w:cs="Times New Roman"/>
                <w:b/>
                <w:bCs/>
                <w:color w:val="0070C0"/>
                <w:sz w:val="20"/>
                <w:szCs w:val="20"/>
                <w:lang w:val="en-GB"/>
              </w:rPr>
              <w:t>gap</w:t>
            </w:r>
            <w:r w:rsidR="003C3237">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 xml:space="preserve"> and </w:t>
            </w:r>
            <w:r w:rsidR="00A4398D">
              <w:rPr>
                <w:rFonts w:ascii="Times New Roman" w:hAnsi="Times New Roman" w:cs="Times New Roman"/>
                <w:b/>
                <w:bCs/>
                <w:color w:val="0070C0"/>
                <w:sz w:val="20"/>
                <w:szCs w:val="20"/>
                <w:lang w:val="en-GB"/>
              </w:rPr>
              <w:t>its c</w:t>
            </w:r>
            <w:r>
              <w:rPr>
                <w:rFonts w:ascii="Times New Roman" w:hAnsi="Times New Roman" w:cs="Times New Roman"/>
                <w:b/>
                <w:bCs/>
                <w:color w:val="0070C0"/>
                <w:sz w:val="20"/>
                <w:szCs w:val="20"/>
                <w:lang w:val="en-GB"/>
              </w:rPr>
              <w:t>omponents</w:t>
            </w:r>
          </w:p>
        </w:tc>
      </w:tr>
      <w:tr w:rsidR="00173240" w14:paraId="324A8A4C" w14:textId="77777777" w:rsidTr="00173240">
        <w:trPr>
          <w:trHeight w:val="4057"/>
        </w:trPr>
        <w:tc>
          <w:tcPr>
            <w:tcW w:w="6930" w:type="dxa"/>
          </w:tcPr>
          <w:p w14:paraId="038D46A5" w14:textId="77777777" w:rsidR="00173240" w:rsidRPr="00E30D63" w:rsidRDefault="00B059AD" w:rsidP="00804F67">
            <w:pPr>
              <w:rPr>
                <w:rFonts w:ascii="Times New Roman" w:hAnsi="Times New Roman" w:cs="Times New Roman"/>
                <w:sz w:val="20"/>
                <w:szCs w:val="20"/>
                <w:lang w:val="en-GB"/>
              </w:rPr>
            </w:pPr>
            <w:r>
              <w:rPr>
                <w:rFonts w:ascii="Times New Roman" w:hAnsi="Times New Roman" w:cs="Times New Roman"/>
                <w:noProof/>
                <w:sz w:val="20"/>
                <w:szCs w:val="20"/>
                <w:lang w:val="en-GB"/>
              </w:rPr>
              <w:drawing>
                <wp:inline distT="0" distB="0" distL="0" distR="0" wp14:anchorId="117AF5BC" wp14:editId="3531D5AF">
                  <wp:extent cx="4135902" cy="3059430"/>
                  <wp:effectExtent l="0" t="0" r="0" b="7620"/>
                  <wp:docPr id="21329593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59322" name="Picture 2132959322"/>
                          <pic:cNvPicPr/>
                        </pic:nvPicPr>
                        <pic:blipFill>
                          <a:blip r:embed="rId64">
                            <a:extLst>
                              <a:ext uri="{28A0092B-C50C-407E-A947-70E740481C1C}">
                                <a14:useLocalDpi xmlns:a14="http://schemas.microsoft.com/office/drawing/2010/main" val="0"/>
                              </a:ext>
                            </a:extLst>
                          </a:blip>
                          <a:stretch>
                            <a:fillRect/>
                          </a:stretch>
                        </pic:blipFill>
                        <pic:spPr>
                          <a:xfrm>
                            <a:off x="0" y="0"/>
                            <a:ext cx="4145400" cy="3066456"/>
                          </a:xfrm>
                          <a:prstGeom prst="rect">
                            <a:avLst/>
                          </a:prstGeom>
                        </pic:spPr>
                      </pic:pic>
                    </a:graphicData>
                  </a:graphic>
                </wp:inline>
              </w:drawing>
            </w:r>
          </w:p>
        </w:tc>
        <w:tc>
          <w:tcPr>
            <w:tcW w:w="2700" w:type="dxa"/>
          </w:tcPr>
          <w:p w14:paraId="5DDBED19" w14:textId="77777777" w:rsidR="00804F67" w:rsidRPr="00A4398D" w:rsidRDefault="00A4398D" w:rsidP="00804F67">
            <w:pPr>
              <w:spacing w:after="120"/>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 xml:space="preserve">Negative </w:t>
            </w:r>
            <w:r w:rsidR="00804F67" w:rsidRPr="00A4398D">
              <w:rPr>
                <w:rFonts w:ascii="Times New Roman" w:hAnsi="Times New Roman" w:cs="Times New Roman"/>
                <w:b/>
                <w:bCs/>
                <w:color w:val="2F5496" w:themeColor="accent1" w:themeShade="BF"/>
                <w:sz w:val="20"/>
                <w:szCs w:val="20"/>
                <w:lang w:val="en-GB"/>
              </w:rPr>
              <w:t xml:space="preserve">output gap </w:t>
            </w:r>
            <w:r>
              <w:rPr>
                <w:rFonts w:ascii="Times New Roman" w:hAnsi="Times New Roman" w:cs="Times New Roman"/>
                <w:b/>
                <w:bCs/>
                <w:color w:val="2F5496" w:themeColor="accent1" w:themeShade="BF"/>
                <w:sz w:val="20"/>
                <w:szCs w:val="20"/>
                <w:lang w:val="en-GB"/>
              </w:rPr>
              <w:t>declines gradually</w:t>
            </w:r>
            <w:r w:rsidR="00804F67" w:rsidRPr="00A4398D">
              <w:rPr>
                <w:rFonts w:ascii="Times New Roman" w:hAnsi="Times New Roman" w:cs="Times New Roman"/>
                <w:b/>
                <w:bCs/>
                <w:color w:val="2F5496" w:themeColor="accent1" w:themeShade="BF"/>
                <w:sz w:val="20"/>
                <w:szCs w:val="20"/>
                <w:lang w:val="en-GB"/>
              </w:rPr>
              <w:t>:</w:t>
            </w:r>
          </w:p>
          <w:p w14:paraId="5923CB05" w14:textId="77777777" w:rsidR="00F616C0" w:rsidRDefault="00804F67" w:rsidP="00F616C0">
            <w:pPr>
              <w:spacing w:after="120"/>
              <w:rPr>
                <w:rFonts w:ascii="Times New Roman" w:hAnsi="Times New Roman" w:cs="Times New Roman"/>
                <w:color w:val="2F5496" w:themeColor="accent1" w:themeShade="BF"/>
                <w:sz w:val="20"/>
                <w:szCs w:val="20"/>
                <w:lang w:val="en-GB"/>
              </w:rPr>
            </w:pPr>
            <w:r w:rsidRPr="00A45990">
              <w:rPr>
                <w:rFonts w:ascii="Times New Roman" w:hAnsi="Times New Roman" w:cs="Times New Roman"/>
                <w:color w:val="2F5496" w:themeColor="accent1" w:themeShade="BF"/>
                <w:sz w:val="20"/>
                <w:szCs w:val="20"/>
                <w:lang w:val="en-GB"/>
              </w:rPr>
              <w:t>--</w:t>
            </w:r>
            <w:r w:rsidR="00173240">
              <w:rPr>
                <w:rFonts w:ascii="Times New Roman" w:hAnsi="Times New Roman" w:cs="Times New Roman"/>
                <w:color w:val="2F5496" w:themeColor="accent1" w:themeShade="BF"/>
                <w:sz w:val="20"/>
                <w:szCs w:val="20"/>
                <w:lang w:val="en-GB"/>
              </w:rPr>
              <w:t xml:space="preserve">lessening down </w:t>
            </w:r>
            <w:r w:rsidRPr="00A45990">
              <w:rPr>
                <w:rFonts w:ascii="Times New Roman" w:hAnsi="Times New Roman" w:cs="Times New Roman"/>
                <w:color w:val="2F5496" w:themeColor="accent1" w:themeShade="BF"/>
                <w:sz w:val="20"/>
                <w:szCs w:val="20"/>
                <w:lang w:val="en-GB"/>
              </w:rPr>
              <w:t xml:space="preserve">pull from consumption </w:t>
            </w:r>
            <w:r w:rsidR="00173240">
              <w:rPr>
                <w:rFonts w:ascii="Times New Roman" w:hAnsi="Times New Roman" w:cs="Times New Roman"/>
                <w:color w:val="2F5496" w:themeColor="accent1" w:themeShade="BF"/>
                <w:sz w:val="20"/>
                <w:szCs w:val="20"/>
                <w:lang w:val="en-GB"/>
              </w:rPr>
              <w:t>which goes back to normal</w:t>
            </w:r>
          </w:p>
          <w:p w14:paraId="4D307115" w14:textId="77777777" w:rsidR="00173240" w:rsidRDefault="00173240" w:rsidP="00F616C0">
            <w:pPr>
              <w:spacing w:after="120"/>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6B67F1">
              <w:rPr>
                <w:rFonts w:ascii="Times New Roman" w:hAnsi="Times New Roman" w:cs="Times New Roman"/>
                <w:color w:val="2F5496" w:themeColor="accent1" w:themeShade="BF"/>
                <w:sz w:val="20"/>
                <w:szCs w:val="20"/>
                <w:lang w:val="en-GB"/>
              </w:rPr>
              <w:t>large i</w:t>
            </w:r>
            <w:r>
              <w:rPr>
                <w:rFonts w:ascii="Times New Roman" w:hAnsi="Times New Roman" w:cs="Times New Roman"/>
                <w:color w:val="2F5496" w:themeColor="accent1" w:themeShade="BF"/>
                <w:sz w:val="20"/>
                <w:szCs w:val="20"/>
                <w:lang w:val="en-GB"/>
              </w:rPr>
              <w:t>nitial down pull from reduction in real govt</w:t>
            </w:r>
            <w:r w:rsidR="006B67F1">
              <w:rPr>
                <w:rFonts w:ascii="Times New Roman" w:hAnsi="Times New Roman" w:cs="Times New Roman"/>
                <w:color w:val="2F5496" w:themeColor="accent1" w:themeShade="BF"/>
                <w:sz w:val="20"/>
                <w:szCs w:val="20"/>
                <w:lang w:val="en-GB"/>
              </w:rPr>
              <w:t xml:space="preserve"> spending</w:t>
            </w:r>
          </w:p>
          <w:p w14:paraId="566F0C8B" w14:textId="77777777" w:rsidR="00173240" w:rsidRDefault="00173240" w:rsidP="00F616C0">
            <w:pPr>
              <w:spacing w:after="120"/>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6B67F1">
              <w:rPr>
                <w:rFonts w:ascii="Times New Roman" w:hAnsi="Times New Roman" w:cs="Times New Roman"/>
                <w:color w:val="2F5496" w:themeColor="accent1" w:themeShade="BF"/>
                <w:sz w:val="20"/>
                <w:szCs w:val="20"/>
                <w:lang w:val="en-GB"/>
              </w:rPr>
              <w:t xml:space="preserve">but </w:t>
            </w:r>
            <w:r>
              <w:rPr>
                <w:rFonts w:ascii="Times New Roman" w:hAnsi="Times New Roman" w:cs="Times New Roman"/>
                <w:color w:val="2F5496" w:themeColor="accent1" w:themeShade="BF"/>
                <w:sz w:val="20"/>
                <w:szCs w:val="20"/>
                <w:lang w:val="en-GB"/>
              </w:rPr>
              <w:t>gradually dis</w:t>
            </w:r>
            <w:r w:rsidRPr="00A45990">
              <w:rPr>
                <w:rFonts w:ascii="Times New Roman" w:hAnsi="Times New Roman" w:cs="Times New Roman"/>
                <w:color w:val="2F5496" w:themeColor="accent1" w:themeShade="BF"/>
                <w:sz w:val="20"/>
                <w:szCs w:val="20"/>
                <w:lang w:val="en-GB"/>
              </w:rPr>
              <w:t>appearing</w:t>
            </w:r>
            <w:r>
              <w:rPr>
                <w:rFonts w:ascii="Times New Roman" w:hAnsi="Times New Roman" w:cs="Times New Roman"/>
                <w:color w:val="2F5496" w:themeColor="accent1" w:themeShade="BF"/>
                <w:sz w:val="20"/>
                <w:szCs w:val="20"/>
                <w:lang w:val="en-GB"/>
              </w:rPr>
              <w:t xml:space="preserve"> from mid-2024 </w:t>
            </w:r>
          </w:p>
          <w:p w14:paraId="7D410922" w14:textId="77777777" w:rsidR="00173240" w:rsidRPr="00173240" w:rsidRDefault="00173240" w:rsidP="00F616C0">
            <w:pPr>
              <w:spacing w:after="120"/>
              <w:rPr>
                <w:rFonts w:ascii="Times New Roman" w:hAnsi="Times New Roman" w:cs="Times New Roman"/>
                <w:color w:val="2F5496" w:themeColor="accent1" w:themeShade="BF"/>
                <w:sz w:val="20"/>
                <w:szCs w:val="20"/>
                <w:lang w:val="en-GB"/>
              </w:rPr>
            </w:pPr>
            <w:r w:rsidRPr="00173240">
              <w:rPr>
                <w:rFonts w:ascii="Times New Roman" w:hAnsi="Times New Roman" w:cs="Times New Roman"/>
                <w:color w:val="2F5496" w:themeColor="accent1" w:themeShade="BF"/>
                <w:sz w:val="20"/>
                <w:szCs w:val="20"/>
                <w:lang w:val="en-GB"/>
              </w:rPr>
              <w:t xml:space="preserve">--exports helped by increasing REER </w:t>
            </w:r>
          </w:p>
          <w:p w14:paraId="430858FC" w14:textId="77777777" w:rsidR="00804F67" w:rsidRPr="00E30D63" w:rsidRDefault="00804F67" w:rsidP="00F616C0">
            <w:pPr>
              <w:spacing w:after="240"/>
              <w:rPr>
                <w:rFonts w:ascii="Times New Roman" w:hAnsi="Times New Roman" w:cs="Times New Roman"/>
                <w:sz w:val="20"/>
                <w:szCs w:val="20"/>
                <w:lang w:val="en-GB"/>
              </w:rPr>
            </w:pPr>
          </w:p>
        </w:tc>
      </w:tr>
    </w:tbl>
    <w:p w14:paraId="70A85BC6" w14:textId="5C181791" w:rsidR="004F7173" w:rsidRDefault="007F4E11" w:rsidP="00D64D5C">
      <w:pPr>
        <w:rPr>
          <w:rFonts w:ascii="Times New Roman" w:hAnsi="Times New Roman" w:cs="Times New Roman"/>
          <w:sz w:val="24"/>
          <w:szCs w:val="24"/>
          <w:lang w:val="en-GB"/>
        </w:rPr>
      </w:pPr>
      <w:r>
        <w:rPr>
          <w:rFonts w:ascii="Times New Roman" w:hAnsi="Times New Roman" w:cs="Times New Roman"/>
          <w:b/>
          <w:bCs/>
          <w:color w:val="2F5496" w:themeColor="accent1" w:themeShade="BF"/>
          <w:lang w:val="en-GB"/>
        </w:rPr>
        <w:br w:type="page"/>
      </w:r>
      <w:r w:rsidR="00D64D5C" w:rsidRPr="00D64D5C">
        <w:rPr>
          <w:rFonts w:ascii="Times New Roman" w:hAnsi="Times New Roman" w:cs="Times New Roman"/>
          <w:sz w:val="24"/>
          <w:szCs w:val="24"/>
          <w:lang w:val="en-GB"/>
        </w:rPr>
        <w:lastRenderedPageBreak/>
        <w:t xml:space="preserve">The </w:t>
      </w:r>
      <w:r w:rsidR="00D64D5C">
        <w:rPr>
          <w:rFonts w:ascii="Times New Roman" w:hAnsi="Times New Roman" w:cs="Times New Roman"/>
          <w:sz w:val="24"/>
          <w:szCs w:val="24"/>
          <w:lang w:val="en-GB"/>
        </w:rPr>
        <w:t xml:space="preserve">growth of the </w:t>
      </w:r>
      <w:r w:rsidR="00D64D5C" w:rsidRPr="00D64D5C">
        <w:rPr>
          <w:rFonts w:ascii="Times New Roman" w:hAnsi="Times New Roman" w:cs="Times New Roman"/>
          <w:sz w:val="24"/>
          <w:szCs w:val="24"/>
          <w:lang w:val="en-GB"/>
        </w:rPr>
        <w:t xml:space="preserve">final demand components of GDP are shown in </w:t>
      </w:r>
      <w:r w:rsidR="00D64D5C" w:rsidRPr="00D64D5C">
        <w:rPr>
          <w:rFonts w:ascii="Times New Roman" w:hAnsi="Times New Roman" w:cs="Times New Roman"/>
          <w:b/>
          <w:bCs/>
          <w:color w:val="0070C0"/>
          <w:sz w:val="24"/>
          <w:szCs w:val="24"/>
          <w:lang w:val="en-GB"/>
        </w:rPr>
        <w:t>Table 6</w:t>
      </w:r>
      <w:r w:rsidR="00D64D5C">
        <w:rPr>
          <w:rFonts w:ascii="Times New Roman" w:hAnsi="Times New Roman" w:cs="Times New Roman"/>
          <w:sz w:val="24"/>
          <w:szCs w:val="24"/>
          <w:lang w:val="en-GB"/>
        </w:rPr>
        <w:t>, highlighting the relatively sharp fluctuations in the post-Covid period, especially in investment, by mid-2025 all</w:t>
      </w:r>
      <w:r w:rsidR="00001706">
        <w:rPr>
          <w:rFonts w:ascii="Times New Roman" w:hAnsi="Times New Roman" w:cs="Times New Roman"/>
          <w:sz w:val="24"/>
          <w:szCs w:val="24"/>
          <w:lang w:val="en-GB"/>
        </w:rPr>
        <w:t xml:space="preserve"> final</w:t>
      </w:r>
      <w:r w:rsidR="00D64D5C">
        <w:rPr>
          <w:rFonts w:ascii="Times New Roman" w:hAnsi="Times New Roman" w:cs="Times New Roman"/>
          <w:sz w:val="24"/>
          <w:szCs w:val="24"/>
          <w:lang w:val="en-GB"/>
        </w:rPr>
        <w:t xml:space="preserve"> demands (except government) are converging to their steady state growth rates.</w:t>
      </w:r>
    </w:p>
    <w:tbl>
      <w:tblPr>
        <w:tblStyle w:val="TableGrid"/>
        <w:tblW w:w="10013"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10306"/>
      </w:tblGrid>
      <w:tr w:rsidR="00D64D5C" w:rsidRPr="00996E22" w14:paraId="515E8905" w14:textId="77777777" w:rsidTr="00B85862">
        <w:trPr>
          <w:trHeight w:val="289"/>
        </w:trPr>
        <w:tc>
          <w:tcPr>
            <w:tcW w:w="10013" w:type="dxa"/>
          </w:tcPr>
          <w:p w14:paraId="09104CCA" w14:textId="60173360" w:rsidR="00D64D5C" w:rsidRPr="00BE6172" w:rsidRDefault="00D64D5C" w:rsidP="00FC71D0">
            <w:pPr>
              <w:spacing w:after="120" w:line="360" w:lineRule="auto"/>
              <w:ind w:left="-354" w:firstLine="354"/>
              <w:rPr>
                <w:rFonts w:ascii="Times New Roman" w:hAnsi="Times New Roman" w:cs="Times New Roman"/>
                <w:sz w:val="24"/>
                <w:szCs w:val="24"/>
                <w:lang w:val="en-GB"/>
              </w:rPr>
            </w:pPr>
            <w:r>
              <w:rPr>
                <w:rFonts w:ascii="Times New Roman" w:hAnsi="Times New Roman" w:cs="Times New Roman"/>
                <w:b/>
                <w:bCs/>
                <w:noProof/>
                <w:color w:val="0070C0"/>
                <w:sz w:val="20"/>
                <w:szCs w:val="20"/>
              </w:rPr>
              <w:t>Table 6</w:t>
            </w:r>
            <w:r w:rsidRPr="00CE572F">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 F</w:t>
            </w:r>
            <w:r w:rsidR="00FC71D0">
              <w:rPr>
                <w:rFonts w:ascii="Times New Roman" w:hAnsi="Times New Roman" w:cs="Times New Roman"/>
                <w:b/>
                <w:bCs/>
                <w:noProof/>
                <w:color w:val="0070C0"/>
                <w:sz w:val="20"/>
                <w:szCs w:val="20"/>
              </w:rPr>
              <w:t>inal demand components of GDP, Y-on-Y growth rates, in %</w:t>
            </w:r>
          </w:p>
        </w:tc>
      </w:tr>
      <w:tr w:rsidR="00D64D5C" w:rsidRPr="00996E22" w14:paraId="59AC7EE2" w14:textId="77777777" w:rsidTr="00B85862">
        <w:trPr>
          <w:trHeight w:val="346"/>
        </w:trPr>
        <w:tc>
          <w:tcPr>
            <w:tcW w:w="10013" w:type="dxa"/>
          </w:tcPr>
          <w:p w14:paraId="32BB6207" w14:textId="20F53C95" w:rsidR="00D64D5C" w:rsidRPr="00BE6172" w:rsidRDefault="00FC71D0" w:rsidP="00B85862">
            <w:pPr>
              <w:spacing w:line="360"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7B21E9C8" wp14:editId="4E12454C">
                  <wp:extent cx="6407150" cy="1392381"/>
                  <wp:effectExtent l="0" t="0" r="0" b="0"/>
                  <wp:docPr id="2129377720" name="Picture 14"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77720" name="Picture 14" descr="A table with numbers and text&#10;&#10;Description automatically generated"/>
                          <pic:cNvPicPr/>
                        </pic:nvPicPr>
                        <pic:blipFill>
                          <a:blip r:embed="rId65">
                            <a:extLst>
                              <a:ext uri="{BEBA8EAE-BF5A-486C-A8C5-ECC9F3942E4B}">
                                <a14:imgProps xmlns:a14="http://schemas.microsoft.com/office/drawing/2010/main">
                                  <a14:imgLayer r:embed="rId66">
                                    <a14:imgEffect>
                                      <a14:sharpenSoften amount="71000"/>
                                    </a14:imgEffect>
                                    <a14:imgEffect>
                                      <a14:brightnessContrast contrast="22000"/>
                                    </a14:imgEffect>
                                  </a14:imgLayer>
                                </a14:imgProps>
                              </a:ext>
                              <a:ext uri="{28A0092B-C50C-407E-A947-70E740481C1C}">
                                <a14:useLocalDpi xmlns:a14="http://schemas.microsoft.com/office/drawing/2010/main" val="0"/>
                              </a:ext>
                            </a:extLst>
                          </a:blip>
                          <a:stretch>
                            <a:fillRect/>
                          </a:stretch>
                        </pic:blipFill>
                        <pic:spPr>
                          <a:xfrm>
                            <a:off x="0" y="0"/>
                            <a:ext cx="6426133" cy="1396506"/>
                          </a:xfrm>
                          <a:prstGeom prst="rect">
                            <a:avLst/>
                          </a:prstGeom>
                        </pic:spPr>
                      </pic:pic>
                    </a:graphicData>
                  </a:graphic>
                </wp:inline>
              </w:drawing>
            </w:r>
          </w:p>
        </w:tc>
      </w:tr>
    </w:tbl>
    <w:p w14:paraId="2237DDC5" w14:textId="77777777" w:rsidR="00D64D5C" w:rsidRPr="00D64D5C" w:rsidRDefault="00D64D5C" w:rsidP="00D64D5C">
      <w:pPr>
        <w:rPr>
          <w:lang w:val="en-GB"/>
        </w:rPr>
      </w:pPr>
    </w:p>
    <w:p w14:paraId="43FFB87E" w14:textId="36229B69" w:rsidR="00D64D5C" w:rsidRPr="00D64D5C" w:rsidRDefault="00D64D5C" w:rsidP="00D64D5C">
      <w:pPr>
        <w:pStyle w:val="Heading3"/>
        <w:numPr>
          <w:ilvl w:val="2"/>
          <w:numId w:val="19"/>
        </w:numPr>
        <w:spacing w:after="120"/>
        <w:rPr>
          <w:lang w:val="en-GB"/>
        </w:rPr>
      </w:pPr>
      <w:bookmarkStart w:id="168" w:name="_Toc154000846"/>
      <w:r w:rsidRPr="004F7173">
        <w:rPr>
          <w:rFonts w:ascii="Times New Roman" w:hAnsi="Times New Roman" w:cs="Times New Roman"/>
          <w:b/>
          <w:bCs/>
          <w:color w:val="2F5496" w:themeColor="accent1" w:themeShade="BF"/>
          <w:lang w:val="en-GB"/>
        </w:rPr>
        <w:t xml:space="preserve">Private </w:t>
      </w:r>
      <w:r w:rsidRPr="00BE6172">
        <w:rPr>
          <w:rFonts w:ascii="Times New Roman" w:hAnsi="Times New Roman" w:cs="Times New Roman"/>
          <w:b/>
          <w:bCs/>
          <w:color w:val="2F5496" w:themeColor="accent1" w:themeShade="BF"/>
          <w:lang w:val="en-GB"/>
        </w:rPr>
        <w:t xml:space="preserve">final demands </w:t>
      </w:r>
      <w:r w:rsidRPr="004F7173">
        <w:rPr>
          <w:rFonts w:ascii="Times New Roman" w:hAnsi="Times New Roman" w:cs="Times New Roman"/>
          <w:b/>
          <w:bCs/>
          <w:color w:val="2F5496" w:themeColor="accent1" w:themeShade="BF"/>
          <w:lang w:val="en-GB"/>
        </w:rPr>
        <w:t>and cyclical position</w:t>
      </w:r>
      <w:bookmarkEnd w:id="168"/>
    </w:p>
    <w:p w14:paraId="05D5B6CA" w14:textId="77777777" w:rsidR="007D0DE5" w:rsidRPr="004F7173" w:rsidRDefault="005D0AC4" w:rsidP="009F66F4">
      <w:pPr>
        <w:spacing w:before="120" w:after="120"/>
        <w:rPr>
          <w:rFonts w:ascii="Times New Roman" w:hAnsi="Times New Roman" w:cs="Times New Roman"/>
          <w:b/>
          <w:bCs/>
          <w:color w:val="0070C0"/>
          <w:sz w:val="24"/>
          <w:szCs w:val="24"/>
          <w:lang w:val="en-GB"/>
        </w:rPr>
      </w:pPr>
      <w:r>
        <w:rPr>
          <w:rFonts w:ascii="Times New Roman" w:hAnsi="Times New Roman" w:cs="Times New Roman"/>
          <w:sz w:val="24"/>
          <w:szCs w:val="24"/>
          <w:lang w:val="en-GB"/>
        </w:rPr>
        <w:t xml:space="preserve">Private </w:t>
      </w:r>
      <w:r w:rsidR="00E30D63" w:rsidRPr="00C4572D">
        <w:rPr>
          <w:rFonts w:ascii="Times New Roman" w:hAnsi="Times New Roman" w:cs="Times New Roman"/>
          <w:sz w:val="24"/>
          <w:szCs w:val="24"/>
          <w:lang w:val="en-GB"/>
        </w:rPr>
        <w:t>c</w:t>
      </w:r>
      <w:r w:rsidR="007D0DE5" w:rsidRPr="00C4572D">
        <w:rPr>
          <w:rFonts w:ascii="Times New Roman" w:hAnsi="Times New Roman" w:cs="Times New Roman"/>
          <w:sz w:val="24"/>
          <w:szCs w:val="24"/>
          <w:lang w:val="en-GB"/>
        </w:rPr>
        <w:t>onsumpti</w:t>
      </w:r>
      <w:r w:rsidR="00E30D63" w:rsidRPr="00C4572D">
        <w:rPr>
          <w:rFonts w:ascii="Times New Roman" w:hAnsi="Times New Roman" w:cs="Times New Roman"/>
          <w:sz w:val="24"/>
          <w:szCs w:val="24"/>
          <w:lang w:val="en-GB"/>
        </w:rPr>
        <w:t xml:space="preserve">on </w:t>
      </w:r>
      <w:r>
        <w:rPr>
          <w:rFonts w:ascii="Times New Roman" w:hAnsi="Times New Roman" w:cs="Times New Roman"/>
          <w:sz w:val="24"/>
          <w:szCs w:val="24"/>
          <w:lang w:val="en-GB"/>
        </w:rPr>
        <w:t>is expected to re</w:t>
      </w:r>
      <w:r w:rsidR="00A4398D">
        <w:rPr>
          <w:rFonts w:ascii="Times New Roman" w:hAnsi="Times New Roman" w:cs="Times New Roman"/>
          <w:sz w:val="24"/>
          <w:szCs w:val="24"/>
          <w:lang w:val="en-GB"/>
        </w:rPr>
        <w:t>cover</w:t>
      </w:r>
      <w:r>
        <w:rPr>
          <w:rFonts w:ascii="Times New Roman" w:hAnsi="Times New Roman" w:cs="Times New Roman"/>
          <w:sz w:val="24"/>
          <w:szCs w:val="24"/>
          <w:lang w:val="en-GB"/>
        </w:rPr>
        <w:t xml:space="preserve"> from recent low levels </w:t>
      </w:r>
      <w:r w:rsidR="00A4398D">
        <w:rPr>
          <w:rFonts w:ascii="Times New Roman" w:hAnsi="Times New Roman" w:cs="Times New Roman"/>
          <w:sz w:val="24"/>
          <w:szCs w:val="24"/>
          <w:lang w:val="en-GB"/>
        </w:rPr>
        <w:t>but remains restrained in 2024 by low GDP growth and negative fiscal impulse in 2023-24. After that, as fiscal, and to a lesser extent monetary policy, becomes less restrictive and output growth picks to above-trend, it should return to trend growth in late 2026.</w:t>
      </w:r>
    </w:p>
    <w:tbl>
      <w:tblPr>
        <w:tblStyle w:val="TableGrid"/>
        <w:tblW w:w="9658" w:type="dxa"/>
        <w:tblInd w:w="260"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3531"/>
        <w:gridCol w:w="6127"/>
      </w:tblGrid>
      <w:tr w:rsidR="004B5F92" w14:paraId="023976C9" w14:textId="77777777" w:rsidTr="0052226D">
        <w:tc>
          <w:tcPr>
            <w:tcW w:w="9658" w:type="dxa"/>
            <w:gridSpan w:val="2"/>
            <w:tc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tcBorders>
          </w:tcPr>
          <w:p w14:paraId="72D22099" w14:textId="77777777" w:rsidR="004B5F92" w:rsidRDefault="004B5F92" w:rsidP="00D660F2">
            <w:pPr>
              <w:spacing w:after="120"/>
              <w:jc w:val="center"/>
              <w:rPr>
                <w:rFonts w:ascii="Times New Roman" w:hAnsi="Times New Roman" w:cs="Times New Roman"/>
                <w:noProof/>
                <w:sz w:val="24"/>
                <w:szCs w:val="24"/>
                <w:lang w:val="en-GB"/>
              </w:rPr>
            </w:pPr>
            <w:r w:rsidRPr="004B5F92">
              <w:rPr>
                <w:rFonts w:ascii="Times New Roman" w:hAnsi="Times New Roman" w:cs="Times New Roman"/>
                <w:b/>
                <w:bCs/>
                <w:color w:val="0070C0"/>
                <w:sz w:val="20"/>
                <w:szCs w:val="20"/>
                <w:lang w:val="en-GB"/>
              </w:rPr>
              <w:t xml:space="preserve">Figure </w:t>
            </w:r>
            <w:r w:rsidR="00D47E63">
              <w:rPr>
                <w:rFonts w:ascii="Times New Roman" w:hAnsi="Times New Roman" w:cs="Times New Roman"/>
                <w:b/>
                <w:bCs/>
                <w:color w:val="0070C0"/>
                <w:sz w:val="20"/>
                <w:szCs w:val="20"/>
                <w:lang w:val="en-GB"/>
              </w:rPr>
              <w:t>10</w:t>
            </w:r>
            <w:r w:rsidR="00804F67">
              <w:rPr>
                <w:rFonts w:ascii="Times New Roman" w:hAnsi="Times New Roman" w:cs="Times New Roman"/>
                <w:b/>
                <w:bCs/>
                <w:color w:val="0070C0"/>
                <w:sz w:val="20"/>
                <w:szCs w:val="20"/>
                <w:lang w:val="en-GB"/>
              </w:rPr>
              <w:t>. C</w:t>
            </w:r>
            <w:r w:rsidRPr="004B5F92">
              <w:rPr>
                <w:rFonts w:ascii="Times New Roman" w:hAnsi="Times New Roman" w:cs="Times New Roman"/>
                <w:b/>
                <w:bCs/>
                <w:color w:val="0070C0"/>
                <w:sz w:val="20"/>
                <w:szCs w:val="20"/>
                <w:lang w:val="en-GB"/>
              </w:rPr>
              <w:t xml:space="preserve">onsumption </w:t>
            </w:r>
            <w:r w:rsidR="0042638C">
              <w:rPr>
                <w:rFonts w:ascii="Times New Roman" w:hAnsi="Times New Roman" w:cs="Times New Roman"/>
                <w:b/>
                <w:bCs/>
                <w:color w:val="0070C0"/>
                <w:sz w:val="20"/>
                <w:szCs w:val="20"/>
                <w:lang w:val="en-GB"/>
              </w:rPr>
              <w:t>growth</w:t>
            </w:r>
            <w:r w:rsidR="009D3310">
              <w:rPr>
                <w:rFonts w:ascii="Times New Roman" w:hAnsi="Times New Roman" w:cs="Times New Roman"/>
                <w:b/>
                <w:bCs/>
                <w:color w:val="0070C0"/>
                <w:sz w:val="20"/>
                <w:szCs w:val="20"/>
                <w:lang w:val="en-GB"/>
              </w:rPr>
              <w:t xml:space="preserve"> and gap</w:t>
            </w:r>
          </w:p>
        </w:tc>
      </w:tr>
      <w:tr w:rsidR="0042638C" w14:paraId="2C38F15B" w14:textId="77777777" w:rsidTr="0052226D">
        <w:tc>
          <w:tcPr>
            <w:tcW w:w="3531" w:type="dxa"/>
            <w:tc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tcBorders>
          </w:tcPr>
          <w:p w14:paraId="718EB164" w14:textId="77777777" w:rsidR="0042638C" w:rsidRPr="004B5F92" w:rsidRDefault="006B2E23" w:rsidP="006B2E23">
            <w:pPr>
              <w:jc w:val="center"/>
              <w:rPr>
                <w:rFonts w:ascii="Times New Roman" w:hAnsi="Times New Roman" w:cs="Times New Roman"/>
                <w:b/>
                <w:bCs/>
                <w:color w:val="0070C0"/>
                <w:sz w:val="20"/>
                <w:szCs w:val="20"/>
                <w:lang w:val="en-GB"/>
              </w:rPr>
            </w:pPr>
            <w:r w:rsidRPr="006B2E23">
              <w:rPr>
                <w:rFonts w:ascii="Times New Roman" w:hAnsi="Times New Roman" w:cs="Times New Roman"/>
                <w:b/>
                <w:bCs/>
                <w:color w:val="0070C0"/>
                <w:sz w:val="18"/>
                <w:szCs w:val="18"/>
                <w:lang w:val="en-GB"/>
              </w:rPr>
              <w:t>Fig</w:t>
            </w:r>
            <w:r>
              <w:rPr>
                <w:rFonts w:ascii="Times New Roman" w:hAnsi="Times New Roman" w:cs="Times New Roman"/>
                <w:b/>
                <w:bCs/>
                <w:color w:val="0070C0"/>
                <w:sz w:val="18"/>
                <w:szCs w:val="18"/>
                <w:lang w:val="en-GB"/>
              </w:rPr>
              <w:t>.</w:t>
            </w:r>
            <w:r w:rsidRPr="006B2E23">
              <w:rPr>
                <w:rFonts w:ascii="Times New Roman" w:hAnsi="Times New Roman" w:cs="Times New Roman"/>
                <w:b/>
                <w:bCs/>
                <w:color w:val="0070C0"/>
                <w:sz w:val="18"/>
                <w:szCs w:val="18"/>
                <w:lang w:val="en-GB"/>
              </w:rPr>
              <w:t xml:space="preserve"> 10.1 Consumption</w:t>
            </w:r>
            <w:r>
              <w:rPr>
                <w:rFonts w:ascii="Times New Roman" w:hAnsi="Times New Roman" w:cs="Times New Roman"/>
                <w:b/>
                <w:bCs/>
                <w:color w:val="0070C0"/>
                <w:sz w:val="18"/>
                <w:szCs w:val="18"/>
                <w:lang w:val="en-GB"/>
              </w:rPr>
              <w:t xml:space="preserve"> growth</w:t>
            </w:r>
            <w:r w:rsidRPr="006B2E23">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and trend</w:t>
            </w:r>
          </w:p>
        </w:tc>
        <w:tc>
          <w:tcPr>
            <w:tcW w:w="6127" w:type="dxa"/>
            <w:tc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tcBorders>
          </w:tcPr>
          <w:p w14:paraId="0A384843" w14:textId="77777777" w:rsidR="0042638C" w:rsidRPr="006B2E23" w:rsidRDefault="0042638C" w:rsidP="0047127A">
            <w:pPr>
              <w:spacing w:after="120"/>
              <w:jc w:val="center"/>
              <w:rPr>
                <w:rFonts w:ascii="Times New Roman" w:hAnsi="Times New Roman" w:cs="Times New Roman"/>
                <w:b/>
                <w:bCs/>
                <w:color w:val="0070C0"/>
                <w:sz w:val="18"/>
                <w:szCs w:val="18"/>
                <w:lang w:val="en-GB"/>
              </w:rPr>
            </w:pPr>
            <w:r w:rsidRPr="006B2E23">
              <w:rPr>
                <w:rFonts w:ascii="Times New Roman" w:hAnsi="Times New Roman" w:cs="Times New Roman"/>
                <w:b/>
                <w:bCs/>
                <w:color w:val="0070C0"/>
                <w:sz w:val="18"/>
                <w:szCs w:val="18"/>
                <w:lang w:val="en-GB"/>
              </w:rPr>
              <w:t>Fig</w:t>
            </w:r>
            <w:r w:rsidR="006B2E23">
              <w:rPr>
                <w:rFonts w:ascii="Times New Roman" w:hAnsi="Times New Roman" w:cs="Times New Roman"/>
                <w:b/>
                <w:bCs/>
                <w:color w:val="0070C0"/>
                <w:sz w:val="18"/>
                <w:szCs w:val="18"/>
                <w:lang w:val="en-GB"/>
              </w:rPr>
              <w:t>.</w:t>
            </w:r>
            <w:r w:rsidRPr="006B2E23">
              <w:rPr>
                <w:rFonts w:ascii="Times New Roman" w:hAnsi="Times New Roman" w:cs="Times New Roman"/>
                <w:b/>
                <w:bCs/>
                <w:color w:val="0070C0"/>
                <w:sz w:val="18"/>
                <w:szCs w:val="18"/>
                <w:lang w:val="en-GB"/>
              </w:rPr>
              <w:t xml:space="preserve"> </w:t>
            </w:r>
            <w:proofErr w:type="gramStart"/>
            <w:r w:rsidRPr="006B2E23">
              <w:rPr>
                <w:rFonts w:ascii="Times New Roman" w:hAnsi="Times New Roman" w:cs="Times New Roman"/>
                <w:b/>
                <w:bCs/>
                <w:color w:val="0070C0"/>
                <w:sz w:val="18"/>
                <w:szCs w:val="18"/>
                <w:lang w:val="en-GB"/>
              </w:rPr>
              <w:t>10.</w:t>
            </w:r>
            <w:r w:rsidR="006B2E23">
              <w:rPr>
                <w:rFonts w:ascii="Times New Roman" w:hAnsi="Times New Roman" w:cs="Times New Roman"/>
                <w:b/>
                <w:bCs/>
                <w:color w:val="0070C0"/>
                <w:sz w:val="18"/>
                <w:szCs w:val="18"/>
                <w:lang w:val="en-GB"/>
              </w:rPr>
              <w:t>2</w:t>
            </w:r>
            <w:r w:rsidRPr="006B2E23">
              <w:rPr>
                <w:rFonts w:ascii="Times New Roman" w:hAnsi="Times New Roman" w:cs="Times New Roman"/>
                <w:b/>
                <w:bCs/>
                <w:color w:val="0070C0"/>
                <w:sz w:val="18"/>
                <w:szCs w:val="18"/>
                <w:lang w:val="en-GB"/>
              </w:rPr>
              <w:t xml:space="preserve">  Consumption</w:t>
            </w:r>
            <w:proofErr w:type="gramEnd"/>
            <w:r w:rsidRPr="006B2E23">
              <w:rPr>
                <w:rFonts w:ascii="Times New Roman" w:hAnsi="Times New Roman" w:cs="Times New Roman"/>
                <w:b/>
                <w:bCs/>
                <w:color w:val="0070C0"/>
                <w:sz w:val="18"/>
                <w:szCs w:val="18"/>
                <w:lang w:val="en-GB"/>
              </w:rPr>
              <w:t xml:space="preserve"> gap and </w:t>
            </w:r>
            <w:r w:rsidR="00A4398D">
              <w:rPr>
                <w:rFonts w:ascii="Times New Roman" w:hAnsi="Times New Roman" w:cs="Times New Roman"/>
                <w:b/>
                <w:bCs/>
                <w:color w:val="0070C0"/>
                <w:sz w:val="18"/>
                <w:szCs w:val="18"/>
                <w:lang w:val="en-GB"/>
              </w:rPr>
              <w:t xml:space="preserve">its </w:t>
            </w:r>
            <w:r w:rsidRPr="006B2E23">
              <w:rPr>
                <w:rFonts w:ascii="Times New Roman" w:hAnsi="Times New Roman" w:cs="Times New Roman"/>
                <w:b/>
                <w:bCs/>
                <w:color w:val="0070C0"/>
                <w:sz w:val="18"/>
                <w:szCs w:val="18"/>
                <w:lang w:val="en-GB"/>
              </w:rPr>
              <w:t>components</w:t>
            </w:r>
          </w:p>
        </w:tc>
      </w:tr>
      <w:tr w:rsidR="006B2E23" w14:paraId="56A0944D" w14:textId="77777777" w:rsidTr="0052226D">
        <w:trPr>
          <w:trHeight w:val="2869"/>
        </w:trPr>
        <w:tc>
          <w:tcPr>
            <w:tcW w:w="3531" w:type="dxa"/>
            <w:tcBorders>
              <w:top w:val="single" w:sz="8" w:space="0" w:color="FFF2CC" w:themeColor="accent4" w:themeTint="33"/>
              <w:bottom w:val="single" w:sz="8" w:space="0" w:color="FFF2CC" w:themeColor="accent4" w:themeTint="33"/>
            </w:tcBorders>
          </w:tcPr>
          <w:p w14:paraId="1F9000AF" w14:textId="1A7FE685" w:rsidR="006B2E23" w:rsidRDefault="00D660F2" w:rsidP="00AC6AF2">
            <w:pPr>
              <w:spacing w:before="120"/>
              <w:rPr>
                <w:rFonts w:ascii="Times New Roman" w:hAnsi="Times New Roman" w:cs="Times New Roman"/>
                <w:sz w:val="24"/>
                <w:szCs w:val="24"/>
                <w:lang w:val="en-GB"/>
              </w:rPr>
            </w:pPr>
            <w:r>
              <w:rPr>
                <w:rFonts w:ascii="Times New Roman" w:hAnsi="Times New Roman" w:cs="Times New Roman"/>
                <w:noProof/>
                <w:sz w:val="24"/>
                <w:szCs w:val="24"/>
                <w:lang w:val="en-GB"/>
              </w:rPr>
              <w:t xml:space="preserve">   </w:t>
            </w:r>
            <w:r w:rsidR="00E2181C">
              <w:rPr>
                <w:rFonts w:ascii="Times New Roman" w:hAnsi="Times New Roman" w:cs="Times New Roman"/>
                <w:noProof/>
                <w:sz w:val="24"/>
                <w:szCs w:val="24"/>
                <w:lang w:val="en-GB"/>
              </w:rPr>
              <w:drawing>
                <wp:inline distT="0" distB="0" distL="0" distR="0" wp14:anchorId="37BB3D0E" wp14:editId="65BF7E7B">
                  <wp:extent cx="2105025" cy="1764665"/>
                  <wp:effectExtent l="0" t="0" r="9525" b="6985"/>
                  <wp:docPr id="687497616" name="Picture 1"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97616" name="Picture 1" descr="A graph with blue lines and orange lines&#10;&#10;Description automatically generated"/>
                          <pic:cNvPicPr/>
                        </pic:nvPicPr>
                        <pic:blipFill>
                          <a:blip r:embed="rId67">
                            <a:extLst>
                              <a:ext uri="{28A0092B-C50C-407E-A947-70E740481C1C}">
                                <a14:useLocalDpi xmlns:a14="http://schemas.microsoft.com/office/drawing/2010/main" val="0"/>
                              </a:ext>
                            </a:extLst>
                          </a:blip>
                          <a:stretch>
                            <a:fillRect/>
                          </a:stretch>
                        </pic:blipFill>
                        <pic:spPr>
                          <a:xfrm>
                            <a:off x="0" y="0"/>
                            <a:ext cx="2105025" cy="1764665"/>
                          </a:xfrm>
                          <a:prstGeom prst="rect">
                            <a:avLst/>
                          </a:prstGeom>
                        </pic:spPr>
                      </pic:pic>
                    </a:graphicData>
                  </a:graphic>
                </wp:inline>
              </w:drawing>
            </w:r>
          </w:p>
        </w:tc>
        <w:tc>
          <w:tcPr>
            <w:tcW w:w="6127" w:type="dxa"/>
            <w:vMerge w:val="restart"/>
            <w:tcBorders>
              <w:top w:val="single" w:sz="8" w:space="0" w:color="FFF2CC" w:themeColor="accent4" w:themeTint="33"/>
            </w:tcBorders>
          </w:tcPr>
          <w:p w14:paraId="7276FE21" w14:textId="6C82E2DF" w:rsidR="006B2E23" w:rsidRDefault="00E2181C" w:rsidP="00D660F2">
            <w:pPr>
              <w:rPr>
                <w:rFonts w:ascii="Times New Roman" w:hAnsi="Times New Roman" w:cs="Times New Roman"/>
                <w:noProof/>
                <w:sz w:val="24"/>
                <w:szCs w:val="24"/>
                <w:lang w:val="en-GB"/>
              </w:rPr>
            </w:pPr>
            <w:r>
              <w:rPr>
                <w:rFonts w:ascii="Times New Roman" w:hAnsi="Times New Roman" w:cs="Times New Roman"/>
                <w:noProof/>
                <w:sz w:val="24"/>
                <w:szCs w:val="24"/>
                <w:lang w:val="en-GB"/>
              </w:rPr>
              <w:drawing>
                <wp:inline distT="0" distB="0" distL="0" distR="0" wp14:anchorId="744667B0" wp14:editId="3D9FF7E8">
                  <wp:extent cx="3753485" cy="3293110"/>
                  <wp:effectExtent l="0" t="0" r="0" b="2540"/>
                  <wp:docPr id="134103235" name="Picture 2"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3235" name="Picture 2" descr="A graph of a graph&#10;&#10;Description automatically generated"/>
                          <pic:cNvPicPr/>
                        </pic:nvPicPr>
                        <pic:blipFill>
                          <a:blip r:embed="rId68">
                            <a:extLst>
                              <a:ext uri="{28A0092B-C50C-407E-A947-70E740481C1C}">
                                <a14:useLocalDpi xmlns:a14="http://schemas.microsoft.com/office/drawing/2010/main" val="0"/>
                              </a:ext>
                            </a:extLst>
                          </a:blip>
                          <a:stretch>
                            <a:fillRect/>
                          </a:stretch>
                        </pic:blipFill>
                        <pic:spPr>
                          <a:xfrm>
                            <a:off x="0" y="0"/>
                            <a:ext cx="3753485" cy="3293110"/>
                          </a:xfrm>
                          <a:prstGeom prst="rect">
                            <a:avLst/>
                          </a:prstGeom>
                        </pic:spPr>
                      </pic:pic>
                    </a:graphicData>
                  </a:graphic>
                </wp:inline>
              </w:drawing>
            </w:r>
          </w:p>
          <w:p w14:paraId="5A003FE8" w14:textId="77777777" w:rsidR="00D660F2" w:rsidRPr="003C7D9A" w:rsidRDefault="00D660F2" w:rsidP="00D660F2">
            <w:pPr>
              <w:rPr>
                <w:rFonts w:ascii="Times New Roman" w:hAnsi="Times New Roman" w:cs="Times New Roman"/>
                <w:color w:val="2F5496" w:themeColor="accent1" w:themeShade="BF"/>
                <w:sz w:val="20"/>
                <w:szCs w:val="20"/>
                <w:lang w:val="en-GB"/>
              </w:rPr>
            </w:pPr>
          </w:p>
        </w:tc>
      </w:tr>
      <w:tr w:rsidR="006B2E23" w14:paraId="13204257" w14:textId="77777777" w:rsidTr="0052226D">
        <w:trPr>
          <w:trHeight w:val="1977"/>
        </w:trPr>
        <w:tc>
          <w:tcPr>
            <w:tcW w:w="3531" w:type="dxa"/>
            <w:tcBorders>
              <w:top w:val="single" w:sz="8" w:space="0" w:color="FFF2CC" w:themeColor="accent4" w:themeTint="33"/>
            </w:tcBorders>
          </w:tcPr>
          <w:p w14:paraId="696632D3" w14:textId="77777777" w:rsidR="006B2E23" w:rsidRPr="00A4398D" w:rsidRDefault="006B2E23" w:rsidP="00A4398D">
            <w:pPr>
              <w:rPr>
                <w:rFonts w:ascii="Times New Roman" w:hAnsi="Times New Roman" w:cs="Times New Roman"/>
                <w:b/>
                <w:bCs/>
                <w:color w:val="2F5496" w:themeColor="accent1" w:themeShade="BF"/>
                <w:sz w:val="20"/>
                <w:szCs w:val="20"/>
                <w:lang w:val="en-GB"/>
              </w:rPr>
            </w:pPr>
            <w:r w:rsidRPr="00A4398D">
              <w:rPr>
                <w:rFonts w:ascii="Times New Roman" w:hAnsi="Times New Roman" w:cs="Times New Roman"/>
                <w:b/>
                <w:bCs/>
                <w:color w:val="2F5496" w:themeColor="accent1" w:themeShade="BF"/>
                <w:sz w:val="20"/>
                <w:szCs w:val="20"/>
                <w:lang w:val="en-GB"/>
              </w:rPr>
              <w:t xml:space="preserve">Consumption </w:t>
            </w:r>
            <w:r w:rsidR="00A4398D">
              <w:rPr>
                <w:rFonts w:ascii="Times New Roman" w:hAnsi="Times New Roman" w:cs="Times New Roman"/>
                <w:b/>
                <w:bCs/>
                <w:color w:val="2F5496" w:themeColor="accent1" w:themeShade="BF"/>
                <w:sz w:val="20"/>
                <w:szCs w:val="20"/>
                <w:lang w:val="en-GB"/>
              </w:rPr>
              <w:t>back</w:t>
            </w:r>
            <w:r w:rsidRPr="00A4398D">
              <w:rPr>
                <w:rFonts w:ascii="Times New Roman" w:hAnsi="Times New Roman" w:cs="Times New Roman"/>
                <w:b/>
                <w:bCs/>
                <w:color w:val="2F5496" w:themeColor="accent1" w:themeShade="BF"/>
                <w:sz w:val="20"/>
                <w:szCs w:val="20"/>
                <w:lang w:val="en-GB"/>
              </w:rPr>
              <w:t xml:space="preserve"> to trend</w:t>
            </w:r>
            <w:r w:rsidR="00A4398D">
              <w:rPr>
                <w:rFonts w:ascii="Times New Roman" w:hAnsi="Times New Roman" w:cs="Times New Roman"/>
                <w:b/>
                <w:bCs/>
                <w:color w:val="2F5496" w:themeColor="accent1" w:themeShade="BF"/>
                <w:sz w:val="20"/>
                <w:szCs w:val="20"/>
                <w:lang w:val="en-GB"/>
              </w:rPr>
              <w:t>, drivers:</w:t>
            </w:r>
          </w:p>
          <w:p w14:paraId="10B8B53A" w14:textId="77777777" w:rsidR="006B2E23" w:rsidRDefault="006B2E23" w:rsidP="006B2E23">
            <w:pPr>
              <w:spacing w:line="276" w:lineRule="auto"/>
              <w:rPr>
                <w:rFonts w:ascii="Times New Roman" w:hAnsi="Times New Roman" w:cs="Times New Roman"/>
                <w:color w:val="2F5496" w:themeColor="accent1" w:themeShade="BF"/>
                <w:sz w:val="20"/>
                <w:szCs w:val="20"/>
                <w:lang w:val="en-GB"/>
              </w:rPr>
            </w:pPr>
            <w:r w:rsidRPr="006C28F8">
              <w:rPr>
                <w:rFonts w:ascii="Times New Roman" w:hAnsi="Times New Roman" w:cs="Times New Roman"/>
                <w:color w:val="2F5496" w:themeColor="accent1" w:themeShade="BF"/>
                <w:sz w:val="20"/>
                <w:szCs w:val="20"/>
                <w:lang w:val="en-GB"/>
              </w:rPr>
              <w:t>--</w:t>
            </w:r>
            <w:r>
              <w:rPr>
                <w:rFonts w:ascii="Times New Roman" w:hAnsi="Times New Roman" w:cs="Times New Roman"/>
                <w:color w:val="2F5496" w:themeColor="accent1" w:themeShade="BF"/>
                <w:sz w:val="20"/>
                <w:szCs w:val="20"/>
                <w:lang w:val="en-GB"/>
              </w:rPr>
              <w:t>persistence, lagged effect</w:t>
            </w:r>
          </w:p>
          <w:p w14:paraId="190D2D1E" w14:textId="77777777" w:rsidR="006B2E23" w:rsidRDefault="006B2E23" w:rsidP="006B2E23">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--expectations</w:t>
            </w:r>
          </w:p>
          <w:p w14:paraId="29889079" w14:textId="77777777" w:rsidR="006B2E23" w:rsidRDefault="006B2E23" w:rsidP="006B2E23">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--income, proxied by real GDP</w:t>
            </w:r>
          </w:p>
          <w:p w14:paraId="771B2AC0" w14:textId="77777777" w:rsidR="006B2E23" w:rsidRDefault="006B2E23" w:rsidP="00A4398D">
            <w:pPr>
              <w:spacing w:line="276" w:lineRule="auto"/>
              <w:rPr>
                <w:rFonts w:ascii="Times New Roman" w:hAnsi="Times New Roman" w:cs="Times New Roman"/>
                <w:sz w:val="24"/>
                <w:szCs w:val="24"/>
                <w:lang w:val="en-GB"/>
              </w:rPr>
            </w:pPr>
            <w:r>
              <w:rPr>
                <w:rFonts w:ascii="Times New Roman" w:hAnsi="Times New Roman" w:cs="Times New Roman"/>
                <w:color w:val="2F5496" w:themeColor="accent1" w:themeShade="BF"/>
                <w:sz w:val="20"/>
                <w:szCs w:val="20"/>
              </w:rPr>
              <w:t>--</w:t>
            </w:r>
            <w:r w:rsidR="0081513C">
              <w:rPr>
                <w:rFonts w:ascii="Times New Roman" w:hAnsi="Times New Roman" w:cs="Times New Roman"/>
                <w:color w:val="2F5496" w:themeColor="accent1" w:themeShade="BF"/>
                <w:sz w:val="20"/>
                <w:szCs w:val="20"/>
              </w:rPr>
              <w:t xml:space="preserve">negative </w:t>
            </w:r>
            <w:r>
              <w:rPr>
                <w:rFonts w:ascii="Times New Roman" w:hAnsi="Times New Roman" w:cs="Times New Roman"/>
                <w:color w:val="2F5496" w:themeColor="accent1" w:themeShade="BF"/>
                <w:sz w:val="20"/>
                <w:szCs w:val="20"/>
              </w:rPr>
              <w:t>fiscal impulse</w:t>
            </w:r>
          </w:p>
        </w:tc>
        <w:tc>
          <w:tcPr>
            <w:tcW w:w="6127" w:type="dxa"/>
            <w:vMerge/>
          </w:tcPr>
          <w:p w14:paraId="6843FBD0" w14:textId="77777777" w:rsidR="006B2E23" w:rsidRDefault="006B2E23" w:rsidP="0042638C">
            <w:pPr>
              <w:spacing w:after="240"/>
              <w:rPr>
                <w:rFonts w:ascii="Times New Roman" w:hAnsi="Times New Roman" w:cs="Times New Roman"/>
                <w:noProof/>
                <w:sz w:val="24"/>
                <w:szCs w:val="24"/>
                <w:lang w:val="en-GB"/>
              </w:rPr>
            </w:pPr>
          </w:p>
        </w:tc>
      </w:tr>
    </w:tbl>
    <w:p w14:paraId="579DCD09" w14:textId="77777777" w:rsidR="00B962BF" w:rsidRDefault="00B962BF" w:rsidP="007F4E11">
      <w:pPr>
        <w:spacing w:before="120" w:after="120"/>
        <w:rPr>
          <w:rFonts w:ascii="Times New Roman" w:hAnsi="Times New Roman" w:cs="Times New Roman"/>
          <w:color w:val="000000" w:themeColor="text1"/>
          <w:sz w:val="24"/>
          <w:szCs w:val="24"/>
          <w:lang w:val="en-GB"/>
        </w:rPr>
      </w:pPr>
    </w:p>
    <w:p w14:paraId="5BCFAC68" w14:textId="77777777" w:rsidR="00B962BF" w:rsidRDefault="00B962BF">
      <w:pPr>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br w:type="page"/>
      </w:r>
    </w:p>
    <w:p w14:paraId="4915FF54" w14:textId="1DDBBC90" w:rsidR="006C28F8" w:rsidRDefault="00EF64F5" w:rsidP="007F4E11">
      <w:pPr>
        <w:spacing w:before="120" w:after="120"/>
        <w:rPr>
          <w:rFonts w:ascii="Times New Roman" w:hAnsi="Times New Roman" w:cs="Times New Roman"/>
          <w:color w:val="2F5496" w:themeColor="accent1" w:themeShade="BF"/>
          <w:sz w:val="24"/>
          <w:szCs w:val="24"/>
          <w:lang w:val="en-GB"/>
        </w:rPr>
      </w:pPr>
      <w:r>
        <w:rPr>
          <w:rFonts w:ascii="Times New Roman" w:hAnsi="Times New Roman" w:cs="Times New Roman"/>
          <w:color w:val="000000" w:themeColor="text1"/>
          <w:sz w:val="24"/>
          <w:szCs w:val="24"/>
          <w:lang w:val="en-GB"/>
        </w:rPr>
        <w:lastRenderedPageBreak/>
        <w:t xml:space="preserve">The other </w:t>
      </w:r>
      <w:r w:rsidRPr="00EF64F5">
        <w:rPr>
          <w:rFonts w:ascii="Times New Roman" w:hAnsi="Times New Roman" w:cs="Times New Roman"/>
          <w:color w:val="000000" w:themeColor="text1"/>
          <w:sz w:val="24"/>
          <w:szCs w:val="24"/>
          <w:lang w:val="en-GB"/>
        </w:rPr>
        <w:t>final demand component</w:t>
      </w:r>
      <w:r w:rsidR="003C7D9A">
        <w:rPr>
          <w:rFonts w:ascii="Times New Roman" w:hAnsi="Times New Roman" w:cs="Times New Roman"/>
          <w:color w:val="000000" w:themeColor="text1"/>
          <w:sz w:val="24"/>
          <w:szCs w:val="24"/>
          <w:lang w:val="en-GB"/>
        </w:rPr>
        <w:t>s</w:t>
      </w:r>
      <w:r w:rsidR="00E2181C">
        <w:rPr>
          <w:rFonts w:ascii="Times New Roman" w:hAnsi="Times New Roman" w:cs="Times New Roman"/>
          <w:color w:val="000000" w:themeColor="text1"/>
          <w:sz w:val="24"/>
          <w:szCs w:val="24"/>
          <w:lang w:val="en-GB"/>
        </w:rPr>
        <w:t>—</w:t>
      </w:r>
      <w:r>
        <w:rPr>
          <w:rFonts w:ascii="Times New Roman" w:hAnsi="Times New Roman" w:cs="Times New Roman"/>
          <w:color w:val="000000" w:themeColor="text1"/>
          <w:sz w:val="24"/>
          <w:szCs w:val="24"/>
          <w:lang w:val="en-GB"/>
        </w:rPr>
        <w:t>contribut</w:t>
      </w:r>
      <w:r w:rsidR="003C7D9A">
        <w:rPr>
          <w:rFonts w:ascii="Times New Roman" w:hAnsi="Times New Roman" w:cs="Times New Roman"/>
          <w:color w:val="000000" w:themeColor="text1"/>
          <w:sz w:val="24"/>
          <w:szCs w:val="24"/>
          <w:lang w:val="en-GB"/>
        </w:rPr>
        <w:t>ing</w:t>
      </w:r>
      <w:r>
        <w:rPr>
          <w:rFonts w:ascii="Times New Roman" w:hAnsi="Times New Roman" w:cs="Times New Roman"/>
          <w:color w:val="000000" w:themeColor="text1"/>
          <w:sz w:val="24"/>
          <w:szCs w:val="24"/>
          <w:lang w:val="en-GB"/>
        </w:rPr>
        <w:t xml:space="preserve"> much less</w:t>
      </w:r>
      <w:r w:rsidR="003C7D9A">
        <w:rPr>
          <w:rFonts w:ascii="Times New Roman" w:hAnsi="Times New Roman" w:cs="Times New Roman"/>
          <w:color w:val="000000" w:themeColor="text1"/>
          <w:sz w:val="24"/>
          <w:szCs w:val="24"/>
          <w:lang w:val="en-GB"/>
        </w:rPr>
        <w:t xml:space="preserve"> to GDP—have their own drivers.</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7185"/>
        <w:gridCol w:w="2685"/>
      </w:tblGrid>
      <w:tr w:rsidR="00DE5030" w14:paraId="17F6B8F6" w14:textId="77777777" w:rsidTr="0081513C">
        <w:tc>
          <w:tcPr>
            <w:tcW w:w="9870" w:type="dxa"/>
            <w:gridSpan w:val="2"/>
          </w:tcPr>
          <w:p w14:paraId="6BF1026B" w14:textId="77777777" w:rsidR="00DE5030" w:rsidRDefault="00D579ED" w:rsidP="00260D13">
            <w:pPr>
              <w:jc w:val="center"/>
              <w:rPr>
                <w:rFonts w:ascii="Times New Roman" w:hAnsi="Times New Roman" w:cs="Times New Roman"/>
                <w:b/>
                <w:bCs/>
                <w:color w:val="2F5496" w:themeColor="accent1" w:themeShade="BF"/>
                <w:sz w:val="20"/>
                <w:szCs w:val="20"/>
                <w:lang w:val="en-GB"/>
              </w:rPr>
            </w:pPr>
            <w:r w:rsidRPr="004B5F92">
              <w:rPr>
                <w:rFonts w:ascii="Times New Roman" w:hAnsi="Times New Roman" w:cs="Times New Roman"/>
                <w:b/>
                <w:bCs/>
                <w:color w:val="0070C0"/>
                <w:sz w:val="20"/>
                <w:szCs w:val="20"/>
                <w:lang w:val="en-GB"/>
              </w:rPr>
              <w:t xml:space="preserve">Figure </w:t>
            </w:r>
            <w:r w:rsidR="00D47E63">
              <w:rPr>
                <w:rFonts w:ascii="Times New Roman" w:hAnsi="Times New Roman" w:cs="Times New Roman"/>
                <w:b/>
                <w:bCs/>
                <w:color w:val="0070C0"/>
                <w:sz w:val="20"/>
                <w:szCs w:val="20"/>
                <w:lang w:val="en-GB"/>
              </w:rPr>
              <w:t>11</w:t>
            </w:r>
            <w:r w:rsidR="00804F67">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 xml:space="preserve"> Export</w:t>
            </w:r>
            <w:r w:rsidRPr="004B5F92">
              <w:rPr>
                <w:rFonts w:ascii="Times New Roman" w:hAnsi="Times New Roman" w:cs="Times New Roman"/>
                <w:b/>
                <w:bCs/>
                <w:color w:val="0070C0"/>
                <w:sz w:val="20"/>
                <w:szCs w:val="20"/>
                <w:lang w:val="en-GB"/>
              </w:rPr>
              <w:t xml:space="preserve"> gap</w:t>
            </w:r>
            <w:r w:rsidR="00804F67">
              <w:rPr>
                <w:rFonts w:ascii="Times New Roman" w:hAnsi="Times New Roman" w:cs="Times New Roman"/>
                <w:b/>
                <w:bCs/>
                <w:color w:val="0070C0"/>
                <w:sz w:val="20"/>
                <w:szCs w:val="20"/>
                <w:lang w:val="en-GB"/>
              </w:rPr>
              <w:t xml:space="preserve"> and components</w:t>
            </w:r>
          </w:p>
        </w:tc>
      </w:tr>
      <w:tr w:rsidR="006C28F8" w14:paraId="3E57C0A6" w14:textId="77777777" w:rsidTr="0081513C">
        <w:trPr>
          <w:trHeight w:val="4839"/>
        </w:trPr>
        <w:tc>
          <w:tcPr>
            <w:tcW w:w="7185" w:type="dxa"/>
          </w:tcPr>
          <w:p w14:paraId="6F227308" w14:textId="77777777" w:rsidR="006C28F8" w:rsidRDefault="006C28F8" w:rsidP="006C28F8">
            <w:pPr>
              <w:rPr>
                <w:rFonts w:ascii="Times New Roman" w:hAnsi="Times New Roman" w:cs="Times New Roman"/>
                <w:color w:val="2F5496" w:themeColor="accent1" w:themeShade="BF"/>
                <w:sz w:val="24"/>
                <w:szCs w:val="24"/>
                <w:lang w:val="en-GB"/>
              </w:rPr>
            </w:pPr>
          </w:p>
          <w:p w14:paraId="17A3E68E" w14:textId="5AC7B2F7" w:rsidR="006C28F8" w:rsidRDefault="00E2181C" w:rsidP="006C28F8">
            <w:pPr>
              <w:rPr>
                <w:rFonts w:ascii="Times New Roman" w:hAnsi="Times New Roman" w:cs="Times New Roman"/>
                <w:color w:val="2F5496" w:themeColor="accent1" w:themeShade="BF"/>
                <w:sz w:val="24"/>
                <w:szCs w:val="24"/>
                <w:lang w:val="en-GB"/>
              </w:rPr>
            </w:pPr>
            <w:r>
              <w:rPr>
                <w:rFonts w:ascii="Times New Roman" w:hAnsi="Times New Roman" w:cs="Times New Roman"/>
                <w:noProof/>
                <w:color w:val="2F5496" w:themeColor="accent1" w:themeShade="BF"/>
                <w:sz w:val="24"/>
                <w:szCs w:val="24"/>
                <w:lang w:val="en-GB"/>
              </w:rPr>
              <w:drawing>
                <wp:inline distT="0" distB="0" distL="0" distR="0" wp14:anchorId="3A299E6C" wp14:editId="029AD49E">
                  <wp:extent cx="4123944" cy="3575304"/>
                  <wp:effectExtent l="0" t="0" r="0" b="6350"/>
                  <wp:docPr id="1676162509" name="Picture 3"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62509" name="Picture 3" descr="A graph with different colored lines&#10;&#10;Description automatically generated"/>
                          <pic:cNvPicPr/>
                        </pic:nvPicPr>
                        <pic:blipFill>
                          <a:blip r:embed="rId69">
                            <a:extLst>
                              <a:ext uri="{28A0092B-C50C-407E-A947-70E740481C1C}">
                                <a14:useLocalDpi xmlns:a14="http://schemas.microsoft.com/office/drawing/2010/main" val="0"/>
                              </a:ext>
                            </a:extLst>
                          </a:blip>
                          <a:stretch>
                            <a:fillRect/>
                          </a:stretch>
                        </pic:blipFill>
                        <pic:spPr>
                          <a:xfrm>
                            <a:off x="0" y="0"/>
                            <a:ext cx="4123944" cy="3575304"/>
                          </a:xfrm>
                          <a:prstGeom prst="rect">
                            <a:avLst/>
                          </a:prstGeom>
                        </pic:spPr>
                      </pic:pic>
                    </a:graphicData>
                  </a:graphic>
                </wp:inline>
              </w:drawing>
            </w:r>
          </w:p>
        </w:tc>
        <w:tc>
          <w:tcPr>
            <w:tcW w:w="2685" w:type="dxa"/>
          </w:tcPr>
          <w:p w14:paraId="05D097C0" w14:textId="77777777" w:rsidR="003C7D9A" w:rsidRDefault="003C7D9A" w:rsidP="0081513C">
            <w:pPr>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Exports return to trend level and growth path</w:t>
            </w:r>
            <w:r w:rsidRPr="00A45990">
              <w:rPr>
                <w:rFonts w:ascii="Times New Roman" w:hAnsi="Times New Roman" w:cs="Times New Roman"/>
                <w:b/>
                <w:bCs/>
                <w:color w:val="2F5496" w:themeColor="accent1" w:themeShade="BF"/>
                <w:sz w:val="20"/>
                <w:szCs w:val="20"/>
                <w:lang w:val="en-GB"/>
              </w:rPr>
              <w:t>:</w:t>
            </w:r>
          </w:p>
          <w:p w14:paraId="2E5A6323" w14:textId="77777777" w:rsidR="006D07F5" w:rsidRPr="00EF64F5" w:rsidRDefault="006D07F5" w:rsidP="0081513C">
            <w:pPr>
              <w:spacing w:line="276" w:lineRule="auto"/>
              <w:rPr>
                <w:rFonts w:ascii="Times New Roman" w:hAnsi="Times New Roman" w:cs="Times New Roman"/>
                <w:color w:val="2F5496" w:themeColor="accent1" w:themeShade="BF"/>
                <w:sz w:val="20"/>
                <w:szCs w:val="20"/>
                <w:u w:val="single"/>
              </w:rPr>
            </w:pPr>
            <w:r w:rsidRPr="00EF64F5">
              <w:rPr>
                <w:rFonts w:ascii="Times New Roman" w:hAnsi="Times New Roman" w:cs="Times New Roman"/>
                <w:color w:val="2F5496" w:themeColor="accent1" w:themeShade="BF"/>
                <w:sz w:val="20"/>
                <w:szCs w:val="20"/>
                <w:u w:val="single"/>
              </w:rPr>
              <w:t>Main drivers:</w:t>
            </w:r>
          </w:p>
          <w:p w14:paraId="5C9A0D01" w14:textId="77777777" w:rsidR="006D07F5" w:rsidRDefault="006D07F5" w:rsidP="0081513C">
            <w:pPr>
              <w:spacing w:line="276" w:lineRule="auto"/>
              <w:rPr>
                <w:rFonts w:ascii="Times New Roman" w:hAnsi="Times New Roman" w:cs="Times New Roman"/>
                <w:color w:val="2F5496" w:themeColor="accent1" w:themeShade="BF"/>
                <w:sz w:val="20"/>
                <w:szCs w:val="20"/>
                <w:lang w:val="en-GB"/>
              </w:rPr>
            </w:pPr>
            <w:r w:rsidRPr="006C28F8">
              <w:rPr>
                <w:rFonts w:ascii="Times New Roman" w:hAnsi="Times New Roman" w:cs="Times New Roman"/>
                <w:color w:val="2F5496" w:themeColor="accent1" w:themeShade="BF"/>
                <w:sz w:val="20"/>
                <w:szCs w:val="20"/>
                <w:lang w:val="en-GB"/>
              </w:rPr>
              <w:t>--</w:t>
            </w:r>
            <w:r>
              <w:rPr>
                <w:rFonts w:ascii="Times New Roman" w:hAnsi="Times New Roman" w:cs="Times New Roman"/>
                <w:color w:val="2F5496" w:themeColor="accent1" w:themeShade="BF"/>
                <w:sz w:val="20"/>
                <w:szCs w:val="20"/>
                <w:lang w:val="en-GB"/>
              </w:rPr>
              <w:t>persistence</w:t>
            </w:r>
            <w:r w:rsidR="0084605F">
              <w:rPr>
                <w:rFonts w:ascii="Times New Roman" w:hAnsi="Times New Roman" w:cs="Times New Roman"/>
                <w:color w:val="2F5496" w:themeColor="accent1" w:themeShade="BF"/>
                <w:sz w:val="20"/>
                <w:szCs w:val="20"/>
                <w:lang w:val="en-GB"/>
              </w:rPr>
              <w:t xml:space="preserve"> </w:t>
            </w:r>
            <w:r w:rsidR="000B7D9C">
              <w:rPr>
                <w:rFonts w:ascii="Times New Roman" w:hAnsi="Times New Roman" w:cs="Times New Roman"/>
                <w:color w:val="2F5496" w:themeColor="accent1" w:themeShade="BF"/>
                <w:sz w:val="20"/>
                <w:szCs w:val="20"/>
                <w:lang w:val="en-GB"/>
              </w:rPr>
              <w:t>(lag)</w:t>
            </w:r>
          </w:p>
          <w:p w14:paraId="1CF1D0A8" w14:textId="77777777" w:rsidR="006D07F5" w:rsidRDefault="006D07F5"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--expectations</w:t>
            </w:r>
          </w:p>
          <w:p w14:paraId="03DE8916" w14:textId="77777777" w:rsidR="006D07F5" w:rsidRPr="00B16DF3" w:rsidRDefault="006D07F5" w:rsidP="0081513C">
            <w:pPr>
              <w:spacing w:line="276" w:lineRule="auto"/>
              <w:rPr>
                <w:rFonts w:ascii="Times New Roman" w:hAnsi="Times New Roman" w:cs="Times New Roman"/>
                <w:color w:val="7030A0"/>
                <w:sz w:val="20"/>
                <w:szCs w:val="20"/>
                <w:lang w:val="en-GB"/>
              </w:rPr>
            </w:pPr>
            <w:r w:rsidRPr="00B16DF3">
              <w:rPr>
                <w:rFonts w:ascii="Times New Roman" w:hAnsi="Times New Roman" w:cs="Times New Roman"/>
                <w:color w:val="7030A0"/>
                <w:sz w:val="20"/>
                <w:szCs w:val="20"/>
                <w:lang w:val="en-GB"/>
              </w:rPr>
              <w:t>--foreign demand (mainly relevant for tourism, with small coefficient)</w:t>
            </w:r>
          </w:p>
          <w:p w14:paraId="0B3DD27C" w14:textId="77777777" w:rsidR="006D07F5" w:rsidRDefault="006D07F5"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B059AD">
              <w:rPr>
                <w:rFonts w:ascii="Times New Roman" w:hAnsi="Times New Roman" w:cs="Times New Roman"/>
                <w:color w:val="2F5496" w:themeColor="accent1" w:themeShade="BF"/>
                <w:sz w:val="20"/>
                <w:szCs w:val="20"/>
                <w:lang w:val="en-GB"/>
              </w:rPr>
              <w:t xml:space="preserve">down pull from </w:t>
            </w:r>
            <w:r>
              <w:rPr>
                <w:rFonts w:ascii="Times New Roman" w:hAnsi="Times New Roman" w:cs="Times New Roman"/>
                <w:color w:val="2F5496" w:themeColor="accent1" w:themeShade="BF"/>
                <w:sz w:val="20"/>
                <w:szCs w:val="20"/>
                <w:lang w:val="en-GB"/>
              </w:rPr>
              <w:t>RER</w:t>
            </w:r>
            <w:r w:rsidR="00B059AD">
              <w:rPr>
                <w:rFonts w:ascii="Times New Roman" w:hAnsi="Times New Roman" w:cs="Times New Roman"/>
                <w:color w:val="2F5496" w:themeColor="accent1" w:themeShade="BF"/>
                <w:sz w:val="20"/>
                <w:szCs w:val="20"/>
                <w:lang w:val="en-GB"/>
              </w:rPr>
              <w:t xml:space="preserve"> overvaluation disappears</w:t>
            </w:r>
          </w:p>
          <w:p w14:paraId="5DC08915" w14:textId="77777777" w:rsidR="006C28F8" w:rsidRPr="006D07F5" w:rsidRDefault="006C28F8" w:rsidP="0081513C">
            <w:pPr>
              <w:rPr>
                <w:rFonts w:ascii="Times New Roman" w:hAnsi="Times New Roman" w:cs="Times New Roman"/>
                <w:color w:val="2F5496" w:themeColor="accent1" w:themeShade="BF"/>
                <w:sz w:val="24"/>
                <w:szCs w:val="24"/>
              </w:rPr>
            </w:pPr>
          </w:p>
        </w:tc>
      </w:tr>
    </w:tbl>
    <w:p w14:paraId="478667DC" w14:textId="77777777" w:rsidR="003F155B" w:rsidRDefault="003F155B" w:rsidP="00260D13">
      <w:pPr>
        <w:spacing w:after="0"/>
        <w:ind w:firstLine="720"/>
        <w:rPr>
          <w:rFonts w:ascii="Times New Roman" w:hAnsi="Times New Roman" w:cs="Times New Roman"/>
          <w:color w:val="2F5496" w:themeColor="accent1" w:themeShade="BF"/>
          <w:sz w:val="24"/>
          <w:szCs w:val="24"/>
          <w:lang w:val="en-GB"/>
        </w:rPr>
      </w:pP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6825"/>
        <w:gridCol w:w="154"/>
        <w:gridCol w:w="2891"/>
      </w:tblGrid>
      <w:tr w:rsidR="00D579ED" w14:paraId="0615D79B" w14:textId="77777777" w:rsidTr="003F155B">
        <w:tc>
          <w:tcPr>
            <w:tcW w:w="9870" w:type="dxa"/>
            <w:gridSpan w:val="3"/>
          </w:tcPr>
          <w:p w14:paraId="0A4B4EAC" w14:textId="77777777" w:rsidR="00D579ED" w:rsidRDefault="00D579ED" w:rsidP="00E27553">
            <w:pPr>
              <w:spacing w:after="120"/>
              <w:jc w:val="center"/>
              <w:rPr>
                <w:rFonts w:ascii="Times New Roman" w:hAnsi="Times New Roman" w:cs="Times New Roman"/>
                <w:color w:val="2F5496" w:themeColor="accent1" w:themeShade="BF"/>
                <w:sz w:val="20"/>
                <w:szCs w:val="20"/>
              </w:rPr>
            </w:pPr>
            <w:r w:rsidRPr="004B5F92">
              <w:rPr>
                <w:rFonts w:ascii="Times New Roman" w:hAnsi="Times New Roman" w:cs="Times New Roman"/>
                <w:b/>
                <w:bCs/>
                <w:color w:val="0070C0"/>
                <w:sz w:val="20"/>
                <w:szCs w:val="20"/>
                <w:lang w:val="en-GB"/>
              </w:rPr>
              <w:t>Figure</w:t>
            </w:r>
            <w:r>
              <w:rPr>
                <w:rFonts w:ascii="Times New Roman" w:hAnsi="Times New Roman" w:cs="Times New Roman"/>
                <w:b/>
                <w:bCs/>
                <w:color w:val="0070C0"/>
                <w:sz w:val="20"/>
                <w:szCs w:val="20"/>
                <w:lang w:val="en-GB"/>
              </w:rPr>
              <w:t xml:space="preserve"> </w:t>
            </w:r>
            <w:r w:rsidR="00804F67">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2</w:t>
            </w:r>
            <w:r w:rsidR="00804F67">
              <w:rPr>
                <w:rFonts w:ascii="Times New Roman" w:hAnsi="Times New Roman" w:cs="Times New Roman"/>
                <w:b/>
                <w:bCs/>
                <w:color w:val="0070C0"/>
                <w:sz w:val="20"/>
                <w:szCs w:val="20"/>
                <w:lang w:val="en-GB"/>
              </w:rPr>
              <w:t>.</w:t>
            </w:r>
            <w:r w:rsidR="001327AE">
              <w:rPr>
                <w:rFonts w:ascii="Times New Roman" w:hAnsi="Times New Roman" w:cs="Times New Roman"/>
                <w:b/>
                <w:bCs/>
                <w:color w:val="0070C0"/>
                <w:sz w:val="20"/>
                <w:szCs w:val="20"/>
                <w:lang w:val="en-GB"/>
              </w:rPr>
              <w:t xml:space="preserve"> </w:t>
            </w:r>
            <w:r w:rsidR="003C7D9A">
              <w:rPr>
                <w:rFonts w:ascii="Times New Roman" w:hAnsi="Times New Roman" w:cs="Times New Roman"/>
                <w:b/>
                <w:bCs/>
                <w:color w:val="0070C0"/>
                <w:sz w:val="20"/>
                <w:szCs w:val="20"/>
                <w:lang w:val="en-GB"/>
              </w:rPr>
              <w:t>Private i</w:t>
            </w:r>
            <w:r>
              <w:rPr>
                <w:rFonts w:ascii="Times New Roman" w:hAnsi="Times New Roman" w:cs="Times New Roman"/>
                <w:b/>
                <w:bCs/>
                <w:color w:val="0070C0"/>
                <w:sz w:val="20"/>
                <w:szCs w:val="20"/>
                <w:lang w:val="en-GB"/>
              </w:rPr>
              <w:t>nvestment</w:t>
            </w:r>
            <w:r w:rsidRPr="004B5F92">
              <w:rPr>
                <w:rFonts w:ascii="Times New Roman" w:hAnsi="Times New Roman" w:cs="Times New Roman"/>
                <w:b/>
                <w:bCs/>
                <w:color w:val="0070C0"/>
                <w:sz w:val="20"/>
                <w:szCs w:val="20"/>
                <w:lang w:val="en-GB"/>
              </w:rPr>
              <w:t xml:space="preserve"> gap</w:t>
            </w:r>
            <w:r w:rsidR="00804F67">
              <w:rPr>
                <w:rFonts w:ascii="Times New Roman" w:hAnsi="Times New Roman" w:cs="Times New Roman"/>
                <w:b/>
                <w:bCs/>
                <w:color w:val="0070C0"/>
                <w:sz w:val="20"/>
                <w:szCs w:val="20"/>
                <w:lang w:val="en-GB"/>
              </w:rPr>
              <w:t xml:space="preserve"> and components</w:t>
            </w:r>
          </w:p>
        </w:tc>
      </w:tr>
      <w:tr w:rsidR="000B7D9C" w14:paraId="3F65AA44" w14:textId="77777777" w:rsidTr="0081513C">
        <w:tc>
          <w:tcPr>
            <w:tcW w:w="6979" w:type="dxa"/>
            <w:gridSpan w:val="2"/>
          </w:tcPr>
          <w:p w14:paraId="0EFD14DA" w14:textId="486B7249" w:rsidR="00CC4BFC" w:rsidRDefault="00E2181C" w:rsidP="006C28F8">
            <w:pPr>
              <w:rPr>
                <w:rFonts w:ascii="Times New Roman" w:hAnsi="Times New Roman" w:cs="Times New Roman"/>
                <w:color w:val="2F5496" w:themeColor="accent1" w:themeShade="BF"/>
                <w:sz w:val="24"/>
                <w:szCs w:val="24"/>
              </w:rPr>
            </w:pPr>
            <w:r>
              <w:rPr>
                <w:rFonts w:ascii="Times New Roman" w:hAnsi="Times New Roman" w:cs="Times New Roman"/>
                <w:noProof/>
                <w:color w:val="2F5496" w:themeColor="accent1" w:themeShade="BF"/>
                <w:sz w:val="24"/>
                <w:szCs w:val="24"/>
              </w:rPr>
              <w:drawing>
                <wp:inline distT="0" distB="0" distL="0" distR="0" wp14:anchorId="5D0C2C31" wp14:editId="1C7C9911">
                  <wp:extent cx="4041648" cy="3456432"/>
                  <wp:effectExtent l="0" t="0" r="0" b="0"/>
                  <wp:docPr id="72885526" name="Picture 4"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85526" name="Picture 4" descr="A graph with different colored lines&#10;&#10;Description automatically generated"/>
                          <pic:cNvPicPr/>
                        </pic:nvPicPr>
                        <pic:blipFill>
                          <a:blip r:embed="rId70">
                            <a:extLst>
                              <a:ext uri="{28A0092B-C50C-407E-A947-70E740481C1C}">
                                <a14:useLocalDpi xmlns:a14="http://schemas.microsoft.com/office/drawing/2010/main" val="0"/>
                              </a:ext>
                            </a:extLst>
                          </a:blip>
                          <a:stretch>
                            <a:fillRect/>
                          </a:stretch>
                        </pic:blipFill>
                        <pic:spPr>
                          <a:xfrm>
                            <a:off x="0" y="0"/>
                            <a:ext cx="4041648" cy="3456432"/>
                          </a:xfrm>
                          <a:prstGeom prst="rect">
                            <a:avLst/>
                          </a:prstGeom>
                        </pic:spPr>
                      </pic:pic>
                    </a:graphicData>
                  </a:graphic>
                </wp:inline>
              </w:drawing>
            </w:r>
          </w:p>
        </w:tc>
        <w:tc>
          <w:tcPr>
            <w:tcW w:w="2891" w:type="dxa"/>
          </w:tcPr>
          <w:p w14:paraId="1E15A3DF" w14:textId="77777777" w:rsidR="003C7D9A" w:rsidRDefault="003C7D9A" w:rsidP="003C7D9A">
            <w:pPr>
              <w:spacing w:after="120"/>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Private investment returns to trend level and growth path</w:t>
            </w:r>
          </w:p>
          <w:p w14:paraId="3F3C7016" w14:textId="77777777" w:rsidR="00CC4BFC" w:rsidRPr="00CC4BFC" w:rsidRDefault="00CC4BFC" w:rsidP="0081513C">
            <w:pPr>
              <w:spacing w:line="276" w:lineRule="auto"/>
              <w:rPr>
                <w:rFonts w:ascii="Times New Roman" w:hAnsi="Times New Roman" w:cs="Times New Roman"/>
                <w:color w:val="2F5496" w:themeColor="accent1" w:themeShade="BF"/>
                <w:sz w:val="20"/>
                <w:szCs w:val="20"/>
              </w:rPr>
            </w:pPr>
            <w:r w:rsidRPr="00DE5030">
              <w:rPr>
                <w:rFonts w:ascii="Times New Roman" w:hAnsi="Times New Roman" w:cs="Times New Roman"/>
                <w:color w:val="2F5496" w:themeColor="accent1" w:themeShade="BF"/>
                <w:sz w:val="20"/>
                <w:szCs w:val="20"/>
                <w:u w:val="single"/>
              </w:rPr>
              <w:t>Main drivers</w:t>
            </w:r>
            <w:r>
              <w:rPr>
                <w:rFonts w:ascii="Times New Roman" w:hAnsi="Times New Roman" w:cs="Times New Roman"/>
                <w:color w:val="2F5496" w:themeColor="accent1" w:themeShade="BF"/>
                <w:sz w:val="20"/>
                <w:szCs w:val="20"/>
              </w:rPr>
              <w:t>:</w:t>
            </w:r>
          </w:p>
          <w:p w14:paraId="0CA4E02D" w14:textId="77777777" w:rsidR="000B7D9C" w:rsidRDefault="00CC4BFC"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Pr="00CC4BFC">
              <w:rPr>
                <w:rFonts w:ascii="Times New Roman" w:hAnsi="Times New Roman" w:cs="Times New Roman"/>
                <w:color w:val="2F5496" w:themeColor="accent1" w:themeShade="BF"/>
                <w:sz w:val="20"/>
                <w:szCs w:val="20"/>
                <w:lang w:val="en-GB"/>
              </w:rPr>
              <w:t xml:space="preserve"> persistence</w:t>
            </w:r>
            <w:r w:rsidR="000B7D9C">
              <w:rPr>
                <w:rFonts w:ascii="Times New Roman" w:hAnsi="Times New Roman" w:cs="Times New Roman"/>
                <w:color w:val="2F5496" w:themeColor="accent1" w:themeShade="BF"/>
                <w:sz w:val="20"/>
                <w:szCs w:val="20"/>
                <w:lang w:val="en-GB"/>
              </w:rPr>
              <w:t xml:space="preserve"> (lag)</w:t>
            </w:r>
          </w:p>
          <w:p w14:paraId="2C38CC35" w14:textId="77777777" w:rsidR="00CC4BFC" w:rsidRDefault="000B7D9C"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Pr="00CC4BFC">
              <w:rPr>
                <w:rFonts w:ascii="Times New Roman" w:hAnsi="Times New Roman" w:cs="Times New Roman"/>
                <w:color w:val="2F5496" w:themeColor="accent1" w:themeShade="BF"/>
                <w:sz w:val="20"/>
                <w:szCs w:val="20"/>
                <w:lang w:val="en-GB"/>
              </w:rPr>
              <w:t>expectati</w:t>
            </w:r>
            <w:r>
              <w:rPr>
                <w:rFonts w:ascii="Times New Roman" w:hAnsi="Times New Roman" w:cs="Times New Roman"/>
                <w:color w:val="2F5496" w:themeColor="accent1" w:themeShade="BF"/>
                <w:sz w:val="20"/>
                <w:szCs w:val="20"/>
                <w:lang w:val="en-GB"/>
              </w:rPr>
              <w:t>ons</w:t>
            </w:r>
          </w:p>
          <w:p w14:paraId="19FEC707" w14:textId="77777777" w:rsidR="00CC4BFC" w:rsidRDefault="00CC4BFC"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--r</w:t>
            </w:r>
            <w:r w:rsidRPr="00CC4BFC">
              <w:rPr>
                <w:rFonts w:ascii="Times New Roman" w:hAnsi="Times New Roman" w:cs="Times New Roman"/>
                <w:color w:val="2F5496" w:themeColor="accent1" w:themeShade="BF"/>
                <w:sz w:val="20"/>
                <w:szCs w:val="20"/>
                <w:lang w:val="en-GB"/>
              </w:rPr>
              <w:t xml:space="preserve">eal </w:t>
            </w:r>
            <w:r w:rsidR="00C864C7">
              <w:rPr>
                <w:rFonts w:ascii="Times New Roman" w:hAnsi="Times New Roman" w:cs="Times New Roman"/>
                <w:color w:val="2F5496" w:themeColor="accent1" w:themeShade="BF"/>
                <w:sz w:val="20"/>
                <w:szCs w:val="20"/>
                <w:lang w:val="en-GB"/>
              </w:rPr>
              <w:t>interest rate (RIR)</w:t>
            </w:r>
            <w:r w:rsidR="00B059AD">
              <w:rPr>
                <w:rFonts w:ascii="Times New Roman" w:hAnsi="Times New Roman" w:cs="Times New Roman"/>
                <w:color w:val="2F5496" w:themeColor="accent1" w:themeShade="BF"/>
                <w:sz w:val="20"/>
                <w:szCs w:val="20"/>
                <w:lang w:val="en-GB"/>
              </w:rPr>
              <w:t xml:space="preserve"> effect is very small</w:t>
            </w:r>
          </w:p>
          <w:p w14:paraId="5E260CBE" w14:textId="77777777" w:rsidR="00C864C7" w:rsidRPr="00B16DF3" w:rsidRDefault="00C864C7" w:rsidP="0081513C">
            <w:pPr>
              <w:spacing w:line="276" w:lineRule="auto"/>
              <w:rPr>
                <w:rFonts w:ascii="Times New Roman" w:hAnsi="Times New Roman" w:cs="Times New Roman"/>
                <w:color w:val="7030A0"/>
                <w:sz w:val="20"/>
                <w:szCs w:val="20"/>
              </w:rPr>
            </w:pPr>
            <w:r w:rsidRPr="00B16DF3">
              <w:rPr>
                <w:rFonts w:ascii="Times New Roman" w:hAnsi="Times New Roman" w:cs="Times New Roman"/>
                <w:color w:val="7030A0"/>
                <w:sz w:val="20"/>
                <w:szCs w:val="20"/>
              </w:rPr>
              <w:t>--</w:t>
            </w:r>
            <w:r w:rsidR="00B059AD" w:rsidRPr="00B16DF3">
              <w:rPr>
                <w:rFonts w:ascii="Times New Roman" w:hAnsi="Times New Roman" w:cs="Times New Roman"/>
                <w:color w:val="7030A0"/>
                <w:sz w:val="20"/>
                <w:szCs w:val="20"/>
              </w:rPr>
              <w:t xml:space="preserve">RER has no effect (zero wight in </w:t>
            </w:r>
            <w:r w:rsidRPr="00B16DF3">
              <w:rPr>
                <w:rFonts w:ascii="Times New Roman" w:hAnsi="Times New Roman" w:cs="Times New Roman"/>
                <w:color w:val="7030A0"/>
                <w:sz w:val="20"/>
                <w:szCs w:val="20"/>
              </w:rPr>
              <w:t>monetary conditions index</w:t>
            </w:r>
            <w:r w:rsidR="00B059AD" w:rsidRPr="00B16DF3">
              <w:rPr>
                <w:rFonts w:ascii="Times New Roman" w:hAnsi="Times New Roman" w:cs="Times New Roman"/>
                <w:color w:val="7030A0"/>
                <w:sz w:val="20"/>
                <w:szCs w:val="20"/>
              </w:rPr>
              <w:t>)</w:t>
            </w:r>
          </w:p>
          <w:p w14:paraId="74C3AD83" w14:textId="77777777" w:rsidR="00CC4BFC" w:rsidRPr="00CC4BFC" w:rsidRDefault="00CC4BFC" w:rsidP="0081513C">
            <w:pPr>
              <w:spacing w:line="276" w:lineRule="auto"/>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lang w:val="en-GB"/>
              </w:rPr>
              <w:t>--</w:t>
            </w:r>
            <w:r w:rsidR="000B7D9C">
              <w:rPr>
                <w:rFonts w:ascii="Times New Roman" w:hAnsi="Times New Roman" w:cs="Times New Roman"/>
                <w:color w:val="2F5496" w:themeColor="accent1" w:themeShade="BF"/>
                <w:sz w:val="20"/>
                <w:szCs w:val="20"/>
                <w:lang w:val="en-GB"/>
              </w:rPr>
              <w:t xml:space="preserve">small </w:t>
            </w:r>
            <w:r>
              <w:rPr>
                <w:rFonts w:ascii="Times New Roman" w:hAnsi="Times New Roman" w:cs="Times New Roman"/>
                <w:color w:val="2F5496" w:themeColor="accent1" w:themeShade="BF"/>
                <w:sz w:val="20"/>
                <w:szCs w:val="20"/>
                <w:lang w:val="en-GB"/>
              </w:rPr>
              <w:t>i</w:t>
            </w:r>
            <w:r w:rsidRPr="00CC4BFC">
              <w:rPr>
                <w:rFonts w:ascii="Times New Roman" w:hAnsi="Times New Roman" w:cs="Times New Roman"/>
                <w:color w:val="2F5496" w:themeColor="accent1" w:themeShade="BF"/>
                <w:sz w:val="20"/>
                <w:szCs w:val="20"/>
                <w:lang w:val="en-GB"/>
              </w:rPr>
              <w:t>ncome</w:t>
            </w:r>
            <w:r>
              <w:rPr>
                <w:rFonts w:ascii="Times New Roman" w:hAnsi="Times New Roman" w:cs="Times New Roman"/>
                <w:color w:val="2F5496" w:themeColor="accent1" w:themeShade="BF"/>
                <w:sz w:val="20"/>
                <w:szCs w:val="20"/>
                <w:lang w:val="en-GB"/>
              </w:rPr>
              <w:t>,</w:t>
            </w:r>
            <w:r w:rsidR="000B7D9C">
              <w:rPr>
                <w:rFonts w:ascii="Times New Roman" w:hAnsi="Times New Roman" w:cs="Times New Roman"/>
                <w:color w:val="2F5496" w:themeColor="accent1" w:themeShade="BF"/>
                <w:sz w:val="20"/>
                <w:szCs w:val="20"/>
                <w:lang w:val="en-GB"/>
              </w:rPr>
              <w:t xml:space="preserve"> effect (</w:t>
            </w:r>
            <w:r>
              <w:rPr>
                <w:rFonts w:ascii="Times New Roman" w:hAnsi="Times New Roman" w:cs="Times New Roman"/>
                <w:color w:val="2F5496" w:themeColor="accent1" w:themeShade="BF"/>
                <w:sz w:val="20"/>
                <w:szCs w:val="20"/>
                <w:lang w:val="en-GB"/>
              </w:rPr>
              <w:t>proxied by real GDP</w:t>
            </w:r>
            <w:r w:rsidR="000B7D9C">
              <w:rPr>
                <w:rFonts w:ascii="Times New Roman" w:hAnsi="Times New Roman" w:cs="Times New Roman"/>
                <w:color w:val="2F5496" w:themeColor="accent1" w:themeShade="BF"/>
                <w:sz w:val="20"/>
                <w:szCs w:val="20"/>
                <w:lang w:val="en-GB"/>
              </w:rPr>
              <w:t>)</w:t>
            </w:r>
          </w:p>
          <w:p w14:paraId="11E4684A" w14:textId="77777777" w:rsidR="00CC4BFC" w:rsidRPr="00CC4BFC" w:rsidRDefault="00CC4BFC" w:rsidP="0081513C">
            <w:pPr>
              <w:spacing w:line="276" w:lineRule="auto"/>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lang w:val="en-GB"/>
              </w:rPr>
              <w:t>--f</w:t>
            </w:r>
            <w:r w:rsidRPr="00CC4BFC">
              <w:rPr>
                <w:rFonts w:ascii="Times New Roman" w:hAnsi="Times New Roman" w:cs="Times New Roman"/>
                <w:color w:val="2F5496" w:themeColor="accent1" w:themeShade="BF"/>
                <w:sz w:val="20"/>
                <w:szCs w:val="20"/>
                <w:lang w:val="en-GB"/>
              </w:rPr>
              <w:t xml:space="preserve">iscal </w:t>
            </w:r>
            <w:r w:rsidR="006D07F5">
              <w:rPr>
                <w:rFonts w:ascii="Times New Roman" w:hAnsi="Times New Roman" w:cs="Times New Roman"/>
                <w:color w:val="2F5496" w:themeColor="accent1" w:themeShade="BF"/>
                <w:sz w:val="20"/>
                <w:szCs w:val="20"/>
                <w:lang w:val="en-GB"/>
              </w:rPr>
              <w:t>i</w:t>
            </w:r>
            <w:r w:rsidRPr="00CC4BFC">
              <w:rPr>
                <w:rFonts w:ascii="Times New Roman" w:hAnsi="Times New Roman" w:cs="Times New Roman"/>
                <w:color w:val="2F5496" w:themeColor="accent1" w:themeShade="BF"/>
                <w:sz w:val="20"/>
                <w:szCs w:val="20"/>
                <w:lang w:val="en-GB"/>
              </w:rPr>
              <w:t>mpulse</w:t>
            </w:r>
            <w:r w:rsidR="006D07F5">
              <w:rPr>
                <w:rFonts w:ascii="Times New Roman" w:hAnsi="Times New Roman" w:cs="Times New Roman"/>
                <w:color w:val="2F5496" w:themeColor="accent1" w:themeShade="BF"/>
                <w:sz w:val="20"/>
                <w:szCs w:val="20"/>
                <w:lang w:val="en-GB"/>
              </w:rPr>
              <w:t xml:space="preserve"> </w:t>
            </w:r>
            <w:r w:rsidR="000B7D9C">
              <w:rPr>
                <w:rFonts w:ascii="Times New Roman" w:hAnsi="Times New Roman" w:cs="Times New Roman"/>
                <w:color w:val="2F5496" w:themeColor="accent1" w:themeShade="BF"/>
                <w:sz w:val="20"/>
                <w:szCs w:val="20"/>
                <w:lang w:val="en-GB"/>
              </w:rPr>
              <w:t>has very small effect</w:t>
            </w:r>
          </w:p>
          <w:p w14:paraId="02818F5E" w14:textId="77777777" w:rsidR="00CC4BFC" w:rsidRPr="00CC4BFC" w:rsidRDefault="00CC4BFC" w:rsidP="000B7D9C">
            <w:pPr>
              <w:spacing w:line="276" w:lineRule="auto"/>
              <w:rPr>
                <w:rFonts w:ascii="Times New Roman" w:hAnsi="Times New Roman" w:cs="Times New Roman"/>
                <w:color w:val="2F5496" w:themeColor="accent1" w:themeShade="BF"/>
                <w:sz w:val="20"/>
                <w:szCs w:val="20"/>
              </w:rPr>
            </w:pPr>
          </w:p>
        </w:tc>
      </w:tr>
      <w:tr w:rsidR="00D579ED" w14:paraId="0AF4864B" w14:textId="77777777" w:rsidTr="004342AD">
        <w:tblPrEx>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PrEx>
        <w:tc>
          <w:tcPr>
            <w:tcW w:w="9870" w:type="dxa"/>
            <w:gridSpan w:val="3"/>
          </w:tcPr>
          <w:p w14:paraId="3A41D77C" w14:textId="77777777" w:rsidR="00D579ED" w:rsidRDefault="00D579ED" w:rsidP="00BA64A9">
            <w:pPr>
              <w:spacing w:after="120"/>
              <w:jc w:val="center"/>
              <w:rPr>
                <w:rFonts w:ascii="Times New Roman" w:hAnsi="Times New Roman" w:cs="Times New Roman"/>
                <w:b/>
                <w:bCs/>
                <w:color w:val="2F5496" w:themeColor="accent1" w:themeShade="BF"/>
                <w:sz w:val="20"/>
                <w:szCs w:val="20"/>
                <w:lang w:val="en-GB"/>
              </w:rPr>
            </w:pPr>
            <w:r w:rsidRPr="00D579ED">
              <w:rPr>
                <w:rFonts w:ascii="Times New Roman" w:hAnsi="Times New Roman" w:cs="Times New Roman"/>
                <w:b/>
                <w:bCs/>
                <w:color w:val="0070C0"/>
                <w:sz w:val="20"/>
                <w:szCs w:val="20"/>
                <w:lang w:val="en-GB"/>
              </w:rPr>
              <w:lastRenderedPageBreak/>
              <w:t xml:space="preserve">Figure </w:t>
            </w:r>
            <w:r w:rsidR="00DD537E">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3</w:t>
            </w:r>
            <w:r w:rsidR="00DD537E">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Import demand gap</w:t>
            </w:r>
            <w:r w:rsidR="001327AE">
              <w:rPr>
                <w:rFonts w:ascii="Times New Roman" w:hAnsi="Times New Roman" w:cs="Times New Roman"/>
                <w:b/>
                <w:bCs/>
                <w:color w:val="0070C0"/>
                <w:sz w:val="20"/>
                <w:szCs w:val="20"/>
                <w:lang w:val="en-GB"/>
              </w:rPr>
              <w:t xml:space="preserve"> and components</w:t>
            </w:r>
          </w:p>
        </w:tc>
      </w:tr>
      <w:tr w:rsidR="00CC4BFC" w14:paraId="01ACEDE5" w14:textId="77777777" w:rsidTr="004342AD">
        <w:tblPrEx>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PrEx>
        <w:tc>
          <w:tcPr>
            <w:tcW w:w="6825" w:type="dxa"/>
          </w:tcPr>
          <w:p w14:paraId="61D0A158" w14:textId="77777777" w:rsidR="00CC4BFC" w:rsidRDefault="00CC4BFC">
            <w:pPr>
              <w:rPr>
                <w:rFonts w:ascii="Times New Roman" w:hAnsi="Times New Roman" w:cs="Times New Roman"/>
                <w:color w:val="2F5496" w:themeColor="accent1" w:themeShade="BF"/>
                <w:sz w:val="24"/>
                <w:szCs w:val="24"/>
                <w:lang w:val="en-GB"/>
              </w:rPr>
            </w:pPr>
            <w:r>
              <w:rPr>
                <w:rFonts w:ascii="Times New Roman" w:hAnsi="Times New Roman" w:cs="Times New Roman"/>
                <w:color w:val="2F5496" w:themeColor="accent1" w:themeShade="BF"/>
                <w:sz w:val="24"/>
                <w:szCs w:val="24"/>
                <w:lang w:val="en-GB"/>
              </w:rPr>
              <w:br w:type="page"/>
            </w:r>
          </w:p>
          <w:p w14:paraId="1BCA8C5B" w14:textId="77777777" w:rsidR="00A87DF2" w:rsidRDefault="0081513C">
            <w:pPr>
              <w:rPr>
                <w:rFonts w:ascii="Times New Roman" w:hAnsi="Times New Roman" w:cs="Times New Roman"/>
                <w:color w:val="2F5496" w:themeColor="accent1" w:themeShade="BF"/>
                <w:sz w:val="24"/>
                <w:szCs w:val="24"/>
                <w:lang w:val="en-GB"/>
              </w:rPr>
            </w:pPr>
            <w:r>
              <w:rPr>
                <w:rFonts w:ascii="Times New Roman" w:hAnsi="Times New Roman" w:cs="Times New Roman"/>
                <w:noProof/>
                <w:color w:val="2F5496" w:themeColor="accent1" w:themeShade="BF"/>
                <w:sz w:val="24"/>
                <w:szCs w:val="24"/>
                <w:lang w:val="en-GB"/>
              </w:rPr>
              <w:t xml:space="preserve"> </w:t>
            </w:r>
            <w:r w:rsidR="000B7D9C">
              <w:rPr>
                <w:rFonts w:ascii="Times New Roman" w:hAnsi="Times New Roman" w:cs="Times New Roman"/>
                <w:noProof/>
                <w:color w:val="2F5496" w:themeColor="accent1" w:themeShade="BF"/>
                <w:sz w:val="24"/>
                <w:szCs w:val="24"/>
                <w:lang w:val="en-GB"/>
              </w:rPr>
              <w:drawing>
                <wp:inline distT="0" distB="0" distL="0" distR="0" wp14:anchorId="400C1A25" wp14:editId="2488ACB6">
                  <wp:extent cx="4156364" cy="3529249"/>
                  <wp:effectExtent l="0" t="0" r="0" b="0"/>
                  <wp:docPr id="13275303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30379" name="Picture 1327530379"/>
                          <pic:cNvPicPr/>
                        </pic:nvPicPr>
                        <pic:blipFill>
                          <a:blip r:embed="rId71">
                            <a:extLst>
                              <a:ext uri="{28A0092B-C50C-407E-A947-70E740481C1C}">
                                <a14:useLocalDpi xmlns:a14="http://schemas.microsoft.com/office/drawing/2010/main" val="0"/>
                              </a:ext>
                            </a:extLst>
                          </a:blip>
                          <a:stretch>
                            <a:fillRect/>
                          </a:stretch>
                        </pic:blipFill>
                        <pic:spPr>
                          <a:xfrm>
                            <a:off x="0" y="0"/>
                            <a:ext cx="4172449" cy="3542907"/>
                          </a:xfrm>
                          <a:prstGeom prst="rect">
                            <a:avLst/>
                          </a:prstGeom>
                        </pic:spPr>
                      </pic:pic>
                    </a:graphicData>
                  </a:graphic>
                </wp:inline>
              </w:drawing>
            </w:r>
          </w:p>
        </w:tc>
        <w:tc>
          <w:tcPr>
            <w:tcW w:w="3045" w:type="dxa"/>
            <w:gridSpan w:val="2"/>
          </w:tcPr>
          <w:p w14:paraId="44773B4D" w14:textId="77777777" w:rsidR="00CC4BFC" w:rsidRPr="00CC4BFC" w:rsidRDefault="00CC4BFC" w:rsidP="00CC4BFC">
            <w:pPr>
              <w:spacing w:after="120"/>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Import</w:t>
            </w:r>
            <w:r w:rsidRPr="00CC4BFC">
              <w:rPr>
                <w:rFonts w:ascii="Times New Roman" w:hAnsi="Times New Roman" w:cs="Times New Roman"/>
                <w:b/>
                <w:bCs/>
                <w:color w:val="2F5496" w:themeColor="accent1" w:themeShade="BF"/>
                <w:sz w:val="20"/>
                <w:szCs w:val="20"/>
                <w:lang w:val="en-GB"/>
              </w:rPr>
              <w:t xml:space="preserve"> demand</w:t>
            </w:r>
            <w:r w:rsidR="006D07F5">
              <w:rPr>
                <w:rFonts w:ascii="Times New Roman" w:hAnsi="Times New Roman" w:cs="Times New Roman"/>
                <w:b/>
                <w:bCs/>
                <w:color w:val="2F5496" w:themeColor="accent1" w:themeShade="BF"/>
                <w:sz w:val="20"/>
                <w:szCs w:val="20"/>
                <w:lang w:val="en-GB"/>
              </w:rPr>
              <w:t xml:space="preserve"> (for goods </w:t>
            </w:r>
            <w:r w:rsidR="003A02E2">
              <w:rPr>
                <w:rFonts w:ascii="Times New Roman" w:hAnsi="Times New Roman" w:cs="Times New Roman"/>
                <w:b/>
                <w:bCs/>
                <w:color w:val="2F5496" w:themeColor="accent1" w:themeShade="BF"/>
                <w:sz w:val="20"/>
                <w:szCs w:val="20"/>
                <w:lang w:val="en-GB"/>
              </w:rPr>
              <w:t xml:space="preserve">and </w:t>
            </w:r>
            <w:r w:rsidR="006D07F5">
              <w:rPr>
                <w:rFonts w:ascii="Times New Roman" w:hAnsi="Times New Roman" w:cs="Times New Roman"/>
                <w:b/>
                <w:bCs/>
                <w:color w:val="2F5496" w:themeColor="accent1" w:themeShade="BF"/>
                <w:sz w:val="20"/>
                <w:szCs w:val="20"/>
                <w:lang w:val="en-GB"/>
              </w:rPr>
              <w:t>services)</w:t>
            </w:r>
            <w:r w:rsidR="003C7D9A">
              <w:rPr>
                <w:rFonts w:ascii="Times New Roman" w:hAnsi="Times New Roman" w:cs="Times New Roman"/>
                <w:b/>
                <w:bCs/>
                <w:color w:val="2F5496" w:themeColor="accent1" w:themeShade="BF"/>
                <w:sz w:val="20"/>
                <w:szCs w:val="20"/>
                <w:lang w:val="en-GB"/>
              </w:rPr>
              <w:t xml:space="preserve"> returns to trend level and growth path</w:t>
            </w:r>
            <w:r w:rsidR="003C7D9A" w:rsidRPr="00A45990">
              <w:rPr>
                <w:rFonts w:ascii="Times New Roman" w:hAnsi="Times New Roman" w:cs="Times New Roman"/>
                <w:b/>
                <w:bCs/>
                <w:color w:val="2F5496" w:themeColor="accent1" w:themeShade="BF"/>
                <w:sz w:val="20"/>
                <w:szCs w:val="20"/>
                <w:lang w:val="en-GB"/>
              </w:rPr>
              <w:t>:</w:t>
            </w:r>
          </w:p>
          <w:p w14:paraId="2D2AD450" w14:textId="77777777" w:rsidR="00CC4BFC" w:rsidRPr="00CC4BFC" w:rsidRDefault="00CC4BFC" w:rsidP="00CC4BFC">
            <w:pPr>
              <w:rPr>
                <w:rFonts w:ascii="Times New Roman" w:hAnsi="Times New Roman" w:cs="Times New Roman"/>
                <w:color w:val="2F5496" w:themeColor="accent1" w:themeShade="BF"/>
                <w:sz w:val="20"/>
                <w:szCs w:val="20"/>
              </w:rPr>
            </w:pPr>
            <w:r w:rsidRPr="00DE5030">
              <w:rPr>
                <w:rFonts w:ascii="Times New Roman" w:hAnsi="Times New Roman" w:cs="Times New Roman"/>
                <w:color w:val="2F5496" w:themeColor="accent1" w:themeShade="BF"/>
                <w:sz w:val="20"/>
                <w:szCs w:val="20"/>
                <w:u w:val="single"/>
              </w:rPr>
              <w:t>Main drivers</w:t>
            </w:r>
            <w:r>
              <w:rPr>
                <w:rFonts w:ascii="Times New Roman" w:hAnsi="Times New Roman" w:cs="Times New Roman"/>
                <w:color w:val="2F5496" w:themeColor="accent1" w:themeShade="BF"/>
                <w:sz w:val="20"/>
                <w:szCs w:val="20"/>
              </w:rPr>
              <w:t>:</w:t>
            </w:r>
          </w:p>
          <w:p w14:paraId="5F1FC4A5" w14:textId="77777777" w:rsidR="006D07F5" w:rsidRDefault="00CC4BFC" w:rsidP="0081513C">
            <w:pPr>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0B7D9C">
              <w:rPr>
                <w:rFonts w:ascii="Times New Roman" w:hAnsi="Times New Roman" w:cs="Times New Roman"/>
                <w:color w:val="2F5496" w:themeColor="accent1" w:themeShade="BF"/>
                <w:sz w:val="20"/>
                <w:szCs w:val="20"/>
                <w:lang w:val="en-GB"/>
              </w:rPr>
              <w:t xml:space="preserve">final demand </w:t>
            </w:r>
            <w:r>
              <w:rPr>
                <w:rFonts w:ascii="Times New Roman" w:hAnsi="Times New Roman" w:cs="Times New Roman"/>
                <w:color w:val="2F5496" w:themeColor="accent1" w:themeShade="BF"/>
                <w:sz w:val="20"/>
                <w:szCs w:val="20"/>
                <w:lang w:val="en-GB"/>
              </w:rPr>
              <w:t>components, esp. consumption, g</w:t>
            </w:r>
            <w:r w:rsidR="0081513C">
              <w:rPr>
                <w:rFonts w:ascii="Times New Roman" w:hAnsi="Times New Roman" w:cs="Times New Roman"/>
                <w:color w:val="2F5496" w:themeColor="accent1" w:themeShade="BF"/>
                <w:sz w:val="20"/>
                <w:szCs w:val="20"/>
                <w:lang w:val="en-GB"/>
              </w:rPr>
              <w:t>ov</w:t>
            </w:r>
            <w:r w:rsidR="000B7D9C">
              <w:rPr>
                <w:rFonts w:ascii="Times New Roman" w:hAnsi="Times New Roman" w:cs="Times New Roman"/>
                <w:color w:val="2F5496" w:themeColor="accent1" w:themeShade="BF"/>
                <w:sz w:val="20"/>
                <w:szCs w:val="20"/>
                <w:lang w:val="en-GB"/>
              </w:rPr>
              <w:t>t</w:t>
            </w:r>
            <w:r w:rsidR="0081513C">
              <w:rPr>
                <w:rFonts w:ascii="Times New Roman" w:hAnsi="Times New Roman" w:cs="Times New Roman"/>
                <w:color w:val="2F5496" w:themeColor="accent1" w:themeShade="BF"/>
                <w:sz w:val="20"/>
                <w:szCs w:val="20"/>
                <w:lang w:val="en-GB"/>
              </w:rPr>
              <w:t xml:space="preserve"> </w:t>
            </w:r>
            <w:r w:rsidR="00461E90">
              <w:rPr>
                <w:rFonts w:ascii="Times New Roman" w:hAnsi="Times New Roman" w:cs="Times New Roman"/>
                <w:color w:val="2F5496" w:themeColor="accent1" w:themeShade="BF"/>
                <w:sz w:val="20"/>
                <w:szCs w:val="20"/>
                <w:lang w:val="en-GB"/>
              </w:rPr>
              <w:t>dem</w:t>
            </w:r>
            <w:r w:rsidR="0081513C">
              <w:rPr>
                <w:rFonts w:ascii="Times New Roman" w:hAnsi="Times New Roman" w:cs="Times New Roman"/>
                <w:color w:val="2F5496" w:themeColor="accent1" w:themeShade="BF"/>
                <w:sz w:val="20"/>
                <w:szCs w:val="20"/>
                <w:lang w:val="en-GB"/>
              </w:rPr>
              <w:t>and</w:t>
            </w:r>
            <w:r w:rsidR="000B7D9C">
              <w:rPr>
                <w:rFonts w:ascii="Times New Roman" w:hAnsi="Times New Roman" w:cs="Times New Roman"/>
                <w:color w:val="2F5496" w:themeColor="accent1" w:themeShade="BF"/>
                <w:sz w:val="20"/>
                <w:szCs w:val="20"/>
                <w:lang w:val="en-GB"/>
              </w:rPr>
              <w:t>,</w:t>
            </w:r>
            <w:r>
              <w:rPr>
                <w:rFonts w:ascii="Times New Roman" w:hAnsi="Times New Roman" w:cs="Times New Roman"/>
                <w:color w:val="2F5496" w:themeColor="accent1" w:themeShade="BF"/>
                <w:sz w:val="20"/>
                <w:szCs w:val="20"/>
                <w:lang w:val="en-GB"/>
              </w:rPr>
              <w:t xml:space="preserve"> investment</w:t>
            </w:r>
          </w:p>
          <w:p w14:paraId="60C7E7FF" w14:textId="77777777" w:rsidR="00CC4BFC" w:rsidRPr="003C7D9A" w:rsidRDefault="00CC4BFC" w:rsidP="0081513C">
            <w:pPr>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--RER</w:t>
            </w:r>
            <w:r w:rsidR="000B7D9C">
              <w:rPr>
                <w:rFonts w:ascii="Times New Roman" w:hAnsi="Times New Roman" w:cs="Times New Roman"/>
                <w:color w:val="2F5496" w:themeColor="accent1" w:themeShade="BF"/>
                <w:sz w:val="20"/>
                <w:szCs w:val="20"/>
                <w:lang w:val="en-GB"/>
              </w:rPr>
              <w:t xml:space="preserve"> effect reverses to negative as real depreciation (lower overvaluation) reduces imports</w:t>
            </w:r>
          </w:p>
          <w:p w14:paraId="701C1DB7" w14:textId="77777777" w:rsidR="00CC4BFC" w:rsidRPr="00CC4BFC" w:rsidRDefault="00CC4BFC">
            <w:pPr>
              <w:rPr>
                <w:rFonts w:ascii="Times New Roman" w:hAnsi="Times New Roman" w:cs="Times New Roman"/>
                <w:color w:val="2F5496" w:themeColor="accent1" w:themeShade="BF"/>
                <w:sz w:val="24"/>
                <w:szCs w:val="24"/>
              </w:rPr>
            </w:pPr>
          </w:p>
        </w:tc>
      </w:tr>
    </w:tbl>
    <w:p w14:paraId="622F19C5" w14:textId="77777777" w:rsidR="004342AD" w:rsidRDefault="004342AD">
      <w:pPr>
        <w:rPr>
          <w:rFonts w:ascii="Times New Roman" w:hAnsi="Times New Roman" w:cs="Times New Roman"/>
          <w:color w:val="2F5496" w:themeColor="accent1" w:themeShade="BF"/>
          <w:sz w:val="24"/>
          <w:szCs w:val="24"/>
          <w:lang w:val="en-GB"/>
        </w:rPr>
      </w:pPr>
    </w:p>
    <w:p w14:paraId="43FC8185" w14:textId="77777777" w:rsidR="004342AD" w:rsidRDefault="004342AD">
      <w:pPr>
        <w:rPr>
          <w:rFonts w:ascii="Times New Roman" w:hAnsi="Times New Roman" w:cs="Times New Roman"/>
          <w:color w:val="2F5496" w:themeColor="accent1" w:themeShade="BF"/>
          <w:sz w:val="24"/>
          <w:szCs w:val="24"/>
          <w:lang w:val="en-GB"/>
        </w:rPr>
      </w:pPr>
      <w:r>
        <w:rPr>
          <w:rFonts w:ascii="Times New Roman" w:hAnsi="Times New Roman" w:cs="Times New Roman"/>
          <w:color w:val="2F5496" w:themeColor="accent1" w:themeShade="BF"/>
          <w:sz w:val="24"/>
          <w:szCs w:val="24"/>
          <w:lang w:val="en-GB"/>
        </w:rPr>
        <w:br w:type="page"/>
      </w:r>
    </w:p>
    <w:p w14:paraId="4901ABD3" w14:textId="77777777" w:rsidR="007F4E11" w:rsidRDefault="007F4E11" w:rsidP="007F4E11">
      <w:pPr>
        <w:pStyle w:val="Heading3"/>
        <w:spacing w:after="120"/>
        <w:rPr>
          <w:rFonts w:ascii="Times New Roman" w:hAnsi="Times New Roman" w:cs="Times New Roman"/>
          <w:b/>
          <w:bCs/>
          <w:color w:val="2F5496" w:themeColor="accent1" w:themeShade="BF"/>
          <w:lang w:val="en-GB"/>
        </w:rPr>
      </w:pPr>
      <w:bookmarkStart w:id="169" w:name="_Government_demand_and"/>
      <w:bookmarkStart w:id="170" w:name="_Toc154000847"/>
      <w:bookmarkEnd w:id="169"/>
      <w:r w:rsidRPr="007F4E11">
        <w:rPr>
          <w:rFonts w:ascii="Times New Roman" w:hAnsi="Times New Roman" w:cs="Times New Roman"/>
          <w:b/>
          <w:bCs/>
          <w:color w:val="2F5496" w:themeColor="accent1" w:themeShade="BF"/>
          <w:lang w:val="en-GB"/>
        </w:rPr>
        <w:lastRenderedPageBreak/>
        <w:t>Government demand and deficit components</w:t>
      </w:r>
      <w:bookmarkEnd w:id="170"/>
    </w:p>
    <w:p w14:paraId="602995B1" w14:textId="05062A05" w:rsidR="00B962BF" w:rsidRDefault="00B962BF" w:rsidP="00B962BF">
      <w:pPr>
        <w:rPr>
          <w:rFonts w:ascii="Times New Roman" w:hAnsi="Times New Roman" w:cs="Times New Roman"/>
          <w:sz w:val="24"/>
          <w:szCs w:val="24"/>
          <w:lang w:val="en-GB"/>
        </w:rPr>
      </w:pPr>
      <w:r w:rsidRPr="00D269B1">
        <w:rPr>
          <w:rFonts w:ascii="Times New Roman" w:hAnsi="Times New Roman" w:cs="Times New Roman"/>
          <w:b/>
          <w:bCs/>
          <w:sz w:val="24"/>
          <w:szCs w:val="24"/>
          <w:lang w:val="en-GB"/>
        </w:rPr>
        <w:t>As noted above,</w:t>
      </w:r>
      <w:r w:rsidRPr="00D269B1">
        <w:rPr>
          <w:b/>
          <w:bCs/>
          <w:lang w:val="en-GB"/>
        </w:rPr>
        <w:t xml:space="preserve"> </w:t>
      </w:r>
      <w:r w:rsidRPr="00D269B1">
        <w:rPr>
          <w:rFonts w:ascii="Times New Roman" w:hAnsi="Times New Roman" w:cs="Times New Roman"/>
          <w:b/>
          <w:bCs/>
          <w:sz w:val="24"/>
          <w:szCs w:val="24"/>
          <w:lang w:val="en-GB"/>
        </w:rPr>
        <w:t xml:space="preserve">fiscal policies affect output mostly </w:t>
      </w:r>
      <w:r w:rsidRPr="00D269B1">
        <w:rPr>
          <w:rFonts w:ascii="Times New Roman" w:hAnsi="Times New Roman" w:cs="Times New Roman"/>
          <w:b/>
          <w:bCs/>
          <w:i/>
          <w:iCs/>
          <w:sz w:val="24"/>
          <w:szCs w:val="24"/>
          <w:lang w:val="en-GB"/>
        </w:rPr>
        <w:t>directly</w:t>
      </w:r>
      <w:r w:rsidRPr="00D269B1">
        <w:rPr>
          <w:rFonts w:ascii="Times New Roman" w:hAnsi="Times New Roman" w:cs="Times New Roman"/>
          <w:b/>
          <w:bCs/>
          <w:sz w:val="24"/>
          <w:szCs w:val="24"/>
          <w:lang w:val="en-GB"/>
        </w:rPr>
        <w:t xml:space="preserve"> as government spends on G&amp;S, and to a smaller extent </w:t>
      </w:r>
      <w:r w:rsidRPr="00D269B1">
        <w:rPr>
          <w:rFonts w:ascii="Times New Roman" w:hAnsi="Times New Roman" w:cs="Times New Roman"/>
          <w:b/>
          <w:bCs/>
          <w:i/>
          <w:iCs/>
          <w:sz w:val="24"/>
          <w:szCs w:val="24"/>
          <w:lang w:val="en-GB"/>
        </w:rPr>
        <w:t>indirectly</w:t>
      </w:r>
      <w:r w:rsidRPr="00D269B1">
        <w:rPr>
          <w:rFonts w:ascii="Times New Roman" w:hAnsi="Times New Roman" w:cs="Times New Roman"/>
          <w:b/>
          <w:bCs/>
          <w:sz w:val="24"/>
          <w:szCs w:val="24"/>
          <w:lang w:val="en-GB"/>
        </w:rPr>
        <w:t xml:space="preserve"> as fiscal deficits affect private demand.</w:t>
      </w:r>
      <w:r w:rsidR="00A75951">
        <w:rPr>
          <w:rFonts w:ascii="Times New Roman" w:hAnsi="Times New Roman" w:cs="Times New Roman"/>
          <w:sz w:val="24"/>
          <w:szCs w:val="24"/>
          <w:lang w:val="en-GB"/>
        </w:rPr>
        <w:t xml:space="preserve"> </w:t>
      </w:r>
      <w:r w:rsidR="00E2181C">
        <w:rPr>
          <w:rFonts w:ascii="Times New Roman" w:hAnsi="Times New Roman" w:cs="Times New Roman"/>
          <w:sz w:val="24"/>
          <w:szCs w:val="24"/>
          <w:lang w:val="en-GB"/>
        </w:rPr>
        <w:t>F</w:t>
      </w:r>
      <w:r w:rsidR="004342AD">
        <w:rPr>
          <w:rFonts w:ascii="Times New Roman" w:hAnsi="Times New Roman" w:cs="Times New Roman"/>
          <w:sz w:val="24"/>
          <w:szCs w:val="24"/>
          <w:lang w:val="en-GB"/>
        </w:rPr>
        <w:t>or 2023/24-2024/25</w:t>
      </w:r>
      <w:r w:rsidR="00A75951">
        <w:rPr>
          <w:rFonts w:ascii="Times New Roman" w:hAnsi="Times New Roman" w:cs="Times New Roman"/>
          <w:sz w:val="24"/>
          <w:szCs w:val="24"/>
          <w:lang w:val="en-GB"/>
        </w:rPr>
        <w:t xml:space="preserve">, these forecasts are in line with the government’s </w:t>
      </w:r>
      <w:r w:rsidR="004342AD">
        <w:rPr>
          <w:rFonts w:ascii="Times New Roman" w:hAnsi="Times New Roman" w:cs="Times New Roman"/>
          <w:sz w:val="24"/>
          <w:szCs w:val="24"/>
          <w:lang w:val="en-GB"/>
        </w:rPr>
        <w:t xml:space="preserve">fiscal consolidation </w:t>
      </w:r>
      <w:r w:rsidR="00E2181C">
        <w:rPr>
          <w:rFonts w:ascii="Times New Roman" w:hAnsi="Times New Roman" w:cs="Times New Roman"/>
          <w:sz w:val="24"/>
          <w:szCs w:val="24"/>
          <w:lang w:val="en-GB"/>
        </w:rPr>
        <w:t xml:space="preserve">program </w:t>
      </w:r>
      <w:r w:rsidR="00A75951">
        <w:rPr>
          <w:rFonts w:ascii="Times New Roman" w:hAnsi="Times New Roman" w:cs="Times New Roman"/>
          <w:sz w:val="24"/>
          <w:szCs w:val="24"/>
          <w:lang w:val="en-GB"/>
        </w:rPr>
        <w:t xml:space="preserve">with the IMF, and </w:t>
      </w:r>
      <w:r w:rsidR="004342AD">
        <w:rPr>
          <w:rFonts w:ascii="Times New Roman" w:hAnsi="Times New Roman" w:cs="Times New Roman"/>
          <w:sz w:val="24"/>
          <w:szCs w:val="24"/>
          <w:lang w:val="en-GB"/>
        </w:rPr>
        <w:t xml:space="preserve">show a sharp reduction in deficit </w:t>
      </w:r>
      <w:r w:rsidR="00E2181C">
        <w:rPr>
          <w:rFonts w:ascii="Times New Roman" w:hAnsi="Times New Roman" w:cs="Times New Roman"/>
          <w:sz w:val="24"/>
          <w:szCs w:val="24"/>
          <w:lang w:val="en-GB"/>
        </w:rPr>
        <w:t>(</w:t>
      </w:r>
      <w:r w:rsidR="004342AD">
        <w:rPr>
          <w:rFonts w:ascii="Times New Roman" w:hAnsi="Times New Roman" w:cs="Times New Roman"/>
          <w:sz w:val="24"/>
          <w:szCs w:val="24"/>
          <w:lang w:val="en-GB"/>
        </w:rPr>
        <w:t>before grants</w:t>
      </w:r>
      <w:r w:rsidR="00E2181C">
        <w:rPr>
          <w:rFonts w:ascii="Times New Roman" w:hAnsi="Times New Roman" w:cs="Times New Roman"/>
          <w:sz w:val="24"/>
          <w:szCs w:val="24"/>
          <w:lang w:val="en-GB"/>
        </w:rPr>
        <w:t>)</w:t>
      </w:r>
      <w:r w:rsidR="004342AD">
        <w:rPr>
          <w:rFonts w:ascii="Times New Roman" w:hAnsi="Times New Roman" w:cs="Times New Roman"/>
          <w:sz w:val="24"/>
          <w:szCs w:val="24"/>
          <w:lang w:val="en-GB"/>
        </w:rPr>
        <w:t xml:space="preserve"> and</w:t>
      </w:r>
      <w:r w:rsidR="00020C41">
        <w:rPr>
          <w:rFonts w:ascii="Times New Roman" w:hAnsi="Times New Roman" w:cs="Times New Roman"/>
          <w:sz w:val="24"/>
          <w:szCs w:val="24"/>
          <w:lang w:val="en-GB"/>
        </w:rPr>
        <w:t xml:space="preserve"> spending on G</w:t>
      </w:r>
      <w:r w:rsidR="004342AD">
        <w:rPr>
          <w:rFonts w:ascii="Times New Roman" w:hAnsi="Times New Roman" w:cs="Times New Roman"/>
          <w:sz w:val="24"/>
          <w:szCs w:val="24"/>
          <w:lang w:val="en-GB"/>
        </w:rPr>
        <w:t xml:space="preserve">&amp;S, </w:t>
      </w:r>
      <w:r w:rsidR="00407B77">
        <w:rPr>
          <w:rFonts w:ascii="Times New Roman" w:hAnsi="Times New Roman" w:cs="Times New Roman"/>
          <w:sz w:val="24"/>
          <w:szCs w:val="24"/>
          <w:lang w:val="en-GB"/>
        </w:rPr>
        <w:t xml:space="preserve">as </w:t>
      </w:r>
      <w:r w:rsidR="004342AD">
        <w:rPr>
          <w:rFonts w:ascii="Times New Roman" w:hAnsi="Times New Roman" w:cs="Times New Roman"/>
          <w:sz w:val="24"/>
          <w:szCs w:val="24"/>
          <w:lang w:val="en-GB"/>
        </w:rPr>
        <w:t>discretionary spending</w:t>
      </w:r>
      <w:r w:rsidR="004116AC">
        <w:rPr>
          <w:rFonts w:ascii="Times New Roman" w:hAnsi="Times New Roman" w:cs="Times New Roman"/>
          <w:sz w:val="24"/>
          <w:szCs w:val="24"/>
          <w:lang w:val="en-GB"/>
        </w:rPr>
        <w:t xml:space="preserve"> </w:t>
      </w:r>
      <w:r w:rsidR="00407B77">
        <w:rPr>
          <w:rFonts w:ascii="Times New Roman" w:hAnsi="Times New Roman" w:cs="Times New Roman"/>
          <w:sz w:val="24"/>
          <w:szCs w:val="24"/>
          <w:lang w:val="en-GB"/>
        </w:rPr>
        <w:t xml:space="preserve">is reversed </w:t>
      </w:r>
      <w:r w:rsidR="004116AC">
        <w:rPr>
          <w:rFonts w:ascii="Times New Roman" w:hAnsi="Times New Roman" w:cs="Times New Roman"/>
          <w:sz w:val="24"/>
          <w:szCs w:val="24"/>
          <w:lang w:val="en-GB"/>
        </w:rPr>
        <w:t>from Covid-years</w:t>
      </w:r>
      <w:r w:rsidR="004646DB">
        <w:rPr>
          <w:rFonts w:ascii="Times New Roman" w:hAnsi="Times New Roman" w:cs="Times New Roman"/>
          <w:sz w:val="24"/>
          <w:szCs w:val="24"/>
          <w:lang w:val="en-GB"/>
        </w:rPr>
        <w:t xml:space="preserve"> </w:t>
      </w:r>
      <w:r w:rsidR="00A75951">
        <w:rPr>
          <w:rFonts w:ascii="Times New Roman" w:hAnsi="Times New Roman" w:cs="Times New Roman"/>
          <w:sz w:val="24"/>
          <w:szCs w:val="24"/>
          <w:lang w:val="en-GB"/>
        </w:rPr>
        <w:t>(</w:t>
      </w:r>
      <w:r w:rsidR="00A75951" w:rsidRPr="00A75951">
        <w:rPr>
          <w:rFonts w:ascii="Times New Roman" w:hAnsi="Times New Roman" w:cs="Times New Roman"/>
          <w:b/>
          <w:bCs/>
          <w:color w:val="0070C0"/>
          <w:sz w:val="24"/>
          <w:szCs w:val="24"/>
          <w:lang w:val="en-GB"/>
        </w:rPr>
        <w:t>Figures 1</w:t>
      </w:r>
      <w:r w:rsidR="004116AC">
        <w:rPr>
          <w:rFonts w:ascii="Times New Roman" w:hAnsi="Times New Roman" w:cs="Times New Roman"/>
          <w:b/>
          <w:bCs/>
          <w:color w:val="0070C0"/>
          <w:sz w:val="24"/>
          <w:szCs w:val="24"/>
          <w:lang w:val="en-GB"/>
        </w:rPr>
        <w:t>4</w:t>
      </w:r>
      <w:r w:rsidR="00A75951" w:rsidRPr="00A75951">
        <w:rPr>
          <w:rFonts w:ascii="Times New Roman" w:hAnsi="Times New Roman" w:cs="Times New Roman"/>
          <w:b/>
          <w:bCs/>
          <w:color w:val="0070C0"/>
          <w:sz w:val="24"/>
          <w:szCs w:val="24"/>
          <w:lang w:val="en-GB"/>
        </w:rPr>
        <w:t>.1-2</w:t>
      </w:r>
      <w:r w:rsidR="00A75951">
        <w:rPr>
          <w:rFonts w:ascii="Times New Roman" w:hAnsi="Times New Roman" w:cs="Times New Roman"/>
          <w:sz w:val="24"/>
          <w:szCs w:val="24"/>
          <w:lang w:val="en-GB"/>
        </w:rPr>
        <w:t>).</w:t>
      </w:r>
      <w:r w:rsidR="0022540E">
        <w:rPr>
          <w:rStyle w:val="FootnoteReference"/>
          <w:rFonts w:ascii="Times New Roman" w:hAnsi="Times New Roman" w:cs="Times New Roman"/>
          <w:sz w:val="24"/>
          <w:szCs w:val="24"/>
          <w:lang w:val="en-GB"/>
        </w:rPr>
        <w:footnoteReference w:id="14"/>
      </w:r>
      <w:r w:rsidR="0022540E">
        <w:rPr>
          <w:rFonts w:ascii="Times New Roman" w:hAnsi="Times New Roman" w:cs="Times New Roman"/>
          <w:sz w:val="24"/>
          <w:szCs w:val="24"/>
          <w:lang w:val="en-GB"/>
        </w:rPr>
        <w:t xml:space="preserve"> </w:t>
      </w:r>
      <w:r w:rsidR="005D228F" w:rsidRPr="00297420">
        <w:rPr>
          <w:rFonts w:ascii="Times New Roman" w:hAnsi="Times New Roman" w:cs="Times New Roman"/>
          <w:sz w:val="24"/>
          <w:szCs w:val="24"/>
          <w:lang w:val="en-GB"/>
        </w:rPr>
        <w:t>From</w:t>
      </w:r>
      <w:r w:rsidR="00020C41" w:rsidRPr="00297420">
        <w:rPr>
          <w:rFonts w:ascii="Times New Roman" w:hAnsi="Times New Roman" w:cs="Times New Roman"/>
          <w:sz w:val="24"/>
          <w:szCs w:val="24"/>
          <w:lang w:val="en-GB"/>
        </w:rPr>
        <w:t xml:space="preserve"> 2025</w:t>
      </w:r>
      <w:r w:rsidR="005D228F" w:rsidRPr="00297420">
        <w:rPr>
          <w:rFonts w:ascii="Times New Roman" w:hAnsi="Times New Roman" w:cs="Times New Roman"/>
          <w:sz w:val="24"/>
          <w:szCs w:val="24"/>
          <w:lang w:val="en-GB"/>
        </w:rPr>
        <w:t>/2</w:t>
      </w:r>
      <w:r w:rsidR="001A6467" w:rsidRPr="00297420">
        <w:rPr>
          <w:rFonts w:ascii="Times New Roman" w:hAnsi="Times New Roman" w:cs="Times New Roman"/>
          <w:sz w:val="24"/>
          <w:szCs w:val="24"/>
          <w:lang w:val="en-GB"/>
        </w:rPr>
        <w:t xml:space="preserve">6, </w:t>
      </w:r>
      <w:r w:rsidR="00297420" w:rsidRPr="00297420">
        <w:rPr>
          <w:rFonts w:ascii="Times New Roman" w:hAnsi="Times New Roman" w:cs="Times New Roman"/>
          <w:sz w:val="24"/>
          <w:szCs w:val="24"/>
          <w:lang w:val="en-GB"/>
        </w:rPr>
        <w:t xml:space="preserve">fiscal deficits decline gradually </w:t>
      </w:r>
      <w:proofErr w:type="gramStart"/>
      <w:r w:rsidR="00297420" w:rsidRPr="00297420">
        <w:rPr>
          <w:rFonts w:ascii="Times New Roman" w:hAnsi="Times New Roman" w:cs="Times New Roman"/>
          <w:sz w:val="24"/>
          <w:szCs w:val="24"/>
          <w:lang w:val="en-GB"/>
        </w:rPr>
        <w:t>from  just</w:t>
      </w:r>
      <w:proofErr w:type="gramEnd"/>
      <w:r w:rsidR="00297420" w:rsidRPr="00297420">
        <w:rPr>
          <w:rFonts w:ascii="Times New Roman" w:hAnsi="Times New Roman" w:cs="Times New Roman"/>
          <w:sz w:val="24"/>
          <w:szCs w:val="24"/>
          <w:lang w:val="en-GB"/>
        </w:rPr>
        <w:t xml:space="preserve">  below</w:t>
      </w:r>
      <w:r w:rsidR="00E2181C">
        <w:rPr>
          <w:rFonts w:ascii="Times New Roman" w:hAnsi="Times New Roman" w:cs="Times New Roman"/>
          <w:sz w:val="24"/>
          <w:szCs w:val="24"/>
          <w:lang w:val="en-GB"/>
        </w:rPr>
        <w:t xml:space="preserve"> </w:t>
      </w:r>
      <w:r w:rsidR="00297420" w:rsidRPr="00297420">
        <w:rPr>
          <w:rFonts w:ascii="Times New Roman" w:hAnsi="Times New Roman" w:cs="Times New Roman"/>
          <w:sz w:val="24"/>
          <w:szCs w:val="24"/>
          <w:lang w:val="en-GB"/>
        </w:rPr>
        <w:t>10 % of GDP toward the steady state level of 8%.</w:t>
      </w:r>
    </w:p>
    <w:p w14:paraId="3660918D" w14:textId="38B4A40C" w:rsidR="00B962BF" w:rsidRPr="00B962BF" w:rsidRDefault="004646DB" w:rsidP="00B962BF">
      <w:pPr>
        <w:rPr>
          <w:lang w:val="en-GB"/>
        </w:rPr>
      </w:pPr>
      <w:r>
        <w:rPr>
          <w:rFonts w:ascii="Times New Roman" w:hAnsi="Times New Roman" w:cs="Times New Roman"/>
          <w:sz w:val="24"/>
          <w:szCs w:val="24"/>
          <w:lang w:val="en-GB"/>
        </w:rPr>
        <w:t xml:space="preserve">Beyond </w:t>
      </w:r>
      <w:r w:rsidR="00407B77">
        <w:rPr>
          <w:rFonts w:ascii="Times New Roman" w:hAnsi="Times New Roman" w:cs="Times New Roman"/>
          <w:sz w:val="24"/>
          <w:szCs w:val="24"/>
          <w:lang w:val="en-GB"/>
        </w:rPr>
        <w:t xml:space="preserve">the </w:t>
      </w:r>
      <w:r>
        <w:rPr>
          <w:rFonts w:ascii="Times New Roman" w:hAnsi="Times New Roman" w:cs="Times New Roman"/>
          <w:sz w:val="24"/>
          <w:szCs w:val="24"/>
          <w:lang w:val="en-GB"/>
        </w:rPr>
        <w:t>tuned program years, fiscal deficits and their constitu</w:t>
      </w:r>
      <w:r w:rsidR="00297420">
        <w:rPr>
          <w:rFonts w:ascii="Times New Roman" w:hAnsi="Times New Roman" w:cs="Times New Roman"/>
          <w:sz w:val="24"/>
          <w:szCs w:val="24"/>
          <w:lang w:val="en-GB"/>
        </w:rPr>
        <w:t>e</w:t>
      </w:r>
      <w:r>
        <w:rPr>
          <w:rFonts w:ascii="Times New Roman" w:hAnsi="Times New Roman" w:cs="Times New Roman"/>
          <w:sz w:val="24"/>
          <w:szCs w:val="24"/>
          <w:lang w:val="en-GB"/>
        </w:rPr>
        <w:t xml:space="preserve">nt parts (revenue, </w:t>
      </w:r>
      <w:proofErr w:type="gramStart"/>
      <w:r>
        <w:rPr>
          <w:rFonts w:ascii="Times New Roman" w:hAnsi="Times New Roman" w:cs="Times New Roman"/>
          <w:sz w:val="24"/>
          <w:szCs w:val="24"/>
          <w:lang w:val="en-GB"/>
        </w:rPr>
        <w:t>spending,</w:t>
      </w:r>
      <w:r w:rsidR="00E2181C">
        <w:rPr>
          <w:rFonts w:ascii="Times New Roman" w:hAnsi="Times New Roman" w:cs="Times New Roman"/>
          <w:sz w:val="24"/>
          <w:szCs w:val="24"/>
          <w:lang w:val="en-GB"/>
        </w:rPr>
        <w:t>…</w:t>
      </w:r>
      <w:proofErr w:type="gramEnd"/>
      <w:r w:rsidR="00E2181C">
        <w:rPr>
          <w:rFonts w:ascii="Times New Roman" w:hAnsi="Times New Roman" w:cs="Times New Roman"/>
          <w:sz w:val="24"/>
          <w:szCs w:val="24"/>
          <w:lang w:val="en-GB"/>
        </w:rPr>
        <w:t xml:space="preserve">) are </w:t>
      </w:r>
      <w:r>
        <w:rPr>
          <w:rFonts w:ascii="Times New Roman" w:hAnsi="Times New Roman" w:cs="Times New Roman"/>
          <w:sz w:val="24"/>
          <w:szCs w:val="24"/>
          <w:lang w:val="en-GB"/>
        </w:rPr>
        <w:t xml:space="preserve"> forecast to gradually return to the structural levels, as determined by tax policies and sustainable debt-GDP ratios</w:t>
      </w:r>
      <w:r w:rsidR="005D228F">
        <w:rPr>
          <w:rFonts w:ascii="Times New Roman" w:hAnsi="Times New Roman" w:cs="Times New Roman"/>
          <w:sz w:val="24"/>
          <w:szCs w:val="24"/>
          <w:lang w:val="en-GB"/>
        </w:rPr>
        <w:t xml:space="preserve">, </w:t>
      </w:r>
      <w:r w:rsidR="005D228F" w:rsidRPr="00C02C17">
        <w:rPr>
          <w:rFonts w:ascii="Times New Roman" w:hAnsi="Times New Roman" w:cs="Times New Roman"/>
          <w:color w:val="7030A0"/>
          <w:sz w:val="24"/>
          <w:szCs w:val="24"/>
          <w:lang w:val="en-GB"/>
        </w:rPr>
        <w:t>with a</w:t>
      </w:r>
      <w:r w:rsidRPr="00C02C17">
        <w:rPr>
          <w:rFonts w:ascii="Times New Roman" w:hAnsi="Times New Roman" w:cs="Times New Roman"/>
          <w:color w:val="7030A0"/>
          <w:sz w:val="24"/>
          <w:szCs w:val="24"/>
          <w:lang w:val="en-GB"/>
        </w:rPr>
        <w:t xml:space="preserve"> steady-state </w:t>
      </w:r>
      <w:r w:rsidR="005D228F" w:rsidRPr="00C02C17">
        <w:rPr>
          <w:rFonts w:ascii="Times New Roman" w:hAnsi="Times New Roman" w:cs="Times New Roman"/>
          <w:color w:val="7030A0"/>
          <w:sz w:val="24"/>
          <w:szCs w:val="24"/>
          <w:lang w:val="en-GB"/>
        </w:rPr>
        <w:t xml:space="preserve">deficit at </w:t>
      </w:r>
      <w:r w:rsidR="00715818" w:rsidRPr="00C02C17">
        <w:rPr>
          <w:rFonts w:ascii="Times New Roman" w:hAnsi="Times New Roman" w:cs="Times New Roman"/>
          <w:color w:val="7030A0"/>
          <w:sz w:val="24"/>
          <w:szCs w:val="24"/>
          <w:lang w:val="en-GB"/>
        </w:rPr>
        <w:t>8</w:t>
      </w:r>
      <w:r w:rsidRPr="00C02C17">
        <w:rPr>
          <w:rFonts w:ascii="Times New Roman" w:hAnsi="Times New Roman" w:cs="Times New Roman"/>
          <w:color w:val="7030A0"/>
          <w:sz w:val="24"/>
          <w:szCs w:val="24"/>
          <w:lang w:val="en-GB"/>
        </w:rPr>
        <w:t>% of GDP</w:t>
      </w:r>
      <w:r w:rsidR="00715818" w:rsidRPr="00C02C17">
        <w:rPr>
          <w:rFonts w:ascii="Times New Roman" w:hAnsi="Times New Roman" w:cs="Times New Roman"/>
          <w:color w:val="7030A0"/>
          <w:sz w:val="24"/>
          <w:szCs w:val="24"/>
          <w:lang w:val="en-GB"/>
        </w:rPr>
        <w:t xml:space="preserve"> and debt-creating deficit of 5% of GDP</w:t>
      </w:r>
      <w:r w:rsidRPr="00C02C17">
        <w:rPr>
          <w:rFonts w:ascii="Times New Roman" w:hAnsi="Times New Roman" w:cs="Times New Roman"/>
          <w:color w:val="7030A0"/>
          <w:sz w:val="24"/>
          <w:szCs w:val="24"/>
          <w:lang w:val="en-GB"/>
        </w:rPr>
        <w:t>.</w:t>
      </w:r>
      <w:r w:rsidRPr="00C02C17">
        <w:rPr>
          <w:rStyle w:val="FootnoteReference"/>
          <w:rFonts w:ascii="Times New Roman" w:hAnsi="Times New Roman" w:cs="Times New Roman"/>
          <w:color w:val="7030A0"/>
          <w:sz w:val="24"/>
          <w:szCs w:val="24"/>
          <w:lang w:val="en-GB"/>
        </w:rPr>
        <w:footnoteReference w:id="15"/>
      </w:r>
    </w:p>
    <w:tbl>
      <w:tblPr>
        <w:tblStyle w:val="TableGrid"/>
        <w:tblW w:w="1033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295"/>
        <w:gridCol w:w="5040"/>
      </w:tblGrid>
      <w:tr w:rsidR="007F4E11" w14:paraId="2B0A1C32" w14:textId="77777777" w:rsidTr="004342AD">
        <w:tc>
          <w:tcPr>
            <w:tcW w:w="10335" w:type="dxa"/>
            <w:gridSpan w:val="2"/>
          </w:tcPr>
          <w:p w14:paraId="31BC976E" w14:textId="77777777" w:rsidR="007F4E11" w:rsidRDefault="007F4E11" w:rsidP="00946238">
            <w:pPr>
              <w:spacing w:after="120"/>
              <w:jc w:val="center"/>
              <w:rPr>
                <w:rFonts w:ascii="Times New Roman" w:hAnsi="Times New Roman" w:cs="Times New Roman"/>
                <w:b/>
                <w:bCs/>
                <w:color w:val="2F5496" w:themeColor="accent1" w:themeShade="BF"/>
                <w:sz w:val="20"/>
                <w:szCs w:val="20"/>
                <w:lang w:val="en-GB"/>
              </w:rPr>
            </w:pPr>
            <w:r w:rsidRPr="004B5F92">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4</w:t>
            </w:r>
            <w:r>
              <w:rPr>
                <w:rFonts w:ascii="Times New Roman" w:hAnsi="Times New Roman" w:cs="Times New Roman"/>
                <w:b/>
                <w:bCs/>
                <w:color w:val="0070C0"/>
                <w:sz w:val="20"/>
                <w:szCs w:val="20"/>
                <w:lang w:val="en-GB"/>
              </w:rPr>
              <w:t>. Government de</w:t>
            </w:r>
            <w:r w:rsidR="00B962BF">
              <w:rPr>
                <w:rFonts w:ascii="Times New Roman" w:hAnsi="Times New Roman" w:cs="Times New Roman"/>
                <w:b/>
                <w:bCs/>
                <w:color w:val="0070C0"/>
                <w:sz w:val="20"/>
                <w:szCs w:val="20"/>
                <w:lang w:val="en-GB"/>
              </w:rPr>
              <w:t>ficit and constituent parts and components, % of GDP</w:t>
            </w:r>
          </w:p>
        </w:tc>
      </w:tr>
      <w:tr w:rsidR="007F4E11" w:rsidRPr="004B5F92" w14:paraId="6D7D2FD7" w14:textId="77777777" w:rsidTr="004342AD">
        <w:tc>
          <w:tcPr>
            <w:tcW w:w="5295" w:type="dxa"/>
          </w:tcPr>
          <w:p w14:paraId="3DE87DB6" w14:textId="77777777" w:rsidR="007F4E11" w:rsidRPr="00A75951" w:rsidRDefault="007F4E11" w:rsidP="00946238">
            <w:pPr>
              <w:rPr>
                <w:rFonts w:ascii="Times New Roman" w:hAnsi="Times New Roman" w:cs="Times New Roman"/>
                <w:b/>
                <w:bCs/>
                <w:color w:val="0070C0"/>
                <w:sz w:val="18"/>
                <w:szCs w:val="18"/>
                <w:lang w:val="en-GB"/>
              </w:rPr>
            </w:pPr>
            <w:r w:rsidRPr="00A75951">
              <w:rPr>
                <w:rFonts w:ascii="Times New Roman" w:hAnsi="Times New Roman" w:cs="Times New Roman"/>
                <w:b/>
                <w:bCs/>
                <w:color w:val="0070C0"/>
                <w:sz w:val="18"/>
                <w:szCs w:val="18"/>
                <w:lang w:val="en-GB"/>
              </w:rPr>
              <w:t xml:space="preserve">Figure </w:t>
            </w:r>
            <w:proofErr w:type="gramStart"/>
            <w:r w:rsidRPr="00A75951">
              <w:rPr>
                <w:rFonts w:ascii="Times New Roman" w:hAnsi="Times New Roman" w:cs="Times New Roman"/>
                <w:b/>
                <w:bCs/>
                <w:color w:val="0070C0"/>
                <w:sz w:val="18"/>
                <w:szCs w:val="18"/>
                <w:lang w:val="en-GB"/>
              </w:rPr>
              <w:t>1</w:t>
            </w:r>
            <w:r w:rsidR="004116AC">
              <w:rPr>
                <w:rFonts w:ascii="Times New Roman" w:hAnsi="Times New Roman" w:cs="Times New Roman"/>
                <w:b/>
                <w:bCs/>
                <w:color w:val="0070C0"/>
                <w:sz w:val="18"/>
                <w:szCs w:val="18"/>
                <w:lang w:val="en-GB"/>
              </w:rPr>
              <w:t>4.</w:t>
            </w:r>
            <w:r w:rsidRPr="00A75951">
              <w:rPr>
                <w:rFonts w:ascii="Times New Roman" w:hAnsi="Times New Roman" w:cs="Times New Roman"/>
                <w:b/>
                <w:bCs/>
                <w:color w:val="0070C0"/>
                <w:sz w:val="18"/>
                <w:szCs w:val="18"/>
                <w:lang w:val="en-GB"/>
              </w:rPr>
              <w:t xml:space="preserve">1  </w:t>
            </w:r>
            <w:r w:rsidR="00A75951" w:rsidRPr="00A75951">
              <w:rPr>
                <w:rFonts w:ascii="Times New Roman" w:hAnsi="Times New Roman" w:cs="Times New Roman"/>
                <w:b/>
                <w:bCs/>
                <w:noProof/>
                <w:color w:val="0070C0"/>
                <w:sz w:val="18"/>
                <w:szCs w:val="18"/>
                <w:lang w:val="en-GB"/>
              </w:rPr>
              <w:t>D</w:t>
            </w:r>
            <w:r w:rsidR="00B962BF" w:rsidRPr="00A75951">
              <w:rPr>
                <w:rFonts w:ascii="Times New Roman" w:hAnsi="Times New Roman" w:cs="Times New Roman"/>
                <w:b/>
                <w:bCs/>
                <w:noProof/>
                <w:color w:val="0070C0"/>
                <w:sz w:val="18"/>
                <w:szCs w:val="18"/>
              </w:rPr>
              <w:t>eficit</w:t>
            </w:r>
            <w:proofErr w:type="gramEnd"/>
            <w:r w:rsidR="00B962BF" w:rsidRPr="00A75951">
              <w:rPr>
                <w:rFonts w:ascii="Times New Roman" w:hAnsi="Times New Roman" w:cs="Times New Roman"/>
                <w:b/>
                <w:bCs/>
                <w:noProof/>
                <w:color w:val="0070C0"/>
                <w:sz w:val="18"/>
                <w:szCs w:val="18"/>
              </w:rPr>
              <w:t xml:space="preserve">: revenue (-), spending G&amp;S (+), </w:t>
            </w:r>
            <w:r w:rsidR="00A75951" w:rsidRPr="00A75951">
              <w:rPr>
                <w:rFonts w:ascii="Times New Roman" w:hAnsi="Times New Roman" w:cs="Times New Roman"/>
                <w:b/>
                <w:bCs/>
                <w:noProof/>
                <w:color w:val="0070C0"/>
                <w:sz w:val="18"/>
                <w:szCs w:val="18"/>
              </w:rPr>
              <w:t xml:space="preserve">and </w:t>
            </w:r>
            <w:r w:rsidR="00B962BF" w:rsidRPr="00A75951">
              <w:rPr>
                <w:rFonts w:ascii="Times New Roman" w:hAnsi="Times New Roman" w:cs="Times New Roman"/>
                <w:b/>
                <w:bCs/>
                <w:noProof/>
                <w:color w:val="0070C0"/>
                <w:sz w:val="18"/>
                <w:szCs w:val="18"/>
              </w:rPr>
              <w:t>other spending (+)</w:t>
            </w:r>
          </w:p>
        </w:tc>
        <w:tc>
          <w:tcPr>
            <w:tcW w:w="5040" w:type="dxa"/>
          </w:tcPr>
          <w:p w14:paraId="1B2B76E7" w14:textId="54A37ACE" w:rsidR="007F4E11" w:rsidRPr="00A75951" w:rsidRDefault="007F4E11" w:rsidP="00946238">
            <w:pPr>
              <w:jc w:val="center"/>
              <w:rPr>
                <w:rFonts w:ascii="Times New Roman" w:hAnsi="Times New Roman" w:cs="Times New Roman"/>
                <w:b/>
                <w:bCs/>
                <w:color w:val="0070C0"/>
                <w:sz w:val="18"/>
                <w:szCs w:val="18"/>
                <w:lang w:val="en-GB"/>
              </w:rPr>
            </w:pPr>
            <w:r w:rsidRPr="00A75951">
              <w:rPr>
                <w:rFonts w:ascii="Times New Roman" w:hAnsi="Times New Roman" w:cs="Times New Roman"/>
                <w:b/>
                <w:bCs/>
                <w:color w:val="0070C0"/>
                <w:sz w:val="18"/>
                <w:szCs w:val="18"/>
                <w:lang w:val="en-GB"/>
              </w:rPr>
              <w:t xml:space="preserve">Figure </w:t>
            </w:r>
            <w:proofErr w:type="gramStart"/>
            <w:r w:rsidRPr="00A75951">
              <w:rPr>
                <w:rFonts w:ascii="Times New Roman" w:hAnsi="Times New Roman" w:cs="Times New Roman"/>
                <w:b/>
                <w:bCs/>
                <w:color w:val="0070C0"/>
                <w:sz w:val="18"/>
                <w:szCs w:val="18"/>
                <w:lang w:val="en-GB"/>
              </w:rPr>
              <w:t>1</w:t>
            </w:r>
            <w:r w:rsidR="004116AC">
              <w:rPr>
                <w:rFonts w:ascii="Times New Roman" w:hAnsi="Times New Roman" w:cs="Times New Roman"/>
                <w:b/>
                <w:bCs/>
                <w:color w:val="0070C0"/>
                <w:sz w:val="18"/>
                <w:szCs w:val="18"/>
                <w:lang w:val="en-GB"/>
              </w:rPr>
              <w:t>4</w:t>
            </w:r>
            <w:r w:rsidRPr="00A75951">
              <w:rPr>
                <w:rFonts w:ascii="Times New Roman" w:hAnsi="Times New Roman" w:cs="Times New Roman"/>
                <w:b/>
                <w:bCs/>
                <w:color w:val="0070C0"/>
                <w:sz w:val="18"/>
                <w:szCs w:val="18"/>
                <w:lang w:val="en-GB"/>
              </w:rPr>
              <w:t>.</w:t>
            </w:r>
            <w:r w:rsidR="00BE74BD">
              <w:rPr>
                <w:rFonts w:ascii="Times New Roman" w:hAnsi="Times New Roman" w:cs="Times New Roman"/>
                <w:b/>
                <w:bCs/>
                <w:color w:val="0070C0"/>
                <w:sz w:val="18"/>
                <w:szCs w:val="18"/>
                <w:lang w:val="en-GB"/>
              </w:rPr>
              <w:t>2</w:t>
            </w:r>
            <w:r w:rsidRPr="00A75951">
              <w:rPr>
                <w:rFonts w:ascii="Times New Roman" w:hAnsi="Times New Roman" w:cs="Times New Roman"/>
                <w:b/>
                <w:bCs/>
                <w:color w:val="0070C0"/>
                <w:sz w:val="18"/>
                <w:szCs w:val="18"/>
                <w:lang w:val="en-GB"/>
              </w:rPr>
              <w:t xml:space="preserve"> </w:t>
            </w:r>
            <w:r w:rsidR="00152769">
              <w:rPr>
                <w:rFonts w:ascii="Times New Roman" w:hAnsi="Times New Roman" w:cs="Times New Roman"/>
                <w:b/>
                <w:bCs/>
                <w:color w:val="0070C0"/>
                <w:sz w:val="18"/>
                <w:szCs w:val="18"/>
                <w:lang w:val="en-GB"/>
              </w:rPr>
              <w:t xml:space="preserve"> </w:t>
            </w:r>
            <w:r w:rsidR="00A75951">
              <w:rPr>
                <w:rFonts w:ascii="Times New Roman" w:hAnsi="Times New Roman" w:cs="Times New Roman"/>
                <w:b/>
                <w:bCs/>
                <w:color w:val="0070C0"/>
                <w:sz w:val="18"/>
                <w:szCs w:val="18"/>
                <w:lang w:val="en-GB"/>
              </w:rPr>
              <w:t>S</w:t>
            </w:r>
            <w:r w:rsidR="00A75951" w:rsidRPr="00A75951">
              <w:rPr>
                <w:rFonts w:ascii="Times New Roman" w:hAnsi="Times New Roman" w:cs="Times New Roman"/>
                <w:b/>
                <w:bCs/>
                <w:noProof/>
                <w:color w:val="0070C0"/>
                <w:sz w:val="18"/>
                <w:szCs w:val="18"/>
              </w:rPr>
              <w:t>tructural</w:t>
            </w:r>
            <w:proofErr w:type="gramEnd"/>
            <w:r w:rsidR="00A75951" w:rsidRPr="00A75951">
              <w:rPr>
                <w:rFonts w:ascii="Times New Roman" w:hAnsi="Times New Roman" w:cs="Times New Roman"/>
                <w:b/>
                <w:bCs/>
                <w:noProof/>
                <w:color w:val="0070C0"/>
                <w:sz w:val="18"/>
                <w:szCs w:val="18"/>
              </w:rPr>
              <w:t>, cyclical, and discretionary</w:t>
            </w:r>
            <w:r w:rsidR="00A75951">
              <w:rPr>
                <w:rFonts w:ascii="Times New Roman" w:hAnsi="Times New Roman" w:cs="Times New Roman"/>
                <w:b/>
                <w:bCs/>
                <w:noProof/>
                <w:color w:val="0070C0"/>
                <w:sz w:val="18"/>
                <w:szCs w:val="18"/>
              </w:rPr>
              <w:t xml:space="preserve"> deficit,</w:t>
            </w:r>
            <w:r w:rsidR="00A75951" w:rsidRPr="00A75951">
              <w:rPr>
                <w:rFonts w:ascii="Times New Roman" w:hAnsi="Times New Roman" w:cs="Times New Roman"/>
                <w:b/>
                <w:bCs/>
                <w:noProof/>
                <w:color w:val="0070C0"/>
                <w:sz w:val="18"/>
                <w:szCs w:val="18"/>
              </w:rPr>
              <w:t xml:space="preserve"> % of GDP</w:t>
            </w:r>
          </w:p>
        </w:tc>
      </w:tr>
      <w:tr w:rsidR="007F4E11" w:rsidRPr="006C28F8" w14:paraId="2560FCD7" w14:textId="77777777" w:rsidTr="004342AD">
        <w:trPr>
          <w:trHeight w:val="3363"/>
        </w:trPr>
        <w:tc>
          <w:tcPr>
            <w:tcW w:w="5295" w:type="dxa"/>
          </w:tcPr>
          <w:p w14:paraId="76A14696" w14:textId="77777777" w:rsidR="007F4E11" w:rsidRDefault="007F4E11" w:rsidP="00946238">
            <w:pPr>
              <w:rPr>
                <w:rFonts w:ascii="Times New Roman" w:hAnsi="Times New Roman" w:cs="Times New Roman"/>
                <w:noProof/>
                <w:color w:val="2F5496" w:themeColor="accent1" w:themeShade="BF"/>
                <w:sz w:val="24"/>
                <w:szCs w:val="24"/>
                <w:lang w:val="en-GB"/>
              </w:rPr>
            </w:pPr>
            <w:r>
              <w:rPr>
                <w:rFonts w:ascii="Times New Roman" w:hAnsi="Times New Roman" w:cs="Times New Roman"/>
                <w:noProof/>
                <w:color w:val="2F5496" w:themeColor="accent1" w:themeShade="BF"/>
                <w:sz w:val="24"/>
                <w:szCs w:val="24"/>
                <w:lang w:val="en-GB"/>
              </w:rPr>
              <w:t xml:space="preserve">  </w:t>
            </w:r>
          </w:p>
          <w:p w14:paraId="241DCF85" w14:textId="1D151F10" w:rsidR="004342AD" w:rsidRDefault="00E2181C" w:rsidP="00946238">
            <w:pPr>
              <w:rPr>
                <w:rFonts w:ascii="Times New Roman" w:hAnsi="Times New Roman" w:cs="Times New Roman"/>
                <w:noProof/>
                <w:color w:val="2F5496" w:themeColor="accent1" w:themeShade="BF"/>
                <w:sz w:val="24"/>
                <w:szCs w:val="24"/>
                <w:lang w:val="en-GB"/>
              </w:rPr>
            </w:pPr>
            <w:r>
              <w:rPr>
                <w:rFonts w:ascii="Times New Roman" w:hAnsi="Times New Roman" w:cs="Times New Roman"/>
                <w:noProof/>
                <w:color w:val="2F5496" w:themeColor="accent1" w:themeShade="BF"/>
                <w:sz w:val="24"/>
                <w:szCs w:val="24"/>
                <w:lang w:val="en-GB"/>
              </w:rPr>
              <w:drawing>
                <wp:inline distT="0" distB="0" distL="0" distR="0" wp14:anchorId="4E555AF0" wp14:editId="73A77202">
                  <wp:extent cx="3227832" cy="2816352"/>
                  <wp:effectExtent l="0" t="0" r="0" b="3175"/>
                  <wp:docPr id="1842547670" name="Picture 5" descr="A graph of a graph of a budge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47670" name="Picture 5" descr="A graph of a graph of a budget&#10;&#10;Description automatically generated with medium confidenc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227832" cy="2816352"/>
                          </a:xfrm>
                          <a:prstGeom prst="rect">
                            <a:avLst/>
                          </a:prstGeom>
                        </pic:spPr>
                      </pic:pic>
                    </a:graphicData>
                  </a:graphic>
                </wp:inline>
              </w:drawing>
            </w:r>
          </w:p>
        </w:tc>
        <w:tc>
          <w:tcPr>
            <w:tcW w:w="5040" w:type="dxa"/>
          </w:tcPr>
          <w:p w14:paraId="26AEF1DE" w14:textId="77777777" w:rsidR="007F4E11" w:rsidRDefault="007F4E11" w:rsidP="00946238">
            <w:pPr>
              <w:spacing w:line="276" w:lineRule="auto"/>
              <w:rPr>
                <w:rFonts w:ascii="Times New Roman" w:hAnsi="Times New Roman" w:cs="Times New Roman"/>
                <w:noProof/>
                <w:color w:val="2F5496" w:themeColor="accent1" w:themeShade="BF"/>
                <w:sz w:val="24"/>
                <w:szCs w:val="24"/>
                <w:lang w:val="en-GB"/>
              </w:rPr>
            </w:pPr>
          </w:p>
          <w:p w14:paraId="20818F3E" w14:textId="22C3AF77" w:rsidR="004342AD" w:rsidRPr="006C28F8" w:rsidRDefault="00E2181C" w:rsidP="00946238">
            <w:pPr>
              <w:spacing w:line="276" w:lineRule="auto"/>
              <w:rPr>
                <w:rFonts w:ascii="Times New Roman" w:hAnsi="Times New Roman" w:cs="Times New Roman"/>
                <w:color w:val="2F5496" w:themeColor="accent1" w:themeShade="BF"/>
                <w:sz w:val="24"/>
                <w:szCs w:val="24"/>
              </w:rPr>
            </w:pPr>
            <w:r>
              <w:rPr>
                <w:rFonts w:ascii="Times New Roman" w:hAnsi="Times New Roman" w:cs="Times New Roman"/>
                <w:noProof/>
                <w:color w:val="2F5496" w:themeColor="accent1" w:themeShade="BF"/>
                <w:sz w:val="24"/>
                <w:szCs w:val="24"/>
              </w:rPr>
              <w:drawing>
                <wp:inline distT="0" distB="0" distL="0" distR="0" wp14:anchorId="482F2CF1" wp14:editId="5AC5DC76">
                  <wp:extent cx="3065155" cy="2642616"/>
                  <wp:effectExtent l="0" t="0" r="1905" b="5715"/>
                  <wp:docPr id="655306987" name="Picture 6" descr="A graph of a graph showing a number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06987" name="Picture 6" descr="A graph of a graph showing a number of different colored bars&#10;&#10;Description automatically generated with medium confidenc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065155" cy="2642616"/>
                          </a:xfrm>
                          <a:prstGeom prst="rect">
                            <a:avLst/>
                          </a:prstGeom>
                        </pic:spPr>
                      </pic:pic>
                    </a:graphicData>
                  </a:graphic>
                </wp:inline>
              </w:drawing>
            </w:r>
          </w:p>
        </w:tc>
      </w:tr>
    </w:tbl>
    <w:p w14:paraId="14D08A3E" w14:textId="77777777" w:rsidR="007F4E11" w:rsidRDefault="007F4E11">
      <w:pPr>
        <w:rPr>
          <w:rFonts w:ascii="Times New Roman" w:hAnsi="Times New Roman" w:cs="Times New Roman"/>
          <w:color w:val="2F5496" w:themeColor="accent1" w:themeShade="BF"/>
          <w:sz w:val="24"/>
          <w:szCs w:val="24"/>
          <w:lang w:val="en-GB"/>
        </w:rPr>
      </w:pPr>
    </w:p>
    <w:p w14:paraId="1F54209A" w14:textId="77777777" w:rsidR="007D4812" w:rsidRDefault="007D4812">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797370A2" w14:textId="105FAC6D" w:rsidR="007F4E11" w:rsidRDefault="00020C41" w:rsidP="00D54A1E">
      <w:pPr>
        <w:spacing w:after="240" w:line="276" w:lineRule="auto"/>
        <w:rPr>
          <w:rFonts w:ascii="Times New Roman" w:hAnsi="Times New Roman" w:cs="Times New Roman"/>
          <w:sz w:val="24"/>
          <w:szCs w:val="24"/>
          <w:lang w:val="en-GB"/>
        </w:rPr>
      </w:pPr>
      <w:r>
        <w:rPr>
          <w:rFonts w:ascii="Times New Roman" w:hAnsi="Times New Roman" w:cs="Times New Roman"/>
          <w:sz w:val="24"/>
          <w:szCs w:val="24"/>
          <w:lang w:val="en-GB"/>
        </w:rPr>
        <w:lastRenderedPageBreak/>
        <w:t>Th</w:t>
      </w:r>
      <w:r w:rsidR="007F4E11">
        <w:rPr>
          <w:rFonts w:ascii="Times New Roman" w:hAnsi="Times New Roman" w:cs="Times New Roman"/>
          <w:sz w:val="24"/>
          <w:szCs w:val="24"/>
          <w:lang w:val="en-GB"/>
        </w:rPr>
        <w:t xml:space="preserve">e </w:t>
      </w:r>
      <w:r w:rsidR="00946238">
        <w:rPr>
          <w:rFonts w:ascii="Times New Roman" w:hAnsi="Times New Roman" w:cs="Times New Roman"/>
          <w:sz w:val="24"/>
          <w:szCs w:val="24"/>
          <w:lang w:val="en-GB"/>
        </w:rPr>
        <w:t>current</w:t>
      </w:r>
      <w:r>
        <w:rPr>
          <w:rFonts w:ascii="Times New Roman" w:hAnsi="Times New Roman" w:cs="Times New Roman"/>
          <w:sz w:val="24"/>
          <w:szCs w:val="24"/>
          <w:lang w:val="en-GB"/>
        </w:rPr>
        <w:t xml:space="preserve"> fiscal program </w:t>
      </w:r>
      <w:r w:rsidR="007F4E11">
        <w:rPr>
          <w:rFonts w:ascii="Times New Roman" w:hAnsi="Times New Roman" w:cs="Times New Roman"/>
          <w:sz w:val="24"/>
          <w:szCs w:val="24"/>
          <w:lang w:val="en-GB"/>
        </w:rPr>
        <w:t xml:space="preserve">envisages a reduction in the deficit </w:t>
      </w:r>
      <w:r>
        <w:rPr>
          <w:rFonts w:ascii="Times New Roman" w:hAnsi="Times New Roman" w:cs="Times New Roman"/>
          <w:sz w:val="24"/>
          <w:szCs w:val="24"/>
          <w:lang w:val="en-GB"/>
        </w:rPr>
        <w:t>to 10</w:t>
      </w:r>
      <w:r w:rsidR="00ED11EF">
        <w:rPr>
          <w:rFonts w:ascii="Times New Roman" w:hAnsi="Times New Roman" w:cs="Times New Roman"/>
          <w:sz w:val="24"/>
          <w:szCs w:val="24"/>
          <w:lang w:val="en-GB"/>
        </w:rPr>
        <w:t>.8</w:t>
      </w:r>
      <w:r>
        <w:rPr>
          <w:rFonts w:ascii="Times New Roman" w:hAnsi="Times New Roman" w:cs="Times New Roman"/>
          <w:sz w:val="24"/>
          <w:szCs w:val="24"/>
          <w:lang w:val="en-GB"/>
        </w:rPr>
        <w:t>% of GDP</w:t>
      </w:r>
      <w:r w:rsidR="00946238">
        <w:rPr>
          <w:rFonts w:ascii="Times New Roman" w:hAnsi="Times New Roman" w:cs="Times New Roman"/>
          <w:sz w:val="24"/>
          <w:szCs w:val="24"/>
          <w:lang w:val="en-GB"/>
        </w:rPr>
        <w:t xml:space="preserve"> in 2023/24 and to 9</w:t>
      </w:r>
      <w:r w:rsidR="00ED11EF">
        <w:rPr>
          <w:rFonts w:ascii="Times New Roman" w:hAnsi="Times New Roman" w:cs="Times New Roman"/>
          <w:sz w:val="24"/>
          <w:szCs w:val="24"/>
          <w:lang w:val="en-GB"/>
        </w:rPr>
        <w:t>.7</w:t>
      </w:r>
      <w:r w:rsidR="00946238">
        <w:rPr>
          <w:rFonts w:ascii="Times New Roman" w:hAnsi="Times New Roman" w:cs="Times New Roman"/>
          <w:sz w:val="24"/>
          <w:szCs w:val="24"/>
          <w:lang w:val="en-GB"/>
        </w:rPr>
        <w:t>% in 2024/25</w:t>
      </w:r>
      <w:r>
        <w:rPr>
          <w:rFonts w:ascii="Times New Roman" w:hAnsi="Times New Roman" w:cs="Times New Roman"/>
          <w:sz w:val="24"/>
          <w:szCs w:val="24"/>
          <w:lang w:val="en-GB"/>
        </w:rPr>
        <w:t xml:space="preserve">, well below that in </w:t>
      </w:r>
      <w:r w:rsidR="007F4E11">
        <w:rPr>
          <w:rFonts w:ascii="Times New Roman" w:hAnsi="Times New Roman" w:cs="Times New Roman"/>
          <w:sz w:val="24"/>
          <w:szCs w:val="24"/>
          <w:lang w:val="en-GB"/>
        </w:rPr>
        <w:t xml:space="preserve">Covid </w:t>
      </w:r>
      <w:r>
        <w:rPr>
          <w:rFonts w:ascii="Times New Roman" w:hAnsi="Times New Roman" w:cs="Times New Roman"/>
          <w:sz w:val="24"/>
          <w:szCs w:val="24"/>
          <w:lang w:val="en-GB"/>
        </w:rPr>
        <w:t xml:space="preserve">and immediate post-Covid </w:t>
      </w:r>
      <w:r w:rsidR="007F4E11">
        <w:rPr>
          <w:rFonts w:ascii="Times New Roman" w:hAnsi="Times New Roman" w:cs="Times New Roman"/>
          <w:sz w:val="24"/>
          <w:szCs w:val="24"/>
          <w:lang w:val="en-GB"/>
        </w:rPr>
        <w:t>years</w:t>
      </w:r>
      <w:r w:rsidR="00BD4145">
        <w:rPr>
          <w:rFonts w:ascii="Times New Roman" w:hAnsi="Times New Roman" w:cs="Times New Roman"/>
          <w:sz w:val="24"/>
          <w:szCs w:val="24"/>
          <w:lang w:val="en-GB"/>
        </w:rPr>
        <w:t xml:space="preserve"> (averag</w:t>
      </w:r>
      <w:r w:rsidR="004C50FA">
        <w:rPr>
          <w:rFonts w:ascii="Times New Roman" w:hAnsi="Times New Roman" w:cs="Times New Roman"/>
          <w:sz w:val="24"/>
          <w:szCs w:val="24"/>
          <w:lang w:val="en-GB"/>
        </w:rPr>
        <w:t>ing</w:t>
      </w:r>
      <w:r w:rsidR="00BD4145">
        <w:rPr>
          <w:rFonts w:ascii="Times New Roman" w:hAnsi="Times New Roman" w:cs="Times New Roman"/>
          <w:sz w:val="24"/>
          <w:szCs w:val="24"/>
          <w:lang w:val="en-GB"/>
        </w:rPr>
        <w:t xml:space="preserve"> 1</w:t>
      </w:r>
      <w:r w:rsidR="00EA2D86">
        <w:rPr>
          <w:rFonts w:ascii="Times New Roman" w:hAnsi="Times New Roman" w:cs="Times New Roman"/>
          <w:sz w:val="24"/>
          <w:szCs w:val="24"/>
          <w:lang w:val="en-GB"/>
        </w:rPr>
        <w:t>4</w:t>
      </w:r>
      <w:r w:rsidR="00BD4145">
        <w:rPr>
          <w:rFonts w:ascii="Times New Roman" w:hAnsi="Times New Roman" w:cs="Times New Roman"/>
          <w:sz w:val="24"/>
          <w:szCs w:val="24"/>
          <w:lang w:val="en-GB"/>
        </w:rPr>
        <w:t>% of GDP</w:t>
      </w:r>
      <w:r w:rsidR="00EA2D86">
        <w:rPr>
          <w:rFonts w:ascii="Times New Roman" w:hAnsi="Times New Roman" w:cs="Times New Roman"/>
          <w:sz w:val="24"/>
          <w:szCs w:val="24"/>
          <w:lang w:val="en-GB"/>
        </w:rPr>
        <w:t xml:space="preserve"> in 2019/20-2021/22</w:t>
      </w:r>
      <w:r w:rsidR="00BD4145">
        <w:rPr>
          <w:rFonts w:ascii="Times New Roman" w:hAnsi="Times New Roman" w:cs="Times New Roman"/>
          <w:sz w:val="24"/>
          <w:szCs w:val="24"/>
          <w:lang w:val="en-GB"/>
        </w:rPr>
        <w:t>). Thi</w:t>
      </w:r>
      <w:r w:rsidR="004C50FA">
        <w:rPr>
          <w:rFonts w:ascii="Times New Roman" w:hAnsi="Times New Roman" w:cs="Times New Roman"/>
          <w:sz w:val="24"/>
          <w:szCs w:val="24"/>
          <w:lang w:val="en-GB"/>
        </w:rPr>
        <w:t xml:space="preserve">s </w:t>
      </w:r>
      <w:r w:rsidR="00BD4145">
        <w:rPr>
          <w:rFonts w:ascii="Times New Roman" w:hAnsi="Times New Roman" w:cs="Times New Roman"/>
          <w:sz w:val="24"/>
          <w:szCs w:val="24"/>
          <w:lang w:val="en-GB"/>
        </w:rPr>
        <w:t xml:space="preserve">is </w:t>
      </w:r>
      <w:r w:rsidR="007F4E11">
        <w:rPr>
          <w:rFonts w:ascii="Times New Roman" w:hAnsi="Times New Roman" w:cs="Times New Roman"/>
          <w:sz w:val="24"/>
          <w:szCs w:val="24"/>
          <w:lang w:val="en-GB"/>
        </w:rPr>
        <w:t xml:space="preserve">achieved mainly via the ending of </w:t>
      </w:r>
      <w:r w:rsidR="001E5651">
        <w:rPr>
          <w:rFonts w:ascii="Times New Roman" w:hAnsi="Times New Roman" w:cs="Times New Roman"/>
          <w:sz w:val="24"/>
          <w:szCs w:val="24"/>
          <w:lang w:val="en-GB"/>
        </w:rPr>
        <w:t xml:space="preserve">discretionary, </w:t>
      </w:r>
      <w:r w:rsidR="007F4E11">
        <w:rPr>
          <w:rFonts w:ascii="Times New Roman" w:hAnsi="Times New Roman" w:cs="Times New Roman"/>
          <w:sz w:val="24"/>
          <w:szCs w:val="24"/>
          <w:lang w:val="en-GB"/>
        </w:rPr>
        <w:t xml:space="preserve">crisis-related spending </w:t>
      </w:r>
      <w:r w:rsidR="004C50FA">
        <w:rPr>
          <w:rFonts w:ascii="Times New Roman" w:hAnsi="Times New Roman" w:cs="Times New Roman"/>
          <w:sz w:val="24"/>
          <w:szCs w:val="24"/>
          <w:lang w:val="en-GB"/>
        </w:rPr>
        <w:t xml:space="preserve">and </w:t>
      </w:r>
      <w:r w:rsidR="00D54A1E">
        <w:rPr>
          <w:rFonts w:ascii="Times New Roman" w:hAnsi="Times New Roman" w:cs="Times New Roman"/>
          <w:sz w:val="24"/>
          <w:szCs w:val="24"/>
          <w:lang w:val="en-GB"/>
        </w:rPr>
        <w:t>cuts in investment</w:t>
      </w:r>
      <w:r w:rsidR="00EA2D86">
        <w:rPr>
          <w:rFonts w:ascii="Times New Roman" w:hAnsi="Times New Roman" w:cs="Times New Roman"/>
          <w:sz w:val="24"/>
          <w:szCs w:val="24"/>
          <w:lang w:val="en-GB"/>
        </w:rPr>
        <w:t>, which</w:t>
      </w:r>
      <w:r w:rsidR="004C50FA">
        <w:rPr>
          <w:rFonts w:ascii="Times New Roman" w:hAnsi="Times New Roman" w:cs="Times New Roman"/>
          <w:sz w:val="24"/>
          <w:szCs w:val="24"/>
          <w:lang w:val="en-GB"/>
        </w:rPr>
        <w:t xml:space="preserve"> </w:t>
      </w:r>
      <w:r w:rsidR="00407B77">
        <w:rPr>
          <w:rFonts w:ascii="Times New Roman" w:hAnsi="Times New Roman" w:cs="Times New Roman"/>
          <w:sz w:val="24"/>
          <w:szCs w:val="24"/>
          <w:lang w:val="en-GB"/>
        </w:rPr>
        <w:t>t</w:t>
      </w:r>
      <w:r w:rsidR="004C50FA">
        <w:rPr>
          <w:rFonts w:ascii="Times New Roman" w:hAnsi="Times New Roman" w:cs="Times New Roman"/>
          <w:sz w:val="24"/>
          <w:szCs w:val="24"/>
          <w:lang w:val="en-GB"/>
        </w:rPr>
        <w:t xml:space="preserve">ranslate in a </w:t>
      </w:r>
      <w:r w:rsidR="00946238">
        <w:rPr>
          <w:rFonts w:ascii="Times New Roman" w:hAnsi="Times New Roman" w:cs="Times New Roman"/>
          <w:sz w:val="24"/>
          <w:szCs w:val="24"/>
          <w:lang w:val="en-GB"/>
        </w:rPr>
        <w:t>significant reduction in</w:t>
      </w:r>
      <w:r w:rsidR="004C50FA">
        <w:rPr>
          <w:rFonts w:ascii="Times New Roman" w:hAnsi="Times New Roman" w:cs="Times New Roman"/>
          <w:sz w:val="24"/>
          <w:szCs w:val="24"/>
          <w:lang w:val="en-GB"/>
        </w:rPr>
        <w:t xml:space="preserve"> real</w:t>
      </w:r>
      <w:r w:rsidR="00946238">
        <w:rPr>
          <w:rFonts w:ascii="Times New Roman" w:hAnsi="Times New Roman" w:cs="Times New Roman"/>
          <w:sz w:val="24"/>
          <w:szCs w:val="24"/>
          <w:lang w:val="en-GB"/>
        </w:rPr>
        <w:t xml:space="preserve"> gov</w:t>
      </w:r>
      <w:r w:rsidR="00407B77">
        <w:rPr>
          <w:rFonts w:ascii="Times New Roman" w:hAnsi="Times New Roman" w:cs="Times New Roman"/>
          <w:sz w:val="24"/>
          <w:szCs w:val="24"/>
          <w:lang w:val="en-GB"/>
        </w:rPr>
        <w:t>ernmen</w:t>
      </w:r>
      <w:r w:rsidR="00946238">
        <w:rPr>
          <w:rFonts w:ascii="Times New Roman" w:hAnsi="Times New Roman" w:cs="Times New Roman"/>
          <w:sz w:val="24"/>
          <w:szCs w:val="24"/>
          <w:lang w:val="en-GB"/>
        </w:rPr>
        <w:t>t</w:t>
      </w:r>
      <w:r w:rsidR="007F4E11">
        <w:rPr>
          <w:rFonts w:ascii="Times New Roman" w:hAnsi="Times New Roman" w:cs="Times New Roman"/>
          <w:sz w:val="24"/>
          <w:szCs w:val="24"/>
          <w:lang w:val="en-GB"/>
        </w:rPr>
        <w:t xml:space="preserve"> demand </w:t>
      </w:r>
      <w:r w:rsidR="00946238">
        <w:rPr>
          <w:rFonts w:ascii="Times New Roman" w:hAnsi="Times New Roman" w:cs="Times New Roman"/>
          <w:sz w:val="24"/>
          <w:szCs w:val="24"/>
          <w:lang w:val="en-GB"/>
        </w:rPr>
        <w:t>for G&amp;S</w:t>
      </w:r>
      <w:r w:rsidR="00DC696D">
        <w:rPr>
          <w:rFonts w:ascii="Times New Roman" w:hAnsi="Times New Roman" w:cs="Times New Roman"/>
          <w:sz w:val="24"/>
          <w:szCs w:val="24"/>
          <w:lang w:val="en-GB"/>
        </w:rPr>
        <w:t xml:space="preserve">, </w:t>
      </w:r>
      <w:r w:rsidR="00EA2D86">
        <w:rPr>
          <w:rFonts w:ascii="Times New Roman" w:hAnsi="Times New Roman" w:cs="Times New Roman"/>
          <w:sz w:val="24"/>
          <w:szCs w:val="24"/>
          <w:lang w:val="en-GB"/>
        </w:rPr>
        <w:t>lower</w:t>
      </w:r>
      <w:r w:rsidR="00D54A1E">
        <w:rPr>
          <w:rFonts w:ascii="Times New Roman" w:hAnsi="Times New Roman" w:cs="Times New Roman"/>
          <w:sz w:val="24"/>
          <w:szCs w:val="24"/>
          <w:lang w:val="en-GB"/>
        </w:rPr>
        <w:t xml:space="preserve">ing </w:t>
      </w:r>
      <w:r w:rsidR="00DC696D">
        <w:rPr>
          <w:rFonts w:ascii="Times New Roman" w:hAnsi="Times New Roman" w:cs="Times New Roman"/>
          <w:sz w:val="24"/>
          <w:szCs w:val="24"/>
          <w:lang w:val="en-GB"/>
        </w:rPr>
        <w:t xml:space="preserve">aggregate demand and </w:t>
      </w:r>
      <w:r w:rsidR="00D54A1E">
        <w:rPr>
          <w:rFonts w:ascii="Times New Roman" w:hAnsi="Times New Roman" w:cs="Times New Roman"/>
          <w:sz w:val="24"/>
          <w:szCs w:val="24"/>
          <w:lang w:val="en-GB"/>
        </w:rPr>
        <w:t xml:space="preserve">helping contain </w:t>
      </w:r>
      <w:r w:rsidR="00946238">
        <w:rPr>
          <w:rFonts w:ascii="Times New Roman" w:hAnsi="Times New Roman" w:cs="Times New Roman"/>
          <w:sz w:val="24"/>
          <w:szCs w:val="24"/>
          <w:lang w:val="en-GB"/>
        </w:rPr>
        <w:t>inflation</w:t>
      </w:r>
      <w:r w:rsidR="00D54A1E">
        <w:rPr>
          <w:rFonts w:ascii="Times New Roman" w:hAnsi="Times New Roman" w:cs="Times New Roman"/>
          <w:sz w:val="24"/>
          <w:szCs w:val="24"/>
          <w:lang w:val="en-GB"/>
        </w:rPr>
        <w:t>.</w:t>
      </w:r>
      <w:r w:rsidR="00481299">
        <w:rPr>
          <w:rFonts w:ascii="Times New Roman" w:hAnsi="Times New Roman" w:cs="Times New Roman"/>
          <w:sz w:val="24"/>
          <w:szCs w:val="24"/>
          <w:lang w:val="en-GB"/>
        </w:rPr>
        <w:t xml:space="preserve"> </w:t>
      </w:r>
      <w:r w:rsidR="00D54A1E">
        <w:rPr>
          <w:rFonts w:ascii="Times New Roman" w:hAnsi="Times New Roman" w:cs="Times New Roman"/>
          <w:sz w:val="24"/>
          <w:szCs w:val="24"/>
          <w:lang w:val="en-GB"/>
        </w:rPr>
        <w:t xml:space="preserve">The expansion of </w:t>
      </w:r>
      <w:r w:rsidR="001E5651">
        <w:rPr>
          <w:rFonts w:ascii="Times New Roman" w:hAnsi="Times New Roman" w:cs="Times New Roman"/>
          <w:sz w:val="24"/>
          <w:szCs w:val="24"/>
          <w:lang w:val="en-GB"/>
        </w:rPr>
        <w:t xml:space="preserve">discretionary </w:t>
      </w:r>
      <w:r w:rsidR="00D54A1E">
        <w:rPr>
          <w:rFonts w:ascii="Times New Roman" w:hAnsi="Times New Roman" w:cs="Times New Roman"/>
          <w:sz w:val="24"/>
          <w:szCs w:val="24"/>
          <w:lang w:val="en-GB"/>
        </w:rPr>
        <w:t>gov</w:t>
      </w:r>
      <w:r w:rsidR="001E5651">
        <w:rPr>
          <w:rFonts w:ascii="Times New Roman" w:hAnsi="Times New Roman" w:cs="Times New Roman"/>
          <w:sz w:val="24"/>
          <w:szCs w:val="24"/>
          <w:lang w:val="en-GB"/>
        </w:rPr>
        <w:t>ernmen</w:t>
      </w:r>
      <w:r w:rsidR="00D54A1E">
        <w:rPr>
          <w:rFonts w:ascii="Times New Roman" w:hAnsi="Times New Roman" w:cs="Times New Roman"/>
          <w:sz w:val="24"/>
          <w:szCs w:val="24"/>
          <w:lang w:val="en-GB"/>
        </w:rPr>
        <w:t xml:space="preserve">t demand for G&amp;S </w:t>
      </w:r>
      <w:r w:rsidR="001E5651">
        <w:rPr>
          <w:rFonts w:ascii="Times New Roman" w:hAnsi="Times New Roman" w:cs="Times New Roman"/>
          <w:sz w:val="24"/>
          <w:szCs w:val="24"/>
          <w:lang w:val="en-GB"/>
        </w:rPr>
        <w:t xml:space="preserve">to offset the drop in output </w:t>
      </w:r>
      <w:proofErr w:type="gramStart"/>
      <w:r w:rsidR="001E5651">
        <w:rPr>
          <w:rFonts w:ascii="Times New Roman" w:hAnsi="Times New Roman" w:cs="Times New Roman"/>
          <w:sz w:val="24"/>
          <w:szCs w:val="24"/>
          <w:lang w:val="en-GB"/>
        </w:rPr>
        <w:t>in  the</w:t>
      </w:r>
      <w:proofErr w:type="gramEnd"/>
      <w:r w:rsidR="001E5651">
        <w:rPr>
          <w:rFonts w:ascii="Times New Roman" w:hAnsi="Times New Roman" w:cs="Times New Roman"/>
          <w:sz w:val="24"/>
          <w:szCs w:val="24"/>
          <w:lang w:val="en-GB"/>
        </w:rPr>
        <w:t xml:space="preserve"> </w:t>
      </w:r>
      <w:r w:rsidR="00D54A1E">
        <w:rPr>
          <w:rFonts w:ascii="Times New Roman" w:hAnsi="Times New Roman" w:cs="Times New Roman"/>
          <w:sz w:val="24"/>
          <w:szCs w:val="24"/>
          <w:lang w:val="en-GB"/>
        </w:rPr>
        <w:t xml:space="preserve">Covid </w:t>
      </w:r>
      <w:r w:rsidR="001E5651">
        <w:rPr>
          <w:rFonts w:ascii="Times New Roman" w:hAnsi="Times New Roman" w:cs="Times New Roman"/>
          <w:sz w:val="24"/>
          <w:szCs w:val="24"/>
          <w:lang w:val="en-GB"/>
        </w:rPr>
        <w:t xml:space="preserve">years </w:t>
      </w:r>
      <w:r w:rsidR="00D54A1E">
        <w:rPr>
          <w:rFonts w:ascii="Times New Roman" w:hAnsi="Times New Roman" w:cs="Times New Roman"/>
          <w:sz w:val="24"/>
          <w:szCs w:val="24"/>
          <w:lang w:val="en-GB"/>
        </w:rPr>
        <w:t xml:space="preserve">is thus reversed from </w:t>
      </w:r>
      <w:r w:rsidR="00586340">
        <w:rPr>
          <w:rFonts w:ascii="Times New Roman" w:hAnsi="Times New Roman" w:cs="Times New Roman"/>
          <w:sz w:val="24"/>
          <w:szCs w:val="24"/>
          <w:lang w:val="en-GB"/>
        </w:rPr>
        <w:t>mid-2022 (despite a partial flare-up in 2023Q1-2)</w:t>
      </w:r>
      <w:r w:rsidR="00D54A1E">
        <w:rPr>
          <w:rFonts w:ascii="Times New Roman" w:hAnsi="Times New Roman" w:cs="Times New Roman"/>
          <w:sz w:val="24"/>
          <w:szCs w:val="24"/>
          <w:lang w:val="en-GB"/>
        </w:rPr>
        <w:t xml:space="preserve">, and the </w:t>
      </w:r>
      <w:r w:rsidR="00D54A1E" w:rsidRPr="001E5651">
        <w:rPr>
          <w:rFonts w:ascii="Times New Roman" w:hAnsi="Times New Roman" w:cs="Times New Roman"/>
          <w:i/>
          <w:iCs/>
          <w:sz w:val="24"/>
          <w:szCs w:val="24"/>
          <w:lang w:val="en-GB"/>
        </w:rPr>
        <w:t xml:space="preserve">large negative </w:t>
      </w:r>
      <w:r w:rsidR="001E5651" w:rsidRPr="001E5651">
        <w:rPr>
          <w:rFonts w:ascii="Times New Roman" w:hAnsi="Times New Roman" w:cs="Times New Roman"/>
          <w:i/>
          <w:iCs/>
          <w:sz w:val="24"/>
          <w:szCs w:val="24"/>
          <w:lang w:val="en-GB"/>
        </w:rPr>
        <w:t>effect</w:t>
      </w:r>
      <w:r w:rsidR="00D54A1E" w:rsidRPr="00310499">
        <w:rPr>
          <w:rFonts w:ascii="Times New Roman" w:hAnsi="Times New Roman" w:cs="Times New Roman"/>
          <w:sz w:val="24"/>
          <w:szCs w:val="24"/>
          <w:lang w:val="en-GB"/>
        </w:rPr>
        <w:t xml:space="preserve"> is forecast to </w:t>
      </w:r>
      <w:r w:rsidR="00EA2D86">
        <w:rPr>
          <w:rFonts w:ascii="Times New Roman" w:hAnsi="Times New Roman" w:cs="Times New Roman"/>
          <w:sz w:val="24"/>
          <w:szCs w:val="24"/>
          <w:lang w:val="en-GB"/>
        </w:rPr>
        <w:t>last till e</w:t>
      </w:r>
      <w:r w:rsidR="00D54A1E" w:rsidRPr="00310499">
        <w:rPr>
          <w:rFonts w:ascii="Times New Roman" w:hAnsi="Times New Roman" w:cs="Times New Roman"/>
          <w:sz w:val="24"/>
          <w:szCs w:val="24"/>
          <w:lang w:val="en-GB"/>
        </w:rPr>
        <w:t>arly 2026</w:t>
      </w:r>
      <w:r w:rsidR="00D54A1E">
        <w:rPr>
          <w:rFonts w:ascii="Times New Roman" w:hAnsi="Times New Roman" w:cs="Times New Roman"/>
          <w:sz w:val="24"/>
          <w:szCs w:val="24"/>
          <w:lang w:val="en-GB"/>
        </w:rPr>
        <w:t xml:space="preserve"> </w:t>
      </w:r>
      <w:r w:rsidR="007F4E11">
        <w:rPr>
          <w:rFonts w:ascii="Times New Roman" w:hAnsi="Times New Roman" w:cs="Times New Roman"/>
          <w:sz w:val="24"/>
          <w:szCs w:val="24"/>
        </w:rPr>
        <w:t>(</w:t>
      </w:r>
      <w:r w:rsidR="007F4E11" w:rsidRPr="00A453CD">
        <w:rPr>
          <w:rFonts w:ascii="Times New Roman" w:hAnsi="Times New Roman" w:cs="Times New Roman"/>
          <w:b/>
          <w:bCs/>
          <w:color w:val="0070C0"/>
          <w:sz w:val="24"/>
          <w:szCs w:val="24"/>
        </w:rPr>
        <w:t>Figure</w:t>
      </w:r>
      <w:r w:rsidR="001E5651">
        <w:rPr>
          <w:rFonts w:ascii="Times New Roman" w:hAnsi="Times New Roman" w:cs="Times New Roman"/>
          <w:b/>
          <w:bCs/>
          <w:color w:val="0070C0"/>
          <w:sz w:val="24"/>
          <w:szCs w:val="24"/>
        </w:rPr>
        <w:t>s</w:t>
      </w:r>
      <w:r w:rsidR="007F4E11" w:rsidRPr="00A453CD">
        <w:rPr>
          <w:rFonts w:ascii="Times New Roman" w:hAnsi="Times New Roman" w:cs="Times New Roman"/>
          <w:b/>
          <w:bCs/>
          <w:color w:val="0070C0"/>
          <w:sz w:val="24"/>
          <w:szCs w:val="24"/>
        </w:rPr>
        <w:t xml:space="preserve"> 1</w:t>
      </w:r>
      <w:r w:rsidR="00DB7EFC">
        <w:rPr>
          <w:rFonts w:ascii="Times New Roman" w:hAnsi="Times New Roman" w:cs="Times New Roman"/>
          <w:b/>
          <w:bCs/>
          <w:color w:val="0070C0"/>
          <w:sz w:val="24"/>
          <w:szCs w:val="24"/>
        </w:rPr>
        <w:t>5</w:t>
      </w:r>
      <w:r w:rsidR="001E5651">
        <w:rPr>
          <w:rFonts w:ascii="Times New Roman" w:hAnsi="Times New Roman" w:cs="Times New Roman"/>
          <w:b/>
          <w:bCs/>
          <w:color w:val="0070C0"/>
          <w:sz w:val="24"/>
          <w:szCs w:val="24"/>
        </w:rPr>
        <w:t>.1-2</w:t>
      </w:r>
      <w:r w:rsidR="007F4E11">
        <w:rPr>
          <w:rFonts w:ascii="Times New Roman" w:hAnsi="Times New Roman" w:cs="Times New Roman"/>
          <w:sz w:val="24"/>
          <w:szCs w:val="24"/>
        </w:rPr>
        <w:t>).</w:t>
      </w:r>
    </w:p>
    <w:tbl>
      <w:tblPr>
        <w:tblStyle w:val="TableGrid"/>
        <w:tblW w:w="10540" w:type="dxa"/>
        <w:tblInd w:w="-1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050"/>
        <w:gridCol w:w="6490"/>
      </w:tblGrid>
      <w:tr w:rsidR="007F4E11" w14:paraId="26345D4D" w14:textId="77777777" w:rsidTr="00D54A1E">
        <w:trPr>
          <w:trHeight w:val="36"/>
        </w:trPr>
        <w:tc>
          <w:tcPr>
            <w:tcW w:w="10540" w:type="dxa"/>
            <w:gridSpan w:val="2"/>
          </w:tcPr>
          <w:p w14:paraId="5CB4FBFF" w14:textId="77777777" w:rsidR="007F4E11" w:rsidRDefault="007F4E11" w:rsidP="00946238">
            <w:pPr>
              <w:spacing w:after="120"/>
              <w:jc w:val="center"/>
              <w:rPr>
                <w:rFonts w:ascii="Times New Roman" w:hAnsi="Times New Roman" w:cs="Times New Roman"/>
                <w:noProof/>
                <w:sz w:val="24"/>
                <w:szCs w:val="24"/>
                <w:lang w:val="en-GB"/>
              </w:rPr>
            </w:pPr>
            <w:r>
              <w:rPr>
                <w:rFonts w:ascii="Times New Roman" w:hAnsi="Times New Roman" w:cs="Times New Roman"/>
                <w:color w:val="0070C0"/>
                <w:sz w:val="24"/>
                <w:szCs w:val="24"/>
                <w:lang w:val="en-GB"/>
              </w:rPr>
              <w:br w:type="page"/>
            </w: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5</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sidR="00020C41">
              <w:rPr>
                <w:rFonts w:ascii="Times New Roman" w:hAnsi="Times New Roman" w:cs="Times New Roman"/>
                <w:b/>
                <w:bCs/>
                <w:color w:val="0070C0"/>
                <w:sz w:val="20"/>
                <w:szCs w:val="20"/>
                <w:lang w:val="en-GB"/>
              </w:rPr>
              <w:t>Government demand: as ratio of GDP and gap vis-à-vis trend</w:t>
            </w:r>
            <w:r>
              <w:rPr>
                <w:rFonts w:ascii="Times New Roman" w:hAnsi="Times New Roman" w:cs="Times New Roman"/>
                <w:b/>
                <w:bCs/>
                <w:color w:val="0070C0"/>
                <w:sz w:val="20"/>
                <w:szCs w:val="20"/>
                <w:lang w:val="en-GB"/>
              </w:rPr>
              <w:t xml:space="preserve"> </w:t>
            </w:r>
          </w:p>
        </w:tc>
      </w:tr>
      <w:tr w:rsidR="007F4E11" w14:paraId="152EDFD0" w14:textId="77777777" w:rsidTr="00ED11EF">
        <w:trPr>
          <w:trHeight w:val="4968"/>
        </w:trPr>
        <w:tc>
          <w:tcPr>
            <w:tcW w:w="4050" w:type="dxa"/>
          </w:tcPr>
          <w:p w14:paraId="41EC0985" w14:textId="77777777" w:rsidR="00020C41" w:rsidRPr="00946238" w:rsidRDefault="007F4E11" w:rsidP="00ED11EF">
            <w:pPr>
              <w:jc w:val="center"/>
              <w:rPr>
                <w:rFonts w:ascii="Times New Roman" w:hAnsi="Times New Roman" w:cs="Times New Roman"/>
                <w:b/>
                <w:bCs/>
                <w:noProof/>
                <w:color w:val="0070C0"/>
                <w:sz w:val="20"/>
                <w:szCs w:val="20"/>
              </w:rPr>
            </w:pPr>
            <w:r w:rsidRPr="00946238">
              <w:rPr>
                <w:rFonts w:ascii="Times New Roman" w:hAnsi="Times New Roman" w:cs="Times New Roman"/>
                <w:b/>
                <w:bCs/>
                <w:color w:val="0070C0"/>
                <w:sz w:val="20"/>
                <w:szCs w:val="20"/>
                <w:lang w:val="en-GB"/>
              </w:rPr>
              <w:t>Fig. 1</w:t>
            </w:r>
            <w:r w:rsidR="004116AC">
              <w:rPr>
                <w:rFonts w:ascii="Times New Roman" w:hAnsi="Times New Roman" w:cs="Times New Roman"/>
                <w:b/>
                <w:bCs/>
                <w:color w:val="0070C0"/>
                <w:sz w:val="20"/>
                <w:szCs w:val="20"/>
                <w:lang w:val="en-GB"/>
              </w:rPr>
              <w:t>5</w:t>
            </w:r>
            <w:r w:rsidR="00CE2E76">
              <w:rPr>
                <w:rFonts w:ascii="Times New Roman" w:hAnsi="Times New Roman" w:cs="Times New Roman"/>
                <w:b/>
                <w:bCs/>
                <w:color w:val="0070C0"/>
                <w:sz w:val="20"/>
                <w:szCs w:val="20"/>
                <w:lang w:val="en-GB"/>
              </w:rPr>
              <w:t>.</w:t>
            </w:r>
            <w:r w:rsidRPr="00946238">
              <w:rPr>
                <w:rFonts w:ascii="Times New Roman" w:hAnsi="Times New Roman" w:cs="Times New Roman"/>
                <w:b/>
                <w:bCs/>
                <w:color w:val="0070C0"/>
                <w:sz w:val="20"/>
                <w:szCs w:val="20"/>
                <w:lang w:val="en-GB"/>
              </w:rPr>
              <w:t xml:space="preserve">1 </w:t>
            </w:r>
            <w:r w:rsidR="00020C41" w:rsidRPr="00946238">
              <w:rPr>
                <w:rFonts w:ascii="Times New Roman" w:hAnsi="Times New Roman" w:cs="Times New Roman"/>
                <w:b/>
                <w:bCs/>
                <w:noProof/>
                <w:color w:val="0070C0"/>
                <w:sz w:val="20"/>
                <w:szCs w:val="20"/>
              </w:rPr>
              <w:t>Govt demand for G&amp;S</w:t>
            </w:r>
            <w:r w:rsidR="006A621A">
              <w:rPr>
                <w:rFonts w:ascii="Times New Roman" w:hAnsi="Times New Roman" w:cs="Times New Roman"/>
                <w:b/>
                <w:bCs/>
                <w:noProof/>
                <w:color w:val="0070C0"/>
                <w:sz w:val="20"/>
                <w:szCs w:val="20"/>
              </w:rPr>
              <w:t xml:space="preserve"> and trend</w:t>
            </w:r>
            <w:r w:rsidR="00020C41" w:rsidRPr="00946238">
              <w:rPr>
                <w:rFonts w:ascii="Times New Roman" w:hAnsi="Times New Roman" w:cs="Times New Roman"/>
                <w:b/>
                <w:bCs/>
                <w:noProof/>
                <w:color w:val="0070C0"/>
                <w:sz w:val="20"/>
                <w:szCs w:val="20"/>
              </w:rPr>
              <w:t>, % GDP</w:t>
            </w:r>
          </w:p>
          <w:p w14:paraId="17361626" w14:textId="77777777" w:rsidR="00020C41" w:rsidRPr="00946238" w:rsidRDefault="00020C41" w:rsidP="00020C41">
            <w:pPr>
              <w:jc w:val="center"/>
              <w:rPr>
                <w:rFonts w:ascii="Times New Roman" w:hAnsi="Times New Roman" w:cs="Times New Roman"/>
                <w:noProof/>
                <w:sz w:val="20"/>
                <w:szCs w:val="20"/>
                <w:lang w:val="en-GB"/>
              </w:rPr>
            </w:pPr>
          </w:p>
          <w:p w14:paraId="10FC79B0" w14:textId="471289FD" w:rsidR="007F4E11" w:rsidRPr="00946238" w:rsidRDefault="00EA2D86" w:rsidP="00946238">
            <w:pPr>
              <w:rPr>
                <w:rFonts w:ascii="Times New Roman" w:hAnsi="Times New Roman" w:cs="Times New Roman"/>
                <w:sz w:val="20"/>
                <w:szCs w:val="20"/>
                <w:lang w:val="en-GB"/>
              </w:rPr>
            </w:pPr>
            <w:r>
              <w:rPr>
                <w:rFonts w:ascii="Times New Roman" w:hAnsi="Times New Roman" w:cs="Times New Roman"/>
                <w:noProof/>
                <w:sz w:val="20"/>
                <w:szCs w:val="20"/>
                <w:lang w:val="en-GB"/>
              </w:rPr>
              <w:drawing>
                <wp:inline distT="0" distB="0" distL="0" distR="0" wp14:anchorId="2D447738" wp14:editId="12516506">
                  <wp:extent cx="2434590" cy="2037715"/>
                  <wp:effectExtent l="0" t="0" r="3810" b="635"/>
                  <wp:docPr id="967951877" name="Picture 7"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51877" name="Picture 7" descr="A graph with blue lines and orange lines&#10;&#10;Description automatically generated"/>
                          <pic:cNvPicPr/>
                        </pic:nvPicPr>
                        <pic:blipFill>
                          <a:blip r:embed="rId74">
                            <a:extLst>
                              <a:ext uri="{28A0092B-C50C-407E-A947-70E740481C1C}">
                                <a14:useLocalDpi xmlns:a14="http://schemas.microsoft.com/office/drawing/2010/main" val="0"/>
                              </a:ext>
                            </a:extLst>
                          </a:blip>
                          <a:stretch>
                            <a:fillRect/>
                          </a:stretch>
                        </pic:blipFill>
                        <pic:spPr>
                          <a:xfrm>
                            <a:off x="0" y="0"/>
                            <a:ext cx="2434590" cy="2037715"/>
                          </a:xfrm>
                          <a:prstGeom prst="rect">
                            <a:avLst/>
                          </a:prstGeom>
                        </pic:spPr>
                      </pic:pic>
                    </a:graphicData>
                  </a:graphic>
                </wp:inline>
              </w:drawing>
            </w:r>
          </w:p>
        </w:tc>
        <w:tc>
          <w:tcPr>
            <w:tcW w:w="6490" w:type="dxa"/>
          </w:tcPr>
          <w:p w14:paraId="40D50C29" w14:textId="77777777" w:rsidR="007F4E11" w:rsidRDefault="007F4E11" w:rsidP="00946238">
            <w:pPr>
              <w:jc w:val="center"/>
              <w:rPr>
                <w:rFonts w:ascii="Times New Roman" w:hAnsi="Times New Roman" w:cs="Times New Roman"/>
                <w:b/>
                <w:bCs/>
                <w:noProof/>
                <w:color w:val="0070C0"/>
                <w:sz w:val="20"/>
                <w:szCs w:val="20"/>
                <w:lang w:val="fr-FR"/>
              </w:rPr>
            </w:pPr>
            <w:r w:rsidRPr="00946238">
              <w:rPr>
                <w:rFonts w:ascii="Times New Roman" w:hAnsi="Times New Roman" w:cs="Times New Roman"/>
                <w:b/>
                <w:bCs/>
                <w:color w:val="0070C0"/>
                <w:sz w:val="20"/>
                <w:szCs w:val="20"/>
                <w:lang w:val="en-GB"/>
              </w:rPr>
              <w:t xml:space="preserve">Fig. </w:t>
            </w:r>
            <w:proofErr w:type="gramStart"/>
            <w:r w:rsidRPr="00946238">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5</w:t>
            </w:r>
            <w:r w:rsidRPr="00946238">
              <w:rPr>
                <w:rFonts w:ascii="Times New Roman" w:hAnsi="Times New Roman" w:cs="Times New Roman"/>
                <w:b/>
                <w:bCs/>
                <w:color w:val="0070C0"/>
                <w:sz w:val="20"/>
                <w:szCs w:val="20"/>
                <w:lang w:val="en-GB"/>
              </w:rPr>
              <w:t xml:space="preserve">.2  </w:t>
            </w:r>
            <w:r w:rsidR="00946238" w:rsidRPr="00946238">
              <w:rPr>
                <w:rFonts w:ascii="Times New Roman" w:hAnsi="Times New Roman" w:cs="Times New Roman"/>
                <w:b/>
                <w:bCs/>
                <w:noProof/>
                <w:color w:val="0070C0"/>
                <w:sz w:val="20"/>
                <w:szCs w:val="20"/>
                <w:lang w:val="fr-FR"/>
              </w:rPr>
              <w:t>Govt</w:t>
            </w:r>
            <w:proofErr w:type="gramEnd"/>
            <w:r w:rsidR="00946238" w:rsidRPr="00946238">
              <w:rPr>
                <w:rFonts w:ascii="Times New Roman" w:hAnsi="Times New Roman" w:cs="Times New Roman"/>
                <w:b/>
                <w:bCs/>
                <w:noProof/>
                <w:color w:val="0070C0"/>
                <w:sz w:val="20"/>
                <w:szCs w:val="20"/>
                <w:lang w:val="fr-FR"/>
              </w:rPr>
              <w:t xml:space="preserve"> demand gap (vis-à-vis trend) and drivers, in %</w:t>
            </w:r>
          </w:p>
          <w:p w14:paraId="484055B7" w14:textId="77777777" w:rsidR="00946238" w:rsidRDefault="00946238" w:rsidP="00946238">
            <w:pPr>
              <w:jc w:val="center"/>
              <w:rPr>
                <w:rFonts w:ascii="Times New Roman" w:hAnsi="Times New Roman" w:cs="Times New Roman"/>
                <w:sz w:val="20"/>
                <w:szCs w:val="20"/>
                <w:lang w:val="en-GB"/>
              </w:rPr>
            </w:pPr>
          </w:p>
          <w:p w14:paraId="672518A2" w14:textId="652555CE" w:rsidR="00946238" w:rsidRPr="00946238" w:rsidRDefault="00EA2D86" w:rsidP="00946238">
            <w:pPr>
              <w:rPr>
                <w:rFonts w:ascii="Times New Roman" w:hAnsi="Times New Roman" w:cs="Times New Roman"/>
                <w:sz w:val="20"/>
                <w:szCs w:val="20"/>
                <w:lang w:val="en-GB"/>
              </w:rPr>
            </w:pPr>
            <w:r>
              <w:rPr>
                <w:rFonts w:ascii="Times New Roman" w:hAnsi="Times New Roman" w:cs="Times New Roman"/>
                <w:noProof/>
                <w:sz w:val="20"/>
                <w:szCs w:val="20"/>
                <w:lang w:val="en-GB"/>
              </w:rPr>
              <w:drawing>
                <wp:inline distT="0" distB="0" distL="0" distR="0" wp14:anchorId="6459A6C9" wp14:editId="0C8256B0">
                  <wp:extent cx="3941618" cy="3355340"/>
                  <wp:effectExtent l="0" t="0" r="1905" b="0"/>
                  <wp:docPr id="472913325" name="Picture 8"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13325" name="Picture 8" descr="A graph with different colored lines&#10;&#10;Description automatically generated"/>
                          <pic:cNvPicPr/>
                        </pic:nvPicPr>
                        <pic:blipFill>
                          <a:blip r:embed="rId75">
                            <a:extLst>
                              <a:ext uri="{28A0092B-C50C-407E-A947-70E740481C1C}">
                                <a14:useLocalDpi xmlns:a14="http://schemas.microsoft.com/office/drawing/2010/main" val="0"/>
                              </a:ext>
                            </a:extLst>
                          </a:blip>
                          <a:stretch>
                            <a:fillRect/>
                          </a:stretch>
                        </pic:blipFill>
                        <pic:spPr>
                          <a:xfrm>
                            <a:off x="0" y="0"/>
                            <a:ext cx="3945721" cy="3358833"/>
                          </a:xfrm>
                          <a:prstGeom prst="rect">
                            <a:avLst/>
                          </a:prstGeom>
                        </pic:spPr>
                      </pic:pic>
                    </a:graphicData>
                  </a:graphic>
                </wp:inline>
              </w:drawing>
            </w:r>
          </w:p>
        </w:tc>
      </w:tr>
    </w:tbl>
    <w:p w14:paraId="424CE3B0" w14:textId="77777777" w:rsidR="007D4812" w:rsidRDefault="007D4812" w:rsidP="00796A4E">
      <w:pPr>
        <w:spacing w:before="120" w:after="0"/>
        <w:rPr>
          <w:rFonts w:ascii="Times New Roman" w:hAnsi="Times New Roman" w:cs="Times New Roman"/>
          <w:sz w:val="24"/>
          <w:szCs w:val="24"/>
          <w:lang w:val="en-GB"/>
        </w:rPr>
      </w:pPr>
    </w:p>
    <w:p w14:paraId="1AC7A876" w14:textId="77777777" w:rsidR="007D4812" w:rsidRDefault="007D4812">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78968251" w14:textId="56C196C4" w:rsidR="00407B77" w:rsidRDefault="00D54A1E" w:rsidP="00D54A1E">
      <w:pPr>
        <w:spacing w:after="240"/>
        <w:rPr>
          <w:rFonts w:ascii="Times New Roman" w:hAnsi="Times New Roman" w:cs="Times New Roman"/>
          <w:b/>
          <w:bCs/>
          <w:color w:val="0070C0"/>
          <w:sz w:val="24"/>
          <w:szCs w:val="24"/>
          <w:lang w:val="en-GB"/>
        </w:rPr>
      </w:pPr>
      <w:r>
        <w:rPr>
          <w:rFonts w:ascii="Times New Roman" w:hAnsi="Times New Roman" w:cs="Times New Roman"/>
          <w:sz w:val="24"/>
          <w:szCs w:val="24"/>
          <w:lang w:val="en-GB"/>
        </w:rPr>
        <w:lastRenderedPageBreak/>
        <w:t>The fiscal impulse turn</w:t>
      </w:r>
      <w:r w:rsidR="001E5651">
        <w:rPr>
          <w:rFonts w:ascii="Times New Roman" w:hAnsi="Times New Roman" w:cs="Times New Roman"/>
          <w:sz w:val="24"/>
          <w:szCs w:val="24"/>
          <w:lang w:val="en-GB"/>
        </w:rPr>
        <w:t>s</w:t>
      </w:r>
      <w:r>
        <w:rPr>
          <w:rFonts w:ascii="Times New Roman" w:hAnsi="Times New Roman" w:cs="Times New Roman"/>
          <w:sz w:val="24"/>
          <w:szCs w:val="24"/>
          <w:lang w:val="en-GB"/>
        </w:rPr>
        <w:t xml:space="preserve"> negative from late 2022 onward and </w:t>
      </w:r>
      <w:r w:rsidR="001E5651">
        <w:rPr>
          <w:rFonts w:ascii="Times New Roman" w:hAnsi="Times New Roman" w:cs="Times New Roman"/>
          <w:sz w:val="24"/>
          <w:szCs w:val="24"/>
          <w:lang w:val="en-GB"/>
        </w:rPr>
        <w:t xml:space="preserve">remains for several years before </w:t>
      </w:r>
      <w:r>
        <w:rPr>
          <w:rFonts w:ascii="Times New Roman" w:hAnsi="Times New Roman" w:cs="Times New Roman"/>
          <w:sz w:val="24"/>
          <w:szCs w:val="24"/>
          <w:lang w:val="en-GB"/>
        </w:rPr>
        <w:t xml:space="preserve">fading out by 2027 </w:t>
      </w:r>
      <w:r w:rsidR="00DB7EFC">
        <w:rPr>
          <w:rFonts w:ascii="Times New Roman" w:hAnsi="Times New Roman" w:cs="Times New Roman"/>
          <w:sz w:val="24"/>
          <w:szCs w:val="24"/>
          <w:lang w:val="en-GB"/>
        </w:rPr>
        <w:t>(</w:t>
      </w:r>
      <w:r w:rsidR="00DB7EFC" w:rsidRPr="00950CD4">
        <w:rPr>
          <w:rFonts w:ascii="Times New Roman" w:hAnsi="Times New Roman" w:cs="Times New Roman"/>
          <w:b/>
          <w:bCs/>
          <w:color w:val="0070C0"/>
          <w:sz w:val="24"/>
          <w:szCs w:val="24"/>
          <w:lang w:val="en-GB"/>
        </w:rPr>
        <w:t>Fig</w:t>
      </w:r>
      <w:r w:rsidR="00DB7EFC">
        <w:rPr>
          <w:rFonts w:ascii="Times New Roman" w:hAnsi="Times New Roman" w:cs="Times New Roman"/>
          <w:b/>
          <w:bCs/>
          <w:color w:val="0070C0"/>
          <w:sz w:val="24"/>
          <w:szCs w:val="24"/>
          <w:lang w:val="en-GB"/>
        </w:rPr>
        <w:t>ure 15</w:t>
      </w:r>
      <w:r w:rsidR="00DB7EFC" w:rsidRPr="00950CD4">
        <w:rPr>
          <w:rFonts w:ascii="Times New Roman" w:hAnsi="Times New Roman" w:cs="Times New Roman"/>
          <w:b/>
          <w:bCs/>
          <w:color w:val="0070C0"/>
          <w:sz w:val="24"/>
          <w:szCs w:val="24"/>
          <w:lang w:val="en-GB"/>
        </w:rPr>
        <w:t>.</w:t>
      </w:r>
      <w:r w:rsidR="00DB7EFC">
        <w:rPr>
          <w:rFonts w:ascii="Times New Roman" w:hAnsi="Times New Roman" w:cs="Times New Roman"/>
          <w:b/>
          <w:bCs/>
          <w:color w:val="0070C0"/>
          <w:sz w:val="24"/>
          <w:szCs w:val="24"/>
          <w:lang w:val="en-GB"/>
        </w:rPr>
        <w:t>3</w:t>
      </w:r>
      <w:r w:rsidR="00DB7EFC">
        <w:rPr>
          <w:rFonts w:ascii="Times New Roman" w:hAnsi="Times New Roman" w:cs="Times New Roman"/>
          <w:sz w:val="24"/>
          <w:szCs w:val="24"/>
          <w:lang w:val="en-GB"/>
        </w:rPr>
        <w:t>)</w:t>
      </w:r>
      <w:r w:rsidR="001E5651">
        <w:rPr>
          <w:rFonts w:ascii="Times New Roman" w:hAnsi="Times New Roman" w:cs="Times New Roman"/>
          <w:sz w:val="24"/>
          <w:szCs w:val="24"/>
          <w:lang w:val="en-GB"/>
        </w:rPr>
        <w:t>. It</w:t>
      </w:r>
      <w:r>
        <w:rPr>
          <w:rFonts w:ascii="Times New Roman" w:hAnsi="Times New Roman" w:cs="Times New Roman"/>
          <w:sz w:val="24"/>
          <w:szCs w:val="24"/>
          <w:lang w:val="en-GB"/>
        </w:rPr>
        <w:t xml:space="preserve"> embodies </w:t>
      </w:r>
      <w:r w:rsidR="001E5651">
        <w:rPr>
          <w:rFonts w:ascii="Times New Roman" w:hAnsi="Times New Roman" w:cs="Times New Roman"/>
          <w:sz w:val="24"/>
          <w:szCs w:val="24"/>
          <w:lang w:val="en-GB"/>
        </w:rPr>
        <w:t xml:space="preserve">not only </w:t>
      </w:r>
      <w:r>
        <w:rPr>
          <w:rFonts w:ascii="Times New Roman" w:hAnsi="Times New Roman" w:cs="Times New Roman"/>
          <w:sz w:val="24"/>
          <w:szCs w:val="24"/>
          <w:lang w:val="en-GB"/>
        </w:rPr>
        <w:t>a below-trend real gov</w:t>
      </w:r>
      <w:r w:rsidR="001E5651">
        <w:rPr>
          <w:rFonts w:ascii="Times New Roman" w:hAnsi="Times New Roman" w:cs="Times New Roman"/>
          <w:sz w:val="24"/>
          <w:szCs w:val="24"/>
          <w:lang w:val="en-GB"/>
        </w:rPr>
        <w:t>ernment</w:t>
      </w:r>
      <w:r>
        <w:rPr>
          <w:rFonts w:ascii="Times New Roman" w:hAnsi="Times New Roman" w:cs="Times New Roman"/>
          <w:sz w:val="24"/>
          <w:szCs w:val="24"/>
          <w:lang w:val="en-GB"/>
        </w:rPr>
        <w:t xml:space="preserve"> demand for G&amp;S</w:t>
      </w:r>
      <w:r w:rsidR="001E5651">
        <w:rPr>
          <w:rFonts w:ascii="Times New Roman" w:hAnsi="Times New Roman" w:cs="Times New Roman"/>
          <w:sz w:val="24"/>
          <w:szCs w:val="24"/>
          <w:lang w:val="en-GB"/>
        </w:rPr>
        <w:t xml:space="preserve"> (</w:t>
      </w:r>
      <w:r w:rsidR="001E5651" w:rsidRPr="001E5651">
        <w:rPr>
          <w:rFonts w:ascii="Times New Roman" w:hAnsi="Times New Roman" w:cs="Times New Roman"/>
          <w:b/>
          <w:bCs/>
          <w:color w:val="0070C0"/>
          <w:sz w:val="24"/>
          <w:szCs w:val="24"/>
          <w:lang w:val="en-GB"/>
        </w:rPr>
        <w:t>Figure 15.2</w:t>
      </w:r>
      <w:r w:rsidR="001E5651">
        <w:rPr>
          <w:rFonts w:ascii="Times New Roman" w:hAnsi="Times New Roman" w:cs="Times New Roman"/>
          <w:sz w:val="24"/>
          <w:szCs w:val="24"/>
          <w:lang w:val="en-GB"/>
        </w:rPr>
        <w:t>) but</w:t>
      </w:r>
      <w:r>
        <w:rPr>
          <w:rFonts w:ascii="Times New Roman" w:hAnsi="Times New Roman" w:cs="Times New Roman"/>
          <w:sz w:val="24"/>
          <w:szCs w:val="24"/>
          <w:lang w:val="en-GB"/>
        </w:rPr>
        <w:t xml:space="preserve"> also has an </w:t>
      </w:r>
      <w:r>
        <w:rPr>
          <w:rFonts w:ascii="Times New Roman" w:hAnsi="Times New Roman" w:cs="Times New Roman"/>
          <w:i/>
          <w:iCs/>
          <w:sz w:val="24"/>
          <w:szCs w:val="24"/>
          <w:lang w:val="en-GB"/>
        </w:rPr>
        <w:t xml:space="preserve">indirect albeit small </w:t>
      </w:r>
      <w:r>
        <w:rPr>
          <w:rFonts w:ascii="Times New Roman" w:hAnsi="Times New Roman" w:cs="Times New Roman"/>
          <w:sz w:val="24"/>
          <w:szCs w:val="24"/>
          <w:lang w:val="en-GB"/>
        </w:rPr>
        <w:t>effect on private consumption and investment, and hence on output. The two effects of gov</w:t>
      </w:r>
      <w:r w:rsidR="00516297">
        <w:rPr>
          <w:rFonts w:ascii="Times New Roman" w:hAnsi="Times New Roman" w:cs="Times New Roman"/>
          <w:sz w:val="24"/>
          <w:szCs w:val="24"/>
          <w:lang w:val="en-GB"/>
        </w:rPr>
        <w:t>ernmen</w:t>
      </w:r>
      <w:r>
        <w:rPr>
          <w:rFonts w:ascii="Times New Roman" w:hAnsi="Times New Roman" w:cs="Times New Roman"/>
          <w:sz w:val="24"/>
          <w:szCs w:val="24"/>
          <w:lang w:val="en-GB"/>
        </w:rPr>
        <w:t xml:space="preserve">t demand for G&amp;S and fiscal impulse on output are shown </w:t>
      </w:r>
      <w:r w:rsidR="001E5651">
        <w:rPr>
          <w:rFonts w:ascii="Times New Roman" w:hAnsi="Times New Roman" w:cs="Times New Roman"/>
          <w:sz w:val="24"/>
          <w:szCs w:val="24"/>
          <w:lang w:val="en-GB"/>
        </w:rPr>
        <w:t xml:space="preserve">together </w:t>
      </w:r>
      <w:r>
        <w:rPr>
          <w:rFonts w:ascii="Times New Roman" w:hAnsi="Times New Roman" w:cs="Times New Roman"/>
          <w:sz w:val="24"/>
          <w:szCs w:val="24"/>
          <w:lang w:val="en-GB"/>
        </w:rPr>
        <w:t xml:space="preserve">in </w:t>
      </w:r>
      <w:r w:rsidR="007F4E11" w:rsidRPr="00950CD4">
        <w:rPr>
          <w:rFonts w:ascii="Times New Roman" w:hAnsi="Times New Roman" w:cs="Times New Roman"/>
          <w:b/>
          <w:bCs/>
          <w:color w:val="0070C0"/>
          <w:sz w:val="24"/>
          <w:szCs w:val="24"/>
          <w:lang w:val="en-GB"/>
        </w:rPr>
        <w:t>Fig</w:t>
      </w:r>
      <w:r w:rsidR="007F4E11">
        <w:rPr>
          <w:rFonts w:ascii="Times New Roman" w:hAnsi="Times New Roman" w:cs="Times New Roman"/>
          <w:b/>
          <w:bCs/>
          <w:color w:val="0070C0"/>
          <w:sz w:val="24"/>
          <w:szCs w:val="24"/>
          <w:lang w:val="en-GB"/>
        </w:rPr>
        <w:t>ure 1</w:t>
      </w:r>
      <w:r w:rsidR="004116AC">
        <w:rPr>
          <w:rFonts w:ascii="Times New Roman" w:hAnsi="Times New Roman" w:cs="Times New Roman"/>
          <w:b/>
          <w:bCs/>
          <w:color w:val="0070C0"/>
          <w:sz w:val="24"/>
          <w:szCs w:val="24"/>
          <w:lang w:val="en-GB"/>
        </w:rPr>
        <w:t>5</w:t>
      </w:r>
      <w:r w:rsidR="007F4E11" w:rsidRPr="00950CD4">
        <w:rPr>
          <w:rFonts w:ascii="Times New Roman" w:hAnsi="Times New Roman" w:cs="Times New Roman"/>
          <w:b/>
          <w:bCs/>
          <w:color w:val="0070C0"/>
          <w:sz w:val="24"/>
          <w:szCs w:val="24"/>
          <w:lang w:val="en-GB"/>
        </w:rPr>
        <w:t>.</w:t>
      </w:r>
      <w:r w:rsidR="00DB7EFC">
        <w:rPr>
          <w:rFonts w:ascii="Times New Roman" w:hAnsi="Times New Roman" w:cs="Times New Roman"/>
          <w:b/>
          <w:bCs/>
          <w:color w:val="0070C0"/>
          <w:sz w:val="24"/>
          <w:szCs w:val="24"/>
          <w:lang w:val="en-GB"/>
        </w:rPr>
        <w:t>4</w:t>
      </w:r>
      <w:r w:rsidR="00F033DF">
        <w:rPr>
          <w:rFonts w:ascii="Times New Roman" w:hAnsi="Times New Roman" w:cs="Times New Roman"/>
          <w:sz w:val="24"/>
          <w:szCs w:val="24"/>
          <w:lang w:val="en-GB"/>
        </w:rPr>
        <w:t>).</w:t>
      </w:r>
      <w:r>
        <w:rPr>
          <w:rFonts w:ascii="Times New Roman" w:hAnsi="Times New Roman" w:cs="Times New Roman"/>
          <w:b/>
          <w:bCs/>
          <w:color w:val="0070C0"/>
          <w:sz w:val="24"/>
          <w:szCs w:val="24"/>
          <w:lang w:val="en-GB"/>
        </w:rPr>
        <w:t xml:space="preserve"> </w:t>
      </w:r>
    </w:p>
    <w:p w14:paraId="41125A42" w14:textId="607DCA06" w:rsidR="009E233E" w:rsidRDefault="009E233E" w:rsidP="009E233E">
      <w:pPr>
        <w:spacing w:after="0"/>
        <w:rPr>
          <w:rFonts w:ascii="Times New Roman" w:hAnsi="Times New Roman" w:cs="Times New Roman"/>
          <w:sz w:val="24"/>
          <w:szCs w:val="24"/>
          <w:lang w:val="en-GB"/>
        </w:rPr>
      </w:pPr>
      <w:r>
        <w:rPr>
          <w:rFonts w:ascii="Times New Roman" w:hAnsi="Times New Roman" w:cs="Times New Roman"/>
          <w:sz w:val="24"/>
          <w:szCs w:val="24"/>
          <w:lang w:val="en-GB"/>
        </w:rPr>
        <w:t xml:space="preserve">The combination of government demand and fiscal impulse are expected to have an </w:t>
      </w:r>
      <w:proofErr w:type="gramStart"/>
      <w:r>
        <w:rPr>
          <w:rFonts w:ascii="Times New Roman" w:hAnsi="Times New Roman" w:cs="Times New Roman"/>
          <w:sz w:val="24"/>
          <w:szCs w:val="24"/>
          <w:lang w:val="en-GB"/>
        </w:rPr>
        <w:t>important  negative</w:t>
      </w:r>
      <w:proofErr w:type="gramEnd"/>
      <w:r>
        <w:rPr>
          <w:rFonts w:ascii="Times New Roman" w:hAnsi="Times New Roman" w:cs="Times New Roman"/>
          <w:sz w:val="24"/>
          <w:szCs w:val="24"/>
          <w:lang w:val="en-GB"/>
        </w:rPr>
        <w:t xml:space="preserve"> impact on output in the short-term, a reversal of the expansionary effect during Covid.</w:t>
      </w:r>
      <w:r w:rsidRPr="00BF2FDE">
        <w:rPr>
          <w:rFonts w:ascii="Times New Roman" w:hAnsi="Times New Roman" w:cs="Times New Roman"/>
          <w:sz w:val="24"/>
          <w:szCs w:val="24"/>
          <w:lang w:val="en-GB"/>
        </w:rPr>
        <w:t xml:space="preserve"> </w:t>
      </w:r>
      <w:r>
        <w:rPr>
          <w:rFonts w:ascii="Times New Roman" w:hAnsi="Times New Roman" w:cs="Times New Roman"/>
          <w:sz w:val="24"/>
          <w:szCs w:val="24"/>
          <w:lang w:val="en-GB"/>
        </w:rPr>
        <w:t>A decrease in the deficit by 2</w:t>
      </w:r>
      <w:r w:rsidRPr="00BF2FDE">
        <w:rPr>
          <w:rFonts w:ascii="Times New Roman" w:hAnsi="Times New Roman" w:cs="Times New Roman"/>
          <w:sz w:val="24"/>
          <w:szCs w:val="24"/>
          <w:lang w:val="en-GB"/>
        </w:rPr>
        <w:t xml:space="preserve">% of GDP </w:t>
      </w:r>
      <w:r>
        <w:rPr>
          <w:rFonts w:ascii="Times New Roman" w:hAnsi="Times New Roman" w:cs="Times New Roman"/>
          <w:sz w:val="24"/>
          <w:szCs w:val="24"/>
          <w:lang w:val="en-GB"/>
        </w:rPr>
        <w:t xml:space="preserve">is estimated </w:t>
      </w:r>
      <w:r w:rsidR="006B5F6E">
        <w:rPr>
          <w:rFonts w:ascii="Times New Roman" w:hAnsi="Times New Roman" w:cs="Times New Roman"/>
          <w:i/>
          <w:iCs/>
          <w:sz w:val="24"/>
          <w:szCs w:val="24"/>
          <w:lang w:val="en-GB"/>
        </w:rPr>
        <w:t xml:space="preserve">per se </w:t>
      </w:r>
      <w:r>
        <w:rPr>
          <w:rFonts w:ascii="Times New Roman" w:hAnsi="Times New Roman" w:cs="Times New Roman"/>
          <w:sz w:val="24"/>
          <w:szCs w:val="24"/>
          <w:lang w:val="en-GB"/>
        </w:rPr>
        <w:t xml:space="preserve">to lower </w:t>
      </w:r>
      <w:r w:rsidRPr="00BF2FDE">
        <w:rPr>
          <w:rFonts w:ascii="Times New Roman" w:hAnsi="Times New Roman" w:cs="Times New Roman"/>
          <w:sz w:val="24"/>
          <w:szCs w:val="24"/>
          <w:lang w:val="en-GB"/>
        </w:rPr>
        <w:t xml:space="preserve">real GDP by </w:t>
      </w:r>
      <w:r>
        <w:rPr>
          <w:rFonts w:ascii="Times New Roman" w:hAnsi="Times New Roman" w:cs="Times New Roman"/>
          <w:sz w:val="24"/>
          <w:szCs w:val="24"/>
          <w:lang w:val="en-GB"/>
        </w:rPr>
        <w:t>some 1.</w:t>
      </w:r>
      <w:r w:rsidR="006B5F6E">
        <w:rPr>
          <w:rFonts w:ascii="Times New Roman" w:hAnsi="Times New Roman" w:cs="Times New Roman"/>
          <w:sz w:val="24"/>
          <w:szCs w:val="24"/>
          <w:lang w:val="en-GB"/>
        </w:rPr>
        <w:t>5</w:t>
      </w:r>
      <w:r>
        <w:rPr>
          <w:rFonts w:ascii="Times New Roman" w:hAnsi="Times New Roman" w:cs="Times New Roman"/>
          <w:sz w:val="24"/>
          <w:szCs w:val="24"/>
          <w:lang w:val="en-GB"/>
        </w:rPr>
        <w:t>%, mainly from lower government for G&amp;S (</w:t>
      </w:r>
      <w:r w:rsidR="006B5F6E">
        <w:rPr>
          <w:rFonts w:ascii="Times New Roman" w:hAnsi="Times New Roman" w:cs="Times New Roman"/>
          <w:sz w:val="24"/>
          <w:szCs w:val="24"/>
          <w:lang w:val="en-GB"/>
        </w:rPr>
        <w:t>two-thirds</w:t>
      </w:r>
      <w:r>
        <w:rPr>
          <w:rFonts w:ascii="Times New Roman" w:hAnsi="Times New Roman" w:cs="Times New Roman"/>
          <w:sz w:val="24"/>
          <w:szCs w:val="24"/>
          <w:lang w:val="en-GB"/>
        </w:rPr>
        <w:t>) and the remainder from lower private demand.</w:t>
      </w:r>
    </w:p>
    <w:tbl>
      <w:tblPr>
        <w:tblStyle w:val="TableGrid"/>
        <w:tblW w:w="10350" w:type="dxa"/>
        <w:tblInd w:w="-10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105"/>
        <w:gridCol w:w="6105"/>
        <w:gridCol w:w="4092"/>
        <w:gridCol w:w="48"/>
      </w:tblGrid>
      <w:tr w:rsidR="003B4A33" w14:paraId="1A240FF3" w14:textId="77777777" w:rsidTr="00BE74BD">
        <w:tc>
          <w:tcPr>
            <w:tcW w:w="10350" w:type="dxa"/>
            <w:gridSpan w:val="4"/>
          </w:tcPr>
          <w:p w14:paraId="781D6120" w14:textId="77777777" w:rsidR="004116AC" w:rsidRPr="00FC4069" w:rsidRDefault="004116AC" w:rsidP="00796A4E">
            <w:pPr>
              <w:jc w:val="center"/>
              <w:rPr>
                <w:rFonts w:ascii="Times New Roman" w:hAnsi="Times New Roman" w:cs="Times New Roman"/>
                <w:sz w:val="18"/>
                <w:szCs w:val="18"/>
                <w:lang w:val="en-GB"/>
              </w:rPr>
            </w:pPr>
          </w:p>
        </w:tc>
      </w:tr>
      <w:tr w:rsidR="00BE74BD" w14:paraId="0084B144" w14:textId="77777777" w:rsidTr="00516297">
        <w:tblPrEx>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PrEx>
        <w:trPr>
          <w:gridBefore w:val="1"/>
          <w:gridAfter w:val="1"/>
          <w:wBefore w:w="105" w:type="dxa"/>
          <w:wAfter w:w="48" w:type="dxa"/>
          <w:trHeight w:val="5154"/>
        </w:trPr>
        <w:tc>
          <w:tcPr>
            <w:tcW w:w="6105" w:type="dxa"/>
          </w:tcPr>
          <w:p w14:paraId="7484928C" w14:textId="77777777" w:rsidR="00BE74BD" w:rsidRDefault="00BE74BD" w:rsidP="00796A4E">
            <w:pPr>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15.3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Fiscal impulse, % GDP</w:t>
            </w:r>
          </w:p>
          <w:p w14:paraId="4C619EEF" w14:textId="2927D340" w:rsidR="00BE74BD" w:rsidRDefault="000B2FF3" w:rsidP="000B2FF3">
            <w:pPr>
              <w:rPr>
                <w:rFonts w:ascii="Times New Roman" w:hAnsi="Times New Roman" w:cs="Times New Roman"/>
                <w:b/>
                <w:bCs/>
                <w:color w:val="000000" w:themeColor="text1"/>
                <w:sz w:val="24"/>
                <w:szCs w:val="24"/>
                <w:lang w:val="en-GB"/>
              </w:rPr>
            </w:pPr>
            <w:r>
              <w:rPr>
                <w:rFonts w:ascii="Times New Roman" w:hAnsi="Times New Roman" w:cs="Times New Roman"/>
                <w:b/>
                <w:bCs/>
                <w:color w:val="000000" w:themeColor="text1"/>
                <w:sz w:val="24"/>
                <w:szCs w:val="24"/>
                <w:lang w:val="en-GB"/>
              </w:rPr>
              <w:t xml:space="preserve"> </w:t>
            </w:r>
            <w:r w:rsidR="00516297">
              <w:rPr>
                <w:rFonts w:ascii="Times New Roman" w:hAnsi="Times New Roman" w:cs="Times New Roman"/>
                <w:b/>
                <w:bCs/>
                <w:noProof/>
                <w:color w:val="000000" w:themeColor="text1"/>
                <w:sz w:val="24"/>
                <w:szCs w:val="24"/>
                <w:lang w:val="en-GB"/>
              </w:rPr>
              <w:drawing>
                <wp:inline distT="0" distB="0" distL="0" distR="0" wp14:anchorId="77E010BE" wp14:editId="5E278F5D">
                  <wp:extent cx="3648456" cy="3246120"/>
                  <wp:effectExtent l="0" t="0" r="9525" b="0"/>
                  <wp:docPr id="287352287" name="Picture 9" descr="A graph with blue and purpl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52287" name="Picture 9" descr="A graph with blue and purple lines&#10;&#10;Description automatically generated"/>
                          <pic:cNvPicPr/>
                        </pic:nvPicPr>
                        <pic:blipFill>
                          <a:blip r:embed="rId76">
                            <a:extLst>
                              <a:ext uri="{28A0092B-C50C-407E-A947-70E740481C1C}">
                                <a14:useLocalDpi xmlns:a14="http://schemas.microsoft.com/office/drawing/2010/main" val="0"/>
                              </a:ext>
                            </a:extLst>
                          </a:blip>
                          <a:stretch>
                            <a:fillRect/>
                          </a:stretch>
                        </pic:blipFill>
                        <pic:spPr>
                          <a:xfrm>
                            <a:off x="0" y="0"/>
                            <a:ext cx="3648456" cy="3246120"/>
                          </a:xfrm>
                          <a:prstGeom prst="rect">
                            <a:avLst/>
                          </a:prstGeom>
                        </pic:spPr>
                      </pic:pic>
                    </a:graphicData>
                  </a:graphic>
                </wp:inline>
              </w:drawing>
            </w:r>
          </w:p>
        </w:tc>
        <w:tc>
          <w:tcPr>
            <w:tcW w:w="4092" w:type="dxa"/>
          </w:tcPr>
          <w:p w14:paraId="581B1BFA" w14:textId="09F17041" w:rsidR="00BE74BD" w:rsidRDefault="00BE74BD" w:rsidP="00796A4E">
            <w:pPr>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15.4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xml:space="preserve">Fiscal impulse (via private demand) </w:t>
            </w:r>
            <w:r w:rsidR="00003BB3">
              <w:rPr>
                <w:rFonts w:ascii="Times New Roman" w:hAnsi="Times New Roman" w:cs="Times New Roman"/>
                <w:b/>
                <w:bCs/>
                <w:noProof/>
                <w:color w:val="0070C0"/>
                <w:sz w:val="20"/>
                <w:szCs w:val="20"/>
              </w:rPr>
              <w:t>and</w:t>
            </w:r>
            <w:r>
              <w:rPr>
                <w:rFonts w:ascii="Times New Roman" w:hAnsi="Times New Roman" w:cs="Times New Roman"/>
                <w:b/>
                <w:bCs/>
                <w:noProof/>
                <w:color w:val="0070C0"/>
                <w:sz w:val="20"/>
                <w:szCs w:val="20"/>
              </w:rPr>
              <w:t xml:space="preserve"> govt demand effect on output, % GDP</w:t>
            </w:r>
          </w:p>
          <w:p w14:paraId="230D27E7" w14:textId="77777777" w:rsidR="00124595" w:rsidRDefault="00124595" w:rsidP="00796A4E">
            <w:pPr>
              <w:jc w:val="center"/>
              <w:rPr>
                <w:rFonts w:ascii="Times New Roman" w:hAnsi="Times New Roman" w:cs="Times New Roman"/>
                <w:b/>
                <w:bCs/>
                <w:noProof/>
                <w:color w:val="0070C0"/>
                <w:sz w:val="20"/>
                <w:szCs w:val="20"/>
              </w:rPr>
            </w:pPr>
          </w:p>
          <w:p w14:paraId="4AC099D7" w14:textId="77777777" w:rsidR="00124595" w:rsidRDefault="00124595" w:rsidP="00796A4E">
            <w:pPr>
              <w:jc w:val="center"/>
              <w:rPr>
                <w:rFonts w:ascii="Times New Roman" w:hAnsi="Times New Roman" w:cs="Times New Roman"/>
                <w:b/>
                <w:bCs/>
                <w:noProof/>
                <w:color w:val="0070C0"/>
                <w:sz w:val="20"/>
                <w:szCs w:val="20"/>
              </w:rPr>
            </w:pPr>
          </w:p>
          <w:p w14:paraId="59DAAD89" w14:textId="77777777" w:rsidR="00BE74BD" w:rsidRDefault="00BE74BD" w:rsidP="00796A4E">
            <w:pPr>
              <w:jc w:val="center"/>
              <w:rPr>
                <w:rFonts w:ascii="Times New Roman" w:hAnsi="Times New Roman" w:cs="Times New Roman"/>
                <w:b/>
                <w:bCs/>
                <w:noProof/>
                <w:color w:val="0070C0"/>
                <w:sz w:val="20"/>
                <w:szCs w:val="20"/>
              </w:rPr>
            </w:pPr>
          </w:p>
          <w:p w14:paraId="35405835" w14:textId="3751AAF1" w:rsidR="00BE74BD" w:rsidRDefault="006B5F6E" w:rsidP="00796A4E">
            <w:pPr>
              <w:rPr>
                <w:rFonts w:ascii="Times New Roman" w:hAnsi="Times New Roman" w:cs="Times New Roman"/>
                <w:b/>
                <w:bCs/>
                <w:color w:val="000000" w:themeColor="text1"/>
                <w:sz w:val="24"/>
                <w:szCs w:val="24"/>
                <w:lang w:val="en-GB"/>
              </w:rPr>
            </w:pPr>
            <w:commentRangeStart w:id="171"/>
            <w:r>
              <w:rPr>
                <w:rFonts w:ascii="Times New Roman" w:hAnsi="Times New Roman" w:cs="Times New Roman"/>
                <w:b/>
                <w:bCs/>
                <w:noProof/>
                <w:color w:val="000000" w:themeColor="text1"/>
                <w:sz w:val="24"/>
                <w:szCs w:val="24"/>
                <w:lang w:val="en-GB"/>
              </w:rPr>
              <w:drawing>
                <wp:inline distT="0" distB="0" distL="0" distR="0" wp14:anchorId="5317C288" wp14:editId="5FFFF1CF">
                  <wp:extent cx="2563090" cy="2130352"/>
                  <wp:effectExtent l="0" t="0" r="8890" b="3810"/>
                  <wp:docPr id="18500460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46011" name="Picture 1850046011"/>
                          <pic:cNvPicPr/>
                        </pic:nvPicPr>
                        <pic:blipFill>
                          <a:blip r:embed="rId77">
                            <a:extLst>
                              <a:ext uri="{28A0092B-C50C-407E-A947-70E740481C1C}">
                                <a14:useLocalDpi xmlns:a14="http://schemas.microsoft.com/office/drawing/2010/main" val="0"/>
                              </a:ext>
                            </a:extLst>
                          </a:blip>
                          <a:stretch>
                            <a:fillRect/>
                          </a:stretch>
                        </pic:blipFill>
                        <pic:spPr>
                          <a:xfrm>
                            <a:off x="0" y="0"/>
                            <a:ext cx="2572816" cy="2138436"/>
                          </a:xfrm>
                          <a:prstGeom prst="rect">
                            <a:avLst/>
                          </a:prstGeom>
                        </pic:spPr>
                      </pic:pic>
                    </a:graphicData>
                  </a:graphic>
                </wp:inline>
              </w:drawing>
            </w:r>
            <w:commentRangeEnd w:id="171"/>
            <w:r w:rsidR="00E67CE6">
              <w:rPr>
                <w:rStyle w:val="CommentReference"/>
              </w:rPr>
              <w:commentReference w:id="171"/>
            </w:r>
          </w:p>
        </w:tc>
      </w:tr>
    </w:tbl>
    <w:p w14:paraId="7D91202B" w14:textId="77777777" w:rsidR="007F4E11" w:rsidRDefault="007F4E11" w:rsidP="007F4E11">
      <w:pPr>
        <w:rPr>
          <w:rFonts w:ascii="Times New Roman" w:hAnsi="Times New Roman" w:cs="Times New Roman"/>
          <w:sz w:val="24"/>
          <w:szCs w:val="24"/>
          <w:lang w:val="en-GB"/>
        </w:rPr>
      </w:pPr>
    </w:p>
    <w:p w14:paraId="438C00BE" w14:textId="77777777" w:rsidR="002B2E30" w:rsidRDefault="002B2E30">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6D05466C" w14:textId="4A958CA2" w:rsidR="007B0304" w:rsidRDefault="00C418EC" w:rsidP="00E54F03">
      <w:pPr>
        <w:rPr>
          <w:rFonts w:ascii="Times New Roman" w:hAnsi="Times New Roman" w:cs="Times New Roman"/>
          <w:sz w:val="24"/>
          <w:szCs w:val="24"/>
          <w:lang w:val="en-GB"/>
        </w:rPr>
      </w:pPr>
      <w:r>
        <w:rPr>
          <w:rFonts w:ascii="Times New Roman" w:hAnsi="Times New Roman" w:cs="Times New Roman"/>
          <w:sz w:val="24"/>
          <w:szCs w:val="24"/>
          <w:lang w:val="en-GB"/>
        </w:rPr>
        <w:lastRenderedPageBreak/>
        <w:t>The</w:t>
      </w:r>
      <w:r w:rsidR="004274E3">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discretionary deficit </w:t>
      </w:r>
      <w:r w:rsidR="00237B31">
        <w:rPr>
          <w:rFonts w:ascii="Times New Roman" w:hAnsi="Times New Roman" w:cs="Times New Roman"/>
          <w:sz w:val="24"/>
          <w:szCs w:val="24"/>
          <w:lang w:val="en-GB"/>
        </w:rPr>
        <w:t>is negative</w:t>
      </w:r>
      <w:r w:rsidR="00DB7EFC">
        <w:rPr>
          <w:rFonts w:ascii="Times New Roman" w:hAnsi="Times New Roman" w:cs="Times New Roman"/>
          <w:sz w:val="24"/>
          <w:szCs w:val="24"/>
          <w:lang w:val="en-GB"/>
        </w:rPr>
        <w:t>,</w:t>
      </w:r>
      <w:r w:rsidR="00237B31">
        <w:rPr>
          <w:rFonts w:ascii="Times New Roman" w:hAnsi="Times New Roman" w:cs="Times New Roman"/>
          <w:sz w:val="24"/>
          <w:szCs w:val="24"/>
          <w:lang w:val="en-GB"/>
        </w:rPr>
        <w:t xml:space="preserve"> contractionary during 2023-26</w:t>
      </w:r>
      <w:r w:rsidR="005C39ED">
        <w:rPr>
          <w:rFonts w:ascii="Times New Roman" w:hAnsi="Times New Roman" w:cs="Times New Roman"/>
          <w:sz w:val="24"/>
          <w:szCs w:val="24"/>
          <w:lang w:val="en-GB"/>
        </w:rPr>
        <w:t>, mainly from government spending on G&amp;S</w:t>
      </w:r>
      <w:r w:rsidR="004274E3">
        <w:rPr>
          <w:rFonts w:ascii="Times New Roman" w:hAnsi="Times New Roman" w:cs="Times New Roman"/>
          <w:sz w:val="24"/>
          <w:szCs w:val="24"/>
          <w:lang w:val="en-GB"/>
        </w:rPr>
        <w:t xml:space="preserve">, which </w:t>
      </w:r>
      <w:r w:rsidR="00462C67">
        <w:rPr>
          <w:rFonts w:ascii="Times New Roman" w:hAnsi="Times New Roman" w:cs="Times New Roman"/>
          <w:sz w:val="24"/>
          <w:szCs w:val="24"/>
          <w:lang w:val="en-GB"/>
        </w:rPr>
        <w:t xml:space="preserve">has been its main </w:t>
      </w:r>
      <w:r w:rsidR="0068292D">
        <w:rPr>
          <w:rFonts w:ascii="Times New Roman" w:hAnsi="Times New Roman" w:cs="Times New Roman"/>
          <w:sz w:val="24"/>
          <w:szCs w:val="24"/>
          <w:lang w:val="en-GB"/>
        </w:rPr>
        <w:t>driver,</w:t>
      </w:r>
      <w:r w:rsidR="00462C67">
        <w:rPr>
          <w:rFonts w:ascii="Times New Roman" w:hAnsi="Times New Roman" w:cs="Times New Roman"/>
          <w:sz w:val="24"/>
          <w:szCs w:val="24"/>
          <w:lang w:val="en-GB"/>
        </w:rPr>
        <w:t xml:space="preserve"> and </w:t>
      </w:r>
      <w:r w:rsidR="00FC4B0E">
        <w:rPr>
          <w:rFonts w:ascii="Times New Roman" w:hAnsi="Times New Roman" w:cs="Times New Roman"/>
          <w:sz w:val="24"/>
          <w:szCs w:val="24"/>
          <w:lang w:val="en-GB"/>
        </w:rPr>
        <w:t>it is in this category that there is most room for discretionary policy, much more than for revenue and other spending (transfers and subsidies</w:t>
      </w:r>
      <w:r w:rsidR="00F033DF">
        <w:rPr>
          <w:rFonts w:ascii="Times New Roman" w:hAnsi="Times New Roman" w:cs="Times New Roman"/>
          <w:sz w:val="24"/>
          <w:szCs w:val="24"/>
          <w:lang w:val="en-GB"/>
        </w:rPr>
        <w:t xml:space="preserve">), </w:t>
      </w:r>
      <w:r w:rsidR="00FC4B0E">
        <w:rPr>
          <w:rFonts w:ascii="Times New Roman" w:hAnsi="Times New Roman" w:cs="Times New Roman"/>
          <w:sz w:val="24"/>
          <w:szCs w:val="24"/>
          <w:lang w:val="en-GB"/>
        </w:rPr>
        <w:t>except in Covid times for the latter</w:t>
      </w:r>
      <w:r w:rsidR="00F033DF">
        <w:rPr>
          <w:rFonts w:ascii="Times New Roman" w:hAnsi="Times New Roman" w:cs="Times New Roman"/>
          <w:sz w:val="24"/>
          <w:szCs w:val="24"/>
          <w:lang w:val="en-GB"/>
        </w:rPr>
        <w:t xml:space="preserve"> (</w:t>
      </w:r>
      <w:r w:rsidR="00F033DF" w:rsidRPr="00950CD4">
        <w:rPr>
          <w:rFonts w:ascii="Times New Roman" w:hAnsi="Times New Roman" w:cs="Times New Roman"/>
          <w:b/>
          <w:bCs/>
          <w:color w:val="0070C0"/>
          <w:sz w:val="24"/>
          <w:szCs w:val="24"/>
          <w:lang w:val="en-GB"/>
        </w:rPr>
        <w:t>Fig</w:t>
      </w:r>
      <w:r w:rsidR="00F033DF">
        <w:rPr>
          <w:rFonts w:ascii="Times New Roman" w:hAnsi="Times New Roman" w:cs="Times New Roman"/>
          <w:b/>
          <w:bCs/>
          <w:color w:val="0070C0"/>
          <w:sz w:val="24"/>
          <w:szCs w:val="24"/>
          <w:lang w:val="en-GB"/>
        </w:rPr>
        <w:t>ure 16</w:t>
      </w:r>
      <w:r w:rsidR="00F033DF" w:rsidRPr="00950CD4">
        <w:rPr>
          <w:rFonts w:ascii="Times New Roman" w:hAnsi="Times New Roman" w:cs="Times New Roman"/>
          <w:b/>
          <w:bCs/>
          <w:color w:val="0070C0"/>
          <w:sz w:val="24"/>
          <w:szCs w:val="24"/>
          <w:lang w:val="en-GB"/>
        </w:rPr>
        <w:t>.</w:t>
      </w:r>
      <w:r w:rsidR="00F033DF">
        <w:rPr>
          <w:rFonts w:ascii="Times New Roman" w:hAnsi="Times New Roman" w:cs="Times New Roman"/>
          <w:b/>
          <w:bCs/>
          <w:color w:val="0070C0"/>
          <w:sz w:val="24"/>
          <w:szCs w:val="24"/>
          <w:lang w:val="en-GB"/>
        </w:rPr>
        <w:t>1</w:t>
      </w:r>
      <w:r w:rsidR="00F033DF">
        <w:rPr>
          <w:rFonts w:ascii="Times New Roman" w:hAnsi="Times New Roman" w:cs="Times New Roman"/>
          <w:sz w:val="24"/>
          <w:szCs w:val="24"/>
          <w:lang w:val="en-GB"/>
        </w:rPr>
        <w:t>)</w:t>
      </w:r>
      <w:r w:rsidR="00FC4B0E">
        <w:rPr>
          <w:rFonts w:ascii="Times New Roman" w:hAnsi="Times New Roman" w:cs="Times New Roman"/>
          <w:sz w:val="24"/>
          <w:szCs w:val="24"/>
          <w:lang w:val="en-GB"/>
        </w:rPr>
        <w:t>.</w:t>
      </w:r>
    </w:p>
    <w:p w14:paraId="7E6B8F6C" w14:textId="77777777" w:rsidR="00E54F03" w:rsidRDefault="00C46F10" w:rsidP="004E64FA">
      <w:pPr>
        <w:spacing w:after="240"/>
        <w:rPr>
          <w:rFonts w:ascii="Times New Roman" w:hAnsi="Times New Roman" w:cs="Times New Roman"/>
          <w:sz w:val="24"/>
          <w:szCs w:val="24"/>
          <w:lang w:val="en-GB"/>
        </w:rPr>
      </w:pPr>
      <w:r>
        <w:rPr>
          <w:rFonts w:ascii="Times New Roman" w:hAnsi="Times New Roman" w:cs="Times New Roman"/>
          <w:sz w:val="24"/>
          <w:szCs w:val="24"/>
          <w:lang w:val="en-GB"/>
        </w:rPr>
        <w:t xml:space="preserve">The cyclical deficit is positive during 2023-26, </w:t>
      </w:r>
      <w:r w:rsidR="00251B58">
        <w:rPr>
          <w:rFonts w:ascii="Times New Roman" w:hAnsi="Times New Roman" w:cs="Times New Roman"/>
          <w:sz w:val="24"/>
          <w:szCs w:val="24"/>
          <w:lang w:val="en-GB"/>
        </w:rPr>
        <w:t xml:space="preserve">mainly from revenue being below trend due to output gap and the </w:t>
      </w:r>
      <w:r w:rsidR="0050550D">
        <w:rPr>
          <w:rFonts w:ascii="Times New Roman" w:hAnsi="Times New Roman" w:cs="Times New Roman"/>
          <w:sz w:val="24"/>
          <w:szCs w:val="24"/>
          <w:lang w:val="en-GB"/>
        </w:rPr>
        <w:t xml:space="preserve">lagged adjustment of taxes and fees to </w:t>
      </w:r>
      <w:r w:rsidR="002B2E30">
        <w:rPr>
          <w:rFonts w:ascii="Times New Roman" w:hAnsi="Times New Roman" w:cs="Times New Roman"/>
          <w:sz w:val="24"/>
          <w:szCs w:val="24"/>
          <w:lang w:val="en-GB"/>
        </w:rPr>
        <w:t xml:space="preserve">the recent surge in </w:t>
      </w:r>
      <w:r w:rsidR="0050550D">
        <w:rPr>
          <w:rFonts w:ascii="Times New Roman" w:hAnsi="Times New Roman" w:cs="Times New Roman"/>
          <w:sz w:val="24"/>
          <w:szCs w:val="24"/>
          <w:lang w:val="en-GB"/>
        </w:rPr>
        <w:t>inflation.</w:t>
      </w:r>
    </w:p>
    <w:tbl>
      <w:tblPr>
        <w:tblStyle w:val="TableGrid"/>
        <w:tblW w:w="10197"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205"/>
        <w:gridCol w:w="4992"/>
      </w:tblGrid>
      <w:tr w:rsidR="00D54A1E" w:rsidRPr="00A73F40" w14:paraId="24AF8056" w14:textId="77777777" w:rsidTr="00B85862">
        <w:trPr>
          <w:trHeight w:val="420"/>
        </w:trPr>
        <w:tc>
          <w:tcPr>
            <w:tcW w:w="10197" w:type="dxa"/>
            <w:gridSpan w:val="2"/>
          </w:tcPr>
          <w:p w14:paraId="7F6A1B8A" w14:textId="77777777" w:rsidR="00D54A1E" w:rsidRPr="00A73F40" w:rsidRDefault="00D54A1E" w:rsidP="00B85862">
            <w:pPr>
              <w:spacing w:after="120"/>
              <w:jc w:val="center"/>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t xml:space="preserve">Figure 16.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Discretionary and cyclical deficit 2023-27, % GDP</w:t>
            </w:r>
          </w:p>
        </w:tc>
      </w:tr>
      <w:tr w:rsidR="00D54A1E" w14:paraId="14594736" w14:textId="77777777" w:rsidTr="006B5F6E">
        <w:trPr>
          <w:trHeight w:val="5136"/>
        </w:trPr>
        <w:tc>
          <w:tcPr>
            <w:tcW w:w="5205" w:type="dxa"/>
          </w:tcPr>
          <w:p w14:paraId="7BDB18D0" w14:textId="77777777" w:rsidR="00D54A1E" w:rsidRDefault="00D54A1E" w:rsidP="00B85862">
            <w:pPr>
              <w:rPr>
                <w:rFonts w:ascii="Times New Roman" w:hAnsi="Times New Roman" w:cs="Times New Roman"/>
                <w:b/>
                <w:bCs/>
                <w:color w:val="000000" w:themeColor="text1"/>
                <w:sz w:val="24"/>
                <w:szCs w:val="24"/>
                <w:lang w:val="en-GB"/>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16.1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Discretionary deficit</w:t>
            </w:r>
            <w:r w:rsidR="00D803BC">
              <w:rPr>
                <w:rFonts w:ascii="Times New Roman" w:hAnsi="Times New Roman" w:cs="Times New Roman"/>
                <w:b/>
                <w:bCs/>
                <w:noProof/>
                <w:color w:val="0070C0"/>
                <w:sz w:val="20"/>
                <w:szCs w:val="20"/>
              </w:rPr>
              <w:t>, % of GDP</w:t>
            </w:r>
          </w:p>
          <w:p w14:paraId="1F53DEE6" w14:textId="77777777" w:rsidR="002B2E30" w:rsidRDefault="002B2E30" w:rsidP="00B85862">
            <w:pPr>
              <w:rPr>
                <w:rFonts w:ascii="Times New Roman" w:hAnsi="Times New Roman" w:cs="Times New Roman"/>
                <w:b/>
                <w:bCs/>
                <w:noProof/>
                <w:color w:val="000000" w:themeColor="text1"/>
                <w:sz w:val="24"/>
                <w:szCs w:val="24"/>
                <w:lang w:val="en-GB"/>
              </w:rPr>
            </w:pPr>
            <w:r>
              <w:rPr>
                <w:rFonts w:ascii="Times New Roman" w:hAnsi="Times New Roman" w:cs="Times New Roman"/>
                <w:b/>
                <w:bCs/>
                <w:color w:val="000000" w:themeColor="text1"/>
                <w:sz w:val="24"/>
                <w:szCs w:val="24"/>
                <w:lang w:val="en-GB"/>
              </w:rPr>
              <w:t xml:space="preserve"> </w:t>
            </w:r>
          </w:p>
          <w:p w14:paraId="6F9AD06E" w14:textId="6D850C20" w:rsidR="007B0304" w:rsidRDefault="004E64FA" w:rsidP="00B85862">
            <w:pP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242F2030" wp14:editId="71DD8861">
                  <wp:extent cx="3168015" cy="2769870"/>
                  <wp:effectExtent l="0" t="0" r="0" b="0"/>
                  <wp:docPr id="1927754241" name="Picture 12"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54241" name="Picture 12" descr="A graph with different colored lines&#10;&#10;Description automatically generated"/>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168015" cy="2769870"/>
                          </a:xfrm>
                          <a:prstGeom prst="rect">
                            <a:avLst/>
                          </a:prstGeom>
                        </pic:spPr>
                      </pic:pic>
                    </a:graphicData>
                  </a:graphic>
                </wp:inline>
              </w:drawing>
            </w:r>
          </w:p>
          <w:p w14:paraId="213AF29D" w14:textId="77777777" w:rsidR="00D54A1E" w:rsidRDefault="00D54A1E" w:rsidP="00B85862">
            <w:pPr>
              <w:jc w:val="center"/>
              <w:rPr>
                <w:rFonts w:ascii="Times New Roman" w:hAnsi="Times New Roman" w:cs="Times New Roman"/>
                <w:b/>
                <w:bCs/>
                <w:color w:val="000000" w:themeColor="text1"/>
                <w:sz w:val="24"/>
                <w:szCs w:val="24"/>
                <w:lang w:val="en-GB"/>
              </w:rPr>
            </w:pPr>
          </w:p>
        </w:tc>
        <w:tc>
          <w:tcPr>
            <w:tcW w:w="4992" w:type="dxa"/>
          </w:tcPr>
          <w:p w14:paraId="6D7A452D" w14:textId="77777777" w:rsidR="00D54A1E" w:rsidRDefault="00D54A1E" w:rsidP="00B85862">
            <w:pPr>
              <w:spacing w:after="120"/>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16.2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Cyclical deficit</w:t>
            </w:r>
            <w:r w:rsidR="00D803BC">
              <w:rPr>
                <w:rFonts w:ascii="Times New Roman" w:hAnsi="Times New Roman" w:cs="Times New Roman"/>
                <w:b/>
                <w:bCs/>
                <w:noProof/>
                <w:color w:val="0070C0"/>
                <w:sz w:val="20"/>
                <w:szCs w:val="20"/>
              </w:rPr>
              <w:t>, % of GDP</w:t>
            </w:r>
            <w:r>
              <w:rPr>
                <w:rFonts w:ascii="Times New Roman" w:hAnsi="Times New Roman" w:cs="Times New Roman"/>
                <w:b/>
                <w:bCs/>
                <w:color w:val="000000" w:themeColor="text1"/>
                <w:sz w:val="24"/>
                <w:szCs w:val="24"/>
                <w:lang w:val="en-GB"/>
              </w:rPr>
              <w:t xml:space="preserve"> </w:t>
            </w:r>
          </w:p>
          <w:p w14:paraId="06BCCEE1" w14:textId="686F0839" w:rsidR="00D54A1E" w:rsidRDefault="002B2E30" w:rsidP="00B85862">
            <w:pPr>
              <w:rPr>
                <w:rFonts w:ascii="Times New Roman" w:hAnsi="Times New Roman" w:cs="Times New Roman"/>
                <w:b/>
                <w:bCs/>
                <w:color w:val="000000" w:themeColor="text1"/>
                <w:sz w:val="24"/>
                <w:szCs w:val="24"/>
                <w:lang w:val="en-GB"/>
              </w:rPr>
            </w:pPr>
            <w:r>
              <w:rPr>
                <w:rFonts w:ascii="Times New Roman" w:hAnsi="Times New Roman" w:cs="Times New Roman"/>
                <w:b/>
                <w:bCs/>
                <w:noProof/>
                <w:color w:val="0070C0"/>
                <w:sz w:val="20"/>
                <w:szCs w:val="20"/>
              </w:rPr>
              <w:t xml:space="preserve"> </w:t>
            </w:r>
            <w:r w:rsidR="004E64FA">
              <w:rPr>
                <w:rFonts w:ascii="Times New Roman" w:hAnsi="Times New Roman" w:cs="Times New Roman"/>
                <w:b/>
                <w:bCs/>
                <w:noProof/>
                <w:color w:val="000000" w:themeColor="text1"/>
                <w:sz w:val="24"/>
                <w:szCs w:val="24"/>
                <w:lang w:val="en-GB"/>
              </w:rPr>
              <w:drawing>
                <wp:inline distT="0" distB="0" distL="0" distR="0" wp14:anchorId="069B6C2B" wp14:editId="72383887">
                  <wp:extent cx="3032760" cy="2653030"/>
                  <wp:effectExtent l="0" t="0" r="0" b="0"/>
                  <wp:docPr id="861388010" name="Picture 13"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88010" name="Picture 13" descr="A graph of a graph&#10;&#10;Description automatically generated"/>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032760" cy="2653030"/>
                          </a:xfrm>
                          <a:prstGeom prst="rect">
                            <a:avLst/>
                          </a:prstGeom>
                        </pic:spPr>
                      </pic:pic>
                    </a:graphicData>
                  </a:graphic>
                </wp:inline>
              </w:drawing>
            </w:r>
          </w:p>
        </w:tc>
      </w:tr>
    </w:tbl>
    <w:p w14:paraId="400DA24E" w14:textId="77777777" w:rsidR="007D4812" w:rsidRDefault="007D4812">
      <w:pPr>
        <w:rPr>
          <w:rFonts w:ascii="Times New Roman" w:hAnsi="Times New Roman" w:cs="Times New Roman"/>
          <w:color w:val="2F5496" w:themeColor="accent1" w:themeShade="BF"/>
          <w:sz w:val="24"/>
          <w:szCs w:val="24"/>
          <w:lang w:val="en-GB"/>
        </w:rPr>
      </w:pPr>
      <w:r>
        <w:rPr>
          <w:rFonts w:ascii="Times New Roman" w:hAnsi="Times New Roman" w:cs="Times New Roman"/>
          <w:color w:val="2F5496" w:themeColor="accent1" w:themeShade="BF"/>
          <w:sz w:val="24"/>
          <w:szCs w:val="24"/>
          <w:lang w:val="en-GB"/>
        </w:rPr>
        <w:br w:type="page"/>
      </w:r>
    </w:p>
    <w:p w14:paraId="6618734F" w14:textId="77777777" w:rsidR="00827DFC" w:rsidRPr="006D528E" w:rsidRDefault="00827DFC" w:rsidP="00407D32">
      <w:pPr>
        <w:pStyle w:val="Heading3"/>
        <w:spacing w:after="120"/>
        <w:rPr>
          <w:rFonts w:ascii="Times New Roman" w:hAnsi="Times New Roman" w:cs="Times New Roman"/>
          <w:color w:val="2F5496" w:themeColor="accent1" w:themeShade="BF"/>
          <w:lang w:val="en-GB"/>
        </w:rPr>
      </w:pPr>
      <w:bookmarkStart w:id="172" w:name="_Toc154000848"/>
      <w:r w:rsidRPr="006D528E">
        <w:rPr>
          <w:rFonts w:ascii="Times New Roman" w:hAnsi="Times New Roman" w:cs="Times New Roman"/>
          <w:b/>
          <w:bCs/>
          <w:color w:val="2F5496" w:themeColor="accent1" w:themeShade="BF"/>
          <w:lang w:val="en-GB"/>
        </w:rPr>
        <w:lastRenderedPageBreak/>
        <w:t>Inflation (CPI</w:t>
      </w:r>
      <w:r w:rsidR="00E32410" w:rsidRPr="006D528E">
        <w:rPr>
          <w:rFonts w:ascii="Times New Roman" w:hAnsi="Times New Roman" w:cs="Times New Roman"/>
          <w:b/>
          <w:bCs/>
          <w:color w:val="2F5496" w:themeColor="accent1" w:themeShade="BF"/>
          <w:lang w:val="en-GB"/>
        </w:rPr>
        <w:t>)</w:t>
      </w:r>
      <w:bookmarkEnd w:id="172"/>
      <w:r w:rsidR="00E32410" w:rsidRPr="006D528E">
        <w:rPr>
          <w:rFonts w:ascii="Times New Roman" w:hAnsi="Times New Roman" w:cs="Times New Roman"/>
          <w:b/>
          <w:bCs/>
          <w:color w:val="2F5496" w:themeColor="accent1" w:themeShade="BF"/>
          <w:lang w:val="en-GB"/>
        </w:rPr>
        <w:t xml:space="preserve"> </w:t>
      </w:r>
    </w:p>
    <w:p w14:paraId="530C89E5" w14:textId="0458B1FE" w:rsidR="00635291" w:rsidRDefault="00D21602" w:rsidP="00407D32">
      <w:pPr>
        <w:spacing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Consumer price</w:t>
      </w:r>
      <w:r w:rsidR="009C1CE9">
        <w:rPr>
          <w:rFonts w:ascii="Times New Roman" w:hAnsi="Times New Roman" w:cs="Times New Roman"/>
          <w:sz w:val="24"/>
          <w:szCs w:val="24"/>
          <w:lang w:val="en-GB"/>
        </w:rPr>
        <w:t xml:space="preserve"> </w:t>
      </w:r>
      <w:r w:rsidR="00D07CBA">
        <w:rPr>
          <w:rFonts w:ascii="Times New Roman" w:hAnsi="Times New Roman" w:cs="Times New Roman"/>
          <w:sz w:val="24"/>
          <w:szCs w:val="24"/>
          <w:lang w:val="en-GB"/>
        </w:rPr>
        <w:t>i</w:t>
      </w:r>
      <w:r w:rsidR="001619CD" w:rsidRPr="001619CD">
        <w:rPr>
          <w:rFonts w:ascii="Times New Roman" w:hAnsi="Times New Roman" w:cs="Times New Roman"/>
          <w:sz w:val="24"/>
          <w:szCs w:val="24"/>
          <w:lang w:val="en-GB"/>
        </w:rPr>
        <w:t>nflation</w:t>
      </w:r>
      <w:r>
        <w:rPr>
          <w:rFonts w:ascii="Times New Roman" w:hAnsi="Times New Roman" w:cs="Times New Roman"/>
          <w:sz w:val="24"/>
          <w:szCs w:val="24"/>
          <w:lang w:val="en-GB"/>
        </w:rPr>
        <w:t xml:space="preserve"> (headline q-on-q) (</w:t>
      </w:r>
      <w:r w:rsidR="00DB7EFC">
        <w:rPr>
          <w:rFonts w:ascii="Times New Roman" w:hAnsi="Times New Roman" w:cs="Times New Roman"/>
          <w:sz w:val="24"/>
          <w:szCs w:val="24"/>
          <w:lang w:val="en-GB"/>
        </w:rPr>
        <w:t>having peaked in 2</w:t>
      </w:r>
      <w:r w:rsidR="00DB7EFC" w:rsidRPr="001619CD">
        <w:rPr>
          <w:rFonts w:ascii="Times New Roman" w:hAnsi="Times New Roman" w:cs="Times New Roman"/>
          <w:sz w:val="24"/>
          <w:szCs w:val="24"/>
          <w:lang w:val="en-GB"/>
        </w:rPr>
        <w:t>022</w:t>
      </w:r>
      <w:r w:rsidR="00DB7EFC">
        <w:rPr>
          <w:rFonts w:ascii="Times New Roman" w:hAnsi="Times New Roman" w:cs="Times New Roman"/>
          <w:sz w:val="24"/>
          <w:szCs w:val="24"/>
          <w:lang w:val="en-GB"/>
        </w:rPr>
        <w:t>Q</w:t>
      </w:r>
      <w:r w:rsidR="001A6467">
        <w:rPr>
          <w:rFonts w:ascii="Times New Roman" w:hAnsi="Times New Roman" w:cs="Times New Roman"/>
          <w:sz w:val="24"/>
          <w:szCs w:val="24"/>
          <w:lang w:val="en-GB"/>
        </w:rPr>
        <w:t>2</w:t>
      </w:r>
      <w:r>
        <w:rPr>
          <w:rFonts w:ascii="Times New Roman" w:hAnsi="Times New Roman" w:cs="Times New Roman"/>
          <w:sz w:val="24"/>
          <w:szCs w:val="24"/>
          <w:lang w:val="en-GB"/>
        </w:rPr>
        <w:t>) i</w:t>
      </w:r>
      <w:r w:rsidR="001619CD" w:rsidRPr="001619CD">
        <w:rPr>
          <w:rFonts w:ascii="Times New Roman" w:hAnsi="Times New Roman" w:cs="Times New Roman"/>
          <w:sz w:val="24"/>
          <w:szCs w:val="24"/>
          <w:lang w:val="en-GB"/>
        </w:rPr>
        <w:t xml:space="preserve">s </w:t>
      </w:r>
      <w:r w:rsidR="00DB7EFC">
        <w:rPr>
          <w:rFonts w:ascii="Times New Roman" w:hAnsi="Times New Roman" w:cs="Times New Roman"/>
          <w:sz w:val="24"/>
          <w:szCs w:val="24"/>
          <w:lang w:val="en-GB"/>
        </w:rPr>
        <w:t xml:space="preserve">forecast to continue declining </w:t>
      </w:r>
      <w:r w:rsidR="00BB1B29">
        <w:rPr>
          <w:rFonts w:ascii="Times New Roman" w:hAnsi="Times New Roman" w:cs="Times New Roman"/>
          <w:sz w:val="24"/>
          <w:szCs w:val="24"/>
          <w:lang w:val="en-GB"/>
        </w:rPr>
        <w:t xml:space="preserve">but with a </w:t>
      </w:r>
      <w:r w:rsidR="001A6467">
        <w:rPr>
          <w:rFonts w:ascii="Times New Roman" w:hAnsi="Times New Roman" w:cs="Times New Roman"/>
          <w:sz w:val="24"/>
          <w:szCs w:val="24"/>
          <w:lang w:val="en-GB"/>
        </w:rPr>
        <w:t xml:space="preserve">modest </w:t>
      </w:r>
      <w:r w:rsidR="00BB1B29">
        <w:rPr>
          <w:rFonts w:ascii="Times New Roman" w:hAnsi="Times New Roman" w:cs="Times New Roman"/>
          <w:sz w:val="24"/>
          <w:szCs w:val="24"/>
          <w:lang w:val="en-GB"/>
        </w:rPr>
        <w:t>flare</w:t>
      </w:r>
      <w:r w:rsidR="001A6467">
        <w:rPr>
          <w:rFonts w:ascii="Times New Roman" w:hAnsi="Times New Roman" w:cs="Times New Roman"/>
          <w:sz w:val="24"/>
          <w:szCs w:val="24"/>
          <w:lang w:val="en-GB"/>
        </w:rPr>
        <w:t>-</w:t>
      </w:r>
      <w:r w:rsidR="00BB1B29">
        <w:rPr>
          <w:rFonts w:ascii="Times New Roman" w:hAnsi="Times New Roman" w:cs="Times New Roman"/>
          <w:sz w:val="24"/>
          <w:szCs w:val="24"/>
          <w:lang w:val="en-GB"/>
        </w:rPr>
        <w:t>up in late 2023/early 2024. The flare-up</w:t>
      </w:r>
      <w:r w:rsidR="00E14C74">
        <w:rPr>
          <w:rFonts w:ascii="Times New Roman" w:hAnsi="Times New Roman" w:cs="Times New Roman"/>
          <w:sz w:val="24"/>
          <w:szCs w:val="24"/>
          <w:lang w:val="en-GB"/>
        </w:rPr>
        <w:t xml:space="preserve"> results from </w:t>
      </w:r>
      <w:r w:rsidR="00BB1B29">
        <w:rPr>
          <w:rFonts w:ascii="Times New Roman" w:hAnsi="Times New Roman" w:cs="Times New Roman"/>
          <w:sz w:val="24"/>
          <w:szCs w:val="24"/>
          <w:lang w:val="en-GB"/>
        </w:rPr>
        <w:t xml:space="preserve">food </w:t>
      </w:r>
      <w:r w:rsidR="00E14C74">
        <w:rPr>
          <w:rFonts w:ascii="Times New Roman" w:hAnsi="Times New Roman" w:cs="Times New Roman"/>
          <w:sz w:val="24"/>
          <w:szCs w:val="24"/>
          <w:lang w:val="en-GB"/>
        </w:rPr>
        <w:t>price shocks in Q4</w:t>
      </w:r>
      <w:r w:rsidR="001A6467">
        <w:rPr>
          <w:rFonts w:ascii="Times New Roman" w:hAnsi="Times New Roman" w:cs="Times New Roman"/>
          <w:sz w:val="24"/>
          <w:szCs w:val="24"/>
          <w:lang w:val="en-GB"/>
        </w:rPr>
        <w:t>,</w:t>
      </w:r>
      <w:r w:rsidR="00E14C74">
        <w:rPr>
          <w:rFonts w:ascii="Times New Roman" w:hAnsi="Times New Roman" w:cs="Times New Roman"/>
          <w:sz w:val="24"/>
          <w:szCs w:val="24"/>
          <w:lang w:val="en-GB"/>
        </w:rPr>
        <w:t xml:space="preserve"> the pump price increase in October</w:t>
      </w:r>
      <w:r w:rsidR="001A6467">
        <w:rPr>
          <w:rFonts w:ascii="Times New Roman" w:hAnsi="Times New Roman" w:cs="Times New Roman"/>
          <w:sz w:val="24"/>
          <w:szCs w:val="24"/>
          <w:lang w:val="en-GB"/>
        </w:rPr>
        <w:t>, and the passthrough of</w:t>
      </w:r>
      <w:r w:rsidR="000B1755">
        <w:rPr>
          <w:rFonts w:ascii="Times New Roman" w:hAnsi="Times New Roman" w:cs="Times New Roman"/>
          <w:sz w:val="24"/>
          <w:szCs w:val="24"/>
          <w:lang w:val="en-GB"/>
        </w:rPr>
        <w:t xml:space="preserve"> the </w:t>
      </w:r>
      <w:r w:rsidR="001A6467">
        <w:rPr>
          <w:rFonts w:ascii="Times New Roman" w:hAnsi="Times New Roman" w:cs="Times New Roman"/>
          <w:sz w:val="24"/>
          <w:szCs w:val="24"/>
          <w:lang w:val="en-GB"/>
        </w:rPr>
        <w:t>exchange depreciation in preceding quarters</w:t>
      </w:r>
      <w:r w:rsidR="00E14C74">
        <w:rPr>
          <w:rFonts w:ascii="Times New Roman" w:hAnsi="Times New Roman" w:cs="Times New Roman"/>
          <w:sz w:val="24"/>
          <w:szCs w:val="24"/>
          <w:lang w:val="en-GB"/>
        </w:rPr>
        <w:t xml:space="preserve">. </w:t>
      </w:r>
      <w:r w:rsidR="000B1755">
        <w:rPr>
          <w:rFonts w:ascii="Times New Roman" w:hAnsi="Times New Roman" w:cs="Times New Roman"/>
          <w:sz w:val="24"/>
          <w:szCs w:val="24"/>
          <w:lang w:val="en-GB"/>
        </w:rPr>
        <w:t xml:space="preserve">From </w:t>
      </w:r>
      <w:r w:rsidR="00E14C74">
        <w:rPr>
          <w:rFonts w:ascii="Times New Roman" w:hAnsi="Times New Roman" w:cs="Times New Roman"/>
          <w:sz w:val="24"/>
          <w:szCs w:val="24"/>
          <w:lang w:val="en-GB"/>
        </w:rPr>
        <w:t>2024</w:t>
      </w:r>
      <w:r w:rsidR="000B1755">
        <w:rPr>
          <w:rFonts w:ascii="Times New Roman" w:hAnsi="Times New Roman" w:cs="Times New Roman"/>
          <w:sz w:val="24"/>
          <w:szCs w:val="24"/>
          <w:lang w:val="en-GB"/>
        </w:rPr>
        <w:t>Q2</w:t>
      </w:r>
      <w:r w:rsidR="00E14C74">
        <w:rPr>
          <w:rFonts w:ascii="Times New Roman" w:hAnsi="Times New Roman" w:cs="Times New Roman"/>
          <w:sz w:val="24"/>
          <w:szCs w:val="24"/>
          <w:lang w:val="en-GB"/>
        </w:rPr>
        <w:t xml:space="preserve">, inflation </w:t>
      </w:r>
      <w:r w:rsidR="001A6467">
        <w:rPr>
          <w:rFonts w:ascii="Times New Roman" w:hAnsi="Times New Roman" w:cs="Times New Roman"/>
          <w:sz w:val="24"/>
          <w:szCs w:val="24"/>
          <w:lang w:val="en-GB"/>
        </w:rPr>
        <w:t xml:space="preserve">should </w:t>
      </w:r>
      <w:r w:rsidR="00E14C74">
        <w:rPr>
          <w:rFonts w:ascii="Times New Roman" w:hAnsi="Times New Roman" w:cs="Times New Roman"/>
          <w:sz w:val="24"/>
          <w:szCs w:val="24"/>
          <w:lang w:val="en-GB"/>
        </w:rPr>
        <w:t>declin</w:t>
      </w:r>
      <w:r w:rsidR="001A6467">
        <w:rPr>
          <w:rFonts w:ascii="Times New Roman" w:hAnsi="Times New Roman" w:cs="Times New Roman"/>
          <w:sz w:val="24"/>
          <w:szCs w:val="24"/>
          <w:lang w:val="en-GB"/>
        </w:rPr>
        <w:t>e</w:t>
      </w:r>
      <w:r w:rsidR="00E14C74">
        <w:rPr>
          <w:rFonts w:ascii="Times New Roman" w:hAnsi="Times New Roman" w:cs="Times New Roman"/>
          <w:sz w:val="24"/>
          <w:szCs w:val="24"/>
          <w:lang w:val="en-GB"/>
        </w:rPr>
        <w:t xml:space="preserve"> </w:t>
      </w:r>
      <w:r w:rsidR="000B1755">
        <w:rPr>
          <w:rFonts w:ascii="Times New Roman" w:hAnsi="Times New Roman" w:cs="Times New Roman"/>
          <w:sz w:val="24"/>
          <w:szCs w:val="24"/>
          <w:lang w:val="en-GB"/>
        </w:rPr>
        <w:t xml:space="preserve">below 5% </w:t>
      </w:r>
      <w:r w:rsidR="00E14C74">
        <w:rPr>
          <w:rFonts w:ascii="Times New Roman" w:hAnsi="Times New Roman" w:cs="Times New Roman"/>
          <w:sz w:val="24"/>
          <w:szCs w:val="24"/>
          <w:lang w:val="en-GB"/>
        </w:rPr>
        <w:t>reflecting a modest drop in world food and oil prices, improved domestic food supply, and fading of earlier shocks</w:t>
      </w:r>
      <w:r w:rsidR="001A6467">
        <w:rPr>
          <w:rFonts w:ascii="Times New Roman" w:hAnsi="Times New Roman" w:cs="Times New Roman"/>
          <w:sz w:val="24"/>
          <w:szCs w:val="24"/>
          <w:lang w:val="en-GB"/>
        </w:rPr>
        <w:t xml:space="preserve"> </w:t>
      </w:r>
      <w:r w:rsidR="0040434A">
        <w:rPr>
          <w:rFonts w:ascii="Times New Roman" w:hAnsi="Times New Roman" w:cs="Times New Roman"/>
          <w:sz w:val="24"/>
          <w:szCs w:val="24"/>
          <w:lang w:val="en-GB"/>
        </w:rPr>
        <w:t>(</w:t>
      </w:r>
      <w:r w:rsidR="0040434A">
        <w:rPr>
          <w:rFonts w:ascii="Times New Roman" w:hAnsi="Times New Roman" w:cs="Times New Roman"/>
          <w:b/>
          <w:bCs/>
          <w:color w:val="0070C0"/>
          <w:sz w:val="24"/>
          <w:szCs w:val="24"/>
          <w:lang w:val="en-GB"/>
        </w:rPr>
        <w:t xml:space="preserve">Table </w:t>
      </w:r>
      <w:r w:rsidR="00FC71D0">
        <w:rPr>
          <w:rFonts w:ascii="Times New Roman" w:hAnsi="Times New Roman" w:cs="Times New Roman"/>
          <w:b/>
          <w:bCs/>
          <w:color w:val="0070C0"/>
          <w:sz w:val="24"/>
          <w:szCs w:val="24"/>
          <w:lang w:val="en-GB"/>
        </w:rPr>
        <w:t>7</w:t>
      </w:r>
      <w:r w:rsidR="0040434A">
        <w:rPr>
          <w:rFonts w:ascii="Times New Roman" w:hAnsi="Times New Roman" w:cs="Times New Roman"/>
          <w:sz w:val="24"/>
          <w:szCs w:val="24"/>
          <w:lang w:val="en-GB"/>
        </w:rPr>
        <w:t>)</w:t>
      </w:r>
      <w:r w:rsidR="0000038D">
        <w:rPr>
          <w:rFonts w:ascii="Times New Roman" w:hAnsi="Times New Roman" w:cs="Times New Roman"/>
          <w:sz w:val="24"/>
          <w:szCs w:val="24"/>
          <w:lang w:val="en-GB"/>
        </w:rPr>
        <w:t>.</w:t>
      </w:r>
    </w:p>
    <w:tbl>
      <w:tblPr>
        <w:tblStyle w:val="TableGrid"/>
        <w:tblW w:w="9990" w:type="dxa"/>
        <w:tblInd w:w="-15" w:type="dxa"/>
        <w:tbl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insideH w:val="single" w:sz="18" w:space="0" w:color="FFD966" w:themeColor="accent4" w:themeTint="99"/>
          <w:insideV w:val="single" w:sz="18" w:space="0" w:color="FFD966" w:themeColor="accent4" w:themeTint="99"/>
        </w:tblBorders>
        <w:tblLayout w:type="fixed"/>
        <w:tblLook w:val="04A0" w:firstRow="1" w:lastRow="0" w:firstColumn="1" w:lastColumn="0" w:noHBand="0" w:noVBand="1"/>
      </w:tblPr>
      <w:tblGrid>
        <w:gridCol w:w="9990"/>
      </w:tblGrid>
      <w:tr w:rsidR="009C1CE9" w14:paraId="2A38A171" w14:textId="77777777" w:rsidTr="00F04B25">
        <w:trPr>
          <w:trHeight w:val="909"/>
        </w:trPr>
        <w:tc>
          <w:tcPr>
            <w:tcW w:w="9990" w:type="dxa"/>
          </w:tcPr>
          <w:p w14:paraId="2312FB1F" w14:textId="7514284C" w:rsidR="009C1CE9" w:rsidRDefault="00377F32" w:rsidP="00A87DF2">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215AE585" wp14:editId="51F4E717">
                  <wp:extent cx="6261735" cy="1177636"/>
                  <wp:effectExtent l="0" t="0" r="5715" b="3810"/>
                  <wp:docPr id="542558364" name="Picture 1" descr="A table with numbers and let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58364" name="Picture 1" descr="A table with numbers and letters"/>
                          <pic:cNvPicPr/>
                        </pic:nvPicPr>
                        <pic:blipFill>
                          <a:blip r:embed="rId80">
                            <a:extLst>
                              <a:ext uri="{BEBA8EAE-BF5A-486C-A8C5-ECC9F3942E4B}">
                                <a14:imgProps xmlns:a14="http://schemas.microsoft.com/office/drawing/2010/main">
                                  <a14:imgLayer r:embed="rId81">
                                    <a14:imgEffect>
                                      <a14:sharpenSoften amount="55000"/>
                                    </a14:imgEffect>
                                    <a14:imgEffect>
                                      <a14:brightnessContrast contrast="16000"/>
                                    </a14:imgEffect>
                                  </a14:imgLayer>
                                </a14:imgProps>
                              </a:ext>
                              <a:ext uri="{28A0092B-C50C-407E-A947-70E740481C1C}">
                                <a14:useLocalDpi xmlns:a14="http://schemas.microsoft.com/office/drawing/2010/main" val="0"/>
                              </a:ext>
                            </a:extLst>
                          </a:blip>
                          <a:stretch>
                            <a:fillRect/>
                          </a:stretch>
                        </pic:blipFill>
                        <pic:spPr>
                          <a:xfrm>
                            <a:off x="0" y="0"/>
                            <a:ext cx="6281547" cy="1181362"/>
                          </a:xfrm>
                          <a:prstGeom prst="rect">
                            <a:avLst/>
                          </a:prstGeom>
                        </pic:spPr>
                      </pic:pic>
                    </a:graphicData>
                  </a:graphic>
                </wp:inline>
              </w:drawing>
            </w:r>
          </w:p>
        </w:tc>
      </w:tr>
    </w:tbl>
    <w:p w14:paraId="599622F9" w14:textId="77777777" w:rsidR="00E611DB" w:rsidRDefault="00E611DB" w:rsidP="00E611DB">
      <w:pPr>
        <w:spacing w:after="0"/>
        <w:rPr>
          <w:rFonts w:ascii="Times New Roman" w:hAnsi="Times New Roman" w:cs="Times New Roman"/>
          <w:sz w:val="24"/>
          <w:szCs w:val="24"/>
          <w:lang w:val="en-GB"/>
        </w:rPr>
      </w:pPr>
    </w:p>
    <w:p w14:paraId="6FC889C3" w14:textId="5E708342" w:rsidR="009C1CE9" w:rsidRDefault="00E611DB" w:rsidP="00CE04C1">
      <w:pPr>
        <w:spacing w:after="120"/>
        <w:rPr>
          <w:rFonts w:ascii="Times New Roman" w:hAnsi="Times New Roman" w:cs="Times New Roman"/>
          <w:sz w:val="24"/>
          <w:szCs w:val="24"/>
          <w:lang w:val="en-GB"/>
        </w:rPr>
      </w:pPr>
      <w:r>
        <w:rPr>
          <w:rFonts w:ascii="Times New Roman" w:hAnsi="Times New Roman" w:cs="Times New Roman"/>
          <w:sz w:val="24"/>
          <w:szCs w:val="24"/>
          <w:lang w:val="en-GB"/>
        </w:rPr>
        <w:t>The</w:t>
      </w:r>
      <w:r w:rsidR="009C1CE9">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sharp drop in </w:t>
      </w:r>
      <w:r w:rsidR="001949B6">
        <w:rPr>
          <w:rFonts w:ascii="Times New Roman" w:hAnsi="Times New Roman" w:cs="Times New Roman"/>
          <w:sz w:val="24"/>
          <w:szCs w:val="24"/>
          <w:lang w:val="en-GB"/>
        </w:rPr>
        <w:t>q</w:t>
      </w:r>
      <w:r>
        <w:rPr>
          <w:rFonts w:ascii="Times New Roman" w:hAnsi="Times New Roman" w:cs="Times New Roman"/>
          <w:sz w:val="24"/>
          <w:szCs w:val="24"/>
          <w:lang w:val="en-GB"/>
        </w:rPr>
        <w:t>-on-</w:t>
      </w:r>
      <w:r w:rsidR="001949B6">
        <w:rPr>
          <w:rFonts w:ascii="Times New Roman" w:hAnsi="Times New Roman" w:cs="Times New Roman"/>
          <w:sz w:val="24"/>
          <w:szCs w:val="24"/>
          <w:lang w:val="en-GB"/>
        </w:rPr>
        <w:t>q</w:t>
      </w:r>
      <w:r>
        <w:rPr>
          <w:rFonts w:ascii="Times New Roman" w:hAnsi="Times New Roman" w:cs="Times New Roman"/>
          <w:sz w:val="24"/>
          <w:szCs w:val="24"/>
          <w:lang w:val="en-GB"/>
        </w:rPr>
        <w:t xml:space="preserve"> </w:t>
      </w:r>
      <w:r w:rsidR="009C1CE9">
        <w:rPr>
          <w:rFonts w:ascii="Times New Roman" w:hAnsi="Times New Roman" w:cs="Times New Roman"/>
          <w:sz w:val="24"/>
          <w:szCs w:val="24"/>
          <w:lang w:val="en-GB"/>
        </w:rPr>
        <w:t>inflation</w:t>
      </w:r>
      <w:r>
        <w:rPr>
          <w:rFonts w:ascii="Times New Roman" w:hAnsi="Times New Roman" w:cs="Times New Roman"/>
          <w:sz w:val="24"/>
          <w:szCs w:val="24"/>
          <w:lang w:val="en-GB"/>
        </w:rPr>
        <w:t xml:space="preserve"> translates into a </w:t>
      </w:r>
      <w:r w:rsidR="009C1CE9">
        <w:rPr>
          <w:rFonts w:ascii="Times New Roman" w:hAnsi="Times New Roman" w:cs="Times New Roman"/>
          <w:sz w:val="24"/>
          <w:szCs w:val="24"/>
          <w:lang w:val="en-GB"/>
        </w:rPr>
        <w:t xml:space="preserve">more gradual </w:t>
      </w:r>
      <w:r>
        <w:rPr>
          <w:rFonts w:ascii="Times New Roman" w:hAnsi="Times New Roman" w:cs="Times New Roman"/>
          <w:sz w:val="24"/>
          <w:szCs w:val="24"/>
          <w:lang w:val="en-GB"/>
        </w:rPr>
        <w:t xml:space="preserve">drop in </w:t>
      </w:r>
      <w:r w:rsidR="001949B6">
        <w:rPr>
          <w:rFonts w:ascii="Times New Roman" w:hAnsi="Times New Roman" w:cs="Times New Roman"/>
          <w:sz w:val="24"/>
          <w:szCs w:val="24"/>
          <w:lang w:val="en-GB"/>
        </w:rPr>
        <w:t>y-on-y</w:t>
      </w:r>
      <w:r>
        <w:rPr>
          <w:rFonts w:ascii="Times New Roman" w:hAnsi="Times New Roman" w:cs="Times New Roman"/>
          <w:sz w:val="24"/>
          <w:szCs w:val="24"/>
          <w:lang w:val="en-GB"/>
        </w:rPr>
        <w:t xml:space="preserve"> inflation</w:t>
      </w:r>
      <w:r w:rsidR="008D561E">
        <w:rPr>
          <w:rFonts w:ascii="Times New Roman" w:hAnsi="Times New Roman" w:cs="Times New Roman"/>
          <w:sz w:val="24"/>
          <w:szCs w:val="24"/>
          <w:lang w:val="en-GB"/>
        </w:rPr>
        <w:t xml:space="preserve"> </w:t>
      </w:r>
      <w:r w:rsidR="00D21602">
        <w:rPr>
          <w:rFonts w:ascii="Times New Roman" w:hAnsi="Times New Roman" w:cs="Times New Roman"/>
          <w:sz w:val="24"/>
          <w:szCs w:val="24"/>
          <w:lang w:val="en-GB"/>
        </w:rPr>
        <w:t>(which peaked in 2022Q4). The</w:t>
      </w:r>
      <w:r w:rsidR="00D13D0B">
        <w:rPr>
          <w:rFonts w:ascii="Times New Roman" w:hAnsi="Times New Roman" w:cs="Times New Roman"/>
          <w:sz w:val="24"/>
          <w:szCs w:val="24"/>
          <w:lang w:val="en-GB"/>
        </w:rPr>
        <w:t xml:space="preserve"> </w:t>
      </w:r>
      <w:r w:rsidR="008D561E">
        <w:rPr>
          <w:rFonts w:ascii="Times New Roman" w:hAnsi="Times New Roman" w:cs="Times New Roman"/>
          <w:sz w:val="24"/>
          <w:szCs w:val="24"/>
          <w:lang w:val="en-GB"/>
        </w:rPr>
        <w:t>large</w:t>
      </w:r>
      <w:r w:rsidR="00D13D0B">
        <w:rPr>
          <w:rFonts w:ascii="Times New Roman" w:hAnsi="Times New Roman" w:cs="Times New Roman"/>
          <w:sz w:val="24"/>
          <w:szCs w:val="24"/>
          <w:lang w:val="en-GB"/>
        </w:rPr>
        <w:t>st</w:t>
      </w:r>
      <w:r w:rsidR="008D561E">
        <w:rPr>
          <w:rFonts w:ascii="Times New Roman" w:hAnsi="Times New Roman" w:cs="Times New Roman"/>
          <w:sz w:val="24"/>
          <w:szCs w:val="24"/>
          <w:lang w:val="en-GB"/>
        </w:rPr>
        <w:t xml:space="preserve"> contribution </w:t>
      </w:r>
      <w:r w:rsidR="00D13D0B">
        <w:rPr>
          <w:rFonts w:ascii="Times New Roman" w:hAnsi="Times New Roman" w:cs="Times New Roman"/>
          <w:sz w:val="24"/>
          <w:szCs w:val="24"/>
          <w:lang w:val="en-GB"/>
        </w:rPr>
        <w:t>com</w:t>
      </w:r>
      <w:r w:rsidR="00D21602">
        <w:rPr>
          <w:rFonts w:ascii="Times New Roman" w:hAnsi="Times New Roman" w:cs="Times New Roman"/>
          <w:sz w:val="24"/>
          <w:szCs w:val="24"/>
          <w:lang w:val="en-GB"/>
        </w:rPr>
        <w:t>es</w:t>
      </w:r>
      <w:r w:rsidR="00D13D0B">
        <w:rPr>
          <w:rFonts w:ascii="Times New Roman" w:hAnsi="Times New Roman" w:cs="Times New Roman"/>
          <w:sz w:val="24"/>
          <w:szCs w:val="24"/>
          <w:lang w:val="en-GB"/>
        </w:rPr>
        <w:t xml:space="preserve"> f</w:t>
      </w:r>
      <w:r w:rsidR="008D561E">
        <w:rPr>
          <w:rFonts w:ascii="Times New Roman" w:hAnsi="Times New Roman" w:cs="Times New Roman"/>
          <w:sz w:val="24"/>
          <w:szCs w:val="24"/>
          <w:lang w:val="en-GB"/>
        </w:rPr>
        <w:t>rom the moderation in food price</w:t>
      </w:r>
      <w:r w:rsidR="00FC71D0">
        <w:rPr>
          <w:rFonts w:ascii="Times New Roman" w:hAnsi="Times New Roman" w:cs="Times New Roman"/>
          <w:sz w:val="24"/>
          <w:szCs w:val="24"/>
          <w:lang w:val="en-GB"/>
        </w:rPr>
        <w:t xml:space="preserve"> increase</w:t>
      </w:r>
      <w:r w:rsidR="008D561E">
        <w:rPr>
          <w:rFonts w:ascii="Times New Roman" w:hAnsi="Times New Roman" w:cs="Times New Roman"/>
          <w:sz w:val="24"/>
          <w:szCs w:val="24"/>
          <w:lang w:val="en-GB"/>
        </w:rPr>
        <w:t>s</w:t>
      </w:r>
      <w:r w:rsidR="00D13D0B">
        <w:rPr>
          <w:rFonts w:ascii="Times New Roman" w:hAnsi="Times New Roman" w:cs="Times New Roman"/>
          <w:sz w:val="24"/>
          <w:szCs w:val="24"/>
          <w:lang w:val="en-GB"/>
        </w:rPr>
        <w:t xml:space="preserve">, even with </w:t>
      </w:r>
      <w:r w:rsidR="009A51EE">
        <w:rPr>
          <w:rFonts w:ascii="Times New Roman" w:hAnsi="Times New Roman" w:cs="Times New Roman"/>
          <w:sz w:val="24"/>
          <w:szCs w:val="24"/>
          <w:lang w:val="en-GB"/>
        </w:rPr>
        <w:t>a</w:t>
      </w:r>
      <w:r w:rsidR="00D13D0B">
        <w:rPr>
          <w:rFonts w:ascii="Times New Roman" w:hAnsi="Times New Roman" w:cs="Times New Roman"/>
          <w:sz w:val="24"/>
          <w:szCs w:val="24"/>
          <w:lang w:val="en-GB"/>
        </w:rPr>
        <w:t xml:space="preserve"> short period of falling prices</w:t>
      </w:r>
      <w:r w:rsidR="008D561E">
        <w:rPr>
          <w:rFonts w:ascii="Times New Roman" w:hAnsi="Times New Roman" w:cs="Times New Roman"/>
          <w:sz w:val="24"/>
          <w:szCs w:val="24"/>
          <w:lang w:val="en-GB"/>
        </w:rPr>
        <w:t xml:space="preserve"> (</w:t>
      </w:r>
      <w:r w:rsidR="008D561E">
        <w:rPr>
          <w:rFonts w:ascii="Times New Roman" w:hAnsi="Times New Roman" w:cs="Times New Roman"/>
          <w:b/>
          <w:bCs/>
          <w:color w:val="0070C0"/>
          <w:sz w:val="24"/>
          <w:szCs w:val="24"/>
          <w:lang w:val="en-GB"/>
        </w:rPr>
        <w:t>Figure 1</w:t>
      </w:r>
      <w:r w:rsidR="001949B6">
        <w:rPr>
          <w:rFonts w:ascii="Times New Roman" w:hAnsi="Times New Roman" w:cs="Times New Roman"/>
          <w:b/>
          <w:bCs/>
          <w:color w:val="0070C0"/>
          <w:sz w:val="24"/>
          <w:szCs w:val="24"/>
          <w:lang w:val="en-GB"/>
        </w:rPr>
        <w:t>7</w:t>
      </w:r>
      <w:r w:rsidR="00F91B40">
        <w:rPr>
          <w:rFonts w:ascii="Times New Roman" w:hAnsi="Times New Roman" w:cs="Times New Roman"/>
          <w:b/>
          <w:bCs/>
          <w:color w:val="0070C0"/>
          <w:sz w:val="24"/>
          <w:szCs w:val="24"/>
          <w:lang w:val="en-GB"/>
        </w:rPr>
        <w:t>.1-2</w:t>
      </w:r>
      <w:r w:rsidR="008D561E">
        <w:rPr>
          <w:rFonts w:ascii="Times New Roman" w:hAnsi="Times New Roman" w:cs="Times New Roman"/>
          <w:sz w:val="24"/>
          <w:szCs w:val="24"/>
          <w:lang w:val="en-GB"/>
        </w:rPr>
        <w:t>)</w:t>
      </w:r>
      <w:r w:rsidR="00D13D0B">
        <w:rPr>
          <w:rFonts w:ascii="Times New Roman" w:hAnsi="Times New Roman" w:cs="Times New Roman"/>
          <w:sz w:val="24"/>
          <w:szCs w:val="24"/>
          <w:lang w:val="en-GB"/>
        </w:rPr>
        <w:t>.</w:t>
      </w:r>
      <w:r w:rsidR="008D561E">
        <w:rPr>
          <w:rFonts w:ascii="Times New Roman" w:hAnsi="Times New Roman" w:cs="Times New Roman"/>
          <w:sz w:val="24"/>
          <w:szCs w:val="24"/>
          <w:lang w:val="en-GB"/>
        </w:rPr>
        <w:t xml:space="preserve"> </w:t>
      </w:r>
    </w:p>
    <w:tbl>
      <w:tblPr>
        <w:tblStyle w:val="TableGrid"/>
        <w:tblW w:w="10167" w:type="dxa"/>
        <w:tblInd w:w="-15" w:type="dxa"/>
        <w:tblBorders>
          <w:top w:val="single" w:sz="12" w:space="0" w:color="FFE599" w:themeColor="accent4" w:themeTint="66"/>
          <w:left w:val="single" w:sz="12" w:space="0" w:color="FFE599" w:themeColor="accent4" w:themeTint="66"/>
          <w:bottom w:val="single" w:sz="12" w:space="0" w:color="FFE599" w:themeColor="accent4" w:themeTint="66"/>
          <w:right w:val="single" w:sz="12" w:space="0" w:color="FFE599" w:themeColor="accent4" w:themeTint="66"/>
          <w:insideH w:val="single" w:sz="12" w:space="0" w:color="FFE599" w:themeColor="accent4" w:themeTint="66"/>
          <w:insideV w:val="single" w:sz="12" w:space="0" w:color="FFE599" w:themeColor="accent4" w:themeTint="66"/>
        </w:tblBorders>
        <w:tblLook w:val="04A0" w:firstRow="1" w:lastRow="0" w:firstColumn="1" w:lastColumn="0" w:noHBand="0" w:noVBand="1"/>
      </w:tblPr>
      <w:tblGrid>
        <w:gridCol w:w="3936"/>
        <w:gridCol w:w="6246"/>
      </w:tblGrid>
      <w:tr w:rsidR="00851AC2" w14:paraId="46B8BAA4" w14:textId="77777777" w:rsidTr="0003088A">
        <w:trPr>
          <w:trHeight w:val="325"/>
        </w:trPr>
        <w:tc>
          <w:tcPr>
            <w:tcW w:w="10167" w:type="dxa"/>
            <w:gridSpan w:val="2"/>
            <w:tcBorders>
              <w:bottom w:val="single" w:sz="12" w:space="0" w:color="FFD966" w:themeColor="accent4" w:themeTint="99"/>
            </w:tcBorders>
          </w:tcPr>
          <w:p w14:paraId="7B59FFD6" w14:textId="4C1FE986" w:rsidR="00851AC2" w:rsidRDefault="00851AC2" w:rsidP="001A6467">
            <w:pPr>
              <w:spacing w:after="120"/>
              <w:jc w:val="center"/>
              <w:rPr>
                <w:rFonts w:ascii="Times New Roman" w:hAnsi="Times New Roman" w:cs="Times New Roman"/>
                <w:noProof/>
                <w:sz w:val="24"/>
                <w:szCs w:val="24"/>
              </w:rPr>
            </w:pPr>
            <w:r w:rsidRPr="00D579ED">
              <w:rPr>
                <w:rFonts w:ascii="Times New Roman" w:hAnsi="Times New Roman" w:cs="Times New Roman"/>
                <w:b/>
                <w:bCs/>
                <w:color w:val="0070C0"/>
                <w:sz w:val="20"/>
                <w:szCs w:val="20"/>
                <w:lang w:val="en-GB"/>
              </w:rPr>
              <w:t xml:space="preserve">Figure </w:t>
            </w:r>
            <w:proofErr w:type="gramStart"/>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7</w:t>
            </w:r>
            <w:r>
              <w:rPr>
                <w:rFonts w:ascii="Times New Roman" w:hAnsi="Times New Roman" w:cs="Times New Roman"/>
                <w:b/>
                <w:bCs/>
                <w:color w:val="0070C0"/>
                <w:sz w:val="20"/>
                <w:szCs w:val="20"/>
                <w:lang w:val="en-GB"/>
              </w:rPr>
              <w:t>.</w:t>
            </w:r>
            <w:r w:rsidR="00F91B40">
              <w:rPr>
                <w:rFonts w:ascii="Times New Roman" w:hAnsi="Times New Roman" w:cs="Times New Roman"/>
                <w:b/>
                <w:bCs/>
                <w:color w:val="0070C0"/>
                <w:sz w:val="20"/>
                <w:szCs w:val="20"/>
                <w:lang w:val="en-GB"/>
              </w:rPr>
              <w:t>1</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CPI</w:t>
            </w:r>
            <w:proofErr w:type="gramEnd"/>
            <w:r>
              <w:rPr>
                <w:rFonts w:ascii="Times New Roman" w:hAnsi="Times New Roman" w:cs="Times New Roman"/>
                <w:b/>
                <w:bCs/>
                <w:color w:val="0070C0"/>
                <w:sz w:val="20"/>
                <w:szCs w:val="20"/>
                <w:lang w:val="en-GB"/>
              </w:rPr>
              <w:t xml:space="preserve"> headline </w:t>
            </w:r>
            <w:r w:rsidR="001A6467">
              <w:rPr>
                <w:rFonts w:ascii="Times New Roman" w:hAnsi="Times New Roman" w:cs="Times New Roman"/>
                <w:b/>
                <w:bCs/>
                <w:color w:val="0070C0"/>
                <w:sz w:val="20"/>
                <w:szCs w:val="20"/>
                <w:lang w:val="en-GB"/>
              </w:rPr>
              <w:t xml:space="preserve">(Q-on-Q) </w:t>
            </w:r>
            <w:r>
              <w:rPr>
                <w:rFonts w:ascii="Times New Roman" w:hAnsi="Times New Roman" w:cs="Times New Roman"/>
                <w:b/>
                <w:bCs/>
                <w:color w:val="0070C0"/>
                <w:sz w:val="20"/>
                <w:szCs w:val="20"/>
                <w:lang w:val="en-GB"/>
              </w:rPr>
              <w:t xml:space="preserve">and its </w:t>
            </w:r>
            <w:r w:rsidR="001A6467">
              <w:rPr>
                <w:rFonts w:ascii="Times New Roman" w:hAnsi="Times New Roman" w:cs="Times New Roman"/>
                <w:b/>
                <w:bCs/>
                <w:color w:val="0070C0"/>
                <w:sz w:val="20"/>
                <w:szCs w:val="20"/>
                <w:lang w:val="en-GB"/>
              </w:rPr>
              <w:t>de</w:t>
            </w:r>
            <w:r>
              <w:rPr>
                <w:rFonts w:ascii="Times New Roman" w:hAnsi="Times New Roman" w:cs="Times New Roman"/>
                <w:b/>
                <w:bCs/>
                <w:color w:val="0070C0"/>
                <w:sz w:val="20"/>
                <w:szCs w:val="20"/>
                <w:lang w:val="en-GB"/>
              </w:rPr>
              <w:t>compo</w:t>
            </w:r>
            <w:r w:rsidR="001A6467">
              <w:rPr>
                <w:rFonts w:ascii="Times New Roman" w:hAnsi="Times New Roman" w:cs="Times New Roman"/>
                <w:b/>
                <w:bCs/>
                <w:color w:val="0070C0"/>
                <w:sz w:val="20"/>
                <w:szCs w:val="20"/>
                <w:lang w:val="en-GB"/>
              </w:rPr>
              <w:t>sition (Y-on-Y), %</w:t>
            </w:r>
          </w:p>
        </w:tc>
      </w:tr>
      <w:tr w:rsidR="0003088A" w14:paraId="6EB5E54D" w14:textId="77777777" w:rsidTr="00FC71D0">
        <w:trPr>
          <w:trHeight w:val="3986"/>
        </w:trPr>
        <w:tc>
          <w:tcPr>
            <w:tcW w:w="3921"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37DCEFD5" w14:textId="77777777" w:rsidR="0040434A" w:rsidRDefault="00837ACC" w:rsidP="00E67B00">
            <w:pPr>
              <w:spacing w:after="120"/>
              <w:ind w:right="-66"/>
              <w:rPr>
                <w:rFonts w:ascii="Times New Roman" w:hAnsi="Times New Roman" w:cs="Times New Roman"/>
                <w:noProof/>
                <w:sz w:val="24"/>
                <w:szCs w:val="24"/>
                <w:lang w:val="en-GB"/>
              </w:rPr>
            </w:pPr>
            <w:r>
              <w:rPr>
                <w:rFonts w:ascii="Times New Roman" w:hAnsi="Times New Roman" w:cs="Times New Roman"/>
                <w:sz w:val="24"/>
                <w:szCs w:val="24"/>
              </w:rPr>
              <w:t xml:space="preserve">     </w:t>
            </w:r>
            <w:r w:rsidR="00A87DF2">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31E99872" w14:textId="77777777" w:rsidR="0040434A" w:rsidRDefault="0040434A" w:rsidP="00837ACC">
            <w:pPr>
              <w:ind w:right="-66"/>
              <w:rPr>
                <w:rFonts w:ascii="Times New Roman" w:hAnsi="Times New Roman" w:cs="Times New Roman"/>
                <w:sz w:val="24"/>
                <w:szCs w:val="24"/>
              </w:rPr>
            </w:pPr>
          </w:p>
          <w:p w14:paraId="698A0DA0" w14:textId="77777777" w:rsidR="00A87DF2" w:rsidRDefault="009C1CE9" w:rsidP="00837ACC">
            <w:pPr>
              <w:ind w:right="-66"/>
              <w:rPr>
                <w:rFonts w:ascii="Times New Roman" w:hAnsi="Times New Roman" w:cs="Times New Roman"/>
                <w:sz w:val="24"/>
                <w:szCs w:val="24"/>
              </w:rPr>
            </w:pPr>
            <w:r>
              <w:rPr>
                <w:rFonts w:ascii="Times New Roman" w:hAnsi="Times New Roman" w:cs="Times New Roman"/>
                <w:sz w:val="24"/>
                <w:szCs w:val="24"/>
              </w:rPr>
              <w:t xml:space="preserve"> </w:t>
            </w:r>
            <w:r w:rsidR="0003088A">
              <w:rPr>
                <w:rFonts w:ascii="Times New Roman" w:hAnsi="Times New Roman" w:cs="Times New Roman"/>
                <w:noProof/>
                <w:sz w:val="24"/>
                <w:szCs w:val="24"/>
              </w:rPr>
              <w:drawing>
                <wp:inline distT="0" distB="0" distL="0" distR="0" wp14:anchorId="6B3FC345" wp14:editId="1525C338">
                  <wp:extent cx="2362200" cy="2230120"/>
                  <wp:effectExtent l="0" t="0" r="0" b="0"/>
                  <wp:docPr id="56498210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82106" name="Picture 564982106"/>
                          <pic:cNvPicPr/>
                        </pic:nvPicPr>
                        <pic:blipFill>
                          <a:blip r:embed="rId82">
                            <a:extLst>
                              <a:ext uri="{28A0092B-C50C-407E-A947-70E740481C1C}">
                                <a14:useLocalDpi xmlns:a14="http://schemas.microsoft.com/office/drawing/2010/main" val="0"/>
                              </a:ext>
                            </a:extLst>
                          </a:blip>
                          <a:stretch>
                            <a:fillRect/>
                          </a:stretch>
                        </pic:blipFill>
                        <pic:spPr>
                          <a:xfrm>
                            <a:off x="0" y="0"/>
                            <a:ext cx="2395827" cy="2261867"/>
                          </a:xfrm>
                          <a:prstGeom prst="rect">
                            <a:avLst/>
                          </a:prstGeom>
                        </pic:spPr>
                      </pic:pic>
                    </a:graphicData>
                  </a:graphic>
                </wp:inline>
              </w:drawing>
            </w:r>
          </w:p>
        </w:tc>
        <w:tc>
          <w:tcPr>
            <w:tcW w:w="6246"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7039A683" w14:textId="77777777" w:rsidR="00DD35A2" w:rsidRDefault="00837ACC" w:rsidP="00851AC2">
            <w:pPr>
              <w:rPr>
                <w:rFonts w:ascii="Times New Roman" w:hAnsi="Times New Roman" w:cs="Times New Roman"/>
                <w:sz w:val="24"/>
                <w:szCs w:val="24"/>
              </w:rPr>
            </w:pPr>
            <w:r>
              <w:rPr>
                <w:rFonts w:ascii="Times New Roman" w:hAnsi="Times New Roman" w:cs="Times New Roman"/>
                <w:noProof/>
                <w:sz w:val="24"/>
                <w:szCs w:val="24"/>
              </w:rPr>
              <w:t xml:space="preserve"> </w:t>
            </w:r>
            <w:r w:rsidR="0003088A">
              <w:rPr>
                <w:rFonts w:ascii="Times New Roman" w:hAnsi="Times New Roman" w:cs="Times New Roman"/>
                <w:noProof/>
                <w:sz w:val="24"/>
                <w:szCs w:val="24"/>
              </w:rPr>
              <w:drawing>
                <wp:inline distT="0" distB="0" distL="0" distR="0" wp14:anchorId="2CA5B448" wp14:editId="17632AD1">
                  <wp:extent cx="3823200" cy="2980640"/>
                  <wp:effectExtent l="0" t="0" r="6350" b="0"/>
                  <wp:docPr id="154018676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86763" name="Picture 1540186763"/>
                          <pic:cNvPicPr/>
                        </pic:nvPicPr>
                        <pic:blipFill>
                          <a:blip r:embed="rId83">
                            <a:extLst>
                              <a:ext uri="{28A0092B-C50C-407E-A947-70E740481C1C}">
                                <a14:useLocalDpi xmlns:a14="http://schemas.microsoft.com/office/drawing/2010/main" val="0"/>
                              </a:ext>
                            </a:extLst>
                          </a:blip>
                          <a:stretch>
                            <a:fillRect/>
                          </a:stretch>
                        </pic:blipFill>
                        <pic:spPr>
                          <a:xfrm>
                            <a:off x="0" y="0"/>
                            <a:ext cx="3840890" cy="2994432"/>
                          </a:xfrm>
                          <a:prstGeom prst="rect">
                            <a:avLst/>
                          </a:prstGeom>
                        </pic:spPr>
                      </pic:pic>
                    </a:graphicData>
                  </a:graphic>
                </wp:inline>
              </w:drawing>
            </w:r>
          </w:p>
        </w:tc>
      </w:tr>
    </w:tbl>
    <w:p w14:paraId="532AA299" w14:textId="77777777" w:rsidR="00A87DF2" w:rsidRDefault="00A87DF2" w:rsidP="009F66F4">
      <w:pPr>
        <w:spacing w:before="120" w:after="120"/>
        <w:rPr>
          <w:rFonts w:ascii="Times New Roman" w:hAnsi="Times New Roman" w:cs="Times New Roman"/>
          <w:sz w:val="24"/>
          <w:szCs w:val="24"/>
          <w:lang w:val="en-GB"/>
        </w:rPr>
      </w:pPr>
    </w:p>
    <w:p w14:paraId="25ACA984" w14:textId="446B026F" w:rsidR="00CE04C1" w:rsidRDefault="00CE04C1">
      <w:pPr>
        <w:rPr>
          <w:rFonts w:ascii="Times New Roman" w:hAnsi="Times New Roman" w:cs="Times New Roman"/>
          <w:sz w:val="24"/>
          <w:szCs w:val="24"/>
          <w:lang w:val="en-GB"/>
        </w:rPr>
      </w:pPr>
      <w:r>
        <w:rPr>
          <w:rFonts w:ascii="Times New Roman" w:hAnsi="Times New Roman" w:cs="Times New Roman"/>
          <w:sz w:val="24"/>
          <w:szCs w:val="24"/>
          <w:lang w:val="en-GB"/>
        </w:rPr>
        <w:br w:type="page"/>
      </w:r>
      <w:r w:rsidR="007C6186">
        <w:rPr>
          <w:rFonts w:ascii="Times New Roman" w:hAnsi="Times New Roman" w:cs="Times New Roman"/>
          <w:sz w:val="24"/>
          <w:szCs w:val="24"/>
          <w:lang w:val="en-GB"/>
        </w:rPr>
        <w:lastRenderedPageBreak/>
        <w:tab/>
      </w:r>
    </w:p>
    <w:tbl>
      <w:tblPr>
        <w:tblStyle w:val="TableGrid"/>
        <w:tblW w:w="10690" w:type="dxa"/>
        <w:tblInd w:w="60" w:type="dxa"/>
        <w:tbl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insideH w:val="single" w:sz="18" w:space="0" w:color="FFD966" w:themeColor="accent4" w:themeTint="99"/>
          <w:insideV w:val="single" w:sz="18" w:space="0" w:color="FFD966" w:themeColor="accent4" w:themeTint="99"/>
        </w:tblBorders>
        <w:tblLook w:val="04A0" w:firstRow="1" w:lastRow="0" w:firstColumn="1" w:lastColumn="0" w:noHBand="0" w:noVBand="1"/>
      </w:tblPr>
      <w:tblGrid>
        <w:gridCol w:w="3470"/>
        <w:gridCol w:w="3614"/>
        <w:gridCol w:w="3606"/>
      </w:tblGrid>
      <w:tr w:rsidR="00D13D0B" w14:paraId="6ED4B2DC" w14:textId="77777777" w:rsidTr="00FC71D0">
        <w:trPr>
          <w:trHeight w:val="330"/>
        </w:trPr>
        <w:tc>
          <w:tcPr>
            <w:tcW w:w="10690" w:type="dxa"/>
            <w:gridSpan w:val="3"/>
          </w:tcPr>
          <w:p w14:paraId="6BEFEFF0" w14:textId="77777777" w:rsidR="00D13D0B" w:rsidRDefault="00CE04C1" w:rsidP="00CE04C1">
            <w:pPr>
              <w:jc w:val="center"/>
              <w:rPr>
                <w:rFonts w:ascii="Times New Roman" w:hAnsi="Times New Roman" w:cs="Times New Roman"/>
                <w:noProof/>
                <w:sz w:val="24"/>
                <w:szCs w:val="24"/>
                <w:lang w:val="en-GB"/>
              </w:rPr>
            </w:pPr>
            <w:r w:rsidRPr="00D579ED">
              <w:rPr>
                <w:rFonts w:ascii="Times New Roman" w:hAnsi="Times New Roman" w:cs="Times New Roman"/>
                <w:b/>
                <w:bCs/>
                <w:color w:val="0070C0"/>
                <w:sz w:val="20"/>
                <w:szCs w:val="20"/>
                <w:lang w:val="en-GB"/>
              </w:rPr>
              <w:t xml:space="preserve">Figure </w:t>
            </w:r>
            <w:proofErr w:type="gramStart"/>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7</w:t>
            </w:r>
            <w:r>
              <w:rPr>
                <w:rFonts w:ascii="Times New Roman" w:hAnsi="Times New Roman" w:cs="Times New Roman"/>
                <w:b/>
                <w:bCs/>
                <w:color w:val="0070C0"/>
                <w:sz w:val="20"/>
                <w:szCs w:val="20"/>
                <w:lang w:val="en-GB"/>
              </w:rPr>
              <w:t>.</w:t>
            </w:r>
            <w:r w:rsidR="00F91B40">
              <w:rPr>
                <w:rFonts w:ascii="Times New Roman" w:hAnsi="Times New Roman" w:cs="Times New Roman"/>
                <w:b/>
                <w:bCs/>
                <w:color w:val="0070C0"/>
                <w:sz w:val="20"/>
                <w:szCs w:val="20"/>
                <w:lang w:val="en-GB"/>
              </w:rPr>
              <w:t xml:space="preserve">2 </w:t>
            </w:r>
            <w:r w:rsidRPr="00D579ED">
              <w:rPr>
                <w:rFonts w:ascii="Times New Roman" w:hAnsi="Times New Roman" w:cs="Times New Roman"/>
                <w:b/>
                <w:bCs/>
                <w:color w:val="0070C0"/>
                <w:sz w:val="20"/>
                <w:szCs w:val="20"/>
                <w:lang w:val="en-GB"/>
              </w:rPr>
              <w:t xml:space="preserve"> </w:t>
            </w:r>
            <w:r w:rsidR="00D13D0B" w:rsidRPr="00CE04C1">
              <w:rPr>
                <w:rFonts w:ascii="Times New Roman" w:hAnsi="Times New Roman" w:cs="Times New Roman"/>
                <w:b/>
                <w:bCs/>
                <w:color w:val="0070C0"/>
                <w:sz w:val="20"/>
                <w:szCs w:val="20"/>
                <w:lang w:val="en-GB"/>
              </w:rPr>
              <w:t>Infl</w:t>
            </w:r>
            <w:r w:rsidRPr="00CE04C1">
              <w:rPr>
                <w:rFonts w:ascii="Times New Roman" w:hAnsi="Times New Roman" w:cs="Times New Roman"/>
                <w:b/>
                <w:bCs/>
                <w:color w:val="0070C0"/>
                <w:sz w:val="20"/>
                <w:szCs w:val="20"/>
                <w:lang w:val="en-GB"/>
              </w:rPr>
              <w:t>a</w:t>
            </w:r>
            <w:r w:rsidR="00D13D0B" w:rsidRPr="00CE04C1">
              <w:rPr>
                <w:rFonts w:ascii="Times New Roman" w:hAnsi="Times New Roman" w:cs="Times New Roman"/>
                <w:b/>
                <w:bCs/>
                <w:color w:val="0070C0"/>
                <w:sz w:val="20"/>
                <w:szCs w:val="20"/>
                <w:lang w:val="en-GB"/>
              </w:rPr>
              <w:t>tion</w:t>
            </w:r>
            <w:proofErr w:type="gramEnd"/>
            <w:r w:rsidR="00D13D0B" w:rsidRPr="00CE04C1">
              <w:rPr>
                <w:rFonts w:ascii="Times New Roman" w:hAnsi="Times New Roman" w:cs="Times New Roman"/>
                <w:b/>
                <w:bCs/>
                <w:color w:val="0070C0"/>
                <w:sz w:val="20"/>
                <w:szCs w:val="20"/>
                <w:lang w:val="en-GB"/>
              </w:rPr>
              <w:t xml:space="preserve"> components: core, food, </w:t>
            </w:r>
            <w:r w:rsidR="007F2FC6">
              <w:rPr>
                <w:rFonts w:ascii="Times New Roman" w:hAnsi="Times New Roman" w:cs="Times New Roman"/>
                <w:b/>
                <w:bCs/>
                <w:color w:val="0070C0"/>
                <w:sz w:val="20"/>
                <w:szCs w:val="20"/>
                <w:lang w:val="en-GB"/>
              </w:rPr>
              <w:t xml:space="preserve">and </w:t>
            </w:r>
            <w:r w:rsidR="00D13D0B" w:rsidRPr="00CE04C1">
              <w:rPr>
                <w:rFonts w:ascii="Times New Roman" w:hAnsi="Times New Roman" w:cs="Times New Roman"/>
                <w:b/>
                <w:bCs/>
                <w:color w:val="0070C0"/>
                <w:sz w:val="20"/>
                <w:szCs w:val="20"/>
                <w:lang w:val="en-GB"/>
              </w:rPr>
              <w:t>energy, Q-on-Q annualized, %)</w:t>
            </w:r>
          </w:p>
        </w:tc>
      </w:tr>
      <w:tr w:rsidR="00C11ED1" w14:paraId="68493670" w14:textId="77777777" w:rsidTr="00FC71D0">
        <w:trPr>
          <w:trHeight w:val="3081"/>
        </w:trPr>
        <w:tc>
          <w:tcPr>
            <w:tcW w:w="3470" w:type="dxa"/>
          </w:tcPr>
          <w:p w14:paraId="70DE98AE" w14:textId="77777777" w:rsidR="00331BD4" w:rsidRDefault="00862036" w:rsidP="00D13D0B">
            <w:pPr>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85229A">
              <w:rPr>
                <w:rFonts w:ascii="Times New Roman" w:hAnsi="Times New Roman" w:cs="Times New Roman"/>
                <w:sz w:val="24"/>
                <w:szCs w:val="24"/>
                <w:lang w:val="en-GB"/>
              </w:rPr>
              <w:t xml:space="preserve"> </w:t>
            </w:r>
            <w:r w:rsidR="00D13D0B">
              <w:rPr>
                <w:rFonts w:ascii="Times New Roman" w:hAnsi="Times New Roman" w:cs="Times New Roman"/>
                <w:noProof/>
                <w:sz w:val="24"/>
                <w:szCs w:val="24"/>
                <w:lang w:val="en-GB"/>
              </w:rPr>
              <w:drawing>
                <wp:inline distT="0" distB="0" distL="0" distR="0" wp14:anchorId="24FC732E" wp14:editId="03DB810F">
                  <wp:extent cx="2066290" cy="1574805"/>
                  <wp:effectExtent l="0" t="0" r="0" b="6350"/>
                  <wp:docPr id="727573083" name="Picture 9"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73083" name="Picture 9" descr="A graph with orange line&#10;&#10;Description automatically generated"/>
                          <pic:cNvPicPr/>
                        </pic:nvPicPr>
                        <pic:blipFill>
                          <a:blip r:embed="rId84">
                            <a:extLst>
                              <a:ext uri="{28A0092B-C50C-407E-A947-70E740481C1C}">
                                <a14:useLocalDpi xmlns:a14="http://schemas.microsoft.com/office/drawing/2010/main" val="0"/>
                              </a:ext>
                            </a:extLst>
                          </a:blip>
                          <a:stretch>
                            <a:fillRect/>
                          </a:stretch>
                        </pic:blipFill>
                        <pic:spPr>
                          <a:xfrm>
                            <a:off x="0" y="0"/>
                            <a:ext cx="2068570" cy="1576543"/>
                          </a:xfrm>
                          <a:prstGeom prst="rect">
                            <a:avLst/>
                          </a:prstGeom>
                        </pic:spPr>
                      </pic:pic>
                    </a:graphicData>
                  </a:graphic>
                </wp:inline>
              </w:drawing>
            </w:r>
          </w:p>
        </w:tc>
        <w:tc>
          <w:tcPr>
            <w:tcW w:w="3614" w:type="dxa"/>
          </w:tcPr>
          <w:p w14:paraId="269447AB" w14:textId="77777777" w:rsidR="00A87DF2" w:rsidRDefault="00D13D0B" w:rsidP="00223CB0">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16F2CBA8" wp14:editId="7B7BB023">
                  <wp:extent cx="2157730" cy="1809065"/>
                  <wp:effectExtent l="0" t="0" r="0" b="1270"/>
                  <wp:docPr id="117234333" name="Picture 10" descr="A graph with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4333" name="Picture 10" descr="A graph with orange lines&#10;&#10;Description automatically generated"/>
                          <pic:cNvPicPr/>
                        </pic:nvPicPr>
                        <pic:blipFill>
                          <a:blip r:embed="rId85">
                            <a:extLst>
                              <a:ext uri="{28A0092B-C50C-407E-A947-70E740481C1C}">
                                <a14:useLocalDpi xmlns:a14="http://schemas.microsoft.com/office/drawing/2010/main" val="0"/>
                              </a:ext>
                            </a:extLst>
                          </a:blip>
                          <a:stretch>
                            <a:fillRect/>
                          </a:stretch>
                        </pic:blipFill>
                        <pic:spPr>
                          <a:xfrm>
                            <a:off x="0" y="0"/>
                            <a:ext cx="2164669" cy="1814883"/>
                          </a:xfrm>
                          <a:prstGeom prst="rect">
                            <a:avLst/>
                          </a:prstGeom>
                        </pic:spPr>
                      </pic:pic>
                    </a:graphicData>
                  </a:graphic>
                </wp:inline>
              </w:drawing>
            </w:r>
          </w:p>
        </w:tc>
        <w:tc>
          <w:tcPr>
            <w:tcW w:w="3606" w:type="dxa"/>
          </w:tcPr>
          <w:p w14:paraId="218E39B9" w14:textId="77777777" w:rsidR="00A87DF2" w:rsidRDefault="00D13D0B" w:rsidP="00223CB0">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53213330" wp14:editId="3BB597AC">
                  <wp:extent cx="2148519" cy="1828800"/>
                  <wp:effectExtent l="0" t="0" r="4445" b="0"/>
                  <wp:docPr id="512813910" name="Picture 11" descr="A graph with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13910" name="Picture 11" descr="A graph with orange lines&#10;&#10;Description automatically generated"/>
                          <pic:cNvPicPr/>
                        </pic:nvPicPr>
                        <pic:blipFill>
                          <a:blip r:embed="rId86">
                            <a:extLst>
                              <a:ext uri="{28A0092B-C50C-407E-A947-70E740481C1C}">
                                <a14:useLocalDpi xmlns:a14="http://schemas.microsoft.com/office/drawing/2010/main" val="0"/>
                              </a:ext>
                            </a:extLst>
                          </a:blip>
                          <a:stretch>
                            <a:fillRect/>
                          </a:stretch>
                        </pic:blipFill>
                        <pic:spPr>
                          <a:xfrm>
                            <a:off x="0" y="0"/>
                            <a:ext cx="2150724" cy="1830677"/>
                          </a:xfrm>
                          <a:prstGeom prst="rect">
                            <a:avLst/>
                          </a:prstGeom>
                        </pic:spPr>
                      </pic:pic>
                    </a:graphicData>
                  </a:graphic>
                </wp:inline>
              </w:drawing>
            </w:r>
          </w:p>
        </w:tc>
      </w:tr>
    </w:tbl>
    <w:p w14:paraId="5BBA446C" w14:textId="77777777" w:rsidR="009A51EE" w:rsidRDefault="009A51EE" w:rsidP="009F66F4">
      <w:pPr>
        <w:spacing w:after="120"/>
        <w:rPr>
          <w:rFonts w:ascii="Times New Roman" w:hAnsi="Times New Roman" w:cs="Times New Roman"/>
          <w:sz w:val="24"/>
          <w:szCs w:val="24"/>
        </w:rPr>
      </w:pPr>
    </w:p>
    <w:p w14:paraId="13DFC5FE" w14:textId="671F7810" w:rsidR="00A50FC2" w:rsidRDefault="00837ACC" w:rsidP="009F66F4">
      <w:pPr>
        <w:spacing w:after="120"/>
        <w:rPr>
          <w:rFonts w:ascii="Times New Roman" w:hAnsi="Times New Roman" w:cs="Times New Roman"/>
          <w:sz w:val="24"/>
          <w:szCs w:val="24"/>
          <w:lang w:val="en-GB"/>
        </w:rPr>
      </w:pPr>
      <w:r w:rsidRPr="001F1F7C">
        <w:rPr>
          <w:rFonts w:ascii="Times New Roman" w:hAnsi="Times New Roman" w:cs="Times New Roman"/>
          <w:sz w:val="24"/>
          <w:szCs w:val="24"/>
        </w:rPr>
        <w:t>The</w:t>
      </w:r>
      <w:r w:rsidRPr="001F1F7C">
        <w:rPr>
          <w:rFonts w:ascii="Times New Roman" w:hAnsi="Times New Roman" w:cs="Times New Roman"/>
          <w:sz w:val="24"/>
          <w:szCs w:val="24"/>
          <w:lang w:val="en-GB"/>
        </w:rPr>
        <w:t xml:space="preserve"> </w:t>
      </w:r>
      <w:r w:rsidR="00C11ED1" w:rsidRPr="00B8340A">
        <w:rPr>
          <w:rFonts w:ascii="Times New Roman" w:hAnsi="Times New Roman" w:cs="Times New Roman"/>
          <w:b/>
          <w:bCs/>
          <w:color w:val="0070C0"/>
          <w:sz w:val="24"/>
          <w:szCs w:val="24"/>
          <w:lang w:val="en-GB"/>
        </w:rPr>
        <w:t>core</w:t>
      </w:r>
      <w:r w:rsidR="00C11ED1" w:rsidRPr="00B8340A">
        <w:rPr>
          <w:rFonts w:ascii="Times New Roman" w:hAnsi="Times New Roman" w:cs="Times New Roman"/>
          <w:color w:val="0070C0"/>
          <w:sz w:val="24"/>
          <w:szCs w:val="24"/>
          <w:lang w:val="en-GB"/>
        </w:rPr>
        <w:t xml:space="preserve"> </w:t>
      </w:r>
      <w:r w:rsidR="00A50FC2" w:rsidRPr="00B8340A">
        <w:rPr>
          <w:rFonts w:ascii="Times New Roman" w:hAnsi="Times New Roman" w:cs="Times New Roman"/>
          <w:b/>
          <w:bCs/>
          <w:color w:val="0070C0"/>
          <w:sz w:val="24"/>
          <w:szCs w:val="24"/>
          <w:lang w:val="en-GB"/>
        </w:rPr>
        <w:t>inflation</w:t>
      </w:r>
      <w:r w:rsidR="000477D7" w:rsidRPr="00F04B25">
        <w:rPr>
          <w:rFonts w:ascii="Times New Roman" w:hAnsi="Times New Roman" w:cs="Times New Roman"/>
          <w:b/>
          <w:bCs/>
          <w:color w:val="0070C0"/>
          <w:sz w:val="24"/>
          <w:szCs w:val="24"/>
          <w:lang w:val="en-GB"/>
        </w:rPr>
        <w:t xml:space="preserve"> </w:t>
      </w:r>
      <w:r w:rsidR="001F1F7C" w:rsidRPr="00F04B25">
        <w:rPr>
          <w:rFonts w:ascii="Times New Roman" w:hAnsi="Times New Roman" w:cs="Times New Roman"/>
          <w:b/>
          <w:bCs/>
          <w:color w:val="0070C0"/>
          <w:sz w:val="24"/>
          <w:szCs w:val="24"/>
          <w:lang w:val="en-GB"/>
        </w:rPr>
        <w:t>forecast</w:t>
      </w:r>
      <w:r w:rsidR="001F1F7C" w:rsidRPr="00F04B25">
        <w:rPr>
          <w:rFonts w:ascii="Times New Roman" w:hAnsi="Times New Roman" w:cs="Times New Roman"/>
          <w:sz w:val="24"/>
          <w:szCs w:val="24"/>
          <w:lang w:val="en-GB"/>
        </w:rPr>
        <w:t xml:space="preserve"> </w:t>
      </w:r>
      <w:r w:rsidR="00B8340A" w:rsidRPr="00B8340A">
        <w:rPr>
          <w:rFonts w:ascii="Times New Roman" w:hAnsi="Times New Roman" w:cs="Times New Roman"/>
          <w:color w:val="000000" w:themeColor="text1"/>
          <w:sz w:val="24"/>
          <w:szCs w:val="24"/>
          <w:lang w:val="en-GB"/>
        </w:rPr>
        <w:t>of a gradual d</w:t>
      </w:r>
      <w:r w:rsidR="00C11B47">
        <w:rPr>
          <w:rFonts w:ascii="Times New Roman" w:hAnsi="Times New Roman" w:cs="Times New Roman"/>
          <w:color w:val="000000" w:themeColor="text1"/>
          <w:sz w:val="24"/>
          <w:szCs w:val="24"/>
          <w:lang w:val="en-GB"/>
        </w:rPr>
        <w:t>rop</w:t>
      </w:r>
      <w:r w:rsidR="00B8340A" w:rsidRPr="00B8340A">
        <w:rPr>
          <w:rFonts w:ascii="Times New Roman" w:hAnsi="Times New Roman" w:cs="Times New Roman"/>
          <w:color w:val="000000" w:themeColor="text1"/>
          <w:sz w:val="24"/>
          <w:szCs w:val="24"/>
          <w:lang w:val="en-GB"/>
        </w:rPr>
        <w:t xml:space="preserve"> </w:t>
      </w:r>
      <w:r w:rsidR="001F1F7C">
        <w:rPr>
          <w:rFonts w:ascii="Times New Roman" w:hAnsi="Times New Roman" w:cs="Times New Roman"/>
          <w:sz w:val="24"/>
          <w:szCs w:val="24"/>
          <w:lang w:val="en-GB"/>
        </w:rPr>
        <w:t>is driven by</w:t>
      </w:r>
      <w:r>
        <w:rPr>
          <w:rFonts w:ascii="Times New Roman" w:hAnsi="Times New Roman" w:cs="Times New Roman"/>
          <w:sz w:val="24"/>
          <w:szCs w:val="24"/>
          <w:lang w:val="en-GB"/>
        </w:rPr>
        <w:t xml:space="preserve"> inflationary expectations</w:t>
      </w:r>
      <w:r w:rsidR="00EE576F">
        <w:rPr>
          <w:rFonts w:ascii="Times New Roman" w:hAnsi="Times New Roman" w:cs="Times New Roman"/>
          <w:sz w:val="24"/>
          <w:szCs w:val="24"/>
          <w:lang w:val="en-GB"/>
        </w:rPr>
        <w:t>,</w:t>
      </w:r>
      <w:r>
        <w:rPr>
          <w:rFonts w:ascii="Times New Roman" w:hAnsi="Times New Roman" w:cs="Times New Roman"/>
          <w:sz w:val="24"/>
          <w:szCs w:val="24"/>
          <w:lang w:val="en-GB"/>
        </w:rPr>
        <w:t xml:space="preserve"> small </w:t>
      </w:r>
      <w:r w:rsidR="009A51EE">
        <w:rPr>
          <w:rFonts w:ascii="Times New Roman" w:hAnsi="Times New Roman" w:cs="Times New Roman"/>
          <w:sz w:val="24"/>
          <w:szCs w:val="24"/>
          <w:lang w:val="en-GB"/>
        </w:rPr>
        <w:t>up</w:t>
      </w:r>
      <w:r w:rsidR="005E3074">
        <w:rPr>
          <w:rFonts w:ascii="Times New Roman" w:hAnsi="Times New Roman" w:cs="Times New Roman"/>
          <w:sz w:val="24"/>
          <w:szCs w:val="24"/>
          <w:lang w:val="en-GB"/>
        </w:rPr>
        <w:t>ward</w:t>
      </w:r>
      <w:r w:rsidR="00EE576F">
        <w:rPr>
          <w:rFonts w:ascii="Times New Roman" w:hAnsi="Times New Roman" w:cs="Times New Roman"/>
          <w:sz w:val="24"/>
          <w:szCs w:val="24"/>
          <w:lang w:val="en-GB"/>
        </w:rPr>
        <w:t xml:space="preserve"> </w:t>
      </w:r>
      <w:r>
        <w:rPr>
          <w:rFonts w:ascii="Times New Roman" w:hAnsi="Times New Roman" w:cs="Times New Roman"/>
          <w:sz w:val="24"/>
          <w:szCs w:val="24"/>
          <w:lang w:val="en-GB"/>
        </w:rPr>
        <w:t>direct effect</w:t>
      </w:r>
      <w:r w:rsidR="009A51EE">
        <w:rPr>
          <w:rFonts w:ascii="Times New Roman" w:hAnsi="Times New Roman" w:cs="Times New Roman"/>
          <w:sz w:val="24"/>
          <w:szCs w:val="24"/>
          <w:lang w:val="en-GB"/>
        </w:rPr>
        <w:t>s</w:t>
      </w:r>
      <w:r>
        <w:rPr>
          <w:rFonts w:ascii="Times New Roman" w:hAnsi="Times New Roman" w:cs="Times New Roman"/>
          <w:sz w:val="24"/>
          <w:szCs w:val="24"/>
          <w:lang w:val="en-GB"/>
        </w:rPr>
        <w:t xml:space="preserve"> of import prices</w:t>
      </w:r>
      <w:r w:rsidR="001F1F7C">
        <w:rPr>
          <w:rFonts w:ascii="Times New Roman" w:hAnsi="Times New Roman" w:cs="Times New Roman"/>
          <w:sz w:val="24"/>
          <w:szCs w:val="24"/>
          <w:lang w:val="en-GB"/>
        </w:rPr>
        <w:t xml:space="preserve"> </w:t>
      </w:r>
      <w:r w:rsidR="009A51EE">
        <w:rPr>
          <w:rFonts w:ascii="Times New Roman" w:hAnsi="Times New Roman" w:cs="Times New Roman"/>
          <w:sz w:val="24"/>
          <w:szCs w:val="24"/>
          <w:lang w:val="en-GB"/>
        </w:rPr>
        <w:t xml:space="preserve">and REER (both reflecting exchange rate depreciation), </w:t>
      </w:r>
      <w:r w:rsidR="006A7175">
        <w:rPr>
          <w:rFonts w:ascii="Times New Roman" w:hAnsi="Times New Roman" w:cs="Times New Roman"/>
          <w:sz w:val="24"/>
          <w:szCs w:val="24"/>
          <w:lang w:val="en-GB"/>
        </w:rPr>
        <w:t xml:space="preserve">a small downward </w:t>
      </w:r>
      <w:r w:rsidR="00891167">
        <w:rPr>
          <w:rFonts w:ascii="Times New Roman" w:hAnsi="Times New Roman" w:cs="Times New Roman"/>
          <w:sz w:val="24"/>
          <w:szCs w:val="24"/>
          <w:lang w:val="en-GB"/>
        </w:rPr>
        <w:t xml:space="preserve">effect </w:t>
      </w:r>
      <w:r w:rsidR="006A7175">
        <w:rPr>
          <w:rFonts w:ascii="Times New Roman" w:hAnsi="Times New Roman" w:cs="Times New Roman"/>
          <w:sz w:val="24"/>
          <w:szCs w:val="24"/>
          <w:lang w:val="en-GB"/>
        </w:rPr>
        <w:t xml:space="preserve">of </w:t>
      </w:r>
      <w:r w:rsidR="009A51EE">
        <w:rPr>
          <w:rFonts w:ascii="Times New Roman" w:hAnsi="Times New Roman" w:cs="Times New Roman"/>
          <w:sz w:val="24"/>
          <w:szCs w:val="24"/>
          <w:lang w:val="en-GB"/>
        </w:rPr>
        <w:t xml:space="preserve">persisting </w:t>
      </w:r>
      <w:r w:rsidR="006A7175">
        <w:rPr>
          <w:rFonts w:ascii="Times New Roman" w:hAnsi="Times New Roman" w:cs="Times New Roman"/>
          <w:sz w:val="24"/>
          <w:szCs w:val="24"/>
          <w:lang w:val="en-GB"/>
        </w:rPr>
        <w:t xml:space="preserve">post-Covid </w:t>
      </w:r>
      <w:r w:rsidR="00EE576F">
        <w:rPr>
          <w:rFonts w:ascii="Times New Roman" w:hAnsi="Times New Roman" w:cs="Times New Roman"/>
          <w:sz w:val="24"/>
          <w:szCs w:val="24"/>
          <w:lang w:val="en-GB"/>
        </w:rPr>
        <w:t xml:space="preserve">negative </w:t>
      </w:r>
      <w:r w:rsidR="006A7175">
        <w:rPr>
          <w:rFonts w:ascii="Times New Roman" w:hAnsi="Times New Roman" w:cs="Times New Roman"/>
          <w:sz w:val="24"/>
          <w:szCs w:val="24"/>
          <w:lang w:val="en-GB"/>
        </w:rPr>
        <w:t xml:space="preserve">output gap, and </w:t>
      </w:r>
      <w:r w:rsidR="009A51EE">
        <w:rPr>
          <w:rFonts w:ascii="Times New Roman" w:hAnsi="Times New Roman" w:cs="Times New Roman"/>
          <w:sz w:val="24"/>
          <w:szCs w:val="24"/>
          <w:lang w:val="en-GB"/>
        </w:rPr>
        <w:t xml:space="preserve">the gradual subsiding of </w:t>
      </w:r>
      <w:r w:rsidR="006A7175">
        <w:rPr>
          <w:rFonts w:ascii="Times New Roman" w:hAnsi="Times New Roman" w:cs="Times New Roman"/>
          <w:sz w:val="24"/>
          <w:szCs w:val="24"/>
          <w:lang w:val="en-GB"/>
        </w:rPr>
        <w:t>shocks</w:t>
      </w:r>
      <w:r w:rsidR="009A51EE">
        <w:rPr>
          <w:rFonts w:ascii="Times New Roman" w:hAnsi="Times New Roman" w:cs="Times New Roman"/>
          <w:sz w:val="24"/>
          <w:szCs w:val="24"/>
          <w:lang w:val="en-GB"/>
        </w:rPr>
        <w:t xml:space="preserve">, tuned to last for only 2023Q4 </w:t>
      </w:r>
      <w:r w:rsidR="00891167">
        <w:rPr>
          <w:rFonts w:ascii="Times New Roman" w:hAnsi="Times New Roman" w:cs="Times New Roman"/>
          <w:sz w:val="24"/>
          <w:szCs w:val="24"/>
          <w:lang w:val="en-GB"/>
        </w:rPr>
        <w:t>(</w:t>
      </w:r>
      <w:r w:rsidR="00891167">
        <w:rPr>
          <w:rFonts w:ascii="Times New Roman" w:hAnsi="Times New Roman" w:cs="Times New Roman"/>
          <w:b/>
          <w:bCs/>
          <w:color w:val="0070C0"/>
          <w:sz w:val="24"/>
          <w:szCs w:val="24"/>
          <w:lang w:val="en-GB"/>
        </w:rPr>
        <w:t>Figure 1</w:t>
      </w:r>
      <w:r w:rsidR="001949B6">
        <w:rPr>
          <w:rFonts w:ascii="Times New Roman" w:hAnsi="Times New Roman" w:cs="Times New Roman"/>
          <w:b/>
          <w:bCs/>
          <w:color w:val="0070C0"/>
          <w:sz w:val="24"/>
          <w:szCs w:val="24"/>
          <w:lang w:val="en-GB"/>
        </w:rPr>
        <w:t>8</w:t>
      </w:r>
      <w:r w:rsidR="00891167">
        <w:rPr>
          <w:rFonts w:ascii="Times New Roman" w:hAnsi="Times New Roman" w:cs="Times New Roman"/>
          <w:b/>
          <w:bCs/>
          <w:color w:val="0070C0"/>
          <w:sz w:val="24"/>
          <w:szCs w:val="24"/>
          <w:lang w:val="en-GB"/>
        </w:rPr>
        <w:t>)</w:t>
      </w:r>
      <w:r w:rsidR="00891167" w:rsidRPr="007356D9">
        <w:rPr>
          <w:rFonts w:ascii="Times New Roman" w:hAnsi="Times New Roman" w:cs="Times New Roman"/>
          <w:sz w:val="24"/>
          <w:szCs w:val="24"/>
          <w:lang w:val="en-GB"/>
        </w:rPr>
        <w:t>.</w:t>
      </w:r>
      <w:r w:rsidR="00B8340A">
        <w:rPr>
          <w:rFonts w:ascii="Times New Roman" w:hAnsi="Times New Roman" w:cs="Times New Roman"/>
          <w:sz w:val="24"/>
          <w:szCs w:val="24"/>
          <w:lang w:val="en-GB"/>
        </w:rPr>
        <w:t xml:space="preserve"> Core inflation rate falls slightly below its target of 4.5% in mid-2025 due to the down-pull from remaining negative output gap</w:t>
      </w:r>
      <w:r w:rsidR="00C11B47">
        <w:rPr>
          <w:rFonts w:ascii="Times New Roman" w:hAnsi="Times New Roman" w:cs="Times New Roman"/>
          <w:sz w:val="24"/>
          <w:szCs w:val="24"/>
          <w:lang w:val="en-GB"/>
        </w:rPr>
        <w:t xml:space="preserve">, </w:t>
      </w:r>
      <w:r w:rsidR="00C11B47" w:rsidRPr="001A6467">
        <w:rPr>
          <w:rFonts w:ascii="Times New Roman" w:hAnsi="Times New Roman" w:cs="Times New Roman"/>
          <w:sz w:val="24"/>
          <w:szCs w:val="24"/>
          <w:lang w:val="en-GB"/>
        </w:rPr>
        <w:t>then somewhat overshoots 2026-27 (to.5.5%) as a small positive output gap emerges</w:t>
      </w:r>
      <w:r w:rsidR="00522633">
        <w:rPr>
          <w:rFonts w:ascii="Times New Roman" w:hAnsi="Times New Roman" w:cs="Times New Roman"/>
          <w:sz w:val="24"/>
          <w:szCs w:val="24"/>
          <w:lang w:val="en-GB"/>
        </w:rPr>
        <w:t>.</w:t>
      </w:r>
      <w:r w:rsidR="00C11B47" w:rsidRPr="001A6467">
        <w:rPr>
          <w:rFonts w:ascii="Times New Roman" w:hAnsi="Times New Roman" w:cs="Times New Roman"/>
          <w:sz w:val="24"/>
          <w:szCs w:val="24"/>
          <w:lang w:val="en-GB"/>
        </w:rPr>
        <w:t xml:space="preserve"> </w:t>
      </w:r>
    </w:p>
    <w:tbl>
      <w:tblPr>
        <w:tblStyle w:val="TableGrid"/>
        <w:tblW w:w="0" w:type="auto"/>
        <w:tblInd w:w="-1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6570"/>
        <w:gridCol w:w="3315"/>
      </w:tblGrid>
      <w:tr w:rsidR="00DD537E" w14:paraId="51FF40C8" w14:textId="77777777" w:rsidTr="009A51EE">
        <w:trPr>
          <w:trHeight w:val="37"/>
        </w:trPr>
        <w:tc>
          <w:tcPr>
            <w:tcW w:w="9885" w:type="dxa"/>
            <w:gridSpan w:val="2"/>
          </w:tcPr>
          <w:p w14:paraId="0ABB6430" w14:textId="77777777" w:rsidR="00DD537E" w:rsidRDefault="00851AC2" w:rsidP="00851AC2">
            <w:pPr>
              <w:spacing w:after="120"/>
              <w:jc w:val="center"/>
              <w:rPr>
                <w:rFonts w:ascii="Times New Roman" w:hAnsi="Times New Roman" w:cs="Times New Roman"/>
                <w:noProof/>
                <w:sz w:val="24"/>
                <w:szCs w:val="24"/>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8</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core and its drivers, </w:t>
            </w:r>
            <w:r w:rsidR="007F2FC6">
              <w:rPr>
                <w:rFonts w:ascii="Times New Roman" w:hAnsi="Times New Roman" w:cs="Times New Roman"/>
                <w:b/>
                <w:bCs/>
                <w:color w:val="0070C0"/>
                <w:sz w:val="20"/>
                <w:szCs w:val="20"/>
                <w:lang w:val="en-GB"/>
              </w:rPr>
              <w:t xml:space="preserve">Q-on-Q </w:t>
            </w:r>
            <w:r w:rsidR="00274B60">
              <w:rPr>
                <w:rFonts w:ascii="Times New Roman" w:hAnsi="Times New Roman" w:cs="Times New Roman"/>
                <w:b/>
                <w:bCs/>
                <w:color w:val="0070C0"/>
                <w:sz w:val="20"/>
                <w:szCs w:val="20"/>
                <w:lang w:val="en-GB"/>
              </w:rPr>
              <w:t xml:space="preserve">annualized, </w:t>
            </w:r>
            <w:r>
              <w:rPr>
                <w:rFonts w:ascii="Times New Roman" w:hAnsi="Times New Roman" w:cs="Times New Roman"/>
                <w:b/>
                <w:bCs/>
                <w:color w:val="0070C0"/>
                <w:sz w:val="20"/>
                <w:szCs w:val="20"/>
                <w:lang w:val="en-GB"/>
              </w:rPr>
              <w:t>%</w:t>
            </w:r>
          </w:p>
        </w:tc>
      </w:tr>
      <w:tr w:rsidR="00274B60" w:rsidRPr="00C11ED1" w14:paraId="0BA47FC3" w14:textId="77777777" w:rsidTr="00012A34">
        <w:trPr>
          <w:trHeight w:val="4922"/>
        </w:trPr>
        <w:tc>
          <w:tcPr>
            <w:tcW w:w="6570" w:type="dxa"/>
          </w:tcPr>
          <w:p w14:paraId="48650D1A" w14:textId="77777777" w:rsidR="00DD537E" w:rsidRDefault="00DD537E" w:rsidP="00862036">
            <w:pPr>
              <w:rPr>
                <w:rFonts w:ascii="Times New Roman" w:hAnsi="Times New Roman" w:cs="Times New Roman"/>
                <w:sz w:val="24"/>
                <w:szCs w:val="24"/>
                <w:lang w:val="en-GB"/>
              </w:rPr>
            </w:pPr>
            <w:r>
              <w:rPr>
                <w:rFonts w:ascii="Times New Roman" w:hAnsi="Times New Roman" w:cs="Times New Roman"/>
                <w:noProof/>
                <w:sz w:val="24"/>
                <w:szCs w:val="24"/>
              </w:rPr>
              <w:t xml:space="preserve"> </w:t>
            </w:r>
            <w:r>
              <w:rPr>
                <w:rFonts w:ascii="Times New Roman" w:hAnsi="Times New Roman" w:cs="Times New Roman"/>
                <w:sz w:val="24"/>
                <w:szCs w:val="24"/>
                <w:lang w:val="en-GB"/>
              </w:rPr>
              <w:t xml:space="preserve"> </w:t>
            </w:r>
          </w:p>
          <w:p w14:paraId="67B46D1E" w14:textId="4A81BFDF" w:rsidR="00274B60" w:rsidRDefault="00F04B25" w:rsidP="00862036">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6EAAAA65" wp14:editId="3690556C">
                  <wp:extent cx="3983181" cy="3246078"/>
                  <wp:effectExtent l="0" t="0" r="0" b="0"/>
                  <wp:docPr id="528739224" name="Picture 15"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39224" name="Picture 15" descr="A graph of a graph&#10;&#10;Description automatically generated with medium confidence"/>
                          <pic:cNvPicPr/>
                        </pic:nvPicPr>
                        <pic:blipFill>
                          <a:blip r:embed="rId87">
                            <a:extLst>
                              <a:ext uri="{28A0092B-C50C-407E-A947-70E740481C1C}">
                                <a14:useLocalDpi xmlns:a14="http://schemas.microsoft.com/office/drawing/2010/main" val="0"/>
                              </a:ext>
                            </a:extLst>
                          </a:blip>
                          <a:stretch>
                            <a:fillRect/>
                          </a:stretch>
                        </pic:blipFill>
                        <pic:spPr>
                          <a:xfrm>
                            <a:off x="0" y="0"/>
                            <a:ext cx="4026065" cy="3281026"/>
                          </a:xfrm>
                          <a:prstGeom prst="rect">
                            <a:avLst/>
                          </a:prstGeom>
                        </pic:spPr>
                      </pic:pic>
                    </a:graphicData>
                  </a:graphic>
                </wp:inline>
              </w:drawing>
            </w:r>
          </w:p>
        </w:tc>
        <w:tc>
          <w:tcPr>
            <w:tcW w:w="3315" w:type="dxa"/>
          </w:tcPr>
          <w:p w14:paraId="0FCB0D77" w14:textId="77777777" w:rsidR="00274B60" w:rsidRDefault="00274B60" w:rsidP="009A51EE">
            <w:pPr>
              <w:rPr>
                <w:rFonts w:ascii="Times New Roman" w:hAnsi="Times New Roman" w:cs="Times New Roman"/>
                <w:color w:val="2F5496" w:themeColor="accent1" w:themeShade="BF"/>
                <w:sz w:val="20"/>
                <w:szCs w:val="20"/>
                <w:u w:val="single"/>
              </w:rPr>
            </w:pPr>
          </w:p>
          <w:p w14:paraId="7BD0417A" w14:textId="77777777" w:rsidR="00A453CD" w:rsidRPr="00CC4BFC" w:rsidRDefault="00A453CD" w:rsidP="009A51EE">
            <w:pPr>
              <w:rPr>
                <w:rFonts w:ascii="Times New Roman" w:hAnsi="Times New Roman" w:cs="Times New Roman"/>
                <w:color w:val="2F5496" w:themeColor="accent1" w:themeShade="BF"/>
                <w:sz w:val="20"/>
                <w:szCs w:val="20"/>
              </w:rPr>
            </w:pPr>
            <w:r w:rsidRPr="00DE5030">
              <w:rPr>
                <w:rFonts w:ascii="Times New Roman" w:hAnsi="Times New Roman" w:cs="Times New Roman"/>
                <w:color w:val="2F5496" w:themeColor="accent1" w:themeShade="BF"/>
                <w:sz w:val="20"/>
                <w:szCs w:val="20"/>
                <w:u w:val="single"/>
              </w:rPr>
              <w:t>Main drivers</w:t>
            </w:r>
            <w:r>
              <w:rPr>
                <w:rFonts w:ascii="Times New Roman" w:hAnsi="Times New Roman" w:cs="Times New Roman"/>
                <w:color w:val="2F5496" w:themeColor="accent1" w:themeShade="BF"/>
                <w:sz w:val="20"/>
                <w:szCs w:val="20"/>
              </w:rPr>
              <w:t>:</w:t>
            </w:r>
          </w:p>
          <w:p w14:paraId="7F6CEECF" w14:textId="77777777" w:rsidR="00DD537E" w:rsidRDefault="00A453CD" w:rsidP="009A51EE">
            <w:pPr>
              <w:rPr>
                <w:rFonts w:ascii="Times New Roman" w:hAnsi="Times New Roman" w:cs="Times New Roman"/>
                <w:noProof/>
                <w:color w:val="2F5496" w:themeColor="accent1" w:themeShade="BF"/>
                <w:sz w:val="20"/>
                <w:szCs w:val="20"/>
              </w:rPr>
            </w:pPr>
            <w:r w:rsidRPr="00A453CD">
              <w:rPr>
                <w:rFonts w:ascii="Times New Roman" w:hAnsi="Times New Roman" w:cs="Times New Roman"/>
                <w:noProof/>
                <w:color w:val="2F5496" w:themeColor="accent1" w:themeShade="BF"/>
                <w:sz w:val="20"/>
                <w:szCs w:val="20"/>
              </w:rPr>
              <w:t>--expe</w:t>
            </w:r>
            <w:r>
              <w:rPr>
                <w:rFonts w:ascii="Times New Roman" w:hAnsi="Times New Roman" w:cs="Times New Roman"/>
                <w:noProof/>
                <w:color w:val="2F5496" w:themeColor="accent1" w:themeShade="BF"/>
                <w:sz w:val="20"/>
                <w:szCs w:val="20"/>
              </w:rPr>
              <w:t>ctations</w:t>
            </w:r>
          </w:p>
          <w:p w14:paraId="11128765" w14:textId="77777777" w:rsidR="00A453CD" w:rsidRDefault="00A453CD" w:rsidP="009A51EE">
            <w:pPr>
              <w:rPr>
                <w:rFonts w:ascii="Times New Roman" w:hAnsi="Times New Roman" w:cs="Times New Roman"/>
                <w:noProof/>
                <w:color w:val="2F5496" w:themeColor="accent1" w:themeShade="BF"/>
                <w:sz w:val="20"/>
                <w:szCs w:val="20"/>
              </w:rPr>
            </w:pPr>
            <w:r w:rsidRPr="00A453CD">
              <w:rPr>
                <w:rFonts w:ascii="Times New Roman" w:hAnsi="Times New Roman" w:cs="Times New Roman"/>
                <w:noProof/>
                <w:color w:val="2F5496" w:themeColor="accent1" w:themeShade="BF"/>
                <w:sz w:val="20"/>
                <w:szCs w:val="20"/>
              </w:rPr>
              <w:t>--persistence</w:t>
            </w:r>
            <w:r w:rsidR="0003088A">
              <w:rPr>
                <w:rFonts w:ascii="Times New Roman" w:hAnsi="Times New Roman" w:cs="Times New Roman"/>
                <w:noProof/>
                <w:color w:val="2F5496" w:themeColor="accent1" w:themeShade="BF"/>
                <w:sz w:val="20"/>
                <w:szCs w:val="20"/>
              </w:rPr>
              <w:t xml:space="preserve"> (lag)</w:t>
            </w:r>
          </w:p>
          <w:p w14:paraId="0EE0DB7A" w14:textId="77777777" w:rsidR="00862036" w:rsidRDefault="00862036" w:rsidP="009A51EE">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--direct effect of import prices</w:t>
            </w:r>
            <w:r w:rsidR="0013362D">
              <w:rPr>
                <w:rFonts w:ascii="Times New Roman" w:hAnsi="Times New Roman" w:cs="Times New Roman"/>
                <w:noProof/>
                <w:color w:val="2F5496" w:themeColor="accent1" w:themeShade="BF"/>
                <w:sz w:val="20"/>
                <w:szCs w:val="20"/>
              </w:rPr>
              <w:t xml:space="preserve"> </w:t>
            </w:r>
            <w:r w:rsidR="007F2FC6">
              <w:rPr>
                <w:rFonts w:ascii="Times New Roman" w:hAnsi="Times New Roman" w:cs="Times New Roman"/>
                <w:noProof/>
                <w:color w:val="2F5496" w:themeColor="accent1" w:themeShade="BF"/>
                <w:sz w:val="20"/>
                <w:szCs w:val="20"/>
              </w:rPr>
              <w:t xml:space="preserve">(+) </w:t>
            </w:r>
            <w:r w:rsidR="0013362D">
              <w:rPr>
                <w:rFonts w:ascii="Times New Roman" w:hAnsi="Times New Roman" w:cs="Times New Roman"/>
                <w:noProof/>
                <w:color w:val="2F5496" w:themeColor="accent1" w:themeShade="BF"/>
                <w:sz w:val="20"/>
                <w:szCs w:val="20"/>
              </w:rPr>
              <w:t>(foreign prices, exchange rate)</w:t>
            </w:r>
          </w:p>
          <w:p w14:paraId="63508A1F" w14:textId="77777777" w:rsidR="00012A34" w:rsidRDefault="00274B60" w:rsidP="009A51EE">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--REER (</w:t>
            </w:r>
            <w:r w:rsidR="00012A34">
              <w:rPr>
                <w:rFonts w:ascii="Times New Roman" w:hAnsi="Times New Roman" w:cs="Times New Roman"/>
                <w:noProof/>
                <w:color w:val="2F5496" w:themeColor="accent1" w:themeShade="BF"/>
                <w:sz w:val="20"/>
                <w:szCs w:val="20"/>
              </w:rPr>
              <w:t>+</w:t>
            </w:r>
            <w:r>
              <w:rPr>
                <w:rFonts w:ascii="Times New Roman" w:hAnsi="Times New Roman" w:cs="Times New Roman"/>
                <w:noProof/>
                <w:color w:val="2F5496" w:themeColor="accent1" w:themeShade="BF"/>
                <w:sz w:val="20"/>
                <w:szCs w:val="20"/>
              </w:rPr>
              <w:t xml:space="preserve">) </w:t>
            </w:r>
            <w:r w:rsidR="00012A34">
              <w:rPr>
                <w:rFonts w:ascii="Times New Roman" w:hAnsi="Times New Roman" w:cs="Times New Roman"/>
                <w:noProof/>
                <w:color w:val="2F5496" w:themeColor="accent1" w:themeShade="BF"/>
                <w:sz w:val="20"/>
                <w:szCs w:val="20"/>
              </w:rPr>
              <w:t xml:space="preserve">as faster </w:t>
            </w:r>
            <w:r>
              <w:rPr>
                <w:rFonts w:ascii="Times New Roman" w:hAnsi="Times New Roman" w:cs="Times New Roman"/>
                <w:noProof/>
                <w:color w:val="2F5496" w:themeColor="accent1" w:themeShade="BF"/>
                <w:sz w:val="20"/>
                <w:szCs w:val="20"/>
              </w:rPr>
              <w:t>ER depreciation</w:t>
            </w:r>
            <w:r w:rsidR="00012A34">
              <w:rPr>
                <w:rFonts w:ascii="Times New Roman" w:hAnsi="Times New Roman" w:cs="Times New Roman"/>
                <w:noProof/>
                <w:color w:val="2F5496" w:themeColor="accent1" w:themeShade="BF"/>
                <w:sz w:val="20"/>
                <w:szCs w:val="20"/>
              </w:rPr>
              <w:t xml:space="preserve"> leads to positive RER gap </w:t>
            </w:r>
          </w:p>
          <w:p w14:paraId="23CFA6F2" w14:textId="77777777" w:rsidR="00A453CD" w:rsidRPr="00274B60" w:rsidRDefault="00012A34" w:rsidP="009A51EE">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--outp</w:t>
            </w:r>
            <w:r w:rsidR="00A453CD" w:rsidRPr="00274B60">
              <w:rPr>
                <w:rFonts w:ascii="Times New Roman" w:hAnsi="Times New Roman" w:cs="Times New Roman"/>
                <w:noProof/>
                <w:color w:val="2F5496" w:themeColor="accent1" w:themeShade="BF"/>
                <w:sz w:val="20"/>
                <w:szCs w:val="20"/>
              </w:rPr>
              <w:t>ut gap</w:t>
            </w:r>
            <w:r w:rsidR="00274B60">
              <w:rPr>
                <w:rFonts w:ascii="Times New Roman" w:hAnsi="Times New Roman" w:cs="Times New Roman"/>
                <w:noProof/>
                <w:color w:val="2F5496" w:themeColor="accent1" w:themeShade="BF"/>
                <w:sz w:val="20"/>
                <w:szCs w:val="20"/>
              </w:rPr>
              <w:t xml:space="preserve"> (-)</w:t>
            </w:r>
            <w:r>
              <w:rPr>
                <w:rFonts w:ascii="Times New Roman" w:hAnsi="Times New Roman" w:cs="Times New Roman"/>
                <w:noProof/>
                <w:color w:val="2F5496" w:themeColor="accent1" w:themeShade="BF"/>
                <w:sz w:val="20"/>
                <w:szCs w:val="20"/>
              </w:rPr>
              <w:t xml:space="preserve"> exerts small downward pressure</w:t>
            </w:r>
          </w:p>
          <w:p w14:paraId="70446A07" w14:textId="77777777" w:rsidR="00A453CD" w:rsidRPr="00274B60" w:rsidRDefault="00A453CD" w:rsidP="00274B60">
            <w:pPr>
              <w:rPr>
                <w:rFonts w:ascii="Times New Roman" w:hAnsi="Times New Roman" w:cs="Times New Roman"/>
                <w:noProof/>
                <w:sz w:val="20"/>
                <w:szCs w:val="20"/>
              </w:rPr>
            </w:pPr>
          </w:p>
        </w:tc>
      </w:tr>
    </w:tbl>
    <w:p w14:paraId="40C62100" w14:textId="77777777" w:rsidR="00B8340A" w:rsidRDefault="00B8340A" w:rsidP="00012A34">
      <w:pPr>
        <w:spacing w:before="240" w:after="120"/>
        <w:rPr>
          <w:rFonts w:ascii="Times New Roman" w:hAnsi="Times New Roman" w:cs="Times New Roman"/>
          <w:sz w:val="24"/>
          <w:szCs w:val="24"/>
        </w:rPr>
      </w:pPr>
    </w:p>
    <w:p w14:paraId="0BECC995" w14:textId="77777777" w:rsidR="00B8340A" w:rsidRDefault="00B8340A">
      <w:pPr>
        <w:rPr>
          <w:rFonts w:ascii="Times New Roman" w:hAnsi="Times New Roman" w:cs="Times New Roman"/>
          <w:sz w:val="24"/>
          <w:szCs w:val="24"/>
        </w:rPr>
      </w:pPr>
      <w:r>
        <w:rPr>
          <w:rFonts w:ascii="Times New Roman" w:hAnsi="Times New Roman" w:cs="Times New Roman"/>
          <w:sz w:val="24"/>
          <w:szCs w:val="24"/>
        </w:rPr>
        <w:br w:type="page"/>
      </w:r>
    </w:p>
    <w:p w14:paraId="15FDFEAC" w14:textId="1FB54C39" w:rsidR="0017339B" w:rsidRDefault="006A7175" w:rsidP="00012A34">
      <w:pPr>
        <w:spacing w:before="240" w:after="120"/>
        <w:rPr>
          <w:rFonts w:ascii="Times New Roman" w:hAnsi="Times New Roman" w:cs="Times New Roman"/>
          <w:sz w:val="24"/>
          <w:szCs w:val="24"/>
          <w:lang w:val="en-GB"/>
        </w:rPr>
      </w:pPr>
      <w:r w:rsidRPr="00B8340A">
        <w:rPr>
          <w:rFonts w:ascii="Times New Roman" w:hAnsi="Times New Roman" w:cs="Times New Roman"/>
          <w:sz w:val="24"/>
          <w:szCs w:val="24"/>
          <w:lang w:val="en-GB"/>
        </w:rPr>
        <w:lastRenderedPageBreak/>
        <w:t>The</w:t>
      </w:r>
      <w:r w:rsidR="001F1F7C">
        <w:rPr>
          <w:rFonts w:ascii="Times New Roman" w:hAnsi="Times New Roman" w:cs="Times New Roman"/>
          <w:b/>
          <w:bCs/>
          <w:sz w:val="24"/>
          <w:szCs w:val="24"/>
          <w:lang w:val="en-GB"/>
        </w:rPr>
        <w:t xml:space="preserve"> </w:t>
      </w:r>
      <w:r w:rsidRPr="00B8340A">
        <w:rPr>
          <w:rFonts w:ascii="Times New Roman" w:hAnsi="Times New Roman" w:cs="Times New Roman"/>
          <w:b/>
          <w:bCs/>
          <w:color w:val="0070C0"/>
          <w:sz w:val="24"/>
          <w:szCs w:val="24"/>
          <w:lang w:val="en-GB"/>
        </w:rPr>
        <w:t>food inflation</w:t>
      </w:r>
      <w:r w:rsidR="0017339B" w:rsidRPr="00B8340A">
        <w:rPr>
          <w:rFonts w:ascii="Times New Roman" w:hAnsi="Times New Roman" w:cs="Times New Roman"/>
          <w:b/>
          <w:bCs/>
          <w:color w:val="0070C0"/>
          <w:sz w:val="24"/>
          <w:szCs w:val="24"/>
          <w:lang w:val="en-GB"/>
        </w:rPr>
        <w:t xml:space="preserve"> </w:t>
      </w:r>
      <w:r w:rsidR="001F1F7C" w:rsidRPr="00B8340A">
        <w:rPr>
          <w:rFonts w:ascii="Times New Roman" w:hAnsi="Times New Roman" w:cs="Times New Roman"/>
          <w:b/>
          <w:bCs/>
          <w:color w:val="0070C0"/>
          <w:sz w:val="24"/>
          <w:szCs w:val="24"/>
          <w:lang w:val="en-GB"/>
        </w:rPr>
        <w:t>forecast</w:t>
      </w:r>
      <w:r w:rsidR="001F1F7C" w:rsidRPr="00B8340A">
        <w:rPr>
          <w:rFonts w:ascii="Times New Roman" w:hAnsi="Times New Roman" w:cs="Times New Roman"/>
          <w:color w:val="0070C0"/>
          <w:sz w:val="24"/>
          <w:szCs w:val="24"/>
          <w:lang w:val="en-GB"/>
        </w:rPr>
        <w:t xml:space="preserve"> </w:t>
      </w:r>
      <w:r w:rsidR="00C11B47" w:rsidRPr="00C11B47">
        <w:rPr>
          <w:rFonts w:ascii="Times New Roman" w:hAnsi="Times New Roman" w:cs="Times New Roman"/>
          <w:sz w:val="24"/>
          <w:szCs w:val="24"/>
          <w:lang w:val="en-GB"/>
        </w:rPr>
        <w:t xml:space="preserve">of a rapid drop </w:t>
      </w:r>
      <w:r w:rsidR="00C11B47">
        <w:rPr>
          <w:rFonts w:ascii="Times New Roman" w:hAnsi="Times New Roman" w:cs="Times New Roman"/>
          <w:sz w:val="24"/>
          <w:szCs w:val="24"/>
          <w:lang w:val="en-GB"/>
        </w:rPr>
        <w:t xml:space="preserve">(from a peak in 2022Q4) </w:t>
      </w:r>
      <w:r w:rsidR="001F1F7C">
        <w:rPr>
          <w:rFonts w:ascii="Times New Roman" w:hAnsi="Times New Roman" w:cs="Times New Roman"/>
          <w:sz w:val="24"/>
          <w:szCs w:val="24"/>
          <w:lang w:val="en-GB"/>
        </w:rPr>
        <w:t xml:space="preserve">is </w:t>
      </w:r>
      <w:r w:rsidR="00012A34">
        <w:rPr>
          <w:rFonts w:ascii="Times New Roman" w:hAnsi="Times New Roman" w:cs="Times New Roman"/>
          <w:sz w:val="24"/>
          <w:szCs w:val="24"/>
          <w:lang w:val="en-GB"/>
        </w:rPr>
        <w:t xml:space="preserve">mainly </w:t>
      </w:r>
      <w:r w:rsidR="001F1F7C">
        <w:rPr>
          <w:rFonts w:ascii="Times New Roman" w:hAnsi="Times New Roman" w:cs="Times New Roman"/>
          <w:sz w:val="24"/>
          <w:szCs w:val="24"/>
          <w:lang w:val="en-GB"/>
        </w:rPr>
        <w:t>driven</w:t>
      </w:r>
      <w:r w:rsidR="00AD146C">
        <w:rPr>
          <w:rFonts w:ascii="Times New Roman" w:hAnsi="Times New Roman" w:cs="Times New Roman"/>
          <w:sz w:val="24"/>
          <w:szCs w:val="24"/>
          <w:lang w:val="en-GB"/>
        </w:rPr>
        <w:t xml:space="preserve"> </w:t>
      </w:r>
      <w:r w:rsidR="001F1F7C">
        <w:rPr>
          <w:rFonts w:ascii="Times New Roman" w:hAnsi="Times New Roman" w:cs="Times New Roman"/>
          <w:sz w:val="24"/>
          <w:szCs w:val="24"/>
          <w:lang w:val="en-GB"/>
        </w:rPr>
        <w:t>by</w:t>
      </w:r>
      <w:r w:rsidR="00AD146C">
        <w:rPr>
          <w:rFonts w:ascii="Times New Roman" w:hAnsi="Times New Roman" w:cs="Times New Roman"/>
          <w:sz w:val="24"/>
          <w:szCs w:val="24"/>
          <w:lang w:val="en-GB"/>
        </w:rPr>
        <w:t xml:space="preserve"> </w:t>
      </w:r>
      <w:r w:rsidR="007F2FC6">
        <w:rPr>
          <w:rFonts w:ascii="Times New Roman" w:hAnsi="Times New Roman" w:cs="Times New Roman"/>
          <w:sz w:val="24"/>
          <w:szCs w:val="24"/>
          <w:lang w:val="en-GB"/>
        </w:rPr>
        <w:t xml:space="preserve">declining negative </w:t>
      </w:r>
      <w:r>
        <w:rPr>
          <w:rFonts w:ascii="Times New Roman" w:hAnsi="Times New Roman" w:cs="Times New Roman"/>
          <w:sz w:val="24"/>
          <w:szCs w:val="24"/>
          <w:lang w:val="en-GB"/>
        </w:rPr>
        <w:t>agricultural output gap</w:t>
      </w:r>
      <w:r w:rsidR="00C11B47">
        <w:rPr>
          <w:rFonts w:ascii="Times New Roman" w:hAnsi="Times New Roman" w:cs="Times New Roman"/>
          <w:sz w:val="24"/>
          <w:szCs w:val="24"/>
          <w:lang w:val="en-GB"/>
        </w:rPr>
        <w:t>s</w:t>
      </w:r>
      <w:r w:rsidR="007F2FC6">
        <w:rPr>
          <w:rFonts w:ascii="Times New Roman" w:hAnsi="Times New Roman" w:cs="Times New Roman"/>
          <w:sz w:val="24"/>
          <w:szCs w:val="24"/>
          <w:lang w:val="en-GB"/>
        </w:rPr>
        <w:t xml:space="preserve"> (</w:t>
      </w:r>
      <w:r w:rsidR="005F1E29">
        <w:rPr>
          <w:rFonts w:ascii="Times New Roman" w:hAnsi="Times New Roman" w:cs="Times New Roman"/>
          <w:sz w:val="24"/>
          <w:szCs w:val="24"/>
          <w:lang w:val="en-GB"/>
        </w:rPr>
        <w:t>which</w:t>
      </w:r>
      <w:r w:rsidR="007F2FC6">
        <w:rPr>
          <w:rFonts w:ascii="Times New Roman" w:hAnsi="Times New Roman" w:cs="Times New Roman"/>
          <w:sz w:val="24"/>
          <w:szCs w:val="24"/>
          <w:lang w:val="en-GB"/>
        </w:rPr>
        <w:t xml:space="preserve"> in part drove prices up </w:t>
      </w:r>
      <w:r w:rsidR="005F1E29">
        <w:rPr>
          <w:rFonts w:ascii="Times New Roman" w:hAnsi="Times New Roman" w:cs="Times New Roman"/>
          <w:sz w:val="24"/>
          <w:szCs w:val="24"/>
          <w:lang w:val="en-GB"/>
        </w:rPr>
        <w:t>from</w:t>
      </w:r>
      <w:r w:rsidR="007F2FC6">
        <w:rPr>
          <w:rFonts w:ascii="Times New Roman" w:hAnsi="Times New Roman" w:cs="Times New Roman"/>
          <w:sz w:val="24"/>
          <w:szCs w:val="24"/>
          <w:lang w:val="en-GB"/>
        </w:rPr>
        <w:t xml:space="preserve"> late 2021 </w:t>
      </w:r>
      <w:r w:rsidR="005F1E29">
        <w:rPr>
          <w:rFonts w:ascii="Times New Roman" w:hAnsi="Times New Roman" w:cs="Times New Roman"/>
          <w:sz w:val="24"/>
          <w:szCs w:val="24"/>
          <w:lang w:val="en-GB"/>
        </w:rPr>
        <w:t xml:space="preserve">to </w:t>
      </w:r>
      <w:r w:rsidR="007F2FC6">
        <w:rPr>
          <w:rFonts w:ascii="Times New Roman" w:hAnsi="Times New Roman" w:cs="Times New Roman"/>
          <w:sz w:val="24"/>
          <w:szCs w:val="24"/>
          <w:lang w:val="en-GB"/>
        </w:rPr>
        <w:t>late 2023</w:t>
      </w:r>
      <w:r w:rsidR="001949B6">
        <w:rPr>
          <w:rFonts w:ascii="Times New Roman" w:hAnsi="Times New Roman" w:cs="Times New Roman"/>
          <w:sz w:val="24"/>
          <w:szCs w:val="24"/>
          <w:lang w:val="en-GB"/>
        </w:rPr>
        <w:t>)</w:t>
      </w:r>
      <w:r w:rsidR="007F2FC6">
        <w:rPr>
          <w:rFonts w:ascii="Times New Roman" w:hAnsi="Times New Roman" w:cs="Times New Roman"/>
          <w:sz w:val="24"/>
          <w:szCs w:val="24"/>
          <w:lang w:val="en-GB"/>
        </w:rPr>
        <w:t>,</w:t>
      </w:r>
      <w:r w:rsidR="00EE576F">
        <w:rPr>
          <w:rFonts w:ascii="Times New Roman" w:hAnsi="Times New Roman" w:cs="Times New Roman"/>
          <w:sz w:val="24"/>
          <w:szCs w:val="24"/>
          <w:lang w:val="en-GB"/>
        </w:rPr>
        <w:t xml:space="preserve"> </w:t>
      </w:r>
      <w:r w:rsidR="007F2FC6">
        <w:rPr>
          <w:rFonts w:ascii="Times New Roman" w:hAnsi="Times New Roman" w:cs="Times New Roman"/>
          <w:sz w:val="24"/>
          <w:szCs w:val="24"/>
          <w:lang w:val="en-GB"/>
        </w:rPr>
        <w:t xml:space="preserve">as agriculture </w:t>
      </w:r>
      <w:r w:rsidR="005F1E29">
        <w:rPr>
          <w:rFonts w:ascii="Times New Roman" w:hAnsi="Times New Roman" w:cs="Times New Roman"/>
          <w:sz w:val="24"/>
          <w:szCs w:val="24"/>
          <w:lang w:val="en-GB"/>
        </w:rPr>
        <w:t xml:space="preserve">is expected to </w:t>
      </w:r>
      <w:r w:rsidR="007F2FC6">
        <w:rPr>
          <w:rFonts w:ascii="Times New Roman" w:hAnsi="Times New Roman" w:cs="Times New Roman"/>
          <w:sz w:val="24"/>
          <w:szCs w:val="24"/>
          <w:lang w:val="en-GB"/>
        </w:rPr>
        <w:t xml:space="preserve">normalize. </w:t>
      </w:r>
      <w:r w:rsidR="00AA1B7A">
        <w:rPr>
          <w:rFonts w:ascii="Times New Roman" w:hAnsi="Times New Roman" w:cs="Times New Roman"/>
          <w:sz w:val="24"/>
          <w:szCs w:val="24"/>
          <w:lang w:val="en-GB"/>
        </w:rPr>
        <w:t xml:space="preserve">The </w:t>
      </w:r>
      <w:r w:rsidR="00AC2169">
        <w:rPr>
          <w:rFonts w:ascii="Times New Roman" w:hAnsi="Times New Roman" w:cs="Times New Roman"/>
          <w:sz w:val="24"/>
          <w:szCs w:val="24"/>
          <w:lang w:val="en-GB"/>
        </w:rPr>
        <w:t xml:space="preserve">direct effect of </w:t>
      </w:r>
      <w:r>
        <w:rPr>
          <w:rFonts w:ascii="Times New Roman" w:hAnsi="Times New Roman" w:cs="Times New Roman"/>
          <w:sz w:val="24"/>
          <w:szCs w:val="24"/>
          <w:lang w:val="en-GB"/>
        </w:rPr>
        <w:t>imported food prices</w:t>
      </w:r>
      <w:r w:rsidR="00AA1B7A">
        <w:rPr>
          <w:rFonts w:ascii="Times New Roman" w:hAnsi="Times New Roman" w:cs="Times New Roman"/>
          <w:sz w:val="24"/>
          <w:szCs w:val="24"/>
          <w:lang w:val="en-GB"/>
        </w:rPr>
        <w:t xml:space="preserve"> is upward (due to ER depreciation</w:t>
      </w:r>
      <w:r w:rsidR="00C11B47">
        <w:rPr>
          <w:rFonts w:ascii="Times New Roman" w:hAnsi="Times New Roman" w:cs="Times New Roman"/>
          <w:sz w:val="24"/>
          <w:szCs w:val="24"/>
          <w:lang w:val="en-GB"/>
        </w:rPr>
        <w:t>),</w:t>
      </w:r>
      <w:r w:rsidR="00AA1B7A">
        <w:rPr>
          <w:rFonts w:ascii="Times New Roman" w:hAnsi="Times New Roman" w:cs="Times New Roman"/>
          <w:sz w:val="24"/>
          <w:szCs w:val="24"/>
          <w:lang w:val="en-GB"/>
        </w:rPr>
        <w:t xml:space="preserve"> and the indirect effect of the food </w:t>
      </w:r>
      <w:r w:rsidR="00EE576F">
        <w:rPr>
          <w:rFonts w:ascii="Times New Roman" w:hAnsi="Times New Roman" w:cs="Times New Roman"/>
          <w:sz w:val="24"/>
          <w:szCs w:val="24"/>
          <w:lang w:val="en-GB"/>
        </w:rPr>
        <w:t xml:space="preserve">RER </w:t>
      </w:r>
      <w:r w:rsidR="00AA1B7A">
        <w:rPr>
          <w:rFonts w:ascii="Times New Roman" w:hAnsi="Times New Roman" w:cs="Times New Roman"/>
          <w:sz w:val="24"/>
          <w:szCs w:val="24"/>
          <w:lang w:val="en-GB"/>
        </w:rPr>
        <w:t>gap is downward (</w:t>
      </w:r>
      <w:r w:rsidR="00C11B47">
        <w:rPr>
          <w:rFonts w:ascii="Times New Roman" w:hAnsi="Times New Roman" w:cs="Times New Roman"/>
          <w:sz w:val="24"/>
          <w:szCs w:val="24"/>
          <w:lang w:val="en-GB"/>
        </w:rPr>
        <w:t>as</w:t>
      </w:r>
      <w:r w:rsidR="00AA1B7A">
        <w:rPr>
          <w:rFonts w:ascii="Times New Roman" w:hAnsi="Times New Roman" w:cs="Times New Roman"/>
          <w:sz w:val="24"/>
          <w:szCs w:val="24"/>
          <w:lang w:val="en-GB"/>
        </w:rPr>
        <w:t xml:space="preserve"> </w:t>
      </w:r>
      <w:r w:rsidR="00C11B47">
        <w:rPr>
          <w:rFonts w:ascii="Times New Roman" w:hAnsi="Times New Roman" w:cs="Times New Roman"/>
          <w:sz w:val="24"/>
          <w:szCs w:val="24"/>
          <w:lang w:val="en-GB"/>
        </w:rPr>
        <w:t>world</w:t>
      </w:r>
      <w:r w:rsidR="00AA1B7A">
        <w:rPr>
          <w:rFonts w:ascii="Times New Roman" w:hAnsi="Times New Roman" w:cs="Times New Roman"/>
          <w:sz w:val="24"/>
          <w:szCs w:val="24"/>
          <w:lang w:val="en-GB"/>
        </w:rPr>
        <w:t xml:space="preserve"> food prices </w:t>
      </w:r>
      <w:r w:rsidR="00C11B47" w:rsidRPr="003316D7">
        <w:rPr>
          <w:rFonts w:ascii="Times New Roman" w:hAnsi="Times New Roman" w:cs="Times New Roman"/>
          <w:strike/>
          <w:sz w:val="24"/>
          <w:szCs w:val="24"/>
          <w:lang w:val="en-GB"/>
        </w:rPr>
        <w:t>are</w:t>
      </w:r>
      <w:r w:rsidR="00AA1B7A">
        <w:rPr>
          <w:rFonts w:ascii="Times New Roman" w:hAnsi="Times New Roman" w:cs="Times New Roman"/>
          <w:sz w:val="24"/>
          <w:szCs w:val="24"/>
          <w:lang w:val="en-GB"/>
        </w:rPr>
        <w:t xml:space="preserve"> </w:t>
      </w:r>
      <w:r w:rsidR="00F04B25">
        <w:rPr>
          <w:rFonts w:ascii="Times New Roman" w:hAnsi="Times New Roman" w:cs="Times New Roman"/>
          <w:sz w:val="24"/>
          <w:szCs w:val="24"/>
          <w:lang w:val="en-GB"/>
        </w:rPr>
        <w:t xml:space="preserve">fell back below </w:t>
      </w:r>
      <w:r w:rsidR="00AA1B7A">
        <w:rPr>
          <w:rFonts w:ascii="Times New Roman" w:hAnsi="Times New Roman" w:cs="Times New Roman"/>
          <w:sz w:val="24"/>
          <w:szCs w:val="24"/>
          <w:lang w:val="en-GB"/>
        </w:rPr>
        <w:t>trend</w:t>
      </w:r>
      <w:r w:rsidR="00EE576F">
        <w:rPr>
          <w:rFonts w:ascii="Times New Roman" w:hAnsi="Times New Roman" w:cs="Times New Roman"/>
          <w:sz w:val="24"/>
          <w:szCs w:val="24"/>
          <w:lang w:val="en-GB"/>
        </w:rPr>
        <w:t>). Shocks</w:t>
      </w:r>
      <w:r w:rsidR="002A779F">
        <w:rPr>
          <w:rFonts w:ascii="Times New Roman" w:hAnsi="Times New Roman" w:cs="Times New Roman"/>
          <w:sz w:val="24"/>
          <w:szCs w:val="24"/>
          <w:lang w:val="en-GB"/>
        </w:rPr>
        <w:t xml:space="preserve">, </w:t>
      </w:r>
      <w:r w:rsidR="00F04B25">
        <w:rPr>
          <w:rFonts w:ascii="Times New Roman" w:hAnsi="Times New Roman" w:cs="Times New Roman"/>
          <w:sz w:val="24"/>
          <w:szCs w:val="24"/>
          <w:lang w:val="en-GB"/>
        </w:rPr>
        <w:t>already small</w:t>
      </w:r>
      <w:r w:rsidR="002A779F">
        <w:rPr>
          <w:rFonts w:ascii="Times New Roman" w:hAnsi="Times New Roman" w:cs="Times New Roman"/>
          <w:sz w:val="24"/>
          <w:szCs w:val="24"/>
          <w:lang w:val="en-GB"/>
        </w:rPr>
        <w:t xml:space="preserve"> in </w:t>
      </w:r>
      <w:r w:rsidR="00AA1B7A">
        <w:rPr>
          <w:rFonts w:ascii="Times New Roman" w:hAnsi="Times New Roman" w:cs="Times New Roman"/>
          <w:sz w:val="24"/>
          <w:szCs w:val="24"/>
          <w:lang w:val="en-GB"/>
        </w:rPr>
        <w:t>2024</w:t>
      </w:r>
      <w:r w:rsidR="00F04B25">
        <w:rPr>
          <w:rFonts w:ascii="Times New Roman" w:hAnsi="Times New Roman" w:cs="Times New Roman"/>
          <w:sz w:val="24"/>
          <w:szCs w:val="24"/>
          <w:lang w:val="en-GB"/>
        </w:rPr>
        <w:t>,</w:t>
      </w:r>
      <w:r w:rsidR="005F1E29">
        <w:rPr>
          <w:rFonts w:ascii="Times New Roman" w:hAnsi="Times New Roman" w:cs="Times New Roman"/>
          <w:sz w:val="24"/>
          <w:szCs w:val="24"/>
          <w:lang w:val="en-GB"/>
        </w:rPr>
        <w:t xml:space="preserve"> </w:t>
      </w:r>
      <w:r w:rsidR="00EE576F">
        <w:rPr>
          <w:rFonts w:ascii="Times New Roman" w:hAnsi="Times New Roman" w:cs="Times New Roman"/>
          <w:sz w:val="24"/>
          <w:szCs w:val="24"/>
          <w:lang w:val="en-GB"/>
        </w:rPr>
        <w:t xml:space="preserve">are </w:t>
      </w:r>
      <w:r w:rsidR="00F04B25">
        <w:rPr>
          <w:rFonts w:ascii="Times New Roman" w:hAnsi="Times New Roman" w:cs="Times New Roman"/>
          <w:sz w:val="24"/>
          <w:szCs w:val="24"/>
          <w:lang w:val="en-GB"/>
        </w:rPr>
        <w:t>forecast</w:t>
      </w:r>
      <w:r>
        <w:rPr>
          <w:rFonts w:ascii="Times New Roman" w:hAnsi="Times New Roman" w:cs="Times New Roman"/>
          <w:sz w:val="24"/>
          <w:szCs w:val="24"/>
          <w:lang w:val="en-GB"/>
        </w:rPr>
        <w:t xml:space="preserve"> to </w:t>
      </w:r>
      <w:r w:rsidR="00A453CD">
        <w:rPr>
          <w:rFonts w:ascii="Times New Roman" w:hAnsi="Times New Roman" w:cs="Times New Roman"/>
          <w:sz w:val="24"/>
          <w:szCs w:val="24"/>
          <w:lang w:val="en-GB"/>
        </w:rPr>
        <w:t>subside</w:t>
      </w:r>
      <w:r w:rsidR="00EE576F">
        <w:rPr>
          <w:rFonts w:ascii="Times New Roman" w:hAnsi="Times New Roman" w:cs="Times New Roman"/>
          <w:sz w:val="24"/>
          <w:szCs w:val="24"/>
          <w:lang w:val="en-GB"/>
        </w:rPr>
        <w:t xml:space="preserve"> </w:t>
      </w:r>
      <w:r>
        <w:rPr>
          <w:rFonts w:ascii="Times New Roman" w:hAnsi="Times New Roman" w:cs="Times New Roman"/>
          <w:sz w:val="24"/>
          <w:szCs w:val="24"/>
          <w:lang w:val="en-GB"/>
        </w:rPr>
        <w:t>in t</w:t>
      </w:r>
      <w:r w:rsidR="00A453CD">
        <w:rPr>
          <w:rFonts w:ascii="Times New Roman" w:hAnsi="Times New Roman" w:cs="Times New Roman"/>
          <w:sz w:val="24"/>
          <w:szCs w:val="24"/>
          <w:lang w:val="en-GB"/>
        </w:rPr>
        <w:t xml:space="preserve">he </w:t>
      </w:r>
      <w:r w:rsidR="00AD146C">
        <w:rPr>
          <w:rFonts w:ascii="Times New Roman" w:hAnsi="Times New Roman" w:cs="Times New Roman"/>
          <w:sz w:val="24"/>
          <w:szCs w:val="24"/>
          <w:lang w:val="en-GB"/>
        </w:rPr>
        <w:t>near</w:t>
      </w:r>
      <w:r w:rsidR="00A453CD">
        <w:rPr>
          <w:rFonts w:ascii="Times New Roman" w:hAnsi="Times New Roman" w:cs="Times New Roman"/>
          <w:sz w:val="24"/>
          <w:szCs w:val="24"/>
          <w:lang w:val="en-GB"/>
        </w:rPr>
        <w:t xml:space="preserve"> term</w:t>
      </w:r>
      <w:r w:rsidR="007356D9">
        <w:rPr>
          <w:rFonts w:ascii="Times New Roman" w:hAnsi="Times New Roman" w:cs="Times New Roman"/>
          <w:sz w:val="24"/>
          <w:szCs w:val="24"/>
          <w:lang w:val="en-GB"/>
        </w:rPr>
        <w:t xml:space="preserve"> (</w:t>
      </w:r>
      <w:r w:rsidR="007356D9">
        <w:rPr>
          <w:rFonts w:ascii="Times New Roman" w:hAnsi="Times New Roman" w:cs="Times New Roman"/>
          <w:b/>
          <w:bCs/>
          <w:color w:val="0070C0"/>
          <w:sz w:val="24"/>
          <w:szCs w:val="24"/>
          <w:lang w:val="en-GB"/>
        </w:rPr>
        <w:t>Figure 1</w:t>
      </w:r>
      <w:r w:rsidR="001949B6">
        <w:rPr>
          <w:rFonts w:ascii="Times New Roman" w:hAnsi="Times New Roman" w:cs="Times New Roman"/>
          <w:b/>
          <w:bCs/>
          <w:color w:val="0070C0"/>
          <w:sz w:val="24"/>
          <w:szCs w:val="24"/>
          <w:lang w:val="en-GB"/>
        </w:rPr>
        <w:t>9</w:t>
      </w:r>
      <w:r w:rsidR="007356D9" w:rsidRPr="00F04B25">
        <w:rPr>
          <w:rFonts w:ascii="Times New Roman" w:hAnsi="Times New Roman" w:cs="Times New Roman"/>
          <w:sz w:val="24"/>
          <w:szCs w:val="24"/>
          <w:lang w:val="en-GB"/>
        </w:rPr>
        <w:t>)</w:t>
      </w:r>
      <w:r>
        <w:rPr>
          <w:rFonts w:ascii="Times New Roman" w:hAnsi="Times New Roman" w:cs="Times New Roman"/>
          <w:sz w:val="24"/>
          <w:szCs w:val="24"/>
          <w:lang w:val="en-GB"/>
        </w:rPr>
        <w:t>.</w:t>
      </w:r>
    </w:p>
    <w:tbl>
      <w:tblPr>
        <w:tblStyle w:val="TableGrid"/>
        <w:tblW w:w="10080" w:type="dxa"/>
        <w:tblInd w:w="16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580"/>
        <w:gridCol w:w="4500"/>
      </w:tblGrid>
      <w:tr w:rsidR="00851AC2" w14:paraId="7916F1E8" w14:textId="77777777" w:rsidTr="005F1E29">
        <w:trPr>
          <w:trHeight w:val="323"/>
        </w:trPr>
        <w:tc>
          <w:tcPr>
            <w:tcW w:w="10080" w:type="dxa"/>
            <w:gridSpan w:val="2"/>
          </w:tcPr>
          <w:p w14:paraId="4C1FC009" w14:textId="77777777" w:rsidR="00851AC2" w:rsidRDefault="00851AC2" w:rsidP="00F037DA">
            <w:pPr>
              <w:jc w:val="center"/>
              <w:rPr>
                <w:rFonts w:ascii="Times New Roman" w:hAnsi="Times New Roman" w:cs="Times New Roman"/>
                <w:noProof/>
                <w:sz w:val="24"/>
                <w:szCs w:val="24"/>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9</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food and its drivers, </w:t>
            </w:r>
            <w:r w:rsidR="007F2FC6">
              <w:rPr>
                <w:rFonts w:ascii="Times New Roman" w:hAnsi="Times New Roman" w:cs="Times New Roman"/>
                <w:b/>
                <w:bCs/>
                <w:color w:val="0070C0"/>
                <w:sz w:val="20"/>
                <w:szCs w:val="20"/>
                <w:lang w:val="en-GB"/>
              </w:rPr>
              <w:t>Q</w:t>
            </w:r>
            <w:r w:rsidR="00D13E33">
              <w:rPr>
                <w:rFonts w:ascii="Times New Roman" w:hAnsi="Times New Roman" w:cs="Times New Roman"/>
                <w:b/>
                <w:bCs/>
                <w:color w:val="0070C0"/>
                <w:sz w:val="20"/>
                <w:szCs w:val="20"/>
                <w:lang w:val="en-GB"/>
              </w:rPr>
              <w:t>-on-</w:t>
            </w:r>
            <w:r w:rsidR="007F2FC6">
              <w:rPr>
                <w:rFonts w:ascii="Times New Roman" w:hAnsi="Times New Roman" w:cs="Times New Roman"/>
                <w:b/>
                <w:bCs/>
                <w:color w:val="0070C0"/>
                <w:sz w:val="20"/>
                <w:szCs w:val="20"/>
                <w:lang w:val="en-GB"/>
              </w:rPr>
              <w:t>Q</w:t>
            </w:r>
            <w:r>
              <w:rPr>
                <w:rFonts w:ascii="Times New Roman" w:hAnsi="Times New Roman" w:cs="Times New Roman"/>
                <w:b/>
                <w:bCs/>
                <w:color w:val="0070C0"/>
                <w:sz w:val="20"/>
                <w:szCs w:val="20"/>
                <w:lang w:val="en-GB"/>
              </w:rPr>
              <w:t xml:space="preserve"> </w:t>
            </w:r>
            <w:r w:rsidR="007F2FC6">
              <w:rPr>
                <w:rFonts w:ascii="Times New Roman" w:hAnsi="Times New Roman" w:cs="Times New Roman"/>
                <w:b/>
                <w:bCs/>
                <w:color w:val="0070C0"/>
                <w:sz w:val="20"/>
                <w:szCs w:val="20"/>
                <w:lang w:val="en-GB"/>
              </w:rPr>
              <w:t xml:space="preserve">annualized </w:t>
            </w:r>
            <w:r>
              <w:rPr>
                <w:rFonts w:ascii="Times New Roman" w:hAnsi="Times New Roman" w:cs="Times New Roman"/>
                <w:b/>
                <w:bCs/>
                <w:color w:val="0070C0"/>
                <w:sz w:val="20"/>
                <w:szCs w:val="20"/>
                <w:lang w:val="en-GB"/>
              </w:rPr>
              <w:t>%</w:t>
            </w:r>
          </w:p>
        </w:tc>
      </w:tr>
      <w:tr w:rsidR="00F037DA" w14:paraId="1CE297A6" w14:textId="77777777" w:rsidTr="005F1E29">
        <w:trPr>
          <w:trHeight w:val="323"/>
        </w:trPr>
        <w:tc>
          <w:tcPr>
            <w:tcW w:w="5580" w:type="dxa"/>
          </w:tcPr>
          <w:p w14:paraId="004B4CEB" w14:textId="77777777" w:rsidR="00F037DA" w:rsidRPr="009C4484" w:rsidRDefault="00F037DA" w:rsidP="00F037DA">
            <w:pPr>
              <w:jc w:val="center"/>
              <w:rPr>
                <w:rFonts w:ascii="Times New Roman" w:hAnsi="Times New Roman" w:cs="Times New Roman"/>
                <w:b/>
                <w:bCs/>
                <w:color w:val="0070C0"/>
                <w:sz w:val="18"/>
                <w:szCs w:val="18"/>
                <w:lang w:val="en-GB"/>
              </w:rPr>
            </w:pPr>
            <w:r w:rsidRPr="009C4484">
              <w:rPr>
                <w:rFonts w:ascii="Times New Roman" w:hAnsi="Times New Roman" w:cs="Times New Roman"/>
                <w:b/>
                <w:bCs/>
                <w:color w:val="0070C0"/>
                <w:sz w:val="18"/>
                <w:szCs w:val="18"/>
                <w:lang w:val="en-GB"/>
              </w:rPr>
              <w:t xml:space="preserve">Figure </w:t>
            </w:r>
            <w:proofErr w:type="gramStart"/>
            <w:r w:rsidRPr="009C4484">
              <w:rPr>
                <w:rFonts w:ascii="Times New Roman" w:hAnsi="Times New Roman" w:cs="Times New Roman"/>
                <w:b/>
                <w:bCs/>
                <w:color w:val="0070C0"/>
                <w:sz w:val="18"/>
                <w:szCs w:val="18"/>
                <w:lang w:val="en-GB"/>
              </w:rPr>
              <w:t>1</w:t>
            </w:r>
            <w:r w:rsidR="001949B6">
              <w:rPr>
                <w:rFonts w:ascii="Times New Roman" w:hAnsi="Times New Roman" w:cs="Times New Roman"/>
                <w:b/>
                <w:bCs/>
                <w:color w:val="0070C0"/>
                <w:sz w:val="18"/>
                <w:szCs w:val="18"/>
                <w:lang w:val="en-GB"/>
              </w:rPr>
              <w:t>9</w:t>
            </w:r>
            <w:r w:rsidRPr="009C4484">
              <w:rPr>
                <w:rFonts w:ascii="Times New Roman" w:hAnsi="Times New Roman" w:cs="Times New Roman"/>
                <w:b/>
                <w:bCs/>
                <w:color w:val="0070C0"/>
                <w:sz w:val="18"/>
                <w:szCs w:val="18"/>
                <w:lang w:val="en-GB"/>
              </w:rPr>
              <w:t>.</w:t>
            </w:r>
            <w:r w:rsidR="009C4484" w:rsidRPr="009C4484">
              <w:rPr>
                <w:rFonts w:ascii="Times New Roman" w:hAnsi="Times New Roman" w:cs="Times New Roman"/>
                <w:b/>
                <w:bCs/>
                <w:color w:val="0070C0"/>
                <w:sz w:val="18"/>
                <w:szCs w:val="18"/>
                <w:lang w:val="en-GB"/>
              </w:rPr>
              <w:t>1</w:t>
            </w:r>
            <w:r w:rsidRPr="009C4484">
              <w:rPr>
                <w:rFonts w:ascii="Times New Roman" w:hAnsi="Times New Roman" w:cs="Times New Roman"/>
                <w:b/>
                <w:bCs/>
                <w:color w:val="0070C0"/>
                <w:sz w:val="18"/>
                <w:szCs w:val="18"/>
                <w:lang w:val="en-GB"/>
              </w:rPr>
              <w:t xml:space="preserve">  CPI</w:t>
            </w:r>
            <w:proofErr w:type="gramEnd"/>
            <w:r w:rsidRPr="009C4484">
              <w:rPr>
                <w:rFonts w:ascii="Times New Roman" w:hAnsi="Times New Roman" w:cs="Times New Roman"/>
                <w:b/>
                <w:bCs/>
                <w:color w:val="0070C0"/>
                <w:sz w:val="18"/>
                <w:szCs w:val="18"/>
                <w:lang w:val="en-GB"/>
              </w:rPr>
              <w:t xml:space="preserve"> food inf</w:t>
            </w:r>
            <w:r w:rsidR="009C4484" w:rsidRPr="009C4484">
              <w:rPr>
                <w:rFonts w:ascii="Times New Roman" w:hAnsi="Times New Roman" w:cs="Times New Roman"/>
                <w:b/>
                <w:bCs/>
                <w:color w:val="0070C0"/>
                <w:sz w:val="18"/>
                <w:szCs w:val="18"/>
                <w:lang w:val="en-GB"/>
              </w:rPr>
              <w:t xml:space="preserve">lation </w:t>
            </w:r>
            <w:r w:rsidRPr="009C4484">
              <w:rPr>
                <w:rFonts w:ascii="Times New Roman" w:hAnsi="Times New Roman" w:cs="Times New Roman"/>
                <w:b/>
                <w:bCs/>
                <w:color w:val="0070C0"/>
                <w:sz w:val="18"/>
                <w:szCs w:val="18"/>
                <w:lang w:val="en-GB"/>
              </w:rPr>
              <w:t xml:space="preserve">and its drivers, q-on-q </w:t>
            </w:r>
            <w:r w:rsidR="00012A34">
              <w:rPr>
                <w:rFonts w:ascii="Times New Roman" w:hAnsi="Times New Roman" w:cs="Times New Roman"/>
                <w:b/>
                <w:bCs/>
                <w:color w:val="0070C0"/>
                <w:sz w:val="18"/>
                <w:szCs w:val="18"/>
                <w:lang w:val="en-GB"/>
              </w:rPr>
              <w:t xml:space="preserve">annualized, </w:t>
            </w:r>
            <w:r w:rsidRPr="009C4484">
              <w:rPr>
                <w:rFonts w:ascii="Times New Roman" w:hAnsi="Times New Roman" w:cs="Times New Roman"/>
                <w:b/>
                <w:bCs/>
                <w:color w:val="0070C0"/>
                <w:sz w:val="18"/>
                <w:szCs w:val="18"/>
                <w:lang w:val="en-GB"/>
              </w:rPr>
              <w:t>%</w:t>
            </w:r>
          </w:p>
        </w:tc>
        <w:tc>
          <w:tcPr>
            <w:tcW w:w="4500" w:type="dxa"/>
          </w:tcPr>
          <w:p w14:paraId="63D27BC1" w14:textId="77777777" w:rsidR="00F037DA" w:rsidRPr="009C4484" w:rsidRDefault="009C4484" w:rsidP="009C4484">
            <w:pPr>
              <w:jc w:val="center"/>
              <w:rPr>
                <w:rFonts w:ascii="Times New Roman" w:hAnsi="Times New Roman" w:cs="Times New Roman"/>
                <w:b/>
                <w:bCs/>
                <w:color w:val="0070C0"/>
                <w:sz w:val="18"/>
                <w:szCs w:val="18"/>
                <w:lang w:val="en-GB"/>
              </w:rPr>
            </w:pPr>
            <w:r w:rsidRPr="009C4484">
              <w:rPr>
                <w:rFonts w:ascii="Times New Roman" w:hAnsi="Times New Roman" w:cs="Times New Roman"/>
                <w:b/>
                <w:bCs/>
                <w:color w:val="0070C0"/>
                <w:sz w:val="18"/>
                <w:szCs w:val="18"/>
                <w:lang w:val="en-GB"/>
              </w:rPr>
              <w:t xml:space="preserve">Figure </w:t>
            </w:r>
            <w:proofErr w:type="gramStart"/>
            <w:r w:rsidRPr="009C4484">
              <w:rPr>
                <w:rFonts w:ascii="Times New Roman" w:hAnsi="Times New Roman" w:cs="Times New Roman"/>
                <w:b/>
                <w:bCs/>
                <w:color w:val="0070C0"/>
                <w:sz w:val="18"/>
                <w:szCs w:val="18"/>
                <w:lang w:val="en-GB"/>
              </w:rPr>
              <w:t>1</w:t>
            </w:r>
            <w:r w:rsidR="001949B6">
              <w:rPr>
                <w:rFonts w:ascii="Times New Roman" w:hAnsi="Times New Roman" w:cs="Times New Roman"/>
                <w:b/>
                <w:bCs/>
                <w:color w:val="0070C0"/>
                <w:sz w:val="18"/>
                <w:szCs w:val="18"/>
                <w:lang w:val="en-GB"/>
              </w:rPr>
              <w:t>9</w:t>
            </w:r>
            <w:r w:rsidRPr="009C4484">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2  Agricultural</w:t>
            </w:r>
            <w:proofErr w:type="gramEnd"/>
            <w:r>
              <w:rPr>
                <w:rFonts w:ascii="Times New Roman" w:hAnsi="Times New Roman" w:cs="Times New Roman"/>
                <w:b/>
                <w:bCs/>
                <w:color w:val="0070C0"/>
                <w:sz w:val="18"/>
                <w:szCs w:val="18"/>
                <w:lang w:val="en-GB"/>
              </w:rPr>
              <w:t xml:space="preserve"> output gap, %</w:t>
            </w:r>
          </w:p>
        </w:tc>
      </w:tr>
      <w:tr w:rsidR="00AC2169" w14:paraId="52E89D41" w14:textId="77777777" w:rsidTr="005F1E29">
        <w:trPr>
          <w:trHeight w:val="4605"/>
        </w:trPr>
        <w:tc>
          <w:tcPr>
            <w:tcW w:w="5580" w:type="dxa"/>
          </w:tcPr>
          <w:p w14:paraId="3BE078D2" w14:textId="5A4C0ECF" w:rsidR="006A7175" w:rsidRDefault="00F04B25" w:rsidP="00592C15">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32E0F0C5" wp14:editId="1140CBAA">
                  <wp:extent cx="3406140" cy="2833254"/>
                  <wp:effectExtent l="0" t="0" r="3810" b="5715"/>
                  <wp:docPr id="1362180344" name="Picture 16" descr="A graph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80344" name="Picture 16" descr="A graph of a graph"/>
                          <pic:cNvPicPr/>
                        </pic:nvPicPr>
                        <pic:blipFill>
                          <a:blip r:embed="rId88">
                            <a:extLst>
                              <a:ext uri="{28A0092B-C50C-407E-A947-70E740481C1C}">
                                <a14:useLocalDpi xmlns:a14="http://schemas.microsoft.com/office/drawing/2010/main" val="0"/>
                              </a:ext>
                            </a:extLst>
                          </a:blip>
                          <a:stretch>
                            <a:fillRect/>
                          </a:stretch>
                        </pic:blipFill>
                        <pic:spPr>
                          <a:xfrm>
                            <a:off x="0" y="0"/>
                            <a:ext cx="3408957" cy="2835597"/>
                          </a:xfrm>
                          <a:prstGeom prst="rect">
                            <a:avLst/>
                          </a:prstGeom>
                        </pic:spPr>
                      </pic:pic>
                    </a:graphicData>
                  </a:graphic>
                </wp:inline>
              </w:drawing>
            </w:r>
          </w:p>
        </w:tc>
        <w:tc>
          <w:tcPr>
            <w:tcW w:w="4500" w:type="dxa"/>
          </w:tcPr>
          <w:p w14:paraId="2D87EF00" w14:textId="77777777" w:rsidR="006A7175" w:rsidRDefault="00382B8B" w:rsidP="00592C15">
            <w:pPr>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5F1E29">
              <w:rPr>
                <w:rFonts w:ascii="Times New Roman" w:hAnsi="Times New Roman" w:cs="Times New Roman"/>
                <w:noProof/>
                <w:sz w:val="24"/>
                <w:szCs w:val="24"/>
                <w:lang w:val="en-GB"/>
              </w:rPr>
              <w:drawing>
                <wp:inline distT="0" distB="0" distL="0" distR="0" wp14:anchorId="4BE55600" wp14:editId="07EB8ACB">
                  <wp:extent cx="2867890" cy="2552700"/>
                  <wp:effectExtent l="0" t="0" r="8890" b="0"/>
                  <wp:docPr id="1250126059" name="Picture 3" descr="A graph showing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26059" name="Picture 3" descr="A graph showing a graph&#10;&#10;Description automatically generated with medium confidence"/>
                          <pic:cNvPicPr/>
                        </pic:nvPicPr>
                        <pic:blipFill>
                          <a:blip r:embed="rId89" cstate="print">
                            <a:extLst>
                              <a:ext uri="{28A0092B-C50C-407E-A947-70E740481C1C}">
                                <a14:useLocalDpi xmlns:a14="http://schemas.microsoft.com/office/drawing/2010/main" val="0"/>
                              </a:ext>
                            </a:extLst>
                          </a:blip>
                          <a:stretch>
                            <a:fillRect/>
                          </a:stretch>
                        </pic:blipFill>
                        <pic:spPr>
                          <a:xfrm>
                            <a:off x="0" y="0"/>
                            <a:ext cx="2875972" cy="2559893"/>
                          </a:xfrm>
                          <a:prstGeom prst="rect">
                            <a:avLst/>
                          </a:prstGeom>
                        </pic:spPr>
                      </pic:pic>
                    </a:graphicData>
                  </a:graphic>
                </wp:inline>
              </w:drawing>
            </w:r>
          </w:p>
        </w:tc>
      </w:tr>
    </w:tbl>
    <w:p w14:paraId="40E5A0AD" w14:textId="77777777" w:rsidR="00F037DA" w:rsidRDefault="00F037DA" w:rsidP="009C4484">
      <w:pPr>
        <w:spacing w:after="0"/>
        <w:rPr>
          <w:lang w:val="en-GB"/>
        </w:rPr>
      </w:pPr>
    </w:p>
    <w:tbl>
      <w:tblPr>
        <w:tblStyle w:val="TableGrid"/>
        <w:tblW w:w="10080" w:type="dxa"/>
        <w:tblInd w:w="16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6300"/>
        <w:gridCol w:w="3780"/>
      </w:tblGrid>
      <w:tr w:rsidR="00F037DA" w:rsidRPr="00085A63" w14:paraId="16F469A0" w14:textId="77777777" w:rsidTr="002527A1">
        <w:trPr>
          <w:trHeight w:val="323"/>
        </w:trPr>
        <w:tc>
          <w:tcPr>
            <w:tcW w:w="10080" w:type="dxa"/>
            <w:gridSpan w:val="2"/>
          </w:tcPr>
          <w:p w14:paraId="4451F36D" w14:textId="77777777" w:rsidR="00F037DA" w:rsidRPr="00085A63" w:rsidRDefault="00F037DA" w:rsidP="00914C9B">
            <w:pPr>
              <w:spacing w:after="120"/>
              <w:jc w:val="center"/>
              <w:rPr>
                <w:rFonts w:ascii="Times New Roman" w:hAnsi="Times New Roman" w:cs="Times New Roman"/>
                <w:noProof/>
                <w:sz w:val="18"/>
                <w:szCs w:val="18"/>
                <w:lang w:val="en-GB"/>
              </w:rPr>
            </w:pPr>
            <w:r w:rsidRPr="00085A63">
              <w:rPr>
                <w:rFonts w:ascii="Times New Roman" w:hAnsi="Times New Roman" w:cs="Times New Roman"/>
                <w:b/>
                <w:bCs/>
                <w:color w:val="0070C0"/>
                <w:sz w:val="18"/>
                <w:szCs w:val="18"/>
                <w:lang w:val="en-GB"/>
              </w:rPr>
              <w:t xml:space="preserve">Figure </w:t>
            </w:r>
            <w:proofErr w:type="gramStart"/>
            <w:r w:rsidRPr="00085A63">
              <w:rPr>
                <w:rFonts w:ascii="Times New Roman" w:hAnsi="Times New Roman" w:cs="Times New Roman"/>
                <w:b/>
                <w:bCs/>
                <w:color w:val="0070C0"/>
                <w:sz w:val="18"/>
                <w:szCs w:val="18"/>
                <w:lang w:val="en-GB"/>
              </w:rPr>
              <w:t>1</w:t>
            </w:r>
            <w:r w:rsidR="001949B6">
              <w:rPr>
                <w:rFonts w:ascii="Times New Roman" w:hAnsi="Times New Roman" w:cs="Times New Roman"/>
                <w:b/>
                <w:bCs/>
                <w:color w:val="0070C0"/>
                <w:sz w:val="18"/>
                <w:szCs w:val="18"/>
                <w:lang w:val="en-GB"/>
              </w:rPr>
              <w:t>9.</w:t>
            </w:r>
            <w:r w:rsidRPr="00085A63">
              <w:rPr>
                <w:rFonts w:ascii="Times New Roman" w:hAnsi="Times New Roman" w:cs="Times New Roman"/>
                <w:b/>
                <w:bCs/>
                <w:color w:val="0070C0"/>
                <w:sz w:val="18"/>
                <w:szCs w:val="18"/>
                <w:lang w:val="en-GB"/>
              </w:rPr>
              <w:t>3</w:t>
            </w:r>
            <w:r>
              <w:rPr>
                <w:rFonts w:ascii="Times New Roman" w:hAnsi="Times New Roman" w:cs="Times New Roman"/>
                <w:b/>
                <w:bCs/>
                <w:color w:val="0070C0"/>
                <w:sz w:val="18"/>
                <w:szCs w:val="18"/>
                <w:lang w:val="en-GB"/>
              </w:rPr>
              <w:t xml:space="preserve"> </w:t>
            </w:r>
            <w:r w:rsidRPr="00085A63">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Direct</w:t>
            </w:r>
            <w:proofErr w:type="gramEnd"/>
            <w:r>
              <w:rPr>
                <w:rFonts w:ascii="Times New Roman" w:hAnsi="Times New Roman" w:cs="Times New Roman"/>
                <w:b/>
                <w:bCs/>
                <w:color w:val="0070C0"/>
                <w:sz w:val="18"/>
                <w:szCs w:val="18"/>
                <w:lang w:val="en-GB"/>
              </w:rPr>
              <w:t xml:space="preserve"> effect of imported food prices on CPI food</w:t>
            </w:r>
            <w:r w:rsidRPr="00085A63">
              <w:rPr>
                <w:rFonts w:ascii="Times New Roman" w:hAnsi="Times New Roman" w:cs="Times New Roman"/>
                <w:b/>
                <w:bCs/>
                <w:color w:val="0070C0"/>
                <w:sz w:val="18"/>
                <w:szCs w:val="18"/>
                <w:lang w:val="en-GB"/>
              </w:rPr>
              <w:t xml:space="preserve">, </w:t>
            </w:r>
            <w:r w:rsidR="00012A34">
              <w:rPr>
                <w:rFonts w:ascii="Times New Roman" w:hAnsi="Times New Roman" w:cs="Times New Roman"/>
                <w:b/>
                <w:bCs/>
                <w:color w:val="0070C0"/>
                <w:sz w:val="20"/>
                <w:szCs w:val="20"/>
                <w:lang w:val="en-GB"/>
              </w:rPr>
              <w:t>Q-on-Q</w:t>
            </w:r>
            <w:r w:rsidRPr="00085A63">
              <w:rPr>
                <w:rFonts w:ascii="Times New Roman" w:hAnsi="Times New Roman" w:cs="Times New Roman"/>
                <w:b/>
                <w:bCs/>
                <w:color w:val="0070C0"/>
                <w:sz w:val="18"/>
                <w:szCs w:val="18"/>
                <w:lang w:val="en-GB"/>
              </w:rPr>
              <w:t xml:space="preserve"> %</w:t>
            </w:r>
          </w:p>
        </w:tc>
      </w:tr>
      <w:tr w:rsidR="00F037DA" w:rsidRPr="00085A63" w14:paraId="1B413EC6" w14:textId="77777777" w:rsidTr="002527A1">
        <w:trPr>
          <w:trHeight w:val="5325"/>
        </w:trPr>
        <w:tc>
          <w:tcPr>
            <w:tcW w:w="6300" w:type="dxa"/>
          </w:tcPr>
          <w:p w14:paraId="3984EE7A" w14:textId="3F039807" w:rsidR="002527A1" w:rsidRPr="002527A1" w:rsidRDefault="002527A1" w:rsidP="002527A1">
            <w:pPr>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r w:rsidR="00F04B25">
              <w:rPr>
                <w:rFonts w:ascii="Times New Roman" w:hAnsi="Times New Roman" w:cs="Times New Roman"/>
                <w:noProof/>
                <w:sz w:val="24"/>
                <w:szCs w:val="24"/>
                <w:lang w:val="en-GB"/>
              </w:rPr>
              <w:drawing>
                <wp:inline distT="0" distB="0" distL="0" distR="0" wp14:anchorId="07EC23C8" wp14:editId="04B40486">
                  <wp:extent cx="3863340" cy="3207327"/>
                  <wp:effectExtent l="0" t="0" r="3810" b="0"/>
                  <wp:docPr id="2000105096" name="Picture 17" descr="A graph with different colored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05096" name="Picture 17" descr="A graph with different colored lines"/>
                          <pic:cNvPicPr/>
                        </pic:nvPicPr>
                        <pic:blipFill>
                          <a:blip r:embed="rId90">
                            <a:extLst>
                              <a:ext uri="{28A0092B-C50C-407E-A947-70E740481C1C}">
                                <a14:useLocalDpi xmlns:a14="http://schemas.microsoft.com/office/drawing/2010/main" val="0"/>
                              </a:ext>
                            </a:extLst>
                          </a:blip>
                          <a:stretch>
                            <a:fillRect/>
                          </a:stretch>
                        </pic:blipFill>
                        <pic:spPr>
                          <a:xfrm>
                            <a:off x="0" y="0"/>
                            <a:ext cx="3866300" cy="3209784"/>
                          </a:xfrm>
                          <a:prstGeom prst="rect">
                            <a:avLst/>
                          </a:prstGeom>
                        </pic:spPr>
                      </pic:pic>
                    </a:graphicData>
                  </a:graphic>
                </wp:inline>
              </w:drawing>
            </w:r>
          </w:p>
        </w:tc>
        <w:tc>
          <w:tcPr>
            <w:tcW w:w="3780" w:type="dxa"/>
          </w:tcPr>
          <w:p w14:paraId="3BBD7F82" w14:textId="77777777" w:rsidR="00F037DA" w:rsidRPr="00BF191E" w:rsidRDefault="00F037DA" w:rsidP="00012A34">
            <w:pPr>
              <w:rPr>
                <w:rFonts w:ascii="Times New Roman" w:hAnsi="Times New Roman" w:cs="Times New Roman"/>
                <w:noProof/>
                <w:color w:val="2F5496" w:themeColor="accent1" w:themeShade="BF"/>
                <w:sz w:val="20"/>
                <w:szCs w:val="20"/>
                <w:u w:val="single"/>
              </w:rPr>
            </w:pPr>
            <w:r w:rsidRPr="00BF191E">
              <w:rPr>
                <w:rFonts w:ascii="Times New Roman" w:hAnsi="Times New Roman" w:cs="Times New Roman"/>
                <w:noProof/>
                <w:color w:val="2F5496" w:themeColor="accent1" w:themeShade="BF"/>
                <w:sz w:val="20"/>
                <w:szCs w:val="20"/>
                <w:u w:val="single"/>
              </w:rPr>
              <w:t>Main drivers</w:t>
            </w:r>
            <w:r w:rsidRPr="00BF191E">
              <w:rPr>
                <w:rFonts w:ascii="Times New Roman" w:hAnsi="Times New Roman" w:cs="Times New Roman"/>
                <w:noProof/>
                <w:color w:val="2F5496" w:themeColor="accent1" w:themeShade="BF"/>
                <w:sz w:val="20"/>
                <w:szCs w:val="20"/>
              </w:rPr>
              <w:t>:</w:t>
            </w:r>
          </w:p>
          <w:p w14:paraId="6FD1791D" w14:textId="77777777" w:rsidR="005F1E29" w:rsidRDefault="00F037DA" w:rsidP="00012A34">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w:t>
            </w:r>
            <w:r w:rsidR="005F1E29">
              <w:rPr>
                <w:rFonts w:ascii="Times New Roman" w:hAnsi="Times New Roman" w:cs="Times New Roman"/>
                <w:noProof/>
                <w:color w:val="2F5496" w:themeColor="accent1" w:themeShade="BF"/>
                <w:sz w:val="20"/>
                <w:szCs w:val="20"/>
              </w:rPr>
              <w:t>f</w:t>
            </w:r>
            <w:r w:rsidRPr="00085A63">
              <w:rPr>
                <w:rFonts w:ascii="Times New Roman" w:hAnsi="Times New Roman" w:cs="Times New Roman"/>
                <w:noProof/>
                <w:color w:val="2F5496" w:themeColor="accent1" w:themeShade="BF"/>
                <w:sz w:val="20"/>
                <w:szCs w:val="20"/>
              </w:rPr>
              <w:t xml:space="preserve">oreign food prices </w:t>
            </w:r>
            <w:r w:rsidR="005F1E29">
              <w:rPr>
                <w:rFonts w:ascii="Times New Roman" w:hAnsi="Times New Roman" w:cs="Times New Roman"/>
                <w:noProof/>
                <w:color w:val="2F5496" w:themeColor="accent1" w:themeShade="BF"/>
                <w:sz w:val="20"/>
                <w:szCs w:val="20"/>
              </w:rPr>
              <w:t>continue to decline or being below trend durin 2023-26</w:t>
            </w:r>
          </w:p>
          <w:p w14:paraId="52203409" w14:textId="77777777" w:rsidR="005F1E29" w:rsidRDefault="00F037DA" w:rsidP="00012A34">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w:t>
            </w:r>
            <w:r w:rsidR="005F1E29">
              <w:rPr>
                <w:rFonts w:ascii="Times New Roman" w:hAnsi="Times New Roman" w:cs="Times New Roman"/>
                <w:noProof/>
                <w:color w:val="2F5496" w:themeColor="accent1" w:themeShade="BF"/>
                <w:sz w:val="20"/>
                <w:szCs w:val="20"/>
              </w:rPr>
              <w:t>ER depreciation raises domestic food prices</w:t>
            </w:r>
          </w:p>
          <w:p w14:paraId="387929B1" w14:textId="77777777" w:rsidR="00F037DA" w:rsidRPr="00085A63" w:rsidRDefault="00F037DA" w:rsidP="00012A34">
            <w:pPr>
              <w:rPr>
                <w:rFonts w:ascii="Times New Roman" w:hAnsi="Times New Roman" w:cs="Times New Roman"/>
                <w:sz w:val="24"/>
                <w:szCs w:val="24"/>
                <w:lang w:val="en-GB"/>
              </w:rPr>
            </w:pPr>
          </w:p>
        </w:tc>
      </w:tr>
    </w:tbl>
    <w:p w14:paraId="3111F2BE" w14:textId="77777777" w:rsidR="007712A2" w:rsidRDefault="00AC2169" w:rsidP="00F037DA">
      <w:pPr>
        <w:spacing w:before="120" w:after="120" w:line="276" w:lineRule="auto"/>
        <w:rPr>
          <w:rFonts w:ascii="Times New Roman" w:hAnsi="Times New Roman" w:cs="Times New Roman"/>
          <w:sz w:val="24"/>
          <w:szCs w:val="24"/>
          <w:lang w:val="en-GB"/>
        </w:rPr>
      </w:pPr>
      <w:r w:rsidRPr="00B8340A">
        <w:rPr>
          <w:rFonts w:ascii="Times New Roman" w:hAnsi="Times New Roman" w:cs="Times New Roman"/>
          <w:sz w:val="24"/>
          <w:szCs w:val="24"/>
          <w:lang w:val="en-GB"/>
        </w:rPr>
        <w:lastRenderedPageBreak/>
        <w:t>The</w:t>
      </w:r>
      <w:r>
        <w:rPr>
          <w:rFonts w:ascii="Times New Roman" w:hAnsi="Times New Roman" w:cs="Times New Roman"/>
          <w:b/>
          <w:bCs/>
          <w:sz w:val="24"/>
          <w:szCs w:val="24"/>
          <w:lang w:val="en-GB"/>
        </w:rPr>
        <w:t xml:space="preserve"> </w:t>
      </w:r>
      <w:r w:rsidRPr="00B8340A">
        <w:rPr>
          <w:rFonts w:ascii="Times New Roman" w:hAnsi="Times New Roman" w:cs="Times New Roman"/>
          <w:b/>
          <w:bCs/>
          <w:color w:val="0070C0"/>
          <w:sz w:val="24"/>
          <w:szCs w:val="24"/>
          <w:lang w:val="en-GB"/>
        </w:rPr>
        <w:t xml:space="preserve">energy inflation </w:t>
      </w:r>
      <w:r w:rsidR="001F1F7C" w:rsidRPr="00B8340A">
        <w:rPr>
          <w:rFonts w:ascii="Times New Roman" w:hAnsi="Times New Roman" w:cs="Times New Roman"/>
          <w:b/>
          <w:bCs/>
          <w:color w:val="0070C0"/>
          <w:sz w:val="24"/>
          <w:szCs w:val="24"/>
          <w:lang w:val="en-GB"/>
        </w:rPr>
        <w:t>forecast</w:t>
      </w:r>
      <w:r w:rsidR="001F1F7C" w:rsidRPr="00B8340A">
        <w:rPr>
          <w:rFonts w:ascii="Times New Roman" w:hAnsi="Times New Roman" w:cs="Times New Roman"/>
          <w:color w:val="0070C0"/>
          <w:sz w:val="24"/>
          <w:szCs w:val="24"/>
          <w:lang w:val="en-GB"/>
        </w:rPr>
        <w:t xml:space="preserve"> </w:t>
      </w:r>
      <w:r w:rsidR="00C11B47" w:rsidRPr="00C11B47">
        <w:rPr>
          <w:rFonts w:ascii="Times New Roman" w:hAnsi="Times New Roman" w:cs="Times New Roman"/>
          <w:sz w:val="24"/>
          <w:szCs w:val="24"/>
          <w:lang w:val="en-GB"/>
        </w:rPr>
        <w:t xml:space="preserve">of a rapid drop </w:t>
      </w:r>
      <w:r w:rsidR="00C11B47">
        <w:rPr>
          <w:rFonts w:ascii="Times New Roman" w:hAnsi="Times New Roman" w:cs="Times New Roman"/>
          <w:sz w:val="24"/>
          <w:szCs w:val="24"/>
          <w:lang w:val="en-GB"/>
        </w:rPr>
        <w:t xml:space="preserve">(from a peak in 2022Q2) </w:t>
      </w:r>
      <w:r w:rsidR="001F1F7C">
        <w:rPr>
          <w:rFonts w:ascii="Times New Roman" w:hAnsi="Times New Roman" w:cs="Times New Roman"/>
          <w:sz w:val="24"/>
          <w:szCs w:val="24"/>
          <w:lang w:val="en-GB"/>
        </w:rPr>
        <w:t>i</w:t>
      </w:r>
      <w:r w:rsidR="00AD146C">
        <w:rPr>
          <w:rFonts w:ascii="Times New Roman" w:hAnsi="Times New Roman" w:cs="Times New Roman"/>
          <w:sz w:val="24"/>
          <w:szCs w:val="24"/>
          <w:lang w:val="en-GB"/>
        </w:rPr>
        <w:t>s driven in by</w:t>
      </w:r>
      <w:r>
        <w:rPr>
          <w:rFonts w:ascii="Times New Roman" w:hAnsi="Times New Roman" w:cs="Times New Roman"/>
          <w:sz w:val="24"/>
          <w:szCs w:val="24"/>
          <w:lang w:val="en-GB"/>
        </w:rPr>
        <w:t xml:space="preserve"> the</w:t>
      </w:r>
      <w:r w:rsidR="00AD146C">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direct effect of imported energy prices </w:t>
      </w:r>
      <w:r w:rsidR="00EE576F">
        <w:rPr>
          <w:rFonts w:ascii="Times New Roman" w:hAnsi="Times New Roman" w:cs="Times New Roman"/>
          <w:sz w:val="24"/>
          <w:szCs w:val="24"/>
          <w:lang w:val="en-GB"/>
        </w:rPr>
        <w:t xml:space="preserve">which are </w:t>
      </w:r>
      <w:r w:rsidR="005C3E81">
        <w:rPr>
          <w:rFonts w:ascii="Times New Roman" w:hAnsi="Times New Roman" w:cs="Times New Roman"/>
          <w:sz w:val="24"/>
          <w:szCs w:val="24"/>
          <w:lang w:val="en-GB"/>
        </w:rPr>
        <w:t>projecte</w:t>
      </w:r>
      <w:r w:rsidR="00EE576F">
        <w:rPr>
          <w:rFonts w:ascii="Times New Roman" w:hAnsi="Times New Roman" w:cs="Times New Roman"/>
          <w:sz w:val="24"/>
          <w:szCs w:val="24"/>
          <w:lang w:val="en-GB"/>
        </w:rPr>
        <w:t xml:space="preserve">d to </w:t>
      </w:r>
      <w:r w:rsidR="005C3E81">
        <w:rPr>
          <w:rFonts w:ascii="Times New Roman" w:hAnsi="Times New Roman" w:cs="Times New Roman"/>
          <w:sz w:val="24"/>
          <w:szCs w:val="24"/>
          <w:lang w:val="en-GB"/>
        </w:rPr>
        <w:t>throughout</w:t>
      </w:r>
      <w:r w:rsidR="00FF7A58">
        <w:rPr>
          <w:rFonts w:ascii="Times New Roman" w:hAnsi="Times New Roman" w:cs="Times New Roman"/>
          <w:sz w:val="24"/>
          <w:szCs w:val="24"/>
          <w:lang w:val="en-GB"/>
        </w:rPr>
        <w:t xml:space="preserve"> 2023-27</w:t>
      </w:r>
      <w:r w:rsidR="005C3E81">
        <w:rPr>
          <w:rFonts w:ascii="Times New Roman" w:hAnsi="Times New Roman" w:cs="Times New Roman"/>
          <w:sz w:val="24"/>
          <w:szCs w:val="24"/>
          <w:lang w:val="en-GB"/>
        </w:rPr>
        <w:t>,</w:t>
      </w:r>
      <w:r w:rsidR="00C11B47">
        <w:rPr>
          <w:rFonts w:ascii="Times New Roman" w:hAnsi="Times New Roman" w:cs="Times New Roman"/>
          <w:sz w:val="24"/>
          <w:szCs w:val="24"/>
          <w:lang w:val="en-GB"/>
        </w:rPr>
        <w:t xml:space="preserve"> </w:t>
      </w:r>
      <w:r w:rsidR="00BF2FDE">
        <w:rPr>
          <w:rFonts w:ascii="Times New Roman" w:hAnsi="Times New Roman" w:cs="Times New Roman"/>
          <w:sz w:val="24"/>
          <w:szCs w:val="24"/>
          <w:lang w:val="en-GB"/>
        </w:rPr>
        <w:t xml:space="preserve">albeit </w:t>
      </w:r>
      <w:r>
        <w:rPr>
          <w:rFonts w:ascii="Times New Roman" w:hAnsi="Times New Roman" w:cs="Times New Roman"/>
          <w:sz w:val="24"/>
          <w:szCs w:val="24"/>
          <w:lang w:val="en-GB"/>
        </w:rPr>
        <w:t xml:space="preserve">attenuated by lags in pass-through </w:t>
      </w:r>
      <w:r w:rsidR="005C3E81">
        <w:rPr>
          <w:rFonts w:ascii="Times New Roman" w:hAnsi="Times New Roman" w:cs="Times New Roman"/>
          <w:sz w:val="24"/>
          <w:szCs w:val="24"/>
          <w:lang w:val="en-GB"/>
        </w:rPr>
        <w:t xml:space="preserve">to domestic prices (including due to offsetting </w:t>
      </w:r>
      <w:r>
        <w:rPr>
          <w:rFonts w:ascii="Times New Roman" w:hAnsi="Times New Roman" w:cs="Times New Roman"/>
          <w:sz w:val="24"/>
          <w:szCs w:val="24"/>
          <w:lang w:val="en-GB"/>
        </w:rPr>
        <w:t xml:space="preserve">adjustment in </w:t>
      </w:r>
      <w:r w:rsidR="007712A2">
        <w:rPr>
          <w:rFonts w:ascii="Times New Roman" w:hAnsi="Times New Roman" w:cs="Times New Roman"/>
          <w:sz w:val="24"/>
          <w:szCs w:val="24"/>
          <w:lang w:val="en-GB"/>
        </w:rPr>
        <w:t>fuel</w:t>
      </w:r>
      <w:r>
        <w:rPr>
          <w:rFonts w:ascii="Times New Roman" w:hAnsi="Times New Roman" w:cs="Times New Roman"/>
          <w:sz w:val="24"/>
          <w:szCs w:val="24"/>
          <w:lang w:val="en-GB"/>
        </w:rPr>
        <w:t xml:space="preserve"> excises</w:t>
      </w:r>
      <w:r w:rsidR="005C3E81">
        <w:rPr>
          <w:rFonts w:ascii="Times New Roman" w:hAnsi="Times New Roman" w:cs="Times New Roman"/>
          <w:sz w:val="24"/>
          <w:szCs w:val="24"/>
          <w:lang w:val="en-GB"/>
        </w:rPr>
        <w:t>)</w:t>
      </w:r>
      <w:r w:rsidR="00C11B47">
        <w:rPr>
          <w:rFonts w:ascii="Times New Roman" w:hAnsi="Times New Roman" w:cs="Times New Roman"/>
          <w:sz w:val="24"/>
          <w:szCs w:val="24"/>
          <w:lang w:val="en-GB"/>
        </w:rPr>
        <w:t>.</w:t>
      </w:r>
      <w:r w:rsidR="002A779F">
        <w:rPr>
          <w:rFonts w:ascii="Times New Roman" w:hAnsi="Times New Roman" w:cs="Times New Roman"/>
          <w:sz w:val="24"/>
          <w:szCs w:val="24"/>
          <w:lang w:val="en-GB"/>
        </w:rPr>
        <w:t xml:space="preserve"> </w:t>
      </w:r>
      <w:r w:rsidR="005C3E81">
        <w:rPr>
          <w:rFonts w:ascii="Times New Roman" w:hAnsi="Times New Roman" w:cs="Times New Roman"/>
          <w:sz w:val="24"/>
          <w:szCs w:val="24"/>
          <w:lang w:val="en-GB"/>
        </w:rPr>
        <w:t xml:space="preserve">The exchange rate depreciation exerts some upward pressure, but </w:t>
      </w:r>
      <w:proofErr w:type="gramStart"/>
      <w:r w:rsidR="005C3E81">
        <w:rPr>
          <w:rFonts w:ascii="Times New Roman" w:hAnsi="Times New Roman" w:cs="Times New Roman"/>
          <w:sz w:val="24"/>
          <w:szCs w:val="24"/>
          <w:lang w:val="en-GB"/>
        </w:rPr>
        <w:t>little  compared</w:t>
      </w:r>
      <w:proofErr w:type="gramEnd"/>
      <w:r w:rsidR="005C3E81">
        <w:rPr>
          <w:rFonts w:ascii="Times New Roman" w:hAnsi="Times New Roman" w:cs="Times New Roman"/>
          <w:sz w:val="24"/>
          <w:szCs w:val="24"/>
          <w:lang w:val="en-GB"/>
        </w:rPr>
        <w:t xml:space="preserve"> to that of foreign energy </w:t>
      </w:r>
      <w:r w:rsidR="001949B6">
        <w:rPr>
          <w:rFonts w:ascii="Times New Roman" w:hAnsi="Times New Roman" w:cs="Times New Roman"/>
          <w:sz w:val="24"/>
          <w:szCs w:val="24"/>
          <w:lang w:val="en-GB"/>
        </w:rPr>
        <w:t xml:space="preserve">price </w:t>
      </w:r>
      <w:r w:rsidR="005C3E81">
        <w:rPr>
          <w:rFonts w:ascii="Times New Roman" w:hAnsi="Times New Roman" w:cs="Times New Roman"/>
          <w:sz w:val="24"/>
          <w:szCs w:val="24"/>
          <w:lang w:val="en-GB"/>
        </w:rPr>
        <w:t xml:space="preserve">drop. </w:t>
      </w:r>
      <w:r w:rsidR="002A779F">
        <w:rPr>
          <w:rFonts w:ascii="Times New Roman" w:hAnsi="Times New Roman" w:cs="Times New Roman"/>
          <w:sz w:val="24"/>
          <w:szCs w:val="24"/>
          <w:lang w:val="en-GB"/>
        </w:rPr>
        <w:t xml:space="preserve">Shocks, typically large and </w:t>
      </w:r>
      <w:r w:rsidR="009C4484">
        <w:rPr>
          <w:rFonts w:ascii="Times New Roman" w:hAnsi="Times New Roman" w:cs="Times New Roman"/>
          <w:sz w:val="24"/>
          <w:szCs w:val="24"/>
          <w:lang w:val="en-GB"/>
        </w:rPr>
        <w:t xml:space="preserve">especially so </w:t>
      </w:r>
      <w:r w:rsidR="002A779F">
        <w:rPr>
          <w:rFonts w:ascii="Times New Roman" w:hAnsi="Times New Roman" w:cs="Times New Roman"/>
          <w:sz w:val="24"/>
          <w:szCs w:val="24"/>
          <w:lang w:val="en-GB"/>
        </w:rPr>
        <w:t>in 2022</w:t>
      </w:r>
      <w:r w:rsidR="00FF7A58">
        <w:rPr>
          <w:rFonts w:ascii="Times New Roman" w:hAnsi="Times New Roman" w:cs="Times New Roman"/>
          <w:sz w:val="24"/>
          <w:szCs w:val="24"/>
          <w:lang w:val="en-GB"/>
        </w:rPr>
        <w:t>-23</w:t>
      </w:r>
      <w:r w:rsidR="002A779F">
        <w:rPr>
          <w:rFonts w:ascii="Times New Roman" w:hAnsi="Times New Roman" w:cs="Times New Roman"/>
          <w:sz w:val="24"/>
          <w:szCs w:val="24"/>
          <w:lang w:val="en-GB"/>
        </w:rPr>
        <w:t xml:space="preserve">, </w:t>
      </w:r>
      <w:r w:rsidR="00FF7A58">
        <w:rPr>
          <w:rFonts w:ascii="Times New Roman" w:hAnsi="Times New Roman" w:cs="Times New Roman"/>
          <w:sz w:val="24"/>
          <w:szCs w:val="24"/>
          <w:lang w:val="en-GB"/>
        </w:rPr>
        <w:t>including reflecting the Oct 2023</w:t>
      </w:r>
      <w:r w:rsidR="005C3E81">
        <w:rPr>
          <w:rFonts w:ascii="Times New Roman" w:hAnsi="Times New Roman" w:cs="Times New Roman"/>
          <w:sz w:val="24"/>
          <w:szCs w:val="24"/>
          <w:lang w:val="en-GB"/>
        </w:rPr>
        <w:t xml:space="preserve"> </w:t>
      </w:r>
      <w:r w:rsidR="00FF7A58">
        <w:rPr>
          <w:rFonts w:ascii="Times New Roman" w:hAnsi="Times New Roman" w:cs="Times New Roman"/>
          <w:sz w:val="24"/>
          <w:szCs w:val="24"/>
          <w:lang w:val="en-GB"/>
        </w:rPr>
        <w:t xml:space="preserve">pump price increase, </w:t>
      </w:r>
      <w:r w:rsidR="002A779F">
        <w:rPr>
          <w:rFonts w:ascii="Times New Roman" w:hAnsi="Times New Roman" w:cs="Times New Roman"/>
          <w:sz w:val="24"/>
          <w:szCs w:val="24"/>
          <w:lang w:val="en-GB"/>
        </w:rPr>
        <w:t xml:space="preserve">are projected to </w:t>
      </w:r>
      <w:r w:rsidR="00FF7A58">
        <w:rPr>
          <w:rFonts w:ascii="Times New Roman" w:hAnsi="Times New Roman" w:cs="Times New Roman"/>
          <w:sz w:val="24"/>
          <w:szCs w:val="24"/>
          <w:lang w:val="en-GB"/>
        </w:rPr>
        <w:t>disappear from 2024Q1</w:t>
      </w:r>
      <w:r w:rsidR="007356D9">
        <w:rPr>
          <w:rFonts w:ascii="Times New Roman" w:hAnsi="Times New Roman" w:cs="Times New Roman"/>
          <w:sz w:val="24"/>
          <w:szCs w:val="24"/>
          <w:lang w:val="en-GB"/>
        </w:rPr>
        <w:t xml:space="preserve"> (</w:t>
      </w:r>
      <w:r w:rsidR="007356D9">
        <w:rPr>
          <w:rFonts w:ascii="Times New Roman" w:hAnsi="Times New Roman" w:cs="Times New Roman"/>
          <w:b/>
          <w:bCs/>
          <w:color w:val="0070C0"/>
          <w:sz w:val="24"/>
          <w:szCs w:val="24"/>
          <w:lang w:val="en-GB"/>
        </w:rPr>
        <w:t xml:space="preserve">Figure </w:t>
      </w:r>
      <w:r w:rsidR="001949B6">
        <w:rPr>
          <w:rFonts w:ascii="Times New Roman" w:hAnsi="Times New Roman" w:cs="Times New Roman"/>
          <w:b/>
          <w:bCs/>
          <w:color w:val="0070C0"/>
          <w:sz w:val="24"/>
          <w:szCs w:val="24"/>
          <w:lang w:val="en-GB"/>
        </w:rPr>
        <w:t>20</w:t>
      </w:r>
      <w:r w:rsidR="007356D9">
        <w:rPr>
          <w:rFonts w:ascii="Times New Roman" w:hAnsi="Times New Roman" w:cs="Times New Roman"/>
          <w:b/>
          <w:bCs/>
          <w:color w:val="0070C0"/>
          <w:sz w:val="24"/>
          <w:szCs w:val="24"/>
          <w:lang w:val="en-GB"/>
        </w:rPr>
        <w:t>)</w:t>
      </w:r>
      <w:r>
        <w:rPr>
          <w:rFonts w:ascii="Times New Roman" w:hAnsi="Times New Roman" w:cs="Times New Roman"/>
          <w:sz w:val="24"/>
          <w:szCs w:val="24"/>
          <w:lang w:val="en-GB"/>
        </w:rPr>
        <w:t>.</w:t>
      </w:r>
    </w:p>
    <w:tbl>
      <w:tblPr>
        <w:tblStyle w:val="TableGrid"/>
        <w:tblW w:w="9795" w:type="dxa"/>
        <w:tblInd w:w="7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310"/>
        <w:gridCol w:w="4485"/>
      </w:tblGrid>
      <w:tr w:rsidR="00851AC2" w14:paraId="70CD1411" w14:textId="77777777" w:rsidTr="00FF7A58">
        <w:trPr>
          <w:trHeight w:val="269"/>
        </w:trPr>
        <w:tc>
          <w:tcPr>
            <w:tcW w:w="9795" w:type="dxa"/>
            <w:gridSpan w:val="2"/>
          </w:tcPr>
          <w:p w14:paraId="189A4170" w14:textId="6D809F11" w:rsidR="00851AC2" w:rsidRDefault="00851AC2" w:rsidP="00F037DA">
            <w:pPr>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sidR="00BA1AFB">
              <w:rPr>
                <w:rFonts w:ascii="Times New Roman" w:hAnsi="Times New Roman" w:cs="Times New Roman"/>
                <w:b/>
                <w:bCs/>
                <w:color w:val="0070C0"/>
                <w:sz w:val="20"/>
                <w:szCs w:val="20"/>
                <w:lang w:val="en-GB"/>
              </w:rPr>
              <w:t>20</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energy, </w:t>
            </w:r>
            <w:r w:rsidR="00D13E33">
              <w:rPr>
                <w:rFonts w:ascii="Times New Roman" w:hAnsi="Times New Roman" w:cs="Times New Roman"/>
                <w:b/>
                <w:bCs/>
                <w:color w:val="0070C0"/>
                <w:sz w:val="20"/>
                <w:szCs w:val="20"/>
                <w:lang w:val="en-GB"/>
              </w:rPr>
              <w:t>q-on-q</w:t>
            </w:r>
            <w:r>
              <w:rPr>
                <w:rFonts w:ascii="Times New Roman" w:hAnsi="Times New Roman" w:cs="Times New Roman"/>
                <w:b/>
                <w:bCs/>
                <w:color w:val="0070C0"/>
                <w:sz w:val="20"/>
                <w:szCs w:val="20"/>
                <w:lang w:val="en-GB"/>
              </w:rPr>
              <w:t xml:space="preserve"> </w:t>
            </w:r>
            <w:r w:rsidR="00B8340A">
              <w:rPr>
                <w:rFonts w:ascii="Times New Roman" w:hAnsi="Times New Roman" w:cs="Times New Roman"/>
                <w:b/>
                <w:bCs/>
                <w:color w:val="0070C0"/>
                <w:sz w:val="20"/>
                <w:szCs w:val="20"/>
                <w:lang w:val="en-GB"/>
              </w:rPr>
              <w:t xml:space="preserve">annualized, </w:t>
            </w:r>
            <w:r>
              <w:rPr>
                <w:rFonts w:ascii="Times New Roman" w:hAnsi="Times New Roman" w:cs="Times New Roman"/>
                <w:b/>
                <w:bCs/>
                <w:color w:val="0070C0"/>
                <w:sz w:val="20"/>
                <w:szCs w:val="20"/>
                <w:lang w:val="en-GB"/>
              </w:rPr>
              <w:t>%</w:t>
            </w:r>
          </w:p>
        </w:tc>
      </w:tr>
      <w:tr w:rsidR="000C7CB5" w14:paraId="1B35FB60" w14:textId="77777777" w:rsidTr="000C7CB5">
        <w:trPr>
          <w:trHeight w:val="168"/>
        </w:trPr>
        <w:tc>
          <w:tcPr>
            <w:tcW w:w="5310" w:type="dxa"/>
          </w:tcPr>
          <w:p w14:paraId="0687BABA" w14:textId="549C3880" w:rsidR="000C7CB5" w:rsidRDefault="000C7CB5" w:rsidP="000C7CB5">
            <w:pPr>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sidR="00BA1AFB">
              <w:rPr>
                <w:rFonts w:ascii="Times New Roman" w:hAnsi="Times New Roman" w:cs="Times New Roman"/>
                <w:b/>
                <w:bCs/>
                <w:color w:val="0070C0"/>
                <w:sz w:val="20"/>
                <w:szCs w:val="20"/>
                <w:lang w:val="en-GB"/>
              </w:rPr>
              <w:t>20</w:t>
            </w:r>
            <w:r w:rsidR="001949B6">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1</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CPI energy and its drivers</w:t>
            </w:r>
          </w:p>
        </w:tc>
        <w:tc>
          <w:tcPr>
            <w:tcW w:w="4485" w:type="dxa"/>
          </w:tcPr>
          <w:p w14:paraId="20133070" w14:textId="63095D76" w:rsidR="000C7CB5" w:rsidRDefault="000C7CB5" w:rsidP="000C7CB5">
            <w:pPr>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sidR="00BA1AFB">
              <w:rPr>
                <w:rFonts w:ascii="Times New Roman" w:hAnsi="Times New Roman" w:cs="Times New Roman"/>
                <w:b/>
                <w:bCs/>
                <w:color w:val="0070C0"/>
                <w:sz w:val="20"/>
                <w:szCs w:val="20"/>
                <w:lang w:val="en-GB"/>
              </w:rPr>
              <w:t>20</w:t>
            </w:r>
            <w:r w:rsidR="001949B6">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2</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Direct effect of imported energy prices on CPI energy</w:t>
            </w:r>
          </w:p>
        </w:tc>
      </w:tr>
      <w:tr w:rsidR="000246B0" w14:paraId="2BE1B4C2" w14:textId="77777777" w:rsidTr="00BA1AFB">
        <w:trPr>
          <w:trHeight w:val="4983"/>
        </w:trPr>
        <w:tc>
          <w:tcPr>
            <w:tcW w:w="5310" w:type="dxa"/>
          </w:tcPr>
          <w:p w14:paraId="35D50001" w14:textId="77777777" w:rsidR="00BA1AFB" w:rsidRDefault="007712A2" w:rsidP="00F037DA">
            <w:pPr>
              <w:rPr>
                <w:rFonts w:ascii="Times New Roman" w:hAnsi="Times New Roman" w:cs="Times New Roman"/>
                <w:noProof/>
                <w:sz w:val="24"/>
                <w:szCs w:val="24"/>
                <w:lang w:val="en-GB"/>
              </w:rPr>
            </w:pPr>
            <w:r>
              <w:rPr>
                <w:rFonts w:ascii="Times New Roman" w:hAnsi="Times New Roman" w:cs="Times New Roman"/>
                <w:sz w:val="24"/>
                <w:szCs w:val="24"/>
                <w:lang w:val="en-GB"/>
              </w:rPr>
              <w:br w:type="page"/>
            </w:r>
            <w:r w:rsidR="00FF7A58">
              <w:rPr>
                <w:rFonts w:ascii="Times New Roman" w:hAnsi="Times New Roman" w:cs="Times New Roman"/>
                <w:noProof/>
                <w:sz w:val="24"/>
                <w:szCs w:val="24"/>
                <w:lang w:val="en-GB"/>
              </w:rPr>
              <w:t xml:space="preserve"> </w:t>
            </w:r>
          </w:p>
          <w:p w14:paraId="00F95EAE" w14:textId="513D4035" w:rsidR="00AC2169" w:rsidRDefault="00BA1AFB" w:rsidP="00F037DA">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A2A7FB1" wp14:editId="49468198">
                  <wp:extent cx="3177037" cy="3068782"/>
                  <wp:effectExtent l="0" t="0" r="4445" b="0"/>
                  <wp:docPr id="533832959" name="Picture 18"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32959" name="Picture 18" descr="A graph of different colored lines&#10;&#10;Description automatically generated with medium confidence"/>
                          <pic:cNvPicPr/>
                        </pic:nvPicPr>
                        <pic:blipFill>
                          <a:blip r:embed="rId91">
                            <a:extLst>
                              <a:ext uri="{28A0092B-C50C-407E-A947-70E740481C1C}">
                                <a14:useLocalDpi xmlns:a14="http://schemas.microsoft.com/office/drawing/2010/main" val="0"/>
                              </a:ext>
                            </a:extLst>
                          </a:blip>
                          <a:stretch>
                            <a:fillRect/>
                          </a:stretch>
                        </pic:blipFill>
                        <pic:spPr>
                          <a:xfrm>
                            <a:off x="0" y="0"/>
                            <a:ext cx="3182657" cy="3074210"/>
                          </a:xfrm>
                          <a:prstGeom prst="rect">
                            <a:avLst/>
                          </a:prstGeom>
                        </pic:spPr>
                      </pic:pic>
                    </a:graphicData>
                  </a:graphic>
                </wp:inline>
              </w:drawing>
            </w:r>
          </w:p>
        </w:tc>
        <w:tc>
          <w:tcPr>
            <w:tcW w:w="4485" w:type="dxa"/>
          </w:tcPr>
          <w:p w14:paraId="76848530" w14:textId="77777777" w:rsidR="00BA1AFB" w:rsidRDefault="00BA1AFB" w:rsidP="00F037DA">
            <w:pPr>
              <w:rPr>
                <w:rFonts w:ascii="Times New Roman" w:hAnsi="Times New Roman" w:cs="Times New Roman"/>
                <w:noProof/>
                <w:sz w:val="24"/>
                <w:szCs w:val="24"/>
                <w:lang w:val="en-GB"/>
              </w:rPr>
            </w:pPr>
          </w:p>
          <w:p w14:paraId="411709DA" w14:textId="32B8CC5B" w:rsidR="00FF7A58" w:rsidRDefault="00FF7A58" w:rsidP="00F037DA">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5F246B32" wp14:editId="62B41C91">
                  <wp:extent cx="3002050" cy="2962137"/>
                  <wp:effectExtent l="0" t="0" r="8255" b="0"/>
                  <wp:docPr id="1483774306" name="Picture 5" descr="A graph with blue and yellow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774306" name="Picture 5" descr="A graph with blue and yellow lines&#10;&#10;Description automatically generated"/>
                          <pic:cNvPicPr/>
                        </pic:nvPicPr>
                        <pic:blipFill>
                          <a:blip r:embed="rId92" cstate="print">
                            <a:extLst>
                              <a:ext uri="{28A0092B-C50C-407E-A947-70E740481C1C}">
                                <a14:useLocalDpi xmlns:a14="http://schemas.microsoft.com/office/drawing/2010/main" val="0"/>
                              </a:ext>
                            </a:extLst>
                          </a:blip>
                          <a:stretch>
                            <a:fillRect/>
                          </a:stretch>
                        </pic:blipFill>
                        <pic:spPr>
                          <a:xfrm>
                            <a:off x="0" y="0"/>
                            <a:ext cx="3005776" cy="2965814"/>
                          </a:xfrm>
                          <a:prstGeom prst="rect">
                            <a:avLst/>
                          </a:prstGeom>
                        </pic:spPr>
                      </pic:pic>
                    </a:graphicData>
                  </a:graphic>
                </wp:inline>
              </w:drawing>
            </w:r>
          </w:p>
        </w:tc>
      </w:tr>
    </w:tbl>
    <w:p w14:paraId="0CE031AC" w14:textId="77777777" w:rsidR="00FF7A58" w:rsidRDefault="00FF7A58">
      <w:pPr>
        <w:rPr>
          <w:rFonts w:ascii="Times New Roman" w:eastAsiaTheme="majorEastAsia" w:hAnsi="Times New Roman" w:cs="Times New Roman"/>
          <w:b/>
          <w:bCs/>
          <w:color w:val="2F5496" w:themeColor="accent1" w:themeShade="BF"/>
          <w:sz w:val="24"/>
          <w:szCs w:val="24"/>
          <w:lang w:val="en-GB"/>
        </w:rPr>
      </w:pPr>
      <w:r>
        <w:rPr>
          <w:rFonts w:ascii="Times New Roman" w:hAnsi="Times New Roman" w:cs="Times New Roman"/>
          <w:b/>
          <w:bCs/>
          <w:color w:val="2F5496" w:themeColor="accent1" w:themeShade="BF"/>
          <w:lang w:val="en-GB"/>
        </w:rPr>
        <w:br w:type="page"/>
      </w:r>
    </w:p>
    <w:p w14:paraId="0FDE59FF" w14:textId="77777777" w:rsidR="00B41296" w:rsidRDefault="00B41296" w:rsidP="00FF7A58">
      <w:pPr>
        <w:pStyle w:val="Heading3"/>
        <w:spacing w:before="120" w:after="120"/>
        <w:rPr>
          <w:rFonts w:ascii="Times New Roman" w:hAnsi="Times New Roman" w:cs="Times New Roman"/>
          <w:b/>
          <w:bCs/>
          <w:color w:val="0070C0"/>
          <w:lang w:val="en-GB"/>
        </w:rPr>
      </w:pPr>
      <w:bookmarkStart w:id="173" w:name="_Toc154000849"/>
      <w:r w:rsidRPr="00BD58AC">
        <w:rPr>
          <w:rFonts w:ascii="Times New Roman" w:hAnsi="Times New Roman" w:cs="Times New Roman"/>
          <w:b/>
          <w:bCs/>
          <w:color w:val="2F5496" w:themeColor="accent1" w:themeShade="BF"/>
          <w:lang w:val="en-GB"/>
        </w:rPr>
        <w:lastRenderedPageBreak/>
        <w:t xml:space="preserve">Policy interest </w:t>
      </w:r>
      <w:r w:rsidR="00472448" w:rsidRPr="00BD58AC">
        <w:rPr>
          <w:rFonts w:ascii="Times New Roman" w:hAnsi="Times New Roman" w:cs="Times New Roman"/>
          <w:b/>
          <w:bCs/>
          <w:color w:val="2F5496" w:themeColor="accent1" w:themeShade="BF"/>
          <w:lang w:val="en-GB"/>
        </w:rPr>
        <w:t xml:space="preserve">rate </w:t>
      </w:r>
      <w:r w:rsidR="009F5A65">
        <w:rPr>
          <w:rFonts w:ascii="Times New Roman" w:hAnsi="Times New Roman" w:cs="Times New Roman"/>
          <w:b/>
          <w:bCs/>
          <w:color w:val="2F5496" w:themeColor="accent1" w:themeShade="BF"/>
          <w:lang w:val="en-GB"/>
        </w:rPr>
        <w:t>and real interest rate</w:t>
      </w:r>
      <w:bookmarkEnd w:id="173"/>
    </w:p>
    <w:p w14:paraId="602F3C30" w14:textId="71B9BEE0" w:rsidR="00314D14" w:rsidRDefault="00B41296" w:rsidP="00C61C3E">
      <w:pPr>
        <w:spacing w:after="120"/>
        <w:rPr>
          <w:rFonts w:ascii="Times New Roman" w:hAnsi="Times New Roman" w:cs="Times New Roman"/>
          <w:sz w:val="24"/>
          <w:szCs w:val="24"/>
        </w:rPr>
      </w:pPr>
      <w:r w:rsidRPr="003F3561">
        <w:rPr>
          <w:rFonts w:ascii="Times New Roman" w:hAnsi="Times New Roman" w:cs="Times New Roman"/>
          <w:sz w:val="24"/>
          <w:szCs w:val="24"/>
          <w:lang w:val="en-GB"/>
        </w:rPr>
        <w:t xml:space="preserve">The </w:t>
      </w:r>
      <w:r w:rsidR="00C61C3E">
        <w:rPr>
          <w:rFonts w:ascii="Times New Roman" w:hAnsi="Times New Roman" w:cs="Times New Roman"/>
          <w:sz w:val="24"/>
          <w:szCs w:val="24"/>
          <w:lang w:val="en-GB"/>
        </w:rPr>
        <w:t>IB</w:t>
      </w:r>
      <w:r w:rsidR="00D443F1">
        <w:rPr>
          <w:rFonts w:ascii="Times New Roman" w:hAnsi="Times New Roman" w:cs="Times New Roman"/>
          <w:sz w:val="24"/>
          <w:szCs w:val="24"/>
          <w:lang w:val="en-GB"/>
        </w:rPr>
        <w:t xml:space="preserve"> rate (or </w:t>
      </w:r>
      <w:r w:rsidR="00FF1C0A">
        <w:rPr>
          <w:rFonts w:ascii="Times New Roman" w:hAnsi="Times New Roman" w:cs="Times New Roman"/>
          <w:sz w:val="24"/>
          <w:szCs w:val="24"/>
          <w:lang w:val="en-GB"/>
        </w:rPr>
        <w:t>“</w:t>
      </w:r>
      <w:r w:rsidR="00D443F1">
        <w:rPr>
          <w:rFonts w:ascii="Times New Roman" w:hAnsi="Times New Roman" w:cs="Times New Roman"/>
          <w:sz w:val="24"/>
          <w:szCs w:val="24"/>
          <w:lang w:val="en-GB"/>
        </w:rPr>
        <w:t>policy rate</w:t>
      </w:r>
      <w:r w:rsidR="00FF1C0A">
        <w:rPr>
          <w:rFonts w:ascii="Times New Roman" w:hAnsi="Times New Roman" w:cs="Times New Roman"/>
          <w:sz w:val="24"/>
          <w:szCs w:val="24"/>
          <w:lang w:val="en-GB"/>
        </w:rPr>
        <w:t>”</w:t>
      </w:r>
      <w:r w:rsidR="00D443F1" w:rsidRPr="00D443F1">
        <w:rPr>
          <w:rFonts w:ascii="Times New Roman" w:hAnsi="Times New Roman" w:cs="Times New Roman"/>
          <w:b/>
          <w:bCs/>
          <w:sz w:val="24"/>
          <w:szCs w:val="24"/>
          <w:lang w:val="en-GB"/>
        </w:rPr>
        <w:t xml:space="preserve"> </w:t>
      </w:r>
      <w:r>
        <w:rPr>
          <w:rFonts w:ascii="Times New Roman" w:hAnsi="Times New Roman" w:cs="Times New Roman"/>
          <w:sz w:val="24"/>
          <w:szCs w:val="24"/>
          <w:lang w:val="en-GB"/>
        </w:rPr>
        <w:t>NBR aims to influence</w:t>
      </w:r>
      <w:r w:rsidR="00D443F1">
        <w:rPr>
          <w:rFonts w:ascii="Times New Roman" w:hAnsi="Times New Roman" w:cs="Times New Roman"/>
          <w:sz w:val="24"/>
          <w:szCs w:val="24"/>
          <w:lang w:val="en-GB"/>
        </w:rPr>
        <w:t xml:space="preserve"> with its CBR) is forecast to be gradually lowered </w:t>
      </w:r>
      <w:r w:rsidR="00875BEF">
        <w:rPr>
          <w:rFonts w:ascii="Times New Roman" w:hAnsi="Times New Roman" w:cs="Times New Roman"/>
          <w:sz w:val="24"/>
          <w:szCs w:val="24"/>
          <w:lang w:val="en-GB"/>
        </w:rPr>
        <w:t xml:space="preserve">from its peak of </w:t>
      </w:r>
      <w:r w:rsidR="00C269E9">
        <w:rPr>
          <w:rFonts w:ascii="Times New Roman" w:hAnsi="Times New Roman" w:cs="Times New Roman"/>
          <w:sz w:val="24"/>
          <w:szCs w:val="24"/>
          <w:lang w:val="en-GB"/>
        </w:rPr>
        <w:t xml:space="preserve">close to 8% </w:t>
      </w:r>
      <w:r w:rsidR="00875BEF">
        <w:rPr>
          <w:rFonts w:ascii="Times New Roman" w:hAnsi="Times New Roman" w:cs="Times New Roman"/>
          <w:sz w:val="24"/>
          <w:szCs w:val="24"/>
          <w:lang w:val="en-GB"/>
        </w:rPr>
        <w:t xml:space="preserve">in August 2023 </w:t>
      </w:r>
      <w:r w:rsidR="00C269E9">
        <w:rPr>
          <w:rFonts w:ascii="Times New Roman" w:hAnsi="Times New Roman" w:cs="Times New Roman"/>
          <w:sz w:val="24"/>
          <w:szCs w:val="24"/>
          <w:lang w:val="en-GB"/>
        </w:rPr>
        <w:t>to around 6</w:t>
      </w:r>
      <w:r w:rsidR="00F91B40">
        <w:rPr>
          <w:rFonts w:ascii="Times New Roman" w:hAnsi="Times New Roman" w:cs="Times New Roman"/>
          <w:sz w:val="24"/>
          <w:szCs w:val="24"/>
          <w:lang w:val="en-GB"/>
        </w:rPr>
        <w:t>½</w:t>
      </w:r>
      <w:r w:rsidR="00C269E9">
        <w:rPr>
          <w:rFonts w:ascii="Times New Roman" w:hAnsi="Times New Roman" w:cs="Times New Roman"/>
          <w:sz w:val="24"/>
          <w:szCs w:val="24"/>
          <w:lang w:val="en-GB"/>
        </w:rPr>
        <w:t>% in late 2024 in line with the decline in CPI i</w:t>
      </w:r>
      <w:r w:rsidR="00D443F1">
        <w:rPr>
          <w:rFonts w:ascii="Times New Roman" w:hAnsi="Times New Roman" w:cs="Times New Roman"/>
          <w:sz w:val="24"/>
          <w:szCs w:val="24"/>
          <w:lang w:val="en-GB"/>
        </w:rPr>
        <w:t>nflatio</w:t>
      </w:r>
      <w:r w:rsidR="00C269E9">
        <w:rPr>
          <w:rFonts w:ascii="Times New Roman" w:hAnsi="Times New Roman" w:cs="Times New Roman"/>
          <w:sz w:val="24"/>
          <w:szCs w:val="24"/>
          <w:lang w:val="en-GB"/>
        </w:rPr>
        <w:t>n</w:t>
      </w:r>
      <w:r w:rsidR="00F91B40">
        <w:rPr>
          <w:rFonts w:ascii="Times New Roman" w:hAnsi="Times New Roman" w:cs="Times New Roman"/>
          <w:sz w:val="24"/>
          <w:szCs w:val="24"/>
          <w:lang w:val="en-GB"/>
        </w:rPr>
        <w:t xml:space="preserve"> and output estimated to be still below potential (negative output gap).</w:t>
      </w:r>
      <w:r w:rsidR="00FF1C0A">
        <w:rPr>
          <w:rFonts w:ascii="Times New Roman" w:hAnsi="Times New Roman" w:cs="Times New Roman"/>
          <w:sz w:val="24"/>
          <w:szCs w:val="24"/>
          <w:lang w:val="en-GB"/>
        </w:rPr>
        <w:t xml:space="preserve"> </w:t>
      </w:r>
      <w:r w:rsidR="00F91B40">
        <w:rPr>
          <w:rFonts w:ascii="Times New Roman" w:hAnsi="Times New Roman" w:cs="Times New Roman"/>
          <w:sz w:val="24"/>
          <w:szCs w:val="24"/>
        </w:rPr>
        <w:t xml:space="preserve">From 2025, the IB rate is pulled back toward its trend or </w:t>
      </w:r>
      <w:r w:rsidR="004F2D2E">
        <w:rPr>
          <w:rFonts w:ascii="Times New Roman" w:hAnsi="Times New Roman" w:cs="Times New Roman"/>
          <w:sz w:val="24"/>
          <w:szCs w:val="24"/>
        </w:rPr>
        <w:t>neutral level of</w:t>
      </w:r>
      <w:r w:rsidR="00F91B40">
        <w:rPr>
          <w:rFonts w:ascii="Times New Roman" w:hAnsi="Times New Roman" w:cs="Times New Roman"/>
          <w:sz w:val="24"/>
          <w:szCs w:val="24"/>
        </w:rPr>
        <w:t xml:space="preserve"> </w:t>
      </w:r>
      <w:r w:rsidR="008C1F68">
        <w:rPr>
          <w:rFonts w:ascii="Times New Roman" w:hAnsi="Times New Roman" w:cs="Times New Roman"/>
          <w:sz w:val="24"/>
          <w:szCs w:val="24"/>
        </w:rPr>
        <w:t xml:space="preserve">about </w:t>
      </w:r>
      <w:r w:rsidR="00F91B40">
        <w:rPr>
          <w:rFonts w:ascii="Times New Roman" w:hAnsi="Times New Roman" w:cs="Times New Roman"/>
          <w:sz w:val="24"/>
          <w:szCs w:val="24"/>
        </w:rPr>
        <w:t>7</w:t>
      </w:r>
      <w:r w:rsidR="002A41E8">
        <w:rPr>
          <w:rFonts w:ascii="Times New Roman" w:hAnsi="Times New Roman" w:cs="Times New Roman"/>
          <w:sz w:val="24"/>
          <w:szCs w:val="24"/>
        </w:rPr>
        <w:t>.5</w:t>
      </w:r>
      <w:r w:rsidR="004F2D2E">
        <w:rPr>
          <w:rFonts w:ascii="Times New Roman" w:hAnsi="Times New Roman" w:cs="Times New Roman"/>
          <w:sz w:val="24"/>
          <w:szCs w:val="24"/>
        </w:rPr>
        <w:t>%</w:t>
      </w:r>
      <w:r w:rsidR="000C7CB5">
        <w:rPr>
          <w:rFonts w:ascii="Times New Roman" w:hAnsi="Times New Roman" w:cs="Times New Roman"/>
          <w:sz w:val="24"/>
          <w:szCs w:val="24"/>
        </w:rPr>
        <w:t xml:space="preserve"> (</w:t>
      </w:r>
      <w:r w:rsidR="000C7CB5" w:rsidRPr="000C7CB5">
        <w:rPr>
          <w:rFonts w:ascii="Times New Roman" w:hAnsi="Times New Roman" w:cs="Times New Roman"/>
          <w:b/>
          <w:bCs/>
          <w:color w:val="0070C0"/>
          <w:sz w:val="24"/>
          <w:szCs w:val="24"/>
        </w:rPr>
        <w:t xml:space="preserve">Figures </w:t>
      </w:r>
      <w:r w:rsidR="001949B6">
        <w:rPr>
          <w:rFonts w:ascii="Times New Roman" w:hAnsi="Times New Roman" w:cs="Times New Roman"/>
          <w:b/>
          <w:bCs/>
          <w:color w:val="0070C0"/>
          <w:sz w:val="24"/>
          <w:szCs w:val="24"/>
        </w:rPr>
        <w:t>2</w:t>
      </w:r>
      <w:r w:rsidR="00152769">
        <w:rPr>
          <w:rFonts w:ascii="Times New Roman" w:hAnsi="Times New Roman" w:cs="Times New Roman"/>
          <w:b/>
          <w:bCs/>
          <w:color w:val="0070C0"/>
          <w:sz w:val="24"/>
          <w:szCs w:val="24"/>
        </w:rPr>
        <w:t>1</w:t>
      </w:r>
      <w:r w:rsidR="000C7CB5" w:rsidRPr="000C7CB5">
        <w:rPr>
          <w:rFonts w:ascii="Times New Roman" w:hAnsi="Times New Roman" w:cs="Times New Roman"/>
          <w:b/>
          <w:bCs/>
          <w:color w:val="0070C0"/>
          <w:sz w:val="24"/>
          <w:szCs w:val="24"/>
        </w:rPr>
        <w:t>.1-2</w:t>
      </w:r>
      <w:r w:rsidR="000C7CB5">
        <w:rPr>
          <w:rFonts w:ascii="Times New Roman" w:hAnsi="Times New Roman" w:cs="Times New Roman"/>
          <w:sz w:val="24"/>
          <w:szCs w:val="24"/>
        </w:rPr>
        <w:t>)</w:t>
      </w:r>
      <w:r w:rsidR="006225AB" w:rsidRPr="006225AB">
        <w:rPr>
          <w:rFonts w:ascii="Times New Roman" w:hAnsi="Times New Roman" w:cs="Times New Roman"/>
          <w:sz w:val="24"/>
          <w:szCs w:val="24"/>
        </w:rPr>
        <w:t>.</w:t>
      </w:r>
    </w:p>
    <w:tbl>
      <w:tblPr>
        <w:tblStyle w:val="TableGrid"/>
        <w:tblW w:w="9810" w:type="dxa"/>
        <w:tblInd w:w="198"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647"/>
        <w:gridCol w:w="5163"/>
      </w:tblGrid>
      <w:tr w:rsidR="00314D14" w:rsidRPr="00D421D6" w14:paraId="176E61E9" w14:textId="77777777" w:rsidTr="00875BEF">
        <w:trPr>
          <w:trHeight w:val="197"/>
        </w:trPr>
        <w:tc>
          <w:tcPr>
            <w:tcW w:w="9810" w:type="dxa"/>
            <w:gridSpan w:val="2"/>
          </w:tcPr>
          <w:p w14:paraId="0F24F241" w14:textId="101218B9" w:rsidR="00314D14" w:rsidRDefault="00314D14" w:rsidP="002F20CD">
            <w:pPr>
              <w:spacing w:after="120"/>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proofErr w:type="gramStart"/>
            <w:r w:rsidR="001949B6">
              <w:rPr>
                <w:rFonts w:ascii="Times New Roman" w:hAnsi="Times New Roman" w:cs="Times New Roman"/>
                <w:b/>
                <w:bCs/>
                <w:color w:val="0070C0"/>
                <w:sz w:val="20"/>
                <w:szCs w:val="20"/>
                <w:lang w:val="en-GB"/>
              </w:rPr>
              <w:t>2</w:t>
            </w:r>
            <w:r w:rsidR="00152769">
              <w:rPr>
                <w:rFonts w:ascii="Times New Roman" w:hAnsi="Times New Roman" w:cs="Times New Roman"/>
                <w:b/>
                <w:bCs/>
                <w:color w:val="0070C0"/>
                <w:sz w:val="20"/>
                <w:szCs w:val="20"/>
                <w:lang w:val="en-GB"/>
              </w:rPr>
              <w:t>1</w:t>
            </w:r>
            <w:r>
              <w:rPr>
                <w:rFonts w:ascii="Times New Roman" w:hAnsi="Times New Roman" w:cs="Times New Roman"/>
                <w:b/>
                <w:bCs/>
                <w:color w:val="0070C0"/>
                <w:sz w:val="20"/>
                <w:szCs w:val="20"/>
                <w:lang w:val="en-GB"/>
              </w:rPr>
              <w:t>.</w:t>
            </w:r>
            <w:r w:rsidR="00A40794">
              <w:rPr>
                <w:rFonts w:ascii="Times New Roman" w:hAnsi="Times New Roman" w:cs="Times New Roman"/>
                <w:b/>
                <w:bCs/>
                <w:color w:val="0070C0"/>
                <w:sz w:val="20"/>
                <w:szCs w:val="20"/>
                <w:lang w:val="en-GB"/>
              </w:rPr>
              <w:t>1</w:t>
            </w:r>
            <w:r>
              <w:rPr>
                <w:rFonts w:ascii="Times New Roman" w:hAnsi="Times New Roman" w:cs="Times New Roman"/>
                <w:b/>
                <w:bCs/>
                <w:color w:val="0070C0"/>
                <w:sz w:val="20"/>
                <w:szCs w:val="20"/>
                <w:lang w:val="en-GB"/>
              </w:rPr>
              <w:t xml:space="preserve">  </w:t>
            </w:r>
            <w:r w:rsidR="00A720BA">
              <w:rPr>
                <w:rFonts w:ascii="Times New Roman" w:hAnsi="Times New Roman" w:cs="Times New Roman"/>
                <w:b/>
                <w:bCs/>
                <w:color w:val="0070C0"/>
                <w:sz w:val="20"/>
                <w:szCs w:val="20"/>
                <w:lang w:val="en-GB"/>
              </w:rPr>
              <w:t>I</w:t>
            </w:r>
            <w:r w:rsidR="00C76FFD">
              <w:rPr>
                <w:rFonts w:ascii="Times New Roman" w:hAnsi="Times New Roman" w:cs="Times New Roman"/>
                <w:b/>
                <w:bCs/>
                <w:color w:val="0070C0"/>
                <w:sz w:val="20"/>
                <w:szCs w:val="20"/>
                <w:lang w:val="en-GB"/>
              </w:rPr>
              <w:t>nterbank</w:t>
            </w:r>
            <w:proofErr w:type="gramEnd"/>
            <w:r w:rsidR="00A720BA">
              <w:rPr>
                <w:rFonts w:ascii="Times New Roman" w:hAnsi="Times New Roman" w:cs="Times New Roman"/>
                <w:b/>
                <w:bCs/>
                <w:color w:val="0070C0"/>
                <w:sz w:val="20"/>
                <w:szCs w:val="20"/>
                <w:lang w:val="en-GB"/>
              </w:rPr>
              <w:t xml:space="preserve"> i</w:t>
            </w:r>
            <w:r>
              <w:rPr>
                <w:rFonts w:ascii="Times New Roman" w:hAnsi="Times New Roman" w:cs="Times New Roman"/>
                <w:b/>
                <w:bCs/>
                <w:color w:val="0070C0"/>
                <w:sz w:val="20"/>
                <w:szCs w:val="20"/>
                <w:lang w:val="en-GB"/>
              </w:rPr>
              <w:t xml:space="preserve">nterest rate, %  </w:t>
            </w:r>
          </w:p>
        </w:tc>
      </w:tr>
      <w:tr w:rsidR="00B41296" w:rsidRPr="00D421D6" w14:paraId="35C82652" w14:textId="77777777" w:rsidTr="00C61C3E">
        <w:trPr>
          <w:trHeight w:val="3194"/>
        </w:trPr>
        <w:tc>
          <w:tcPr>
            <w:tcW w:w="4647" w:type="dxa"/>
          </w:tcPr>
          <w:p w14:paraId="3689F7C0" w14:textId="77777777" w:rsidR="00CF65A8" w:rsidRDefault="000E3AF1" w:rsidP="00B134F7">
            <w:pPr>
              <w:rPr>
                <w:rFonts w:ascii="Times New Roman" w:hAnsi="Times New Roman" w:cs="Times New Roman"/>
                <w:sz w:val="24"/>
                <w:szCs w:val="24"/>
              </w:rPr>
            </w:pPr>
            <w:r>
              <w:rPr>
                <w:rFonts w:ascii="Times New Roman" w:hAnsi="Times New Roman" w:cs="Times New Roman"/>
                <w:sz w:val="24"/>
                <w:szCs w:val="24"/>
              </w:rPr>
              <w:t xml:space="preserve"> </w:t>
            </w:r>
            <w:r w:rsidR="00875BEF">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50EAB0FB" w14:textId="32E92DAC" w:rsidR="00B41296" w:rsidRDefault="00B134F7" w:rsidP="00B134F7">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49564474" wp14:editId="5DDAEDFF">
                  <wp:extent cx="2811780" cy="2104537"/>
                  <wp:effectExtent l="0" t="0" r="7620" b="0"/>
                  <wp:docPr id="20334544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54497" name="Picture 2033454497"/>
                          <pic:cNvPicPr/>
                        </pic:nvPicPr>
                        <pic:blipFill>
                          <a:blip r:embed="rId93">
                            <a:extLst>
                              <a:ext uri="{28A0092B-C50C-407E-A947-70E740481C1C}">
                                <a14:useLocalDpi xmlns:a14="http://schemas.microsoft.com/office/drawing/2010/main" val="0"/>
                              </a:ext>
                            </a:extLst>
                          </a:blip>
                          <a:stretch>
                            <a:fillRect/>
                          </a:stretch>
                        </pic:blipFill>
                        <pic:spPr>
                          <a:xfrm>
                            <a:off x="0" y="0"/>
                            <a:ext cx="2827656" cy="2116420"/>
                          </a:xfrm>
                          <a:prstGeom prst="rect">
                            <a:avLst/>
                          </a:prstGeom>
                        </pic:spPr>
                      </pic:pic>
                    </a:graphicData>
                  </a:graphic>
                </wp:inline>
              </w:drawing>
            </w:r>
          </w:p>
        </w:tc>
        <w:tc>
          <w:tcPr>
            <w:tcW w:w="5163" w:type="dxa"/>
          </w:tcPr>
          <w:p w14:paraId="56947D80" w14:textId="77777777" w:rsidR="00875BEF" w:rsidRDefault="00875BEF" w:rsidP="000E3AF1">
            <w:pPr>
              <w:spacing w:after="120"/>
              <w:rPr>
                <w:rFonts w:ascii="Times New Roman" w:hAnsi="Times New Roman" w:cs="Times New Roman"/>
                <w:color w:val="2F5496" w:themeColor="accent1" w:themeShade="BF"/>
                <w:sz w:val="20"/>
                <w:szCs w:val="20"/>
                <w:lang w:val="en-GB"/>
              </w:rPr>
            </w:pPr>
          </w:p>
          <w:p w14:paraId="199F8785" w14:textId="77777777" w:rsidR="000E3AF1" w:rsidRDefault="00875BEF" w:rsidP="000E3AF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00785E26" w:rsidRPr="00785E26">
              <w:rPr>
                <w:rFonts w:ascii="Times New Roman" w:hAnsi="Times New Roman" w:cs="Times New Roman"/>
                <w:color w:val="2F5496" w:themeColor="accent1" w:themeShade="BF"/>
                <w:sz w:val="20"/>
                <w:szCs w:val="20"/>
              </w:rPr>
              <w:t>IB rate is tuned for Q4 202</w:t>
            </w:r>
            <w:r>
              <w:rPr>
                <w:rFonts w:ascii="Times New Roman" w:hAnsi="Times New Roman" w:cs="Times New Roman"/>
                <w:color w:val="2F5496" w:themeColor="accent1" w:themeShade="BF"/>
                <w:sz w:val="20"/>
                <w:szCs w:val="20"/>
              </w:rPr>
              <w:t>3, assuming NBR keeps its CBR unchanged from August 2023</w:t>
            </w:r>
            <w:r w:rsidR="00C640FD">
              <w:rPr>
                <w:rFonts w:ascii="Times New Roman" w:hAnsi="Times New Roman" w:cs="Times New Roman"/>
                <w:color w:val="2F5496" w:themeColor="accent1" w:themeShade="BF"/>
                <w:sz w:val="20"/>
                <w:szCs w:val="20"/>
              </w:rPr>
              <w:t xml:space="preserve"> </w:t>
            </w:r>
          </w:p>
          <w:p w14:paraId="181EC200" w14:textId="162AD583" w:rsidR="000E3AF1" w:rsidRDefault="00875BEF" w:rsidP="000E3AF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--f</w:t>
            </w:r>
            <w:r w:rsidR="003C1134">
              <w:rPr>
                <w:rFonts w:ascii="Times New Roman" w:hAnsi="Times New Roman" w:cs="Times New Roman"/>
                <w:color w:val="2F5496" w:themeColor="accent1" w:themeShade="BF"/>
                <w:sz w:val="20"/>
                <w:szCs w:val="20"/>
              </w:rPr>
              <w:t>or 2024,</w:t>
            </w:r>
            <w:r>
              <w:rPr>
                <w:rFonts w:ascii="Times New Roman" w:hAnsi="Times New Roman" w:cs="Times New Roman"/>
                <w:color w:val="2F5496" w:themeColor="accent1" w:themeShade="BF"/>
                <w:sz w:val="20"/>
                <w:szCs w:val="20"/>
              </w:rPr>
              <w:t xml:space="preserve"> </w:t>
            </w:r>
            <w:r w:rsidR="000E3AF1">
              <w:rPr>
                <w:rFonts w:ascii="Times New Roman" w:hAnsi="Times New Roman" w:cs="Times New Roman"/>
                <w:color w:val="2F5496" w:themeColor="accent1" w:themeShade="BF"/>
                <w:sz w:val="20"/>
                <w:szCs w:val="20"/>
              </w:rPr>
              <w:t xml:space="preserve">the </w:t>
            </w:r>
            <w:r w:rsidR="00C47881">
              <w:rPr>
                <w:rFonts w:ascii="Times New Roman" w:hAnsi="Times New Roman" w:cs="Times New Roman"/>
                <w:color w:val="2F5496" w:themeColor="accent1" w:themeShade="BF"/>
                <w:sz w:val="20"/>
                <w:szCs w:val="20"/>
              </w:rPr>
              <w:t>model</w:t>
            </w:r>
            <w:r>
              <w:rPr>
                <w:rFonts w:ascii="Times New Roman" w:hAnsi="Times New Roman" w:cs="Times New Roman"/>
                <w:color w:val="2F5496" w:themeColor="accent1" w:themeShade="BF"/>
                <w:sz w:val="20"/>
                <w:szCs w:val="20"/>
              </w:rPr>
              <w:t>’s</w:t>
            </w:r>
            <w:r w:rsidR="00C47881">
              <w:rPr>
                <w:rFonts w:ascii="Times New Roman" w:hAnsi="Times New Roman" w:cs="Times New Roman"/>
                <w:color w:val="2F5496" w:themeColor="accent1" w:themeShade="BF"/>
                <w:sz w:val="20"/>
                <w:szCs w:val="20"/>
              </w:rPr>
              <w:t xml:space="preserve"> </w:t>
            </w:r>
            <w:r w:rsidR="000E3AF1">
              <w:rPr>
                <w:rFonts w:ascii="Times New Roman" w:hAnsi="Times New Roman" w:cs="Times New Roman"/>
                <w:color w:val="2F5496" w:themeColor="accent1" w:themeShade="BF"/>
                <w:sz w:val="20"/>
                <w:szCs w:val="20"/>
              </w:rPr>
              <w:t>policy</w:t>
            </w:r>
            <w:r w:rsidR="00785E26" w:rsidRPr="00785E26">
              <w:rPr>
                <w:rFonts w:ascii="Times New Roman" w:hAnsi="Times New Roman" w:cs="Times New Roman"/>
                <w:color w:val="2F5496" w:themeColor="accent1" w:themeShade="BF"/>
                <w:sz w:val="20"/>
                <w:szCs w:val="20"/>
              </w:rPr>
              <w:t xml:space="preserve"> rule </w:t>
            </w:r>
            <w:r w:rsidR="003C1134">
              <w:rPr>
                <w:rFonts w:ascii="Times New Roman" w:hAnsi="Times New Roman" w:cs="Times New Roman"/>
                <w:color w:val="2F5496" w:themeColor="accent1" w:themeShade="BF"/>
                <w:sz w:val="20"/>
                <w:szCs w:val="20"/>
              </w:rPr>
              <w:t xml:space="preserve">forecasts </w:t>
            </w:r>
            <w:r w:rsidR="00F91B40">
              <w:rPr>
                <w:rFonts w:ascii="Times New Roman" w:hAnsi="Times New Roman" w:cs="Times New Roman"/>
                <w:color w:val="2F5496" w:themeColor="accent1" w:themeShade="BF"/>
                <w:sz w:val="20"/>
                <w:szCs w:val="20"/>
              </w:rPr>
              <w:t xml:space="preserve">a gradual reduction in </w:t>
            </w:r>
            <w:r w:rsidR="003C1134">
              <w:rPr>
                <w:rFonts w:ascii="Times New Roman" w:hAnsi="Times New Roman" w:cs="Times New Roman"/>
                <w:color w:val="2F5496" w:themeColor="accent1" w:themeShade="BF"/>
                <w:sz w:val="20"/>
                <w:szCs w:val="20"/>
              </w:rPr>
              <w:t>IB rates</w:t>
            </w:r>
            <w:r w:rsidR="00F91B40">
              <w:rPr>
                <w:rFonts w:ascii="Times New Roman" w:hAnsi="Times New Roman" w:cs="Times New Roman"/>
                <w:color w:val="2F5496" w:themeColor="accent1" w:themeShade="BF"/>
                <w:sz w:val="20"/>
                <w:szCs w:val="20"/>
              </w:rPr>
              <w:t>, as inflation drop</w:t>
            </w:r>
            <w:r w:rsidR="000C7CB5">
              <w:rPr>
                <w:rFonts w:ascii="Times New Roman" w:hAnsi="Times New Roman" w:cs="Times New Roman"/>
                <w:color w:val="2F5496" w:themeColor="accent1" w:themeShade="BF"/>
                <w:sz w:val="20"/>
                <w:szCs w:val="20"/>
              </w:rPr>
              <w:t>s</w:t>
            </w:r>
            <w:r w:rsidR="00F91B40">
              <w:rPr>
                <w:rFonts w:ascii="Times New Roman" w:hAnsi="Times New Roman" w:cs="Times New Roman"/>
                <w:color w:val="2F5496" w:themeColor="accent1" w:themeShade="BF"/>
                <w:sz w:val="20"/>
                <w:szCs w:val="20"/>
              </w:rPr>
              <w:t xml:space="preserve"> below the 5% target and a </w:t>
            </w:r>
            <w:r w:rsidR="003F0691">
              <w:rPr>
                <w:rFonts w:ascii="Times New Roman" w:hAnsi="Times New Roman" w:cs="Times New Roman"/>
                <w:color w:val="2F5496" w:themeColor="accent1" w:themeShade="BF"/>
                <w:sz w:val="20"/>
                <w:szCs w:val="20"/>
              </w:rPr>
              <w:t>negative</w:t>
            </w:r>
            <w:r w:rsidR="008A0D2C">
              <w:rPr>
                <w:rFonts w:ascii="Times New Roman" w:hAnsi="Times New Roman" w:cs="Times New Roman"/>
                <w:color w:val="2F5496" w:themeColor="accent1" w:themeShade="BF"/>
                <w:sz w:val="20"/>
                <w:szCs w:val="20"/>
              </w:rPr>
              <w:t xml:space="preserve"> </w:t>
            </w:r>
            <w:r w:rsidR="00785E26" w:rsidRPr="00785E26">
              <w:rPr>
                <w:rFonts w:ascii="Times New Roman" w:hAnsi="Times New Roman" w:cs="Times New Roman"/>
                <w:color w:val="2F5496" w:themeColor="accent1" w:themeShade="BF"/>
                <w:sz w:val="20"/>
                <w:szCs w:val="20"/>
              </w:rPr>
              <w:t xml:space="preserve">output gap </w:t>
            </w:r>
            <w:r w:rsidR="008A0D2C">
              <w:rPr>
                <w:rFonts w:ascii="Times New Roman" w:hAnsi="Times New Roman" w:cs="Times New Roman"/>
                <w:color w:val="2F5496" w:themeColor="accent1" w:themeShade="BF"/>
                <w:sz w:val="20"/>
                <w:szCs w:val="20"/>
              </w:rPr>
              <w:t>remains</w:t>
            </w:r>
          </w:p>
          <w:p w14:paraId="6F0534D1" w14:textId="2DF81A29" w:rsidR="00C640FD" w:rsidRPr="002B3D2E" w:rsidRDefault="00F91B40" w:rsidP="00C640FD">
            <w:pPr>
              <w:rPr>
                <w:rFonts w:ascii="Times New Roman" w:hAnsi="Times New Roman" w:cs="Times New Roman"/>
                <w:sz w:val="24"/>
                <w:szCs w:val="24"/>
                <w:lang w:val="en-GB"/>
              </w:rPr>
            </w:pPr>
            <w:r>
              <w:rPr>
                <w:rFonts w:ascii="Times New Roman" w:hAnsi="Times New Roman" w:cs="Times New Roman"/>
                <w:color w:val="2F5496" w:themeColor="accent1" w:themeShade="BF"/>
                <w:sz w:val="20"/>
                <w:szCs w:val="20"/>
              </w:rPr>
              <w:t xml:space="preserve">--from </w:t>
            </w:r>
            <w:r w:rsidR="00B134F7">
              <w:rPr>
                <w:rFonts w:ascii="Times New Roman" w:hAnsi="Times New Roman" w:cs="Times New Roman"/>
                <w:color w:val="2F5496" w:themeColor="accent1" w:themeShade="BF"/>
                <w:sz w:val="20"/>
                <w:szCs w:val="20"/>
              </w:rPr>
              <w:t>mid-</w:t>
            </w:r>
            <w:r>
              <w:rPr>
                <w:rFonts w:ascii="Times New Roman" w:hAnsi="Times New Roman" w:cs="Times New Roman"/>
                <w:color w:val="2F5496" w:themeColor="accent1" w:themeShade="BF"/>
                <w:sz w:val="20"/>
                <w:szCs w:val="20"/>
              </w:rPr>
              <w:t xml:space="preserve">2025, the IB rate </w:t>
            </w:r>
            <w:r w:rsidR="00C640FD">
              <w:rPr>
                <w:rFonts w:ascii="Times New Roman" w:hAnsi="Times New Roman" w:cs="Times New Roman"/>
                <w:color w:val="2F5496" w:themeColor="accent1" w:themeShade="BF"/>
                <w:sz w:val="20"/>
                <w:szCs w:val="20"/>
              </w:rPr>
              <w:t xml:space="preserve">moves </w:t>
            </w:r>
            <w:r>
              <w:rPr>
                <w:rFonts w:ascii="Times New Roman" w:hAnsi="Times New Roman" w:cs="Times New Roman"/>
                <w:color w:val="2F5496" w:themeColor="accent1" w:themeShade="BF"/>
                <w:sz w:val="20"/>
                <w:szCs w:val="20"/>
              </w:rPr>
              <w:t xml:space="preserve">back </w:t>
            </w:r>
            <w:r w:rsidR="00C47881">
              <w:rPr>
                <w:rFonts w:ascii="Times New Roman" w:hAnsi="Times New Roman" w:cs="Times New Roman"/>
                <w:color w:val="2F5496" w:themeColor="accent1" w:themeShade="BF"/>
                <w:sz w:val="20"/>
                <w:szCs w:val="20"/>
              </w:rPr>
              <w:t xml:space="preserve">up </w:t>
            </w:r>
            <w:r w:rsidR="00C640FD">
              <w:rPr>
                <w:rFonts w:ascii="Times New Roman" w:hAnsi="Times New Roman" w:cs="Times New Roman"/>
                <w:color w:val="2F5496" w:themeColor="accent1" w:themeShade="BF"/>
                <w:sz w:val="20"/>
                <w:szCs w:val="20"/>
              </w:rPr>
              <w:t xml:space="preserve">to </w:t>
            </w:r>
            <w:r w:rsidR="00B134F7">
              <w:rPr>
                <w:rFonts w:ascii="Times New Roman" w:hAnsi="Times New Roman" w:cs="Times New Roman"/>
                <w:color w:val="2F5496" w:themeColor="accent1" w:themeShade="BF"/>
                <w:sz w:val="20"/>
                <w:szCs w:val="20"/>
              </w:rPr>
              <w:t xml:space="preserve">its </w:t>
            </w:r>
            <w:r w:rsidR="00C640FD">
              <w:rPr>
                <w:rFonts w:ascii="Times New Roman" w:hAnsi="Times New Roman" w:cs="Times New Roman"/>
                <w:color w:val="2F5496" w:themeColor="accent1" w:themeShade="BF"/>
                <w:sz w:val="20"/>
                <w:szCs w:val="20"/>
              </w:rPr>
              <w:t xml:space="preserve">trend </w:t>
            </w:r>
            <w:r>
              <w:rPr>
                <w:rFonts w:ascii="Times New Roman" w:hAnsi="Times New Roman" w:cs="Times New Roman"/>
                <w:color w:val="2F5496" w:themeColor="accent1" w:themeShade="BF"/>
                <w:sz w:val="20"/>
                <w:szCs w:val="20"/>
              </w:rPr>
              <w:t xml:space="preserve">or neutral level </w:t>
            </w:r>
            <w:r w:rsidR="000C7CB5">
              <w:rPr>
                <w:rFonts w:ascii="Times New Roman" w:hAnsi="Times New Roman" w:cs="Times New Roman"/>
                <w:color w:val="2F5496" w:themeColor="accent1" w:themeShade="BF"/>
                <w:sz w:val="20"/>
                <w:szCs w:val="20"/>
              </w:rPr>
              <w:t>(</w:t>
            </w:r>
            <w:r w:rsidR="00FA245F">
              <w:rPr>
                <w:rFonts w:ascii="Times New Roman" w:hAnsi="Times New Roman" w:cs="Times New Roman"/>
                <w:color w:val="2F5496" w:themeColor="accent1" w:themeShade="BF"/>
                <w:sz w:val="20"/>
                <w:szCs w:val="20"/>
              </w:rPr>
              <w:t>7%</w:t>
            </w:r>
            <w:r w:rsidR="000C7CB5">
              <w:rPr>
                <w:rFonts w:ascii="Times New Roman" w:hAnsi="Times New Roman" w:cs="Times New Roman"/>
                <w:color w:val="2F5496" w:themeColor="accent1" w:themeShade="BF"/>
                <w:sz w:val="20"/>
                <w:szCs w:val="20"/>
              </w:rPr>
              <w:t>)</w:t>
            </w:r>
            <w:r w:rsidR="00C640FD">
              <w:rPr>
                <w:rFonts w:ascii="Times New Roman" w:hAnsi="Times New Roman" w:cs="Times New Roman"/>
                <w:color w:val="2F5496" w:themeColor="accent1" w:themeShade="BF"/>
                <w:sz w:val="20"/>
                <w:szCs w:val="20"/>
              </w:rPr>
              <w:t>, determined by</w:t>
            </w:r>
            <w:r w:rsidR="00C76FFD">
              <w:rPr>
                <w:rFonts w:ascii="Times New Roman" w:hAnsi="Times New Roman" w:cs="Times New Roman"/>
                <w:color w:val="2F5496" w:themeColor="accent1" w:themeShade="BF"/>
                <w:sz w:val="20"/>
                <w:szCs w:val="20"/>
              </w:rPr>
              <w:t xml:space="preserve"> trend </w:t>
            </w:r>
            <w:r w:rsidR="00C640FD">
              <w:rPr>
                <w:rFonts w:ascii="Times New Roman" w:hAnsi="Times New Roman" w:cs="Times New Roman"/>
                <w:color w:val="2F5496" w:themeColor="accent1" w:themeShade="BF"/>
                <w:sz w:val="20"/>
                <w:szCs w:val="20"/>
              </w:rPr>
              <w:t>foreign RIR (</w:t>
            </w:r>
            <w:r w:rsidR="00BB40CA">
              <w:rPr>
                <w:rFonts w:ascii="Times New Roman" w:hAnsi="Times New Roman" w:cs="Times New Roman"/>
                <w:color w:val="2F5496" w:themeColor="accent1" w:themeShade="BF"/>
                <w:sz w:val="20"/>
                <w:szCs w:val="20"/>
              </w:rPr>
              <w:t>0-</w:t>
            </w:r>
            <w:r w:rsidR="00C640FD">
              <w:rPr>
                <w:rFonts w:ascii="Times New Roman" w:hAnsi="Times New Roman" w:cs="Times New Roman"/>
                <w:color w:val="2F5496" w:themeColor="accent1" w:themeShade="BF"/>
                <w:sz w:val="20"/>
                <w:szCs w:val="20"/>
              </w:rPr>
              <w:t>0</w:t>
            </w:r>
            <w:r w:rsidR="00FA245F">
              <w:rPr>
                <w:rFonts w:ascii="Times New Roman" w:hAnsi="Times New Roman" w:cs="Times New Roman"/>
                <w:color w:val="2F5496" w:themeColor="accent1" w:themeShade="BF"/>
                <w:sz w:val="20"/>
                <w:szCs w:val="20"/>
              </w:rPr>
              <w:t>.5</w:t>
            </w:r>
            <w:r w:rsidR="00C640FD">
              <w:rPr>
                <w:rFonts w:ascii="Times New Roman" w:hAnsi="Times New Roman" w:cs="Times New Roman"/>
                <w:color w:val="2F5496" w:themeColor="accent1" w:themeShade="BF"/>
                <w:sz w:val="20"/>
                <w:szCs w:val="20"/>
              </w:rPr>
              <w:t>%), country risk premium (2%)</w:t>
            </w:r>
            <w:r w:rsidR="00C76FFD">
              <w:rPr>
                <w:rFonts w:ascii="Times New Roman" w:hAnsi="Times New Roman" w:cs="Times New Roman"/>
                <w:color w:val="2F5496" w:themeColor="accent1" w:themeShade="BF"/>
                <w:sz w:val="20"/>
                <w:szCs w:val="20"/>
              </w:rPr>
              <w:t>,</w:t>
            </w:r>
            <w:r w:rsidR="00C61C3E">
              <w:rPr>
                <w:rStyle w:val="FootnoteReference"/>
                <w:rFonts w:ascii="Times New Roman" w:hAnsi="Times New Roman" w:cs="Times New Roman"/>
                <w:color w:val="2F5496" w:themeColor="accent1" w:themeShade="BF"/>
                <w:sz w:val="20"/>
                <w:szCs w:val="20"/>
              </w:rPr>
              <w:footnoteReference w:id="16"/>
            </w:r>
            <w:r w:rsidR="00C640FD">
              <w:rPr>
                <w:rFonts w:ascii="Times New Roman" w:hAnsi="Times New Roman" w:cs="Times New Roman"/>
                <w:color w:val="2F5496" w:themeColor="accent1" w:themeShade="BF"/>
                <w:sz w:val="20"/>
                <w:szCs w:val="20"/>
              </w:rPr>
              <w:t xml:space="preserve"> and </w:t>
            </w:r>
            <w:r w:rsidR="000E3AF1">
              <w:rPr>
                <w:rFonts w:ascii="Times New Roman" w:hAnsi="Times New Roman" w:cs="Times New Roman"/>
                <w:color w:val="2F5496" w:themeColor="accent1" w:themeShade="BF"/>
                <w:sz w:val="20"/>
                <w:szCs w:val="20"/>
              </w:rPr>
              <w:t xml:space="preserve">core </w:t>
            </w:r>
            <w:r w:rsidR="00C640FD">
              <w:rPr>
                <w:rFonts w:ascii="Times New Roman" w:hAnsi="Times New Roman" w:cs="Times New Roman"/>
                <w:color w:val="2F5496" w:themeColor="accent1" w:themeShade="BF"/>
                <w:sz w:val="20"/>
                <w:szCs w:val="20"/>
              </w:rPr>
              <w:t>inflation target (4.5%)</w:t>
            </w:r>
          </w:p>
        </w:tc>
      </w:tr>
    </w:tbl>
    <w:p w14:paraId="5A72DCF2" w14:textId="77777777" w:rsidR="000C7CB5" w:rsidRDefault="000C7CB5" w:rsidP="000C7CB5">
      <w:pPr>
        <w:spacing w:after="0"/>
        <w:ind w:left="720"/>
        <w:jc w:val="center"/>
        <w:rPr>
          <w:rFonts w:ascii="Times New Roman" w:hAnsi="Times New Roman" w:cs="Times New Roman"/>
          <w:sz w:val="24"/>
          <w:szCs w:val="24"/>
          <w:lang w:val="en-GB"/>
        </w:rPr>
      </w:pPr>
    </w:p>
    <w:tbl>
      <w:tblPr>
        <w:tblStyle w:val="TableGrid"/>
        <w:tblW w:w="9933" w:type="dxa"/>
        <w:tblInd w:w="7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7200"/>
        <w:gridCol w:w="2733"/>
      </w:tblGrid>
      <w:tr w:rsidR="000C7CB5" w14:paraId="3EACF776" w14:textId="77777777" w:rsidTr="000C7CB5">
        <w:trPr>
          <w:trHeight w:val="213"/>
        </w:trPr>
        <w:tc>
          <w:tcPr>
            <w:tcW w:w="9933" w:type="dxa"/>
            <w:gridSpan w:val="2"/>
          </w:tcPr>
          <w:p w14:paraId="039322DC" w14:textId="5CFE85E6" w:rsidR="000C7CB5" w:rsidRDefault="000C7CB5" w:rsidP="007A7966">
            <w:pPr>
              <w:rPr>
                <w:rFonts w:ascii="Times New Roman" w:hAnsi="Times New Roman" w:cs="Times New Roman"/>
                <w:color w:val="2F5496" w:themeColor="accent1" w:themeShade="BF"/>
                <w:sz w:val="20"/>
                <w:szCs w:val="20"/>
                <w:u w:val="single"/>
              </w:rPr>
            </w:pPr>
            <w:r w:rsidRPr="00D579ED">
              <w:rPr>
                <w:rFonts w:ascii="Times New Roman" w:hAnsi="Times New Roman" w:cs="Times New Roman"/>
                <w:b/>
                <w:bCs/>
                <w:color w:val="0070C0"/>
                <w:sz w:val="20"/>
                <w:szCs w:val="20"/>
                <w:lang w:val="en-GB"/>
              </w:rPr>
              <w:t xml:space="preserve">Figure </w:t>
            </w:r>
            <w:proofErr w:type="gramStart"/>
            <w:r w:rsidR="001949B6">
              <w:rPr>
                <w:rFonts w:ascii="Times New Roman" w:hAnsi="Times New Roman" w:cs="Times New Roman"/>
                <w:b/>
                <w:bCs/>
                <w:color w:val="0070C0"/>
                <w:sz w:val="20"/>
                <w:szCs w:val="20"/>
                <w:lang w:val="en-GB"/>
              </w:rPr>
              <w:t>2</w:t>
            </w:r>
            <w:r w:rsidR="00152769">
              <w:rPr>
                <w:rFonts w:ascii="Times New Roman" w:hAnsi="Times New Roman" w:cs="Times New Roman"/>
                <w:b/>
                <w:bCs/>
                <w:color w:val="0070C0"/>
                <w:sz w:val="20"/>
                <w:szCs w:val="20"/>
                <w:lang w:val="en-GB"/>
              </w:rPr>
              <w:t>1</w:t>
            </w:r>
            <w:r>
              <w:rPr>
                <w:rFonts w:ascii="Times New Roman" w:hAnsi="Times New Roman" w:cs="Times New Roman"/>
                <w:b/>
                <w:bCs/>
                <w:color w:val="0070C0"/>
                <w:sz w:val="20"/>
                <w:szCs w:val="20"/>
                <w:lang w:val="en-GB"/>
              </w:rPr>
              <w:t xml:space="preserve">.2  </w:t>
            </w:r>
            <w:r w:rsidR="00C61C3E">
              <w:rPr>
                <w:rFonts w:ascii="Times New Roman" w:hAnsi="Times New Roman" w:cs="Times New Roman"/>
                <w:b/>
                <w:bCs/>
                <w:color w:val="0070C0"/>
                <w:sz w:val="20"/>
                <w:szCs w:val="20"/>
                <w:lang w:val="en-GB"/>
              </w:rPr>
              <w:t>Drivers</w:t>
            </w:r>
            <w:proofErr w:type="gramEnd"/>
            <w:r w:rsidR="00C61C3E">
              <w:rPr>
                <w:rFonts w:ascii="Times New Roman" w:hAnsi="Times New Roman" w:cs="Times New Roman"/>
                <w:b/>
                <w:bCs/>
                <w:color w:val="0070C0"/>
                <w:sz w:val="20"/>
                <w:szCs w:val="20"/>
                <w:lang w:val="en-GB"/>
              </w:rPr>
              <w:t xml:space="preserve"> of i</w:t>
            </w:r>
            <w:r>
              <w:rPr>
                <w:rFonts w:ascii="Times New Roman" w:hAnsi="Times New Roman" w:cs="Times New Roman"/>
                <w:b/>
                <w:bCs/>
                <w:color w:val="0070C0"/>
                <w:sz w:val="20"/>
                <w:szCs w:val="20"/>
                <w:lang w:val="en-GB"/>
              </w:rPr>
              <w:t>nterbank interest rate  (policy rule)</w:t>
            </w:r>
          </w:p>
        </w:tc>
      </w:tr>
      <w:tr w:rsidR="00F4392B" w14:paraId="62687513" w14:textId="77777777" w:rsidTr="00C61C3E">
        <w:trPr>
          <w:trHeight w:val="6207"/>
        </w:trPr>
        <w:tc>
          <w:tcPr>
            <w:tcW w:w="7200" w:type="dxa"/>
          </w:tcPr>
          <w:p w14:paraId="0C9E43C9" w14:textId="6526BCBC" w:rsidR="00F4392B" w:rsidRPr="00C61C3E" w:rsidRDefault="00157644" w:rsidP="006B09BC">
            <w:pPr>
              <w:rPr>
                <w:rFonts w:ascii="Times New Roman" w:hAnsi="Times New Roman" w:cs="Times New Roman"/>
                <w:sz w:val="20"/>
                <w:szCs w:val="20"/>
                <w:lang w:val="en-GB"/>
              </w:rPr>
            </w:pPr>
            <w:r w:rsidRPr="00C61C3E">
              <w:rPr>
                <w:rFonts w:ascii="Times New Roman" w:hAnsi="Times New Roman" w:cs="Times New Roman"/>
                <w:noProof/>
                <w:sz w:val="20"/>
                <w:szCs w:val="20"/>
                <w:lang w:val="en-GB"/>
              </w:rPr>
              <w:t xml:space="preserve"> </w:t>
            </w:r>
            <w:r w:rsidR="00C61C3E">
              <w:rPr>
                <w:rFonts w:ascii="Times New Roman" w:hAnsi="Times New Roman" w:cs="Times New Roman"/>
                <w:noProof/>
                <w:sz w:val="20"/>
                <w:szCs w:val="20"/>
                <w:lang w:val="en-GB"/>
              </w:rPr>
              <w:t xml:space="preserve"> </w:t>
            </w:r>
            <w:r w:rsidR="00B134F7">
              <w:rPr>
                <w:rFonts w:ascii="Times New Roman" w:hAnsi="Times New Roman" w:cs="Times New Roman"/>
                <w:noProof/>
                <w:sz w:val="20"/>
                <w:szCs w:val="20"/>
                <w:lang w:val="en-GB"/>
              </w:rPr>
              <w:drawing>
                <wp:inline distT="0" distB="0" distL="0" distR="0" wp14:anchorId="1A235AFB" wp14:editId="5D7F74C3">
                  <wp:extent cx="4364182" cy="3838656"/>
                  <wp:effectExtent l="0" t="0" r="0" b="0"/>
                  <wp:docPr id="636171889" name="Picture 20" descr="A graph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71889" name="Picture 20" descr="A graph of a graph"/>
                          <pic:cNvPicPr/>
                        </pic:nvPicPr>
                        <pic:blipFill>
                          <a:blip r:embed="rId94">
                            <a:extLst>
                              <a:ext uri="{28A0092B-C50C-407E-A947-70E740481C1C}">
                                <a14:useLocalDpi xmlns:a14="http://schemas.microsoft.com/office/drawing/2010/main" val="0"/>
                              </a:ext>
                            </a:extLst>
                          </a:blip>
                          <a:stretch>
                            <a:fillRect/>
                          </a:stretch>
                        </pic:blipFill>
                        <pic:spPr>
                          <a:xfrm>
                            <a:off x="0" y="0"/>
                            <a:ext cx="4365828" cy="3840104"/>
                          </a:xfrm>
                          <a:prstGeom prst="rect">
                            <a:avLst/>
                          </a:prstGeom>
                        </pic:spPr>
                      </pic:pic>
                    </a:graphicData>
                  </a:graphic>
                </wp:inline>
              </w:drawing>
            </w:r>
          </w:p>
        </w:tc>
        <w:tc>
          <w:tcPr>
            <w:tcW w:w="2733" w:type="dxa"/>
          </w:tcPr>
          <w:p w14:paraId="2E9B284C" w14:textId="77777777" w:rsidR="007A7966" w:rsidRPr="00C61C3E" w:rsidRDefault="006B09BC" w:rsidP="00C61C3E">
            <w:pPr>
              <w:rPr>
                <w:rFonts w:ascii="Times New Roman" w:hAnsi="Times New Roman" w:cs="Times New Roman"/>
                <w:color w:val="2F5496" w:themeColor="accent1" w:themeShade="BF"/>
                <w:sz w:val="20"/>
                <w:szCs w:val="20"/>
              </w:rPr>
            </w:pPr>
            <w:r w:rsidRPr="00C61C3E">
              <w:rPr>
                <w:rFonts w:ascii="Times New Roman" w:hAnsi="Times New Roman" w:cs="Times New Roman"/>
                <w:color w:val="2F5496" w:themeColor="accent1" w:themeShade="BF"/>
                <w:sz w:val="20"/>
                <w:szCs w:val="20"/>
                <w:u w:val="single"/>
              </w:rPr>
              <w:t>D</w:t>
            </w:r>
            <w:r w:rsidR="007A7966" w:rsidRPr="00C61C3E">
              <w:rPr>
                <w:rFonts w:ascii="Times New Roman" w:hAnsi="Times New Roman" w:cs="Times New Roman"/>
                <w:color w:val="2F5496" w:themeColor="accent1" w:themeShade="BF"/>
                <w:sz w:val="20"/>
                <w:szCs w:val="20"/>
                <w:u w:val="single"/>
              </w:rPr>
              <w:t>rivers</w:t>
            </w:r>
            <w:r w:rsidR="009F51B5" w:rsidRPr="00C61C3E">
              <w:rPr>
                <w:rFonts w:ascii="Times New Roman" w:hAnsi="Times New Roman" w:cs="Times New Roman"/>
                <w:color w:val="2F5496" w:themeColor="accent1" w:themeShade="BF"/>
                <w:sz w:val="20"/>
                <w:szCs w:val="20"/>
                <w:u w:val="single"/>
              </w:rPr>
              <w:t xml:space="preserve"> of policy r</w:t>
            </w:r>
            <w:r w:rsidR="00C47881" w:rsidRPr="00C61C3E">
              <w:rPr>
                <w:rFonts w:ascii="Times New Roman" w:hAnsi="Times New Roman" w:cs="Times New Roman"/>
                <w:color w:val="2F5496" w:themeColor="accent1" w:themeShade="BF"/>
                <w:sz w:val="20"/>
                <w:szCs w:val="20"/>
                <w:u w:val="single"/>
              </w:rPr>
              <w:t>ule</w:t>
            </w:r>
            <w:r w:rsidR="009F51B5" w:rsidRPr="00C61C3E">
              <w:rPr>
                <w:rFonts w:ascii="Times New Roman" w:hAnsi="Times New Roman" w:cs="Times New Roman"/>
                <w:color w:val="2F5496" w:themeColor="accent1" w:themeShade="BF"/>
                <w:sz w:val="20"/>
                <w:szCs w:val="20"/>
                <w:u w:val="single"/>
              </w:rPr>
              <w:t xml:space="preserve"> in 202</w:t>
            </w:r>
            <w:r w:rsidR="00C61C3E" w:rsidRPr="00C61C3E">
              <w:rPr>
                <w:rFonts w:ascii="Times New Roman" w:hAnsi="Times New Roman" w:cs="Times New Roman"/>
                <w:color w:val="2F5496" w:themeColor="accent1" w:themeShade="BF"/>
                <w:sz w:val="20"/>
                <w:szCs w:val="20"/>
                <w:u w:val="single"/>
              </w:rPr>
              <w:t>4</w:t>
            </w:r>
            <w:r w:rsidR="007A7966" w:rsidRPr="00C61C3E">
              <w:rPr>
                <w:rFonts w:ascii="Times New Roman" w:hAnsi="Times New Roman" w:cs="Times New Roman"/>
                <w:color w:val="2F5496" w:themeColor="accent1" w:themeShade="BF"/>
                <w:sz w:val="20"/>
                <w:szCs w:val="20"/>
              </w:rPr>
              <w:t>:</w:t>
            </w:r>
          </w:p>
          <w:p w14:paraId="1165C0E2" w14:textId="09E58FEA" w:rsidR="006225AB" w:rsidRPr="00C61C3E" w:rsidRDefault="006225AB" w:rsidP="00C61C3E">
            <w:pPr>
              <w:rPr>
                <w:rFonts w:ascii="Times New Roman" w:hAnsi="Times New Roman" w:cs="Times New Roman"/>
                <w:color w:val="2F5496" w:themeColor="accent1" w:themeShade="BF"/>
                <w:sz w:val="20"/>
                <w:szCs w:val="20"/>
              </w:rPr>
            </w:pPr>
            <w:r w:rsidRPr="00B134F7">
              <w:rPr>
                <w:rFonts w:ascii="Times New Roman" w:hAnsi="Times New Roman" w:cs="Times New Roman"/>
                <w:color w:val="2F5496" w:themeColor="accent1" w:themeShade="BF"/>
                <w:sz w:val="20"/>
                <w:szCs w:val="20"/>
              </w:rPr>
              <w:t>--</w:t>
            </w:r>
            <w:r w:rsidR="009F51B5" w:rsidRPr="00C61C3E">
              <w:rPr>
                <w:rFonts w:ascii="Times New Roman" w:hAnsi="Times New Roman" w:cs="Times New Roman"/>
                <w:color w:val="2F5496" w:themeColor="accent1" w:themeShade="BF"/>
                <w:sz w:val="20"/>
                <w:szCs w:val="20"/>
              </w:rPr>
              <w:t>expected inflation deviation from target (</w:t>
            </w:r>
            <w:r w:rsidR="00B134F7">
              <w:rPr>
                <w:rFonts w:ascii="Times New Roman" w:hAnsi="Times New Roman" w:cs="Times New Roman"/>
                <w:color w:val="2F5496" w:themeColor="accent1" w:themeShade="BF"/>
                <w:sz w:val="20"/>
                <w:szCs w:val="20"/>
              </w:rPr>
              <w:t>-</w:t>
            </w:r>
            <w:r w:rsidR="009F51B5" w:rsidRPr="00C61C3E">
              <w:rPr>
                <w:rFonts w:ascii="Times New Roman" w:hAnsi="Times New Roman" w:cs="Times New Roman"/>
                <w:color w:val="2F5496" w:themeColor="accent1" w:themeShade="BF"/>
                <w:sz w:val="20"/>
                <w:szCs w:val="20"/>
              </w:rPr>
              <w:t>)</w:t>
            </w:r>
          </w:p>
          <w:p w14:paraId="07A54658" w14:textId="77777777" w:rsidR="006225AB" w:rsidRPr="00C61C3E" w:rsidRDefault="006225AB" w:rsidP="00C61C3E">
            <w:pPr>
              <w:rPr>
                <w:rFonts w:ascii="Times New Roman" w:hAnsi="Times New Roman" w:cs="Times New Roman"/>
                <w:color w:val="2F5496" w:themeColor="accent1" w:themeShade="BF"/>
                <w:sz w:val="20"/>
                <w:szCs w:val="20"/>
              </w:rPr>
            </w:pPr>
            <w:r w:rsidRPr="00C61C3E">
              <w:rPr>
                <w:rFonts w:ascii="Times New Roman" w:hAnsi="Times New Roman" w:cs="Times New Roman"/>
                <w:color w:val="2F5496" w:themeColor="accent1" w:themeShade="BF"/>
                <w:sz w:val="20"/>
                <w:szCs w:val="20"/>
              </w:rPr>
              <w:t>--</w:t>
            </w:r>
            <w:r w:rsidR="009F51B5" w:rsidRPr="00C61C3E">
              <w:rPr>
                <w:rFonts w:ascii="Times New Roman" w:hAnsi="Times New Roman" w:cs="Times New Roman"/>
                <w:color w:val="2F5496" w:themeColor="accent1" w:themeShade="BF"/>
                <w:sz w:val="20"/>
                <w:szCs w:val="20"/>
              </w:rPr>
              <w:t>negative output gap (-)</w:t>
            </w:r>
          </w:p>
          <w:p w14:paraId="6A883FD6" w14:textId="4BDC4BF7" w:rsidR="00C640FD" w:rsidRPr="00C61C3E" w:rsidRDefault="006225AB" w:rsidP="00C61C3E">
            <w:pPr>
              <w:rPr>
                <w:rFonts w:ascii="Times New Roman" w:hAnsi="Times New Roman" w:cs="Times New Roman"/>
                <w:color w:val="2F5496" w:themeColor="accent1" w:themeShade="BF"/>
                <w:sz w:val="20"/>
                <w:szCs w:val="20"/>
              </w:rPr>
            </w:pPr>
            <w:r w:rsidRPr="00C61C3E">
              <w:rPr>
                <w:rFonts w:ascii="Times New Roman" w:hAnsi="Times New Roman" w:cs="Times New Roman"/>
                <w:color w:val="2F5496" w:themeColor="accent1" w:themeShade="BF"/>
                <w:sz w:val="20"/>
                <w:szCs w:val="20"/>
              </w:rPr>
              <w:t>--</w:t>
            </w:r>
            <w:r w:rsidR="009F51B5" w:rsidRPr="00C61C3E">
              <w:rPr>
                <w:rFonts w:ascii="Times New Roman" w:hAnsi="Times New Roman" w:cs="Times New Roman"/>
                <w:color w:val="2F5496" w:themeColor="accent1" w:themeShade="BF"/>
                <w:sz w:val="20"/>
                <w:szCs w:val="20"/>
              </w:rPr>
              <w:t>pull from neutral</w:t>
            </w:r>
            <w:r w:rsidR="00FF3F5A" w:rsidRPr="00C61C3E">
              <w:rPr>
                <w:rFonts w:ascii="Times New Roman" w:hAnsi="Times New Roman" w:cs="Times New Roman"/>
                <w:color w:val="2F5496" w:themeColor="accent1" w:themeShade="BF"/>
                <w:sz w:val="20"/>
                <w:szCs w:val="20"/>
              </w:rPr>
              <w:t xml:space="preserve"> </w:t>
            </w:r>
            <w:r w:rsidR="009F51B5" w:rsidRPr="00C61C3E">
              <w:rPr>
                <w:rFonts w:ascii="Times New Roman" w:hAnsi="Times New Roman" w:cs="Times New Roman"/>
                <w:color w:val="2F5496" w:themeColor="accent1" w:themeShade="BF"/>
                <w:sz w:val="20"/>
                <w:szCs w:val="20"/>
              </w:rPr>
              <w:t xml:space="preserve">interest rate </w:t>
            </w:r>
            <w:r w:rsidR="00C61C3E" w:rsidRPr="00C61C3E">
              <w:rPr>
                <w:rFonts w:ascii="Times New Roman" w:hAnsi="Times New Roman" w:cs="Times New Roman"/>
                <w:color w:val="2F5496" w:themeColor="accent1" w:themeShade="BF"/>
                <w:sz w:val="20"/>
                <w:szCs w:val="20"/>
              </w:rPr>
              <w:t xml:space="preserve">(7%) </w:t>
            </w:r>
            <w:r w:rsidR="009F51B5" w:rsidRPr="00C61C3E">
              <w:rPr>
                <w:rFonts w:ascii="Times New Roman" w:hAnsi="Times New Roman" w:cs="Times New Roman"/>
                <w:color w:val="2F5496" w:themeColor="accent1" w:themeShade="BF"/>
                <w:sz w:val="20"/>
                <w:szCs w:val="20"/>
              </w:rPr>
              <w:t>(+)</w:t>
            </w:r>
          </w:p>
          <w:p w14:paraId="0805D27B" w14:textId="77777777" w:rsidR="00C640FD" w:rsidRPr="00C61C3E" w:rsidRDefault="00C61C3E" w:rsidP="00C61C3E">
            <w:pPr>
              <w:rPr>
                <w:rFonts w:ascii="Times New Roman" w:hAnsi="Times New Roman" w:cs="Times New Roman"/>
                <w:sz w:val="20"/>
                <w:szCs w:val="20"/>
              </w:rPr>
            </w:pPr>
            <w:r w:rsidRPr="00C61C3E">
              <w:rPr>
                <w:rFonts w:ascii="Times New Roman" w:hAnsi="Times New Roman" w:cs="Times New Roman"/>
                <w:color w:val="2F5496" w:themeColor="accent1" w:themeShade="BF"/>
                <w:sz w:val="20"/>
                <w:szCs w:val="20"/>
              </w:rPr>
              <w:t xml:space="preserve">--gradual interest rate changes, </w:t>
            </w:r>
            <w:r>
              <w:rPr>
                <w:rFonts w:ascii="Times New Roman" w:hAnsi="Times New Roman" w:cs="Times New Roman"/>
                <w:color w:val="2F5496" w:themeColor="accent1" w:themeShade="BF"/>
                <w:sz w:val="20"/>
                <w:szCs w:val="20"/>
              </w:rPr>
              <w:t>(</w:t>
            </w:r>
            <w:r w:rsidRPr="00C61C3E">
              <w:rPr>
                <w:rFonts w:ascii="Times New Roman" w:hAnsi="Times New Roman" w:cs="Times New Roman"/>
                <w:color w:val="2F5496" w:themeColor="accent1" w:themeShade="BF"/>
                <w:sz w:val="20"/>
                <w:szCs w:val="20"/>
              </w:rPr>
              <w:t>lagged e</w:t>
            </w:r>
            <w:r>
              <w:rPr>
                <w:rFonts w:ascii="Times New Roman" w:hAnsi="Times New Roman" w:cs="Times New Roman"/>
                <w:color w:val="2F5496" w:themeColor="accent1" w:themeShade="BF"/>
                <w:sz w:val="20"/>
                <w:szCs w:val="20"/>
              </w:rPr>
              <w:t>ff</w:t>
            </w:r>
            <w:r w:rsidRPr="00C61C3E">
              <w:rPr>
                <w:rFonts w:ascii="Times New Roman" w:hAnsi="Times New Roman" w:cs="Times New Roman"/>
                <w:color w:val="2F5496" w:themeColor="accent1" w:themeShade="BF"/>
                <w:sz w:val="20"/>
                <w:szCs w:val="20"/>
              </w:rPr>
              <w:t>ect</w:t>
            </w:r>
            <w:r>
              <w:rPr>
                <w:rFonts w:ascii="Times New Roman" w:hAnsi="Times New Roman" w:cs="Times New Roman"/>
                <w:color w:val="2F5496" w:themeColor="accent1" w:themeShade="BF"/>
                <w:sz w:val="20"/>
                <w:szCs w:val="20"/>
              </w:rPr>
              <w:t>)</w:t>
            </w:r>
          </w:p>
        </w:tc>
      </w:tr>
    </w:tbl>
    <w:p w14:paraId="5C60432D" w14:textId="251AC582" w:rsidR="008231E5" w:rsidRPr="00F03F18" w:rsidRDefault="00963D36" w:rsidP="00963D36">
      <w:pPr>
        <w:spacing w:after="120"/>
        <w:rPr>
          <w:rFonts w:ascii="Times New Roman" w:hAnsi="Times New Roman" w:cs="Times New Roman"/>
          <w:b/>
          <w:bCs/>
          <w:sz w:val="24"/>
          <w:szCs w:val="24"/>
        </w:rPr>
      </w:pPr>
      <w:r w:rsidRPr="00A650A2">
        <w:rPr>
          <w:rFonts w:ascii="Times New Roman" w:hAnsi="Times New Roman" w:cs="Times New Roman"/>
          <w:sz w:val="24"/>
          <w:szCs w:val="24"/>
          <w:lang w:val="en-GB"/>
        </w:rPr>
        <w:lastRenderedPageBreak/>
        <w:t xml:space="preserve">The </w:t>
      </w:r>
      <w:r w:rsidRPr="00963D36">
        <w:rPr>
          <w:rFonts w:ascii="Times New Roman" w:hAnsi="Times New Roman" w:cs="Times New Roman"/>
          <w:b/>
          <w:bCs/>
          <w:color w:val="4472C4" w:themeColor="accent1"/>
          <w:sz w:val="24"/>
          <w:szCs w:val="24"/>
          <w:lang w:val="en-GB"/>
        </w:rPr>
        <w:t xml:space="preserve">policy real interest rate </w:t>
      </w:r>
      <w:r>
        <w:rPr>
          <w:rFonts w:ascii="Times New Roman" w:hAnsi="Times New Roman" w:cs="Times New Roman"/>
          <w:sz w:val="24"/>
          <w:szCs w:val="24"/>
          <w:lang w:val="en-GB"/>
        </w:rPr>
        <w:t>(</w:t>
      </w:r>
      <w:r w:rsidRPr="00A650A2">
        <w:rPr>
          <w:rFonts w:ascii="Times New Roman" w:hAnsi="Times New Roman" w:cs="Times New Roman"/>
          <w:sz w:val="24"/>
          <w:szCs w:val="24"/>
          <w:lang w:val="en-GB"/>
        </w:rPr>
        <w:t>RIR</w:t>
      </w:r>
      <w:r>
        <w:rPr>
          <w:rFonts w:ascii="Times New Roman" w:hAnsi="Times New Roman" w:cs="Times New Roman"/>
          <w:sz w:val="24"/>
          <w:szCs w:val="24"/>
          <w:lang w:val="en-GB"/>
        </w:rPr>
        <w:t>)</w:t>
      </w:r>
      <w:r w:rsidRPr="00A650A2">
        <w:rPr>
          <w:rFonts w:ascii="Times New Roman" w:hAnsi="Times New Roman" w:cs="Times New Roman"/>
          <w:sz w:val="24"/>
          <w:szCs w:val="24"/>
          <w:lang w:val="en-GB"/>
        </w:rPr>
        <w:t xml:space="preserve"> is influenced by NBR’s </w:t>
      </w:r>
      <w:r>
        <w:rPr>
          <w:rFonts w:ascii="Times New Roman" w:hAnsi="Times New Roman" w:cs="Times New Roman"/>
          <w:sz w:val="24"/>
          <w:szCs w:val="24"/>
          <w:lang w:val="en-GB"/>
        </w:rPr>
        <w:t>CBR</w:t>
      </w:r>
      <w:r w:rsidRPr="00A650A2">
        <w:rPr>
          <w:rFonts w:ascii="Times New Roman" w:hAnsi="Times New Roman" w:cs="Times New Roman"/>
          <w:sz w:val="24"/>
          <w:szCs w:val="24"/>
          <w:lang w:val="en-GB"/>
        </w:rPr>
        <w:t xml:space="preserve"> rate with a</w:t>
      </w:r>
      <w:r>
        <w:rPr>
          <w:rFonts w:ascii="Times New Roman" w:hAnsi="Times New Roman" w:cs="Times New Roman"/>
          <w:sz w:val="24"/>
          <w:szCs w:val="24"/>
          <w:lang w:val="en-GB"/>
        </w:rPr>
        <w:t xml:space="preserve"> </w:t>
      </w:r>
      <w:r w:rsidRPr="00A650A2">
        <w:rPr>
          <w:rFonts w:ascii="Times New Roman" w:hAnsi="Times New Roman" w:cs="Times New Roman"/>
          <w:sz w:val="24"/>
          <w:szCs w:val="24"/>
          <w:lang w:val="en-GB"/>
        </w:rPr>
        <w:t xml:space="preserve">view to </w:t>
      </w:r>
      <w:r>
        <w:rPr>
          <w:rFonts w:ascii="Times New Roman" w:hAnsi="Times New Roman" w:cs="Times New Roman"/>
          <w:sz w:val="24"/>
          <w:szCs w:val="24"/>
          <w:lang w:val="en-GB"/>
        </w:rPr>
        <w:t>steer</w:t>
      </w:r>
      <w:r w:rsidRPr="00A650A2">
        <w:rPr>
          <w:rFonts w:ascii="Times New Roman" w:hAnsi="Times New Roman" w:cs="Times New Roman"/>
          <w:sz w:val="24"/>
          <w:szCs w:val="24"/>
          <w:lang w:val="en-GB"/>
        </w:rPr>
        <w:t xml:space="preserve">ing private demand. </w:t>
      </w:r>
      <w:r w:rsidRPr="00F80918">
        <w:rPr>
          <w:rFonts w:ascii="Times New Roman" w:hAnsi="Times New Roman" w:cs="Times New Roman"/>
          <w:sz w:val="24"/>
          <w:szCs w:val="24"/>
          <w:lang w:val="en-GB"/>
        </w:rPr>
        <w:t xml:space="preserve">After </w:t>
      </w:r>
      <w:r>
        <w:rPr>
          <w:rFonts w:ascii="Times New Roman" w:hAnsi="Times New Roman" w:cs="Times New Roman"/>
          <w:sz w:val="24"/>
          <w:szCs w:val="24"/>
          <w:lang w:val="en-GB"/>
        </w:rPr>
        <w:t xml:space="preserve">a </w:t>
      </w:r>
      <w:r w:rsidRPr="00F80918">
        <w:rPr>
          <w:rFonts w:ascii="Times New Roman" w:hAnsi="Times New Roman" w:cs="Times New Roman"/>
          <w:sz w:val="24"/>
          <w:szCs w:val="24"/>
          <w:lang w:val="en-GB"/>
        </w:rPr>
        <w:t>significant drop</w:t>
      </w:r>
      <w:r>
        <w:rPr>
          <w:rFonts w:ascii="Times New Roman" w:hAnsi="Times New Roman" w:cs="Times New Roman"/>
          <w:sz w:val="24"/>
          <w:szCs w:val="24"/>
          <w:lang w:val="en-GB"/>
        </w:rPr>
        <w:t xml:space="preserve"> into negative territory</w:t>
      </w:r>
      <w:r w:rsidRPr="00F80918">
        <w:rPr>
          <w:rFonts w:ascii="Times New Roman" w:hAnsi="Times New Roman" w:cs="Times New Roman"/>
          <w:sz w:val="24"/>
          <w:szCs w:val="24"/>
          <w:lang w:val="en-GB"/>
        </w:rPr>
        <w:t xml:space="preserve"> </w:t>
      </w:r>
      <w:r>
        <w:rPr>
          <w:rFonts w:ascii="Times New Roman" w:hAnsi="Times New Roman" w:cs="Times New Roman"/>
          <w:sz w:val="24"/>
          <w:szCs w:val="24"/>
          <w:lang w:val="en-GB"/>
        </w:rPr>
        <w:t>s</w:t>
      </w:r>
      <w:r w:rsidRPr="00F80918">
        <w:rPr>
          <w:rFonts w:ascii="Times New Roman" w:hAnsi="Times New Roman" w:cs="Times New Roman"/>
          <w:sz w:val="24"/>
          <w:szCs w:val="24"/>
          <w:lang w:val="en-GB"/>
        </w:rPr>
        <w:t>in</w:t>
      </w:r>
      <w:r>
        <w:rPr>
          <w:rFonts w:ascii="Times New Roman" w:hAnsi="Times New Roman" w:cs="Times New Roman"/>
          <w:sz w:val="24"/>
          <w:szCs w:val="24"/>
          <w:lang w:val="en-GB"/>
        </w:rPr>
        <w:t xml:space="preserve">ce early 2021 </w:t>
      </w:r>
      <w:r w:rsidRPr="00F80918">
        <w:rPr>
          <w:rFonts w:ascii="Times New Roman" w:hAnsi="Times New Roman" w:cs="Times New Roman"/>
          <w:sz w:val="24"/>
          <w:szCs w:val="24"/>
          <w:lang w:val="en-GB"/>
        </w:rPr>
        <w:t>due to high inflation and lagged interest</w:t>
      </w:r>
      <w:r>
        <w:rPr>
          <w:rFonts w:ascii="Times New Roman" w:hAnsi="Times New Roman" w:cs="Times New Roman"/>
          <w:sz w:val="24"/>
          <w:szCs w:val="24"/>
          <w:lang w:val="en-GB"/>
        </w:rPr>
        <w:t xml:space="preserve"> </w:t>
      </w:r>
      <w:r w:rsidRPr="00F80918">
        <w:rPr>
          <w:rFonts w:ascii="Times New Roman" w:hAnsi="Times New Roman" w:cs="Times New Roman"/>
          <w:sz w:val="24"/>
          <w:szCs w:val="24"/>
          <w:lang w:val="en-GB"/>
        </w:rPr>
        <w:t>polic</w:t>
      </w:r>
      <w:r>
        <w:rPr>
          <w:rFonts w:ascii="Times New Roman" w:hAnsi="Times New Roman" w:cs="Times New Roman"/>
          <w:sz w:val="24"/>
          <w:szCs w:val="24"/>
          <w:lang w:val="en-GB"/>
        </w:rPr>
        <w:t xml:space="preserve">y </w:t>
      </w:r>
      <w:r w:rsidRPr="00F80918">
        <w:rPr>
          <w:rFonts w:ascii="Times New Roman" w:hAnsi="Times New Roman" w:cs="Times New Roman"/>
          <w:sz w:val="24"/>
          <w:szCs w:val="24"/>
          <w:lang w:val="en-GB"/>
        </w:rPr>
        <w:t>response, the RI</w:t>
      </w:r>
      <w:r>
        <w:rPr>
          <w:rFonts w:ascii="Times New Roman" w:hAnsi="Times New Roman" w:cs="Times New Roman"/>
          <w:sz w:val="24"/>
          <w:szCs w:val="24"/>
          <w:lang w:val="en-GB"/>
        </w:rPr>
        <w:t>R</w:t>
      </w:r>
      <w:r w:rsidR="00800F83">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is forecast to </w:t>
      </w:r>
      <w:r w:rsidR="008231E5">
        <w:rPr>
          <w:rFonts w:ascii="Times New Roman" w:hAnsi="Times New Roman" w:cs="Times New Roman"/>
          <w:sz w:val="24"/>
          <w:szCs w:val="24"/>
          <w:lang w:val="en-GB"/>
        </w:rPr>
        <w:t xml:space="preserve">continue its </w:t>
      </w:r>
      <w:r>
        <w:rPr>
          <w:rFonts w:ascii="Times New Roman" w:hAnsi="Times New Roman" w:cs="Times New Roman"/>
          <w:sz w:val="24"/>
          <w:szCs w:val="24"/>
          <w:lang w:val="en-GB"/>
        </w:rPr>
        <w:t xml:space="preserve">rise </w:t>
      </w:r>
      <w:r w:rsidR="0056091D">
        <w:rPr>
          <w:rFonts w:ascii="Times New Roman" w:hAnsi="Times New Roman" w:cs="Times New Roman"/>
          <w:sz w:val="24"/>
          <w:szCs w:val="24"/>
          <w:lang w:val="en-GB"/>
        </w:rPr>
        <w:t xml:space="preserve">that started </w:t>
      </w:r>
      <w:r w:rsidR="008231E5">
        <w:rPr>
          <w:rFonts w:ascii="Times New Roman" w:hAnsi="Times New Roman" w:cs="Times New Roman"/>
          <w:sz w:val="24"/>
          <w:szCs w:val="24"/>
          <w:lang w:val="en-GB"/>
        </w:rPr>
        <w:t>lat</w:t>
      </w:r>
      <w:r w:rsidR="00BB40CA">
        <w:rPr>
          <w:rFonts w:ascii="Times New Roman" w:hAnsi="Times New Roman" w:cs="Times New Roman"/>
          <w:sz w:val="24"/>
          <w:szCs w:val="24"/>
          <w:lang w:val="en-GB"/>
        </w:rPr>
        <w:t xml:space="preserve">e </w:t>
      </w:r>
      <w:r>
        <w:rPr>
          <w:rFonts w:ascii="Times New Roman" w:hAnsi="Times New Roman" w:cs="Times New Roman"/>
          <w:sz w:val="24"/>
          <w:szCs w:val="24"/>
          <w:lang w:val="en-GB"/>
        </w:rPr>
        <w:t xml:space="preserve">2022, as nominal interest rates </w:t>
      </w:r>
      <w:r w:rsidR="008231E5">
        <w:rPr>
          <w:rFonts w:ascii="Times New Roman" w:hAnsi="Times New Roman" w:cs="Times New Roman"/>
          <w:sz w:val="24"/>
          <w:szCs w:val="24"/>
          <w:lang w:val="en-GB"/>
        </w:rPr>
        <w:t>rise</w:t>
      </w:r>
      <w:r>
        <w:rPr>
          <w:rFonts w:ascii="Times New Roman" w:hAnsi="Times New Roman" w:cs="Times New Roman"/>
          <w:sz w:val="24"/>
          <w:szCs w:val="24"/>
          <w:lang w:val="en-GB"/>
        </w:rPr>
        <w:t xml:space="preserve"> and inflation eases</w:t>
      </w:r>
      <w:r w:rsidR="00C2217B">
        <w:rPr>
          <w:rFonts w:ascii="Times New Roman" w:hAnsi="Times New Roman" w:cs="Times New Roman"/>
          <w:sz w:val="24"/>
          <w:szCs w:val="24"/>
          <w:lang w:val="en-GB"/>
        </w:rPr>
        <w:t xml:space="preserve">. Yet </w:t>
      </w:r>
      <w:r>
        <w:rPr>
          <w:rFonts w:ascii="Times New Roman" w:hAnsi="Times New Roman" w:cs="Times New Roman"/>
          <w:sz w:val="24"/>
          <w:szCs w:val="24"/>
          <w:lang w:val="en-GB"/>
        </w:rPr>
        <w:t xml:space="preserve">the RIR is forecast to </w:t>
      </w:r>
      <w:r w:rsidR="00BB40CA">
        <w:rPr>
          <w:rFonts w:ascii="Times New Roman" w:hAnsi="Times New Roman" w:cs="Times New Roman"/>
          <w:sz w:val="24"/>
          <w:szCs w:val="24"/>
          <w:lang w:val="en-GB"/>
        </w:rPr>
        <w:t xml:space="preserve">remain </w:t>
      </w:r>
      <w:r>
        <w:rPr>
          <w:rFonts w:ascii="Times New Roman" w:hAnsi="Times New Roman" w:cs="Times New Roman"/>
          <w:sz w:val="24"/>
          <w:szCs w:val="24"/>
          <w:lang w:val="en-GB"/>
        </w:rPr>
        <w:t xml:space="preserve">below its trend </w:t>
      </w:r>
      <w:r w:rsidR="008231E5">
        <w:rPr>
          <w:rFonts w:ascii="Times New Roman" w:hAnsi="Times New Roman" w:cs="Times New Roman"/>
          <w:sz w:val="24"/>
          <w:szCs w:val="24"/>
          <w:lang w:val="en-GB"/>
        </w:rPr>
        <w:t xml:space="preserve">level </w:t>
      </w:r>
      <w:r>
        <w:rPr>
          <w:rFonts w:ascii="Times New Roman" w:hAnsi="Times New Roman" w:cs="Times New Roman"/>
          <w:sz w:val="24"/>
          <w:szCs w:val="24"/>
          <w:lang w:val="en-GB"/>
        </w:rPr>
        <w:t xml:space="preserve">of </w:t>
      </w:r>
      <w:r w:rsidR="00BB40CA">
        <w:rPr>
          <w:rFonts w:ascii="Times New Roman" w:hAnsi="Times New Roman" w:cs="Times New Roman"/>
          <w:sz w:val="24"/>
          <w:szCs w:val="24"/>
          <w:lang w:val="en-GB"/>
        </w:rPr>
        <w:t>2-</w:t>
      </w:r>
      <w:r>
        <w:rPr>
          <w:rFonts w:ascii="Times New Roman" w:hAnsi="Times New Roman" w:cs="Times New Roman"/>
          <w:sz w:val="24"/>
          <w:szCs w:val="24"/>
          <w:lang w:val="en-GB"/>
        </w:rPr>
        <w:t>2.5%</w:t>
      </w:r>
      <w:r w:rsidR="00C2217B">
        <w:rPr>
          <w:rFonts w:ascii="Times New Roman" w:hAnsi="Times New Roman" w:cs="Times New Roman"/>
          <w:sz w:val="24"/>
          <w:szCs w:val="24"/>
          <w:lang w:val="en-GB"/>
        </w:rPr>
        <w:t xml:space="preserve"> and </w:t>
      </w:r>
      <w:r w:rsidR="00F32939">
        <w:rPr>
          <w:rFonts w:ascii="Times New Roman" w:hAnsi="Times New Roman" w:cs="Times New Roman"/>
          <w:sz w:val="24"/>
          <w:szCs w:val="24"/>
          <w:lang w:val="en-GB"/>
        </w:rPr>
        <w:t xml:space="preserve">even </w:t>
      </w:r>
      <w:r w:rsidR="008231E5">
        <w:rPr>
          <w:rFonts w:ascii="Times New Roman" w:hAnsi="Times New Roman" w:cs="Times New Roman"/>
          <w:sz w:val="24"/>
          <w:szCs w:val="24"/>
          <w:lang w:val="en-GB"/>
        </w:rPr>
        <w:t>slightly drop in mid-2025 as inflation flares up temporarily due to demand pressure from fiscal expansion</w:t>
      </w:r>
      <w:r w:rsidR="00152769">
        <w:rPr>
          <w:rFonts w:ascii="Times New Roman" w:hAnsi="Times New Roman" w:cs="Times New Roman"/>
          <w:sz w:val="24"/>
          <w:szCs w:val="24"/>
          <w:lang w:val="en-GB"/>
        </w:rPr>
        <w:t xml:space="preserve"> (</w:t>
      </w:r>
      <w:r w:rsidR="00152769" w:rsidRPr="00152769">
        <w:rPr>
          <w:rFonts w:ascii="Times New Roman" w:hAnsi="Times New Roman" w:cs="Times New Roman"/>
          <w:b/>
          <w:bCs/>
          <w:color w:val="0070C0"/>
          <w:sz w:val="24"/>
          <w:szCs w:val="24"/>
          <w:lang w:val="en-GB"/>
        </w:rPr>
        <w:t>Figure 22</w:t>
      </w:r>
      <w:r w:rsidR="00152769">
        <w:rPr>
          <w:rFonts w:ascii="Times New Roman" w:hAnsi="Times New Roman" w:cs="Times New Roman"/>
          <w:sz w:val="24"/>
          <w:szCs w:val="24"/>
          <w:lang w:val="en-GB"/>
        </w:rPr>
        <w:t>)</w:t>
      </w:r>
      <w:r w:rsidR="008231E5">
        <w:rPr>
          <w:rFonts w:ascii="Times New Roman" w:hAnsi="Times New Roman" w:cs="Times New Roman"/>
          <w:sz w:val="24"/>
          <w:szCs w:val="24"/>
          <w:lang w:val="en-GB"/>
        </w:rPr>
        <w:t>.</w:t>
      </w:r>
    </w:p>
    <w:tbl>
      <w:tblPr>
        <w:tblStyle w:val="TableGrid"/>
        <w:tblW w:w="9255" w:type="dxa"/>
        <w:tblInd w:w="34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410"/>
        <w:gridCol w:w="4845"/>
      </w:tblGrid>
      <w:tr w:rsidR="00963D36" w14:paraId="70FBA887" w14:textId="77777777" w:rsidTr="00B85862">
        <w:trPr>
          <w:trHeight w:val="330"/>
        </w:trPr>
        <w:tc>
          <w:tcPr>
            <w:tcW w:w="9255" w:type="dxa"/>
            <w:gridSpan w:val="2"/>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73FDF70D" w14:textId="27F812C3" w:rsidR="00963D36" w:rsidRDefault="00963D36" w:rsidP="00946238">
            <w:pPr>
              <w:spacing w:after="120"/>
              <w:jc w:val="center"/>
              <w:rPr>
                <w:rFonts w:ascii="Times New Roman" w:hAnsi="Times New Roman" w:cs="Times New Roman"/>
                <w:b/>
                <w:bCs/>
                <w:noProof/>
                <w:color w:val="0070C0"/>
                <w:sz w:val="18"/>
                <w:szCs w:val="18"/>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2</w:t>
            </w:r>
            <w:r w:rsidR="00152769">
              <w:rPr>
                <w:rFonts w:ascii="Times New Roman" w:hAnsi="Times New Roman" w:cs="Times New Roman"/>
                <w:b/>
                <w:bCs/>
                <w:color w:val="0070C0"/>
                <w:sz w:val="20"/>
                <w:szCs w:val="20"/>
                <w:lang w:val="en-GB"/>
              </w:rPr>
              <w:t>2</w:t>
            </w:r>
            <w:r>
              <w:rPr>
                <w:rFonts w:ascii="Times New Roman" w:hAnsi="Times New Roman" w:cs="Times New Roman"/>
                <w:b/>
                <w:bCs/>
                <w:color w:val="0070C0"/>
                <w:sz w:val="20"/>
                <w:szCs w:val="20"/>
                <w:lang w:val="en-GB"/>
              </w:rPr>
              <w:t xml:space="preserve">. </w:t>
            </w:r>
            <w:proofErr w:type="gramStart"/>
            <w:r>
              <w:rPr>
                <w:rFonts w:ascii="Times New Roman" w:hAnsi="Times New Roman" w:cs="Times New Roman"/>
                <w:b/>
                <w:bCs/>
                <w:color w:val="0070C0"/>
                <w:sz w:val="20"/>
                <w:szCs w:val="20"/>
                <w:lang w:val="en-GB"/>
              </w:rPr>
              <w:t>Real  interest</w:t>
            </w:r>
            <w:proofErr w:type="gramEnd"/>
            <w:r>
              <w:rPr>
                <w:rFonts w:ascii="Times New Roman" w:hAnsi="Times New Roman" w:cs="Times New Roman"/>
                <w:b/>
                <w:bCs/>
                <w:color w:val="0070C0"/>
                <w:sz w:val="20"/>
                <w:szCs w:val="20"/>
                <w:lang w:val="en-GB"/>
              </w:rPr>
              <w:t xml:space="preserve"> rates, %  </w:t>
            </w:r>
          </w:p>
        </w:tc>
      </w:tr>
      <w:tr w:rsidR="00C32271" w14:paraId="6FD11DEC" w14:textId="77777777" w:rsidTr="00C32271">
        <w:trPr>
          <w:trHeight w:val="261"/>
        </w:trPr>
        <w:tc>
          <w:tcPr>
            <w:tcW w:w="4410" w:type="dxa"/>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18158C7F" w14:textId="2B1AA8AE" w:rsidR="00C32271" w:rsidRDefault="00C32271" w:rsidP="001A121F">
            <w:pPr>
              <w:jc w:val="center"/>
              <w:rPr>
                <w:rFonts w:ascii="Times New Roman" w:hAnsi="Times New Roman" w:cs="Times New Roman"/>
                <w:sz w:val="24"/>
                <w:szCs w:val="24"/>
              </w:rPr>
            </w:pPr>
            <w:r w:rsidRPr="00B109DE">
              <w:rPr>
                <w:rFonts w:ascii="Times New Roman" w:hAnsi="Times New Roman" w:cs="Times New Roman"/>
                <w:b/>
                <w:bCs/>
                <w:noProof/>
                <w:color w:val="0070C0"/>
                <w:sz w:val="18"/>
                <w:szCs w:val="18"/>
                <w:lang w:val="en-GB"/>
              </w:rPr>
              <w:t>Fig. 2</w:t>
            </w:r>
            <w:r w:rsidR="00152769">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w:t>
            </w:r>
            <w:r>
              <w:rPr>
                <w:rFonts w:ascii="Times New Roman" w:hAnsi="Times New Roman" w:cs="Times New Roman"/>
                <w:b/>
                <w:bCs/>
                <w:noProof/>
                <w:color w:val="0070C0"/>
                <w:sz w:val="18"/>
                <w:szCs w:val="18"/>
                <w:lang w:val="en-GB"/>
              </w:rPr>
              <w:t>1</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w:t>
            </w:r>
            <w:r>
              <w:rPr>
                <w:rFonts w:ascii="Times New Roman" w:hAnsi="Times New Roman" w:cs="Times New Roman"/>
                <w:sz w:val="24"/>
                <w:szCs w:val="24"/>
              </w:rPr>
              <w:t xml:space="preserve"> </w:t>
            </w:r>
            <w:r w:rsidRPr="00A40794">
              <w:rPr>
                <w:rFonts w:ascii="Times New Roman" w:hAnsi="Times New Roman" w:cs="Times New Roman"/>
                <w:b/>
                <w:bCs/>
                <w:color w:val="0070C0"/>
                <w:sz w:val="18"/>
                <w:szCs w:val="18"/>
                <w:lang w:val="en-GB"/>
              </w:rPr>
              <w:t>RIR (</w:t>
            </w:r>
            <w:r>
              <w:rPr>
                <w:rFonts w:ascii="Times New Roman" w:hAnsi="Times New Roman" w:cs="Times New Roman"/>
                <w:b/>
                <w:bCs/>
                <w:color w:val="0070C0"/>
                <w:sz w:val="18"/>
                <w:szCs w:val="18"/>
                <w:lang w:val="en-GB"/>
              </w:rPr>
              <w:t>IB</w:t>
            </w:r>
            <w:r w:rsidRPr="00A40794">
              <w:rPr>
                <w:rFonts w:ascii="Times New Roman" w:hAnsi="Times New Roman" w:cs="Times New Roman"/>
                <w:b/>
                <w:bCs/>
                <w:color w:val="0070C0"/>
                <w:sz w:val="18"/>
                <w:szCs w:val="18"/>
                <w:lang w:val="en-GB"/>
              </w:rPr>
              <w:t xml:space="preserve"> rate) and trend</w:t>
            </w:r>
            <w:r>
              <w:rPr>
                <w:rFonts w:ascii="Times New Roman" w:hAnsi="Times New Roman" w:cs="Times New Roman"/>
                <w:b/>
                <w:bCs/>
                <w:color w:val="0070C0"/>
                <w:sz w:val="18"/>
                <w:szCs w:val="18"/>
                <w:lang w:val="en-GB"/>
              </w:rPr>
              <w:t>, %</w:t>
            </w:r>
          </w:p>
        </w:tc>
        <w:tc>
          <w:tcPr>
            <w:tcW w:w="4845" w:type="dxa"/>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0DBB91B2" w14:textId="1BF2556F" w:rsidR="00C32271" w:rsidRPr="00B109DE" w:rsidRDefault="00C32271" w:rsidP="00C32271">
            <w:pPr>
              <w:spacing w:after="120"/>
              <w:jc w:val="center"/>
              <w:rPr>
                <w:rFonts w:ascii="Times New Roman" w:hAnsi="Times New Roman" w:cs="Times New Roman"/>
                <w:b/>
                <w:bCs/>
                <w:noProof/>
                <w:color w:val="0070C0"/>
                <w:sz w:val="18"/>
                <w:szCs w:val="18"/>
                <w:lang w:val="en-GB"/>
              </w:rPr>
            </w:pPr>
            <w:r w:rsidRPr="00B109DE">
              <w:rPr>
                <w:rFonts w:ascii="Times New Roman" w:hAnsi="Times New Roman" w:cs="Times New Roman"/>
                <w:b/>
                <w:bCs/>
                <w:noProof/>
                <w:color w:val="0070C0"/>
                <w:sz w:val="18"/>
                <w:szCs w:val="18"/>
                <w:lang w:val="en-GB"/>
              </w:rPr>
              <w:t xml:space="preserve">Fig. </w:t>
            </w:r>
            <w:proofErr w:type="gramStart"/>
            <w:r w:rsidRPr="00B109DE">
              <w:rPr>
                <w:rFonts w:ascii="Times New Roman" w:hAnsi="Times New Roman" w:cs="Times New Roman"/>
                <w:b/>
                <w:bCs/>
                <w:noProof/>
                <w:color w:val="0070C0"/>
                <w:sz w:val="18"/>
                <w:szCs w:val="18"/>
                <w:lang w:val="en-GB"/>
              </w:rPr>
              <w:t>2</w:t>
            </w:r>
            <w:r w:rsidR="00152769">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w:t>
            </w:r>
            <w:r>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w:t>
            </w:r>
            <w:r w:rsidRPr="00A40794">
              <w:rPr>
                <w:rFonts w:ascii="Times New Roman" w:hAnsi="Times New Roman" w:cs="Times New Roman"/>
                <w:b/>
                <w:bCs/>
                <w:color w:val="0070C0"/>
                <w:sz w:val="18"/>
                <w:szCs w:val="18"/>
                <w:lang w:val="en-GB"/>
              </w:rPr>
              <w:t>RIR</w:t>
            </w:r>
            <w:proofErr w:type="gramEnd"/>
            <w:r w:rsidRPr="00A40794">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IB</w:t>
            </w:r>
            <w:r w:rsidRPr="00A40794">
              <w:rPr>
                <w:rFonts w:ascii="Times New Roman" w:hAnsi="Times New Roman" w:cs="Times New Roman"/>
                <w:b/>
                <w:bCs/>
                <w:color w:val="0070C0"/>
                <w:sz w:val="18"/>
                <w:szCs w:val="18"/>
                <w:lang w:val="en-GB"/>
              </w:rPr>
              <w:t xml:space="preserve"> rate) </w:t>
            </w:r>
            <w:r>
              <w:rPr>
                <w:rFonts w:ascii="Times New Roman" w:hAnsi="Times New Roman" w:cs="Times New Roman"/>
                <w:b/>
                <w:bCs/>
                <w:color w:val="0070C0"/>
                <w:sz w:val="18"/>
                <w:szCs w:val="18"/>
                <w:lang w:val="en-GB"/>
              </w:rPr>
              <w:t>components, %</w:t>
            </w:r>
          </w:p>
        </w:tc>
      </w:tr>
      <w:tr w:rsidR="00963D36" w14:paraId="5D0E27EF" w14:textId="77777777" w:rsidTr="00B85862">
        <w:trPr>
          <w:trHeight w:val="3273"/>
        </w:trPr>
        <w:tc>
          <w:tcPr>
            <w:tcW w:w="4410" w:type="dxa"/>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017D3829" w14:textId="4612CBAD" w:rsidR="001A121F" w:rsidRDefault="00963D36" w:rsidP="001A121F">
            <w:pPr>
              <w:jc w:val="center"/>
              <w:rPr>
                <w:rFonts w:ascii="Times New Roman" w:hAnsi="Times New Roman" w:cs="Times New Roman"/>
                <w:b/>
                <w:bCs/>
                <w:color w:val="0070C0"/>
                <w:sz w:val="18"/>
                <w:szCs w:val="18"/>
                <w:lang w:val="en-GB"/>
              </w:rPr>
            </w:pPr>
            <w:r>
              <w:rPr>
                <w:rFonts w:ascii="Times New Roman" w:hAnsi="Times New Roman" w:cs="Times New Roman"/>
                <w:sz w:val="24"/>
                <w:szCs w:val="24"/>
              </w:rPr>
              <w:br w:type="page"/>
            </w:r>
          </w:p>
          <w:p w14:paraId="3BE02CC6" w14:textId="53F22593" w:rsidR="00963D36" w:rsidRDefault="00B85862" w:rsidP="00C32271">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CF16839" wp14:editId="7FE9F8E5">
                  <wp:extent cx="2625436" cy="2264093"/>
                  <wp:effectExtent l="0" t="0" r="3810" b="3175"/>
                  <wp:docPr id="429397349" name="Picture 21"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97349" name="Picture 21" descr="A graph with blue lines and orange lines&#10;&#10;Description automatically generated"/>
                          <pic:cNvPicPr/>
                        </pic:nvPicPr>
                        <pic:blipFill>
                          <a:blip r:embed="rId95">
                            <a:extLst>
                              <a:ext uri="{28A0092B-C50C-407E-A947-70E740481C1C}">
                                <a14:useLocalDpi xmlns:a14="http://schemas.microsoft.com/office/drawing/2010/main" val="0"/>
                              </a:ext>
                            </a:extLst>
                          </a:blip>
                          <a:stretch>
                            <a:fillRect/>
                          </a:stretch>
                        </pic:blipFill>
                        <pic:spPr>
                          <a:xfrm>
                            <a:off x="0" y="0"/>
                            <a:ext cx="2635583" cy="2272843"/>
                          </a:xfrm>
                          <a:prstGeom prst="rect">
                            <a:avLst/>
                          </a:prstGeom>
                        </pic:spPr>
                      </pic:pic>
                    </a:graphicData>
                  </a:graphic>
                </wp:inline>
              </w:drawing>
            </w:r>
            <w:r w:rsidR="00963D36">
              <w:rPr>
                <w:rFonts w:ascii="Times New Roman" w:hAnsi="Times New Roman" w:cs="Times New Roman"/>
                <w:sz w:val="24"/>
                <w:szCs w:val="24"/>
                <w:lang w:val="en-GB"/>
              </w:rPr>
              <w:t xml:space="preserve"> </w:t>
            </w:r>
          </w:p>
        </w:tc>
        <w:tc>
          <w:tcPr>
            <w:tcW w:w="4845" w:type="dxa"/>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213DDB2E" w14:textId="011628D0" w:rsidR="00963D36" w:rsidRPr="00BA194E" w:rsidRDefault="00C32271" w:rsidP="00C32271">
            <w:pPr>
              <w:rPr>
                <w:rFonts w:ascii="Times New Roman" w:hAnsi="Times New Roman" w:cs="Times New Roman"/>
                <w:b/>
                <w:bCs/>
                <w:sz w:val="20"/>
                <w:szCs w:val="20"/>
                <w:lang w:val="en-GB"/>
              </w:rPr>
            </w:pPr>
            <w:r>
              <w:rPr>
                <w:rFonts w:ascii="Times New Roman" w:hAnsi="Times New Roman" w:cs="Times New Roman"/>
                <w:b/>
                <w:bCs/>
                <w:noProof/>
                <w:sz w:val="20"/>
                <w:szCs w:val="20"/>
                <w:lang w:val="en-GB"/>
              </w:rPr>
              <w:t xml:space="preserve"> </w:t>
            </w:r>
            <w:r w:rsidR="00E74F02">
              <w:rPr>
                <w:rFonts w:ascii="Times New Roman" w:hAnsi="Times New Roman" w:cs="Times New Roman"/>
                <w:b/>
                <w:bCs/>
                <w:noProof/>
                <w:sz w:val="20"/>
                <w:szCs w:val="20"/>
                <w:lang w:val="en-GB"/>
              </w:rPr>
              <w:t xml:space="preserve">  </w:t>
            </w:r>
            <w:r w:rsidR="001A121F">
              <w:rPr>
                <w:rFonts w:ascii="Times New Roman" w:hAnsi="Times New Roman" w:cs="Times New Roman"/>
                <w:b/>
                <w:bCs/>
                <w:noProof/>
                <w:sz w:val="20"/>
                <w:szCs w:val="20"/>
                <w:lang w:val="en-GB"/>
              </w:rPr>
              <w:t xml:space="preserve"> </w:t>
            </w:r>
            <w:r>
              <w:rPr>
                <w:rFonts w:ascii="Times New Roman" w:hAnsi="Times New Roman" w:cs="Times New Roman"/>
                <w:b/>
                <w:bCs/>
                <w:noProof/>
                <w:sz w:val="20"/>
                <w:szCs w:val="20"/>
                <w:lang w:val="en-GB"/>
              </w:rPr>
              <w:drawing>
                <wp:inline distT="0" distB="0" distL="0" distR="0" wp14:anchorId="7C08E330" wp14:editId="6C29224F">
                  <wp:extent cx="2939415" cy="2351636"/>
                  <wp:effectExtent l="0" t="0" r="0" b="0"/>
                  <wp:docPr id="56455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58132" name="Picture 564558132"/>
                          <pic:cNvPicPr/>
                        </pic:nvPicPr>
                        <pic:blipFill>
                          <a:blip r:embed="rId96">
                            <a:extLst>
                              <a:ext uri="{28A0092B-C50C-407E-A947-70E740481C1C}">
                                <a14:useLocalDpi xmlns:a14="http://schemas.microsoft.com/office/drawing/2010/main" val="0"/>
                              </a:ext>
                            </a:extLst>
                          </a:blip>
                          <a:stretch>
                            <a:fillRect/>
                          </a:stretch>
                        </pic:blipFill>
                        <pic:spPr>
                          <a:xfrm>
                            <a:off x="0" y="0"/>
                            <a:ext cx="2944424" cy="2355643"/>
                          </a:xfrm>
                          <a:prstGeom prst="rect">
                            <a:avLst/>
                          </a:prstGeom>
                        </pic:spPr>
                      </pic:pic>
                    </a:graphicData>
                  </a:graphic>
                </wp:inline>
              </w:drawing>
            </w:r>
          </w:p>
        </w:tc>
      </w:tr>
    </w:tbl>
    <w:p w14:paraId="031EECD2" w14:textId="77777777" w:rsidR="00963D36" w:rsidRDefault="00963D36" w:rsidP="008231E5">
      <w:pPr>
        <w:tabs>
          <w:tab w:val="left" w:pos="2970"/>
        </w:tabs>
        <w:spacing w:before="120"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The movement in the RIR (as affected by NBR policies) is transmitted to</w:t>
      </w:r>
      <w:r w:rsidRPr="00C32271">
        <w:rPr>
          <w:rFonts w:ascii="Times New Roman" w:hAnsi="Times New Roman" w:cs="Times New Roman"/>
          <w:sz w:val="24"/>
          <w:szCs w:val="24"/>
          <w:lang w:val="en-GB"/>
        </w:rPr>
        <w:t xml:space="preserve"> the</w:t>
      </w:r>
      <w:r w:rsidRPr="00C32271">
        <w:rPr>
          <w:rFonts w:ascii="Times New Roman" w:hAnsi="Times New Roman" w:cs="Times New Roman"/>
          <w:b/>
          <w:bCs/>
          <w:sz w:val="24"/>
          <w:szCs w:val="24"/>
          <w:lang w:val="en-GB"/>
        </w:rPr>
        <w:t xml:space="preserve"> </w:t>
      </w:r>
      <w:r w:rsidRPr="00E74F02">
        <w:rPr>
          <w:rFonts w:ascii="Times New Roman" w:hAnsi="Times New Roman" w:cs="Times New Roman"/>
          <w:b/>
          <w:bCs/>
          <w:color w:val="0070C0"/>
          <w:sz w:val="24"/>
          <w:szCs w:val="24"/>
          <w:lang w:val="en-GB"/>
        </w:rPr>
        <w:t>real lending rate</w:t>
      </w:r>
      <w:r w:rsidRPr="00E74F02">
        <w:rPr>
          <w:rFonts w:ascii="Times New Roman" w:hAnsi="Times New Roman" w:cs="Times New Roman"/>
          <w:color w:val="0070C0"/>
          <w:sz w:val="24"/>
          <w:szCs w:val="24"/>
          <w:lang w:val="en-GB"/>
        </w:rPr>
        <w:t xml:space="preserve"> </w:t>
      </w:r>
      <w:r>
        <w:rPr>
          <w:rFonts w:ascii="Times New Roman" w:hAnsi="Times New Roman" w:cs="Times New Roman"/>
          <w:sz w:val="24"/>
          <w:szCs w:val="24"/>
          <w:lang w:val="en-GB"/>
        </w:rPr>
        <w:t>for private demand, calculated as the forward average RIR(IB) over 4 quarters plus a time-varying lending premium (</w:t>
      </w:r>
      <w:r w:rsidRPr="008B40B8">
        <w:rPr>
          <w:rFonts w:ascii="Times New Roman" w:hAnsi="Times New Roman" w:cs="Times New Roman"/>
          <w:sz w:val="24"/>
          <w:szCs w:val="24"/>
          <w:u w:val="single"/>
          <w:lang w:val="en-GB"/>
        </w:rPr>
        <w:t>+</w:t>
      </w:r>
      <w:r>
        <w:rPr>
          <w:rFonts w:ascii="Times New Roman" w:hAnsi="Times New Roman" w:cs="Times New Roman"/>
          <w:sz w:val="24"/>
          <w:szCs w:val="24"/>
          <w:lang w:val="en-GB"/>
        </w:rPr>
        <w:t xml:space="preserve"> </w:t>
      </w:r>
      <w:r w:rsidR="008231E5">
        <w:rPr>
          <w:rFonts w:ascii="Times New Roman" w:hAnsi="Times New Roman" w:cs="Times New Roman"/>
          <w:sz w:val="24"/>
          <w:szCs w:val="24"/>
          <w:lang w:val="en-GB"/>
        </w:rPr>
        <w:t>9</w:t>
      </w:r>
      <w:r>
        <w:rPr>
          <w:rFonts w:ascii="Times New Roman" w:hAnsi="Times New Roman" w:cs="Times New Roman"/>
          <w:sz w:val="24"/>
          <w:szCs w:val="24"/>
          <w:lang w:val="en-GB"/>
        </w:rPr>
        <w:t xml:space="preserve">% points above the IB rate). The </w:t>
      </w:r>
      <w:r w:rsidRPr="00963D36">
        <w:rPr>
          <w:rFonts w:ascii="Times New Roman" w:hAnsi="Times New Roman" w:cs="Times New Roman"/>
          <w:b/>
          <w:bCs/>
          <w:color w:val="4472C4" w:themeColor="accent1"/>
          <w:sz w:val="24"/>
          <w:szCs w:val="24"/>
          <w:lang w:val="en-GB"/>
        </w:rPr>
        <w:t>real lending rate</w:t>
      </w:r>
      <w:r w:rsidR="00E74F02">
        <w:rPr>
          <w:rFonts w:ascii="Times New Roman" w:hAnsi="Times New Roman" w:cs="Times New Roman"/>
          <w:b/>
          <w:bCs/>
          <w:sz w:val="24"/>
          <w:szCs w:val="24"/>
          <w:lang w:val="en-GB"/>
        </w:rPr>
        <w:t>—</w:t>
      </w:r>
      <w:r w:rsidR="00E74F02" w:rsidRPr="00E74F02">
        <w:rPr>
          <w:rFonts w:ascii="Times New Roman" w:hAnsi="Times New Roman" w:cs="Times New Roman"/>
          <w:sz w:val="24"/>
          <w:szCs w:val="24"/>
          <w:lang w:val="en-GB"/>
        </w:rPr>
        <w:t>above trend during Covid a</w:t>
      </w:r>
      <w:r w:rsidR="00E74F02">
        <w:rPr>
          <w:rFonts w:ascii="Times New Roman" w:hAnsi="Times New Roman" w:cs="Times New Roman"/>
          <w:sz w:val="24"/>
          <w:szCs w:val="24"/>
          <w:lang w:val="en-GB"/>
        </w:rPr>
        <w:t xml:space="preserve">nd </w:t>
      </w:r>
      <w:r w:rsidR="00E74F02" w:rsidRPr="00E74F02">
        <w:rPr>
          <w:rFonts w:ascii="Times New Roman" w:hAnsi="Times New Roman" w:cs="Times New Roman"/>
          <w:sz w:val="24"/>
          <w:szCs w:val="24"/>
          <w:lang w:val="en-GB"/>
        </w:rPr>
        <w:t>muc</w:t>
      </w:r>
      <w:r w:rsidR="00E74F02">
        <w:rPr>
          <w:rFonts w:ascii="Times New Roman" w:hAnsi="Times New Roman" w:cs="Times New Roman"/>
          <w:sz w:val="24"/>
          <w:szCs w:val="24"/>
          <w:lang w:val="en-GB"/>
        </w:rPr>
        <w:t>h</w:t>
      </w:r>
      <w:r w:rsidR="00E74F02" w:rsidRPr="00E74F02">
        <w:rPr>
          <w:rFonts w:ascii="Times New Roman" w:hAnsi="Times New Roman" w:cs="Times New Roman"/>
          <w:sz w:val="24"/>
          <w:szCs w:val="24"/>
          <w:lang w:val="en-GB"/>
        </w:rPr>
        <w:t xml:space="preserve"> below trend</w:t>
      </w:r>
      <w:r w:rsidR="00E74F02">
        <w:rPr>
          <w:rFonts w:ascii="Times New Roman" w:hAnsi="Times New Roman" w:cs="Times New Roman"/>
          <w:sz w:val="24"/>
          <w:szCs w:val="24"/>
          <w:lang w:val="en-GB"/>
        </w:rPr>
        <w:t>,</w:t>
      </w:r>
      <w:r w:rsidR="00E74F02" w:rsidRPr="00E74F02">
        <w:rPr>
          <w:rFonts w:ascii="Times New Roman" w:hAnsi="Times New Roman" w:cs="Times New Roman"/>
          <w:sz w:val="24"/>
          <w:szCs w:val="24"/>
          <w:lang w:val="en-GB"/>
        </w:rPr>
        <w:t xml:space="preserve"> even negative</w:t>
      </w:r>
      <w:r w:rsidR="00BB40CA">
        <w:rPr>
          <w:rFonts w:ascii="Times New Roman" w:hAnsi="Times New Roman" w:cs="Times New Roman"/>
          <w:sz w:val="24"/>
          <w:szCs w:val="24"/>
          <w:lang w:val="en-GB"/>
        </w:rPr>
        <w:t>,</w:t>
      </w:r>
      <w:r w:rsidR="00E74F02" w:rsidRPr="00E74F02">
        <w:rPr>
          <w:rFonts w:ascii="Times New Roman" w:hAnsi="Times New Roman" w:cs="Times New Roman"/>
          <w:sz w:val="24"/>
          <w:szCs w:val="24"/>
          <w:lang w:val="en-GB"/>
        </w:rPr>
        <w:t xml:space="preserve"> when inflation surged in 2022-23</w:t>
      </w:r>
      <w:r w:rsidR="00E74F02">
        <w:rPr>
          <w:rFonts w:ascii="Times New Roman" w:hAnsi="Times New Roman" w:cs="Times New Roman"/>
          <w:b/>
          <w:bCs/>
          <w:sz w:val="24"/>
          <w:szCs w:val="24"/>
          <w:lang w:val="en-GB"/>
        </w:rPr>
        <w:t>—</w:t>
      </w:r>
      <w:r w:rsidR="00E74F02">
        <w:rPr>
          <w:rFonts w:ascii="Times New Roman" w:hAnsi="Times New Roman" w:cs="Times New Roman"/>
          <w:sz w:val="24"/>
          <w:szCs w:val="24"/>
          <w:lang w:val="en-GB"/>
        </w:rPr>
        <w:t>i</w:t>
      </w:r>
      <w:r>
        <w:rPr>
          <w:rFonts w:ascii="Times New Roman" w:hAnsi="Times New Roman" w:cs="Times New Roman"/>
          <w:sz w:val="24"/>
          <w:szCs w:val="24"/>
          <w:lang w:val="en-GB"/>
        </w:rPr>
        <w:t>s forecast to rise to close to its trend level in 2023, with a depressing (</w:t>
      </w:r>
      <w:r w:rsidR="00E74F02">
        <w:rPr>
          <w:rFonts w:ascii="Times New Roman" w:hAnsi="Times New Roman" w:cs="Times New Roman"/>
          <w:sz w:val="24"/>
          <w:szCs w:val="24"/>
          <w:lang w:val="en-GB"/>
        </w:rPr>
        <w:t xml:space="preserve">increasingly </w:t>
      </w:r>
      <w:r>
        <w:rPr>
          <w:rFonts w:ascii="Times New Roman" w:hAnsi="Times New Roman" w:cs="Times New Roman"/>
          <w:sz w:val="24"/>
          <w:szCs w:val="24"/>
          <w:lang w:val="en-GB"/>
        </w:rPr>
        <w:t>less positive) effect on private demand.</w:t>
      </w:r>
    </w:p>
    <w:tbl>
      <w:tblPr>
        <w:tblStyle w:val="TableGrid"/>
        <w:tblW w:w="9867" w:type="dxa"/>
        <w:tblInd w:w="108"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287"/>
        <w:gridCol w:w="5580"/>
      </w:tblGrid>
      <w:tr w:rsidR="00800F83" w14:paraId="055223D4" w14:textId="77777777" w:rsidTr="00E86522">
        <w:trPr>
          <w:trHeight w:val="4272"/>
        </w:trPr>
        <w:tc>
          <w:tcPr>
            <w:tcW w:w="4287" w:type="dxa"/>
          </w:tcPr>
          <w:p w14:paraId="546FE478" w14:textId="163D53B7" w:rsidR="00800F83" w:rsidRDefault="00800F83" w:rsidP="00E74F02">
            <w:pPr>
              <w:rPr>
                <w:rFonts w:ascii="Times New Roman" w:hAnsi="Times New Roman" w:cs="Times New Roman"/>
                <w:b/>
                <w:bCs/>
                <w:noProof/>
                <w:color w:val="0070C0"/>
                <w:sz w:val="18"/>
                <w:szCs w:val="18"/>
                <w:lang w:val="en-GB"/>
              </w:rPr>
            </w:pPr>
            <w:r w:rsidRPr="00B109DE">
              <w:rPr>
                <w:rFonts w:ascii="Times New Roman" w:hAnsi="Times New Roman" w:cs="Times New Roman"/>
                <w:b/>
                <w:bCs/>
                <w:noProof/>
                <w:color w:val="0070C0"/>
                <w:sz w:val="18"/>
                <w:szCs w:val="18"/>
                <w:lang w:val="en-GB"/>
              </w:rPr>
              <w:t>Fig. 2</w:t>
            </w:r>
            <w:r w:rsidR="00152769">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w:t>
            </w:r>
            <w:r w:rsidR="00E74F02">
              <w:rPr>
                <w:rFonts w:ascii="Times New Roman" w:hAnsi="Times New Roman" w:cs="Times New Roman"/>
                <w:b/>
                <w:bCs/>
                <w:noProof/>
                <w:color w:val="0070C0"/>
                <w:sz w:val="18"/>
                <w:szCs w:val="18"/>
                <w:lang w:val="en-GB"/>
              </w:rPr>
              <w:t>3</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Real</w:t>
            </w:r>
            <w:r w:rsidRPr="00B109DE">
              <w:rPr>
                <w:rFonts w:ascii="Times New Roman" w:hAnsi="Times New Roman" w:cs="Times New Roman"/>
                <w:b/>
                <w:bCs/>
                <w:noProof/>
                <w:color w:val="0070C0"/>
                <w:sz w:val="18"/>
                <w:szCs w:val="18"/>
                <w:lang w:val="en-GB"/>
              </w:rPr>
              <w:t xml:space="preserve"> policy and lending </w:t>
            </w:r>
            <w:r>
              <w:rPr>
                <w:rFonts w:ascii="Times New Roman" w:hAnsi="Times New Roman" w:cs="Times New Roman"/>
                <w:b/>
                <w:bCs/>
                <w:noProof/>
                <w:color w:val="0070C0"/>
                <w:sz w:val="18"/>
                <w:szCs w:val="18"/>
                <w:lang w:val="en-GB"/>
              </w:rPr>
              <w:t xml:space="preserve">rates </w:t>
            </w:r>
            <w:r w:rsidRPr="00B109DE">
              <w:rPr>
                <w:rFonts w:ascii="Times New Roman" w:hAnsi="Times New Roman" w:cs="Times New Roman"/>
                <w:b/>
                <w:bCs/>
                <w:noProof/>
                <w:color w:val="0070C0"/>
                <w:sz w:val="18"/>
                <w:szCs w:val="18"/>
                <w:lang w:val="en-GB"/>
              </w:rPr>
              <w:t>and trends,%</w:t>
            </w:r>
          </w:p>
          <w:p w14:paraId="639CA191" w14:textId="77777777" w:rsidR="00E86522" w:rsidRDefault="00E86522" w:rsidP="00E74F02">
            <w:pPr>
              <w:rPr>
                <w:rFonts w:ascii="Times New Roman" w:hAnsi="Times New Roman" w:cs="Times New Roman"/>
                <w:b/>
                <w:bCs/>
                <w:noProof/>
                <w:color w:val="0070C0"/>
                <w:sz w:val="18"/>
                <w:szCs w:val="18"/>
                <w:lang w:val="en-GB"/>
              </w:rPr>
            </w:pPr>
          </w:p>
          <w:p w14:paraId="0AEF1D95" w14:textId="77777777" w:rsidR="00800F83" w:rsidRDefault="00E74F02" w:rsidP="00946238">
            <w:pPr>
              <w:spacing w:before="120"/>
              <w:rPr>
                <w:rFonts w:ascii="Times New Roman" w:hAnsi="Times New Roman" w:cs="Times New Roman"/>
                <w:sz w:val="24"/>
                <w:szCs w:val="24"/>
                <w:lang w:val="en-GB"/>
              </w:rPr>
            </w:pPr>
            <w:r>
              <w:rPr>
                <w:rFonts w:ascii="Times New Roman" w:hAnsi="Times New Roman" w:cs="Times New Roman"/>
                <w:noProof/>
                <w:sz w:val="24"/>
                <w:szCs w:val="24"/>
                <w:lang w:val="en-GB"/>
              </w:rPr>
              <w:t xml:space="preserve"> </w:t>
            </w:r>
            <w:r>
              <w:rPr>
                <w:rFonts w:ascii="Times New Roman" w:hAnsi="Times New Roman" w:cs="Times New Roman"/>
                <w:noProof/>
                <w:sz w:val="24"/>
                <w:szCs w:val="24"/>
                <w:lang w:val="en-GB"/>
              </w:rPr>
              <w:drawing>
                <wp:inline distT="0" distB="0" distL="0" distR="0" wp14:anchorId="36E01A79" wp14:editId="67554747">
                  <wp:extent cx="2528454" cy="2291080"/>
                  <wp:effectExtent l="0" t="0" r="5715" b="0"/>
                  <wp:docPr id="17084432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43222" name="Picture 1708443222"/>
                          <pic:cNvPicPr/>
                        </pic:nvPicPr>
                        <pic:blipFill>
                          <a:blip r:embed="rId97">
                            <a:extLst>
                              <a:ext uri="{28A0092B-C50C-407E-A947-70E740481C1C}">
                                <a14:useLocalDpi xmlns:a14="http://schemas.microsoft.com/office/drawing/2010/main" val="0"/>
                              </a:ext>
                            </a:extLst>
                          </a:blip>
                          <a:stretch>
                            <a:fillRect/>
                          </a:stretch>
                        </pic:blipFill>
                        <pic:spPr>
                          <a:xfrm>
                            <a:off x="0" y="0"/>
                            <a:ext cx="2553749" cy="2314000"/>
                          </a:xfrm>
                          <a:prstGeom prst="rect">
                            <a:avLst/>
                          </a:prstGeom>
                        </pic:spPr>
                      </pic:pic>
                    </a:graphicData>
                  </a:graphic>
                </wp:inline>
              </w:drawing>
            </w:r>
          </w:p>
        </w:tc>
        <w:tc>
          <w:tcPr>
            <w:tcW w:w="5580" w:type="dxa"/>
          </w:tcPr>
          <w:p w14:paraId="124E91CE" w14:textId="16E2F5A5" w:rsidR="00800F83" w:rsidRDefault="00800F83" w:rsidP="00E86522">
            <w:pPr>
              <w:jc w:val="center"/>
              <w:rPr>
                <w:rFonts w:ascii="Times New Roman" w:hAnsi="Times New Roman" w:cs="Times New Roman"/>
                <w:b/>
                <w:bCs/>
                <w:noProof/>
                <w:color w:val="0070C0"/>
                <w:sz w:val="18"/>
                <w:szCs w:val="18"/>
                <w:lang w:val="en-GB"/>
              </w:rPr>
            </w:pPr>
            <w:r w:rsidRPr="00B109DE">
              <w:rPr>
                <w:rFonts w:ascii="Times New Roman" w:hAnsi="Times New Roman" w:cs="Times New Roman"/>
                <w:b/>
                <w:bCs/>
                <w:noProof/>
                <w:color w:val="0070C0"/>
                <w:sz w:val="18"/>
                <w:szCs w:val="18"/>
                <w:lang w:val="en-GB"/>
              </w:rPr>
              <w:t>Fig. 2</w:t>
            </w:r>
            <w:r w:rsidR="00152769">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w:t>
            </w:r>
            <w:r w:rsidR="00E74F02">
              <w:rPr>
                <w:rFonts w:ascii="Times New Roman" w:hAnsi="Times New Roman" w:cs="Times New Roman"/>
                <w:b/>
                <w:bCs/>
                <w:noProof/>
                <w:color w:val="0070C0"/>
                <w:sz w:val="18"/>
                <w:szCs w:val="18"/>
                <w:lang w:val="en-GB"/>
              </w:rPr>
              <w:t>4</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Real</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interest rate (RIR) trend,</w:t>
            </w:r>
            <w:r w:rsidRPr="00B109DE">
              <w:rPr>
                <w:rFonts w:ascii="Times New Roman" w:hAnsi="Times New Roman" w:cs="Times New Roman"/>
                <w:b/>
                <w:bCs/>
                <w:noProof/>
                <w:color w:val="0070C0"/>
                <w:sz w:val="18"/>
                <w:szCs w:val="18"/>
                <w:lang w:val="en-GB"/>
              </w:rPr>
              <w:t xml:space="preserve"> %</w:t>
            </w:r>
          </w:p>
          <w:p w14:paraId="6B3C59E9" w14:textId="77777777" w:rsidR="00800F83" w:rsidRPr="00B109DE" w:rsidRDefault="00E86522" w:rsidP="00E86522">
            <w:pPr>
              <w:spacing w:after="120"/>
              <w:rPr>
                <w:rFonts w:ascii="Times New Roman" w:hAnsi="Times New Roman" w:cs="Times New Roman"/>
                <w:b/>
                <w:bCs/>
                <w:noProof/>
                <w:color w:val="0070C0"/>
                <w:sz w:val="18"/>
                <w:szCs w:val="18"/>
                <w:lang w:val="en-GB"/>
              </w:rPr>
            </w:pPr>
            <w:r>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drawing>
                <wp:inline distT="0" distB="0" distL="0" distR="0" wp14:anchorId="7DC97D4C" wp14:editId="7C277709">
                  <wp:extent cx="3490595" cy="2542309"/>
                  <wp:effectExtent l="0" t="0" r="0" b="0"/>
                  <wp:docPr id="1630076224" name="Picture 12" descr="A graph of a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76224" name="Picture 12" descr="A graph of a chart"/>
                          <pic:cNvPicPr/>
                        </pic:nvPicPr>
                        <pic:blipFill>
                          <a:blip r:embed="rId98">
                            <a:extLst>
                              <a:ext uri="{28A0092B-C50C-407E-A947-70E740481C1C}">
                                <a14:useLocalDpi xmlns:a14="http://schemas.microsoft.com/office/drawing/2010/main" val="0"/>
                              </a:ext>
                            </a:extLst>
                          </a:blip>
                          <a:stretch>
                            <a:fillRect/>
                          </a:stretch>
                        </pic:blipFill>
                        <pic:spPr>
                          <a:xfrm>
                            <a:off x="0" y="0"/>
                            <a:ext cx="3524777" cy="2567205"/>
                          </a:xfrm>
                          <a:prstGeom prst="rect">
                            <a:avLst/>
                          </a:prstGeom>
                        </pic:spPr>
                      </pic:pic>
                    </a:graphicData>
                  </a:graphic>
                </wp:inline>
              </w:drawing>
            </w:r>
          </w:p>
        </w:tc>
      </w:tr>
    </w:tbl>
    <w:p w14:paraId="3B3529F3" w14:textId="77777777" w:rsidR="00984CDA" w:rsidRPr="00AE1C9E" w:rsidRDefault="00CF5206" w:rsidP="00407D32">
      <w:pPr>
        <w:pStyle w:val="Heading3"/>
        <w:spacing w:before="0" w:after="120"/>
        <w:rPr>
          <w:rFonts w:ascii="Times New Roman" w:hAnsi="Times New Roman" w:cs="Times New Roman"/>
          <w:color w:val="2F5496" w:themeColor="accent1" w:themeShade="BF"/>
          <w:lang w:val="en-GB"/>
        </w:rPr>
      </w:pPr>
      <w:bookmarkStart w:id="174" w:name="_Toc154000850"/>
      <w:r>
        <w:rPr>
          <w:rFonts w:ascii="Times New Roman" w:hAnsi="Times New Roman" w:cs="Times New Roman"/>
          <w:b/>
          <w:bCs/>
          <w:color w:val="2F5496" w:themeColor="accent1" w:themeShade="BF"/>
          <w:lang w:val="en-GB"/>
        </w:rPr>
        <w:lastRenderedPageBreak/>
        <w:t>E</w:t>
      </w:r>
      <w:r w:rsidR="00984CDA" w:rsidRPr="00AE1C9E">
        <w:rPr>
          <w:rFonts w:ascii="Times New Roman" w:hAnsi="Times New Roman" w:cs="Times New Roman"/>
          <w:b/>
          <w:bCs/>
          <w:color w:val="2F5496" w:themeColor="accent1" w:themeShade="BF"/>
          <w:lang w:val="en-GB"/>
        </w:rPr>
        <w:t xml:space="preserve">xchange rate </w:t>
      </w:r>
      <w:r>
        <w:rPr>
          <w:rFonts w:ascii="Times New Roman" w:hAnsi="Times New Roman" w:cs="Times New Roman"/>
          <w:b/>
          <w:bCs/>
          <w:color w:val="2F5496" w:themeColor="accent1" w:themeShade="BF"/>
          <w:lang w:val="en-GB"/>
        </w:rPr>
        <w:t xml:space="preserve">(ER) and real exchange rate </w:t>
      </w:r>
      <w:r w:rsidR="00984CDA" w:rsidRPr="00AE1C9E">
        <w:rPr>
          <w:rFonts w:ascii="Times New Roman" w:hAnsi="Times New Roman" w:cs="Times New Roman"/>
          <w:b/>
          <w:bCs/>
          <w:color w:val="2F5496" w:themeColor="accent1" w:themeShade="BF"/>
          <w:lang w:val="en-GB"/>
        </w:rPr>
        <w:t>(RER)</w:t>
      </w:r>
      <w:bookmarkEnd w:id="174"/>
    </w:p>
    <w:p w14:paraId="01971005" w14:textId="23647DA3" w:rsidR="00CF5206" w:rsidRDefault="00CF5206" w:rsidP="008D1655">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t>The forecast reflects NBR’s flexible exchange rate policy and its hybrid rule in practice</w:t>
      </w:r>
      <w:r w:rsidR="00D75CF5">
        <w:rPr>
          <w:rFonts w:ascii="Times New Roman" w:hAnsi="Times New Roman" w:cs="Times New Roman"/>
          <w:sz w:val="24"/>
          <w:szCs w:val="24"/>
          <w:lang w:val="en-GB"/>
        </w:rPr>
        <w:t xml:space="preserve"> which is</w:t>
      </w:r>
      <w:r>
        <w:rPr>
          <w:rFonts w:ascii="Times New Roman" w:hAnsi="Times New Roman" w:cs="Times New Roman"/>
          <w:sz w:val="24"/>
          <w:szCs w:val="24"/>
          <w:lang w:val="en-GB"/>
        </w:rPr>
        <w:t xml:space="preserve"> steering the ER to</w:t>
      </w:r>
      <w:r w:rsidR="00D75C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the </w:t>
      </w:r>
      <w:r w:rsidRPr="001A1417">
        <w:rPr>
          <w:rFonts w:ascii="Times New Roman" w:hAnsi="Times New Roman" w:cs="Times New Roman"/>
          <w:b/>
          <w:bCs/>
          <w:color w:val="4472C4" w:themeColor="accent1"/>
          <w:sz w:val="24"/>
          <w:szCs w:val="24"/>
          <w:lang w:val="en-GB"/>
        </w:rPr>
        <w:t>target ER</w:t>
      </w:r>
      <w:r>
        <w:rPr>
          <w:rFonts w:ascii="Times New Roman" w:hAnsi="Times New Roman" w:cs="Times New Roman"/>
          <w:sz w:val="24"/>
          <w:szCs w:val="24"/>
          <w:lang w:val="en-GB"/>
        </w:rPr>
        <w:t xml:space="preserve"> such that the RER gradually </w:t>
      </w:r>
      <w:r w:rsidR="00D75CF5">
        <w:rPr>
          <w:rFonts w:ascii="Times New Roman" w:hAnsi="Times New Roman" w:cs="Times New Roman"/>
          <w:sz w:val="24"/>
          <w:szCs w:val="24"/>
          <w:lang w:val="en-GB"/>
        </w:rPr>
        <w:t>matches</w:t>
      </w:r>
      <w:r w:rsidR="00884042">
        <w:rPr>
          <w:rFonts w:ascii="Times New Roman" w:hAnsi="Times New Roman" w:cs="Times New Roman"/>
          <w:sz w:val="24"/>
          <w:szCs w:val="24"/>
          <w:lang w:val="en-GB"/>
        </w:rPr>
        <w:t xml:space="preserve"> the</w:t>
      </w:r>
      <w:r>
        <w:rPr>
          <w:rFonts w:ascii="Times New Roman" w:hAnsi="Times New Roman" w:cs="Times New Roman"/>
          <w:sz w:val="24"/>
          <w:szCs w:val="24"/>
          <w:lang w:val="en-GB"/>
        </w:rPr>
        <w:t xml:space="preserve"> target depreciation rate</w:t>
      </w:r>
      <w:r w:rsidR="00D75CF5">
        <w:rPr>
          <w:rFonts w:ascii="Times New Roman" w:hAnsi="Times New Roman" w:cs="Times New Roman"/>
          <w:sz w:val="24"/>
          <w:szCs w:val="24"/>
          <w:lang w:val="en-GB"/>
        </w:rPr>
        <w:t>. In addition, the ER</w:t>
      </w:r>
      <w:r>
        <w:rPr>
          <w:rFonts w:ascii="Times New Roman" w:hAnsi="Times New Roman" w:cs="Times New Roman"/>
          <w:sz w:val="24"/>
          <w:szCs w:val="24"/>
          <w:lang w:val="en-GB"/>
        </w:rPr>
        <w:t xml:space="preserve"> respond</w:t>
      </w:r>
      <w:r w:rsidR="00D75CF5">
        <w:rPr>
          <w:rFonts w:ascii="Times New Roman" w:hAnsi="Times New Roman" w:cs="Times New Roman"/>
          <w:sz w:val="24"/>
          <w:szCs w:val="24"/>
          <w:lang w:val="en-GB"/>
        </w:rPr>
        <w:t>s somewhat</w:t>
      </w:r>
      <w:r>
        <w:rPr>
          <w:rFonts w:ascii="Times New Roman" w:hAnsi="Times New Roman" w:cs="Times New Roman"/>
          <w:sz w:val="24"/>
          <w:szCs w:val="24"/>
          <w:lang w:val="en-GB"/>
        </w:rPr>
        <w:t xml:space="preserve"> to interest rate differentials (adjusted for country risk premium). </w:t>
      </w:r>
      <w:r w:rsidR="00D75CF5">
        <w:rPr>
          <w:rFonts w:ascii="Times New Roman" w:hAnsi="Times New Roman" w:cs="Times New Roman"/>
          <w:sz w:val="24"/>
          <w:szCs w:val="24"/>
          <w:lang w:val="en-GB"/>
        </w:rPr>
        <w:t xml:space="preserve">The ER is forecast to continue its recent </w:t>
      </w:r>
      <w:r w:rsidR="00593E81">
        <w:rPr>
          <w:rFonts w:ascii="Times New Roman" w:hAnsi="Times New Roman" w:cs="Times New Roman"/>
          <w:sz w:val="24"/>
          <w:szCs w:val="24"/>
          <w:lang w:val="en-GB"/>
        </w:rPr>
        <w:t>fast d</w:t>
      </w:r>
      <w:r w:rsidR="00D75CF5">
        <w:rPr>
          <w:rFonts w:ascii="Times New Roman" w:hAnsi="Times New Roman" w:cs="Times New Roman"/>
          <w:sz w:val="24"/>
          <w:szCs w:val="24"/>
          <w:lang w:val="en-GB"/>
        </w:rPr>
        <w:t xml:space="preserve">epreciation path </w:t>
      </w:r>
      <w:r w:rsidR="00593E81">
        <w:rPr>
          <w:rFonts w:ascii="Times New Roman" w:hAnsi="Times New Roman" w:cs="Times New Roman"/>
          <w:sz w:val="24"/>
          <w:szCs w:val="24"/>
          <w:lang w:val="en-GB"/>
        </w:rPr>
        <w:t>(</w:t>
      </w:r>
      <w:r w:rsidR="007A127F">
        <w:rPr>
          <w:rFonts w:ascii="Times New Roman" w:hAnsi="Times New Roman" w:cs="Times New Roman"/>
          <w:sz w:val="24"/>
          <w:szCs w:val="24"/>
          <w:lang w:val="en-GB"/>
        </w:rPr>
        <w:t xml:space="preserve">annualized </w:t>
      </w:r>
      <w:r w:rsidR="00593E81">
        <w:rPr>
          <w:rFonts w:ascii="Times New Roman" w:hAnsi="Times New Roman" w:cs="Times New Roman"/>
          <w:sz w:val="24"/>
          <w:szCs w:val="24"/>
          <w:lang w:val="en-GB"/>
        </w:rPr>
        <w:t>15% for most of 2023), a bit faster than indicated by</w:t>
      </w:r>
      <w:r w:rsidR="00564A41">
        <w:rPr>
          <w:rFonts w:ascii="Times New Roman" w:hAnsi="Times New Roman" w:cs="Times New Roman"/>
          <w:sz w:val="24"/>
          <w:szCs w:val="24"/>
          <w:lang w:val="en-GB"/>
        </w:rPr>
        <w:t xml:space="preserve"> the target ER</w:t>
      </w:r>
      <w:r w:rsidR="00593E81">
        <w:rPr>
          <w:rFonts w:ascii="Times New Roman" w:hAnsi="Times New Roman" w:cs="Times New Roman"/>
          <w:sz w:val="24"/>
          <w:szCs w:val="24"/>
          <w:lang w:val="en-GB"/>
        </w:rPr>
        <w:t xml:space="preserve">, correcting </w:t>
      </w:r>
      <w:r w:rsidR="00564A41">
        <w:rPr>
          <w:rFonts w:ascii="Times New Roman" w:hAnsi="Times New Roman" w:cs="Times New Roman"/>
          <w:sz w:val="24"/>
          <w:szCs w:val="24"/>
          <w:lang w:val="en-GB"/>
        </w:rPr>
        <w:t xml:space="preserve">for </w:t>
      </w:r>
      <w:r w:rsidR="00593E81">
        <w:rPr>
          <w:rFonts w:ascii="Times New Roman" w:hAnsi="Times New Roman" w:cs="Times New Roman"/>
          <w:sz w:val="24"/>
          <w:szCs w:val="24"/>
          <w:lang w:val="en-GB"/>
        </w:rPr>
        <w:t xml:space="preserve">the </w:t>
      </w:r>
      <w:r w:rsidR="008D1655">
        <w:rPr>
          <w:rFonts w:ascii="Times New Roman" w:hAnsi="Times New Roman" w:cs="Times New Roman"/>
          <w:sz w:val="24"/>
          <w:szCs w:val="24"/>
          <w:lang w:val="en-GB"/>
        </w:rPr>
        <w:t>recent overvaluation due to high domestic inflation.</w:t>
      </w:r>
      <w:r w:rsidR="00593E81">
        <w:rPr>
          <w:rFonts w:ascii="Times New Roman" w:hAnsi="Times New Roman" w:cs="Times New Roman"/>
          <w:sz w:val="24"/>
          <w:szCs w:val="24"/>
          <w:lang w:val="en-GB"/>
        </w:rPr>
        <w:t xml:space="preserve"> It then returns gradually to the target ER depreciation rate as explained next</w:t>
      </w:r>
      <w:r w:rsidR="00152769">
        <w:rPr>
          <w:rFonts w:ascii="Times New Roman" w:hAnsi="Times New Roman" w:cs="Times New Roman"/>
          <w:sz w:val="24"/>
          <w:szCs w:val="24"/>
          <w:lang w:val="en-GB"/>
        </w:rPr>
        <w:t xml:space="preserve"> (</w:t>
      </w:r>
      <w:r w:rsidR="00152769" w:rsidRPr="00152769">
        <w:rPr>
          <w:rFonts w:ascii="Times New Roman" w:hAnsi="Times New Roman" w:cs="Times New Roman"/>
          <w:b/>
          <w:bCs/>
          <w:color w:val="0070C0"/>
          <w:sz w:val="24"/>
          <w:szCs w:val="24"/>
          <w:lang w:val="en-GB"/>
        </w:rPr>
        <w:t>Figure 2</w:t>
      </w:r>
      <w:r w:rsidR="00152769">
        <w:rPr>
          <w:rFonts w:ascii="Times New Roman" w:hAnsi="Times New Roman" w:cs="Times New Roman"/>
          <w:b/>
          <w:bCs/>
          <w:color w:val="0070C0"/>
          <w:sz w:val="24"/>
          <w:szCs w:val="24"/>
          <w:lang w:val="en-GB"/>
        </w:rPr>
        <w:t>3</w:t>
      </w:r>
      <w:r w:rsidR="00152769">
        <w:rPr>
          <w:rFonts w:ascii="Times New Roman" w:hAnsi="Times New Roman" w:cs="Times New Roman"/>
          <w:sz w:val="24"/>
          <w:szCs w:val="24"/>
          <w:lang w:val="en-GB"/>
        </w:rPr>
        <w:t>)</w:t>
      </w:r>
      <w:r w:rsidR="00593E81">
        <w:rPr>
          <w:rFonts w:ascii="Times New Roman" w:hAnsi="Times New Roman" w:cs="Times New Roman"/>
          <w:sz w:val="24"/>
          <w:szCs w:val="24"/>
          <w:lang w:val="en-GB"/>
        </w:rPr>
        <w:t>.</w:t>
      </w:r>
    </w:p>
    <w:tbl>
      <w:tblPr>
        <w:tblStyle w:val="TableGrid"/>
        <w:tblW w:w="9725" w:type="dxa"/>
        <w:tblInd w:w="16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6390"/>
        <w:gridCol w:w="3335"/>
      </w:tblGrid>
      <w:tr w:rsidR="00564A41" w:rsidRPr="009F51B5" w14:paraId="241C6A0F" w14:textId="77777777" w:rsidTr="00D75CF5">
        <w:tc>
          <w:tcPr>
            <w:tcW w:w="9725" w:type="dxa"/>
            <w:gridSpan w:val="2"/>
          </w:tcPr>
          <w:p w14:paraId="1B4E40E6" w14:textId="5B7EB06A" w:rsidR="00564A41" w:rsidRPr="00313DEB" w:rsidRDefault="00564A41" w:rsidP="00313DEB">
            <w:pPr>
              <w:spacing w:after="120"/>
              <w:jc w:val="center"/>
              <w:rPr>
                <w:rFonts w:ascii="Times New Roman" w:hAnsi="Times New Roman" w:cs="Times New Roman"/>
                <w:b/>
                <w:bCs/>
                <w:color w:val="0070C0"/>
                <w:sz w:val="20"/>
                <w:szCs w:val="20"/>
                <w:lang w:val="en-GB"/>
              </w:rPr>
            </w:pPr>
            <w:r w:rsidRPr="00313DEB">
              <w:rPr>
                <w:rFonts w:ascii="Times New Roman" w:hAnsi="Times New Roman" w:cs="Times New Roman"/>
                <w:b/>
                <w:bCs/>
                <w:color w:val="0070C0"/>
                <w:sz w:val="20"/>
                <w:szCs w:val="20"/>
                <w:lang w:val="en-GB"/>
              </w:rPr>
              <w:t>Fig. 2</w:t>
            </w:r>
            <w:r w:rsidR="00152769">
              <w:rPr>
                <w:rFonts w:ascii="Times New Roman" w:hAnsi="Times New Roman" w:cs="Times New Roman"/>
                <w:b/>
                <w:bCs/>
                <w:color w:val="0070C0"/>
                <w:sz w:val="20"/>
                <w:szCs w:val="20"/>
                <w:lang w:val="en-GB"/>
              </w:rPr>
              <w:t>3</w:t>
            </w:r>
            <w:r w:rsidRPr="00313DEB">
              <w:rPr>
                <w:rFonts w:ascii="Times New Roman" w:hAnsi="Times New Roman" w:cs="Times New Roman"/>
                <w:b/>
                <w:bCs/>
                <w:color w:val="0070C0"/>
                <w:sz w:val="20"/>
                <w:szCs w:val="20"/>
                <w:lang w:val="en-GB"/>
              </w:rPr>
              <w:t xml:space="preserve">. Exchange rate </w:t>
            </w:r>
            <w:r>
              <w:rPr>
                <w:rFonts w:ascii="Times New Roman" w:hAnsi="Times New Roman" w:cs="Times New Roman"/>
                <w:b/>
                <w:bCs/>
                <w:color w:val="0070C0"/>
                <w:sz w:val="20"/>
                <w:szCs w:val="20"/>
                <w:lang w:val="en-GB"/>
              </w:rPr>
              <w:t>“</w:t>
            </w:r>
            <w:r w:rsidRPr="00313DEB">
              <w:rPr>
                <w:rFonts w:ascii="Times New Roman" w:hAnsi="Times New Roman" w:cs="Times New Roman"/>
                <w:b/>
                <w:bCs/>
                <w:color w:val="0070C0"/>
                <w:sz w:val="20"/>
                <w:szCs w:val="20"/>
                <w:lang w:val="en-GB"/>
              </w:rPr>
              <w:t>policy rule”</w:t>
            </w:r>
            <w:r>
              <w:rPr>
                <w:rFonts w:ascii="Times New Roman" w:hAnsi="Times New Roman" w:cs="Times New Roman"/>
                <w:b/>
                <w:bCs/>
                <w:color w:val="0070C0"/>
                <w:sz w:val="20"/>
                <w:szCs w:val="20"/>
                <w:lang w:val="en-GB"/>
              </w:rPr>
              <w:t xml:space="preserve"> and ER target,</w:t>
            </w:r>
            <w:r w:rsidRPr="00313DEB">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Q</w:t>
            </w:r>
            <w:r w:rsidRPr="00313DEB">
              <w:rPr>
                <w:rFonts w:ascii="Times New Roman" w:hAnsi="Times New Roman" w:cs="Times New Roman"/>
                <w:b/>
                <w:bCs/>
                <w:color w:val="0070C0"/>
                <w:sz w:val="20"/>
                <w:szCs w:val="20"/>
                <w:lang w:val="en-GB"/>
              </w:rPr>
              <w:t>-on-</w:t>
            </w:r>
            <w:r>
              <w:rPr>
                <w:rFonts w:ascii="Times New Roman" w:hAnsi="Times New Roman" w:cs="Times New Roman"/>
                <w:b/>
                <w:bCs/>
                <w:color w:val="0070C0"/>
                <w:sz w:val="20"/>
                <w:szCs w:val="20"/>
                <w:lang w:val="en-GB"/>
              </w:rPr>
              <w:t>Q</w:t>
            </w:r>
            <w:r w:rsidRPr="00313DEB">
              <w:rPr>
                <w:rFonts w:ascii="Times New Roman" w:hAnsi="Times New Roman" w:cs="Times New Roman"/>
                <w:b/>
                <w:bCs/>
                <w:color w:val="0070C0"/>
                <w:sz w:val="20"/>
                <w:szCs w:val="20"/>
                <w:lang w:val="en-GB"/>
              </w:rPr>
              <w:t xml:space="preserve"> annualized</w:t>
            </w:r>
            <w:r>
              <w:rPr>
                <w:rFonts w:ascii="Times New Roman" w:hAnsi="Times New Roman" w:cs="Times New Roman"/>
                <w:b/>
                <w:bCs/>
                <w:color w:val="0070C0"/>
                <w:sz w:val="20"/>
                <w:szCs w:val="20"/>
                <w:lang w:val="en-GB"/>
              </w:rPr>
              <w:t>, % change</w:t>
            </w:r>
          </w:p>
        </w:tc>
      </w:tr>
      <w:tr w:rsidR="00564A41" w:rsidRPr="009F51B5" w14:paraId="4A49FE60" w14:textId="77777777" w:rsidTr="00206E6C">
        <w:tc>
          <w:tcPr>
            <w:tcW w:w="6390" w:type="dxa"/>
          </w:tcPr>
          <w:p w14:paraId="711D90C2" w14:textId="6BABCC85" w:rsidR="00564A41" w:rsidRPr="00313DEB" w:rsidRDefault="00564A41" w:rsidP="00313DEB">
            <w:pPr>
              <w:spacing w:after="120"/>
              <w:jc w:val="center"/>
              <w:rPr>
                <w:rFonts w:ascii="Times New Roman" w:hAnsi="Times New Roman" w:cs="Times New Roman"/>
                <w:color w:val="FF0000"/>
                <w:sz w:val="20"/>
                <w:szCs w:val="20"/>
                <w:u w:val="single"/>
                <w:lang w:val="en-GB"/>
              </w:rPr>
            </w:pPr>
            <w:r w:rsidRPr="00313DEB">
              <w:rPr>
                <w:rFonts w:ascii="Times New Roman" w:hAnsi="Times New Roman" w:cs="Times New Roman"/>
                <w:b/>
                <w:bCs/>
                <w:color w:val="0070C0"/>
                <w:sz w:val="20"/>
                <w:szCs w:val="20"/>
                <w:lang w:val="en-GB"/>
              </w:rPr>
              <w:t>Fig. 2</w:t>
            </w:r>
            <w:r w:rsidR="00152769">
              <w:rPr>
                <w:rFonts w:ascii="Times New Roman" w:hAnsi="Times New Roman" w:cs="Times New Roman"/>
                <w:b/>
                <w:bCs/>
                <w:color w:val="0070C0"/>
                <w:sz w:val="20"/>
                <w:szCs w:val="20"/>
                <w:lang w:val="en-GB"/>
              </w:rPr>
              <w:t>3</w:t>
            </w:r>
            <w:r w:rsidRPr="00313DEB">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1</w:t>
            </w:r>
            <w:r w:rsidRPr="00313DEB">
              <w:rPr>
                <w:rFonts w:ascii="Times New Roman" w:hAnsi="Times New Roman" w:cs="Times New Roman"/>
                <w:b/>
                <w:bCs/>
                <w:color w:val="0070C0"/>
                <w:sz w:val="20"/>
                <w:szCs w:val="20"/>
                <w:lang w:val="en-GB"/>
              </w:rPr>
              <w:t xml:space="preserve"> Exchange rate </w:t>
            </w:r>
            <w:r>
              <w:rPr>
                <w:rFonts w:ascii="Times New Roman" w:hAnsi="Times New Roman" w:cs="Times New Roman"/>
                <w:b/>
                <w:bCs/>
                <w:color w:val="0070C0"/>
                <w:sz w:val="20"/>
                <w:szCs w:val="20"/>
                <w:lang w:val="en-GB"/>
              </w:rPr>
              <w:t>“</w:t>
            </w:r>
            <w:r w:rsidRPr="00313DEB">
              <w:rPr>
                <w:rFonts w:ascii="Times New Roman" w:hAnsi="Times New Roman" w:cs="Times New Roman"/>
                <w:b/>
                <w:bCs/>
                <w:color w:val="0070C0"/>
                <w:sz w:val="20"/>
                <w:szCs w:val="20"/>
                <w:lang w:val="en-GB"/>
              </w:rPr>
              <w:t>policy ru</w:t>
            </w:r>
            <w:r>
              <w:rPr>
                <w:rFonts w:ascii="Times New Roman" w:hAnsi="Times New Roman" w:cs="Times New Roman"/>
                <w:b/>
                <w:bCs/>
                <w:color w:val="0070C0"/>
                <w:sz w:val="20"/>
                <w:szCs w:val="20"/>
                <w:lang w:val="en-GB"/>
              </w:rPr>
              <w:t>le”</w:t>
            </w:r>
            <w:r w:rsidR="00CF65A8">
              <w:rPr>
                <w:rFonts w:ascii="Times New Roman" w:hAnsi="Times New Roman" w:cs="Times New Roman"/>
                <w:b/>
                <w:bCs/>
                <w:color w:val="0070C0"/>
                <w:sz w:val="20"/>
                <w:szCs w:val="20"/>
                <w:lang w:val="en-GB"/>
              </w:rPr>
              <w:t xml:space="preserve"> (Q-on-Q, %)</w:t>
            </w:r>
          </w:p>
        </w:tc>
        <w:tc>
          <w:tcPr>
            <w:tcW w:w="3335" w:type="dxa"/>
          </w:tcPr>
          <w:p w14:paraId="164759BA" w14:textId="6C5D8879" w:rsidR="00564A41" w:rsidRPr="00564A41" w:rsidRDefault="00564A41" w:rsidP="00313DEB">
            <w:pPr>
              <w:spacing w:after="120"/>
              <w:jc w:val="center"/>
              <w:rPr>
                <w:rFonts w:ascii="Times New Roman" w:hAnsi="Times New Roman" w:cs="Times New Roman"/>
                <w:b/>
                <w:bCs/>
                <w:color w:val="0070C0"/>
                <w:sz w:val="20"/>
                <w:szCs w:val="20"/>
                <w:lang w:val="en-GB"/>
              </w:rPr>
            </w:pPr>
            <w:r w:rsidRPr="00564A41">
              <w:rPr>
                <w:rFonts w:ascii="Times New Roman" w:hAnsi="Times New Roman" w:cs="Times New Roman"/>
                <w:b/>
                <w:bCs/>
                <w:color w:val="0070C0"/>
                <w:sz w:val="20"/>
                <w:szCs w:val="20"/>
                <w:lang w:val="en-GB"/>
              </w:rPr>
              <w:t>Fig. 2</w:t>
            </w:r>
            <w:r w:rsidR="00152769">
              <w:rPr>
                <w:rFonts w:ascii="Times New Roman" w:hAnsi="Times New Roman" w:cs="Times New Roman"/>
                <w:b/>
                <w:bCs/>
                <w:color w:val="0070C0"/>
                <w:sz w:val="20"/>
                <w:szCs w:val="20"/>
                <w:lang w:val="en-GB"/>
              </w:rPr>
              <w:t>3</w:t>
            </w:r>
            <w:r w:rsidRPr="00564A41">
              <w:rPr>
                <w:rFonts w:ascii="Times New Roman" w:hAnsi="Times New Roman" w:cs="Times New Roman"/>
                <w:b/>
                <w:bCs/>
                <w:color w:val="0070C0"/>
                <w:sz w:val="20"/>
                <w:szCs w:val="20"/>
                <w:lang w:val="en-GB"/>
              </w:rPr>
              <w:t xml:space="preserve">.2 ER and target </w:t>
            </w:r>
          </w:p>
        </w:tc>
      </w:tr>
      <w:tr w:rsidR="009F51B5" w:rsidRPr="009F51B5" w14:paraId="406EB7E9" w14:textId="77777777" w:rsidTr="00206E6C">
        <w:tc>
          <w:tcPr>
            <w:tcW w:w="6390" w:type="dxa"/>
          </w:tcPr>
          <w:p w14:paraId="13B07F7F" w14:textId="3AD41E44" w:rsidR="009F51B5" w:rsidRDefault="008C76FC" w:rsidP="00B907AD">
            <w:pPr>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CF65A8">
              <w:rPr>
                <w:rFonts w:ascii="Times New Roman" w:hAnsi="Times New Roman" w:cs="Times New Roman"/>
                <w:noProof/>
                <w:sz w:val="24"/>
                <w:szCs w:val="24"/>
                <w:lang w:val="en-GB"/>
              </w:rPr>
              <w:drawing>
                <wp:inline distT="0" distB="0" distL="0" distR="0" wp14:anchorId="7699F5A2" wp14:editId="4F482F0F">
                  <wp:extent cx="3920490" cy="3456305"/>
                  <wp:effectExtent l="0" t="0" r="3810" b="0"/>
                  <wp:docPr id="389897734" name="Picture 3"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97734" name="Picture 3" descr="A graph of a graph&#10;&#10;Description automatically generated with medium confidence"/>
                          <pic:cNvPicPr/>
                        </pic:nvPicPr>
                        <pic:blipFill>
                          <a:blip r:embed="rId99">
                            <a:extLst>
                              <a:ext uri="{28A0092B-C50C-407E-A947-70E740481C1C}">
                                <a14:useLocalDpi xmlns:a14="http://schemas.microsoft.com/office/drawing/2010/main" val="0"/>
                              </a:ext>
                            </a:extLst>
                          </a:blip>
                          <a:stretch>
                            <a:fillRect/>
                          </a:stretch>
                        </pic:blipFill>
                        <pic:spPr>
                          <a:xfrm>
                            <a:off x="0" y="0"/>
                            <a:ext cx="3920490" cy="3456305"/>
                          </a:xfrm>
                          <a:prstGeom prst="rect">
                            <a:avLst/>
                          </a:prstGeom>
                        </pic:spPr>
                      </pic:pic>
                    </a:graphicData>
                  </a:graphic>
                </wp:inline>
              </w:drawing>
            </w:r>
          </w:p>
        </w:tc>
        <w:tc>
          <w:tcPr>
            <w:tcW w:w="3335" w:type="dxa"/>
          </w:tcPr>
          <w:p w14:paraId="7517DDB6" w14:textId="1AFA7150" w:rsidR="00431453" w:rsidRDefault="00431453" w:rsidP="00661C68">
            <w:pPr>
              <w:rPr>
                <w:rFonts w:ascii="Times New Roman" w:hAnsi="Times New Roman" w:cs="Times New Roman"/>
                <w:noProof/>
                <w:color w:val="1F3864" w:themeColor="accent1" w:themeShade="80"/>
                <w:sz w:val="18"/>
                <w:szCs w:val="18"/>
              </w:rPr>
            </w:pPr>
            <w:r>
              <w:rPr>
                <w:rFonts w:ascii="Times New Roman" w:hAnsi="Times New Roman" w:cs="Times New Roman"/>
                <w:noProof/>
                <w:color w:val="1F3864" w:themeColor="accent1" w:themeShade="80"/>
                <w:sz w:val="18"/>
                <w:szCs w:val="18"/>
              </w:rPr>
              <w:t xml:space="preserve"> </w:t>
            </w:r>
            <w:r w:rsidR="00CF65A8">
              <w:rPr>
                <w:rFonts w:ascii="Times New Roman" w:hAnsi="Times New Roman" w:cs="Times New Roman"/>
                <w:noProof/>
                <w:color w:val="1F3864" w:themeColor="accent1" w:themeShade="80"/>
                <w:sz w:val="18"/>
                <w:szCs w:val="18"/>
              </w:rPr>
              <w:drawing>
                <wp:inline distT="0" distB="0" distL="0" distR="0" wp14:anchorId="14D9C988" wp14:editId="2E816866">
                  <wp:extent cx="2029968" cy="1764792"/>
                  <wp:effectExtent l="0" t="0" r="8890" b="6985"/>
                  <wp:docPr id="195798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8919" name="Picture 195798919"/>
                          <pic:cNvPicPr/>
                        </pic:nvPicPr>
                        <pic:blipFill>
                          <a:blip r:embed="rId100">
                            <a:extLst>
                              <a:ext uri="{28A0092B-C50C-407E-A947-70E740481C1C}">
                                <a14:useLocalDpi xmlns:a14="http://schemas.microsoft.com/office/drawing/2010/main" val="0"/>
                              </a:ext>
                            </a:extLst>
                          </a:blip>
                          <a:stretch>
                            <a:fillRect/>
                          </a:stretch>
                        </pic:blipFill>
                        <pic:spPr>
                          <a:xfrm>
                            <a:off x="0" y="0"/>
                            <a:ext cx="2029968" cy="1764792"/>
                          </a:xfrm>
                          <a:prstGeom prst="rect">
                            <a:avLst/>
                          </a:prstGeom>
                        </pic:spPr>
                      </pic:pic>
                    </a:graphicData>
                  </a:graphic>
                </wp:inline>
              </w:drawing>
            </w:r>
          </w:p>
          <w:p w14:paraId="2FA18043" w14:textId="77777777" w:rsidR="00AC2884" w:rsidRDefault="00AC2884" w:rsidP="00661C68">
            <w:pPr>
              <w:rPr>
                <w:rFonts w:ascii="Times New Roman" w:hAnsi="Times New Roman" w:cs="Times New Roman"/>
                <w:noProof/>
                <w:sz w:val="18"/>
                <w:szCs w:val="18"/>
              </w:rPr>
            </w:pPr>
          </w:p>
          <w:p w14:paraId="61C2489B" w14:textId="3CBAA981" w:rsidR="008D1655" w:rsidRDefault="00431453" w:rsidP="00661C68">
            <w:pPr>
              <w:rPr>
                <w:rFonts w:ascii="Times New Roman" w:hAnsi="Times New Roman" w:cs="Times New Roman"/>
                <w:noProof/>
                <w:sz w:val="18"/>
                <w:szCs w:val="18"/>
              </w:rPr>
            </w:pPr>
            <w:r>
              <w:rPr>
                <w:rFonts w:ascii="Times New Roman" w:hAnsi="Times New Roman" w:cs="Times New Roman"/>
                <w:noProof/>
                <w:sz w:val="18"/>
                <w:szCs w:val="18"/>
              </w:rPr>
              <w:t>-</w:t>
            </w:r>
            <w:r w:rsidR="008D1655">
              <w:rPr>
                <w:rFonts w:ascii="Times New Roman" w:hAnsi="Times New Roman" w:cs="Times New Roman"/>
                <w:noProof/>
                <w:sz w:val="18"/>
                <w:szCs w:val="18"/>
              </w:rPr>
              <w:t>-ER tuned for 2023Q4 using stated policy</w:t>
            </w:r>
            <w:r w:rsidR="00F860EE">
              <w:rPr>
                <w:rFonts w:ascii="Times New Roman" w:hAnsi="Times New Roman" w:cs="Times New Roman"/>
                <w:noProof/>
                <w:sz w:val="18"/>
                <w:szCs w:val="18"/>
              </w:rPr>
              <w:t xml:space="preserve"> of NBR </w:t>
            </w:r>
            <w:r w:rsidR="00CF65A8">
              <w:rPr>
                <w:rFonts w:ascii="Times New Roman" w:hAnsi="Times New Roman" w:cs="Times New Roman"/>
                <w:noProof/>
                <w:sz w:val="18"/>
                <w:szCs w:val="18"/>
              </w:rPr>
              <w:t>for</w:t>
            </w:r>
            <w:r w:rsidR="00F860EE">
              <w:rPr>
                <w:rFonts w:ascii="Times New Roman" w:hAnsi="Times New Roman" w:cs="Times New Roman"/>
                <w:noProof/>
                <w:sz w:val="18"/>
                <w:szCs w:val="18"/>
              </w:rPr>
              <w:t xml:space="preserve"> 2023 </w:t>
            </w:r>
          </w:p>
          <w:p w14:paraId="756839F9" w14:textId="77777777" w:rsidR="008D1655" w:rsidRDefault="008D1655" w:rsidP="00661C68">
            <w:pPr>
              <w:rPr>
                <w:rFonts w:ascii="Times New Roman" w:hAnsi="Times New Roman" w:cs="Times New Roman"/>
                <w:noProof/>
                <w:sz w:val="18"/>
                <w:szCs w:val="18"/>
              </w:rPr>
            </w:pPr>
          </w:p>
          <w:p w14:paraId="3A84F33A" w14:textId="77777777" w:rsidR="00431453" w:rsidRDefault="008D1655" w:rsidP="00661C68">
            <w:pPr>
              <w:rPr>
                <w:rFonts w:ascii="Times New Roman" w:hAnsi="Times New Roman" w:cs="Times New Roman"/>
                <w:noProof/>
                <w:sz w:val="18"/>
                <w:szCs w:val="18"/>
              </w:rPr>
            </w:pPr>
            <w:r>
              <w:rPr>
                <w:rFonts w:ascii="Times New Roman" w:hAnsi="Times New Roman" w:cs="Times New Roman"/>
                <w:noProof/>
                <w:sz w:val="18"/>
                <w:szCs w:val="18"/>
              </w:rPr>
              <w:t>-</w:t>
            </w:r>
            <w:r w:rsidR="00431453">
              <w:rPr>
                <w:rFonts w:ascii="Times New Roman" w:hAnsi="Times New Roman" w:cs="Times New Roman"/>
                <w:noProof/>
                <w:sz w:val="18"/>
                <w:szCs w:val="18"/>
              </w:rPr>
              <w:t>-ER steered toward target, so that RER</w:t>
            </w:r>
            <w:r>
              <w:rPr>
                <w:rFonts w:ascii="Times New Roman" w:hAnsi="Times New Roman" w:cs="Times New Roman"/>
                <w:noProof/>
                <w:sz w:val="18"/>
                <w:szCs w:val="18"/>
              </w:rPr>
              <w:t xml:space="preserve"> matches trend depreciation rate</w:t>
            </w:r>
          </w:p>
          <w:p w14:paraId="1973D5F5" w14:textId="77777777" w:rsidR="008D1655" w:rsidRDefault="008D1655" w:rsidP="00661C68">
            <w:pPr>
              <w:rPr>
                <w:rFonts w:ascii="Times New Roman" w:hAnsi="Times New Roman" w:cs="Times New Roman"/>
                <w:noProof/>
                <w:sz w:val="18"/>
                <w:szCs w:val="18"/>
              </w:rPr>
            </w:pPr>
          </w:p>
          <w:p w14:paraId="0BE3E256" w14:textId="77777777" w:rsidR="008D1655" w:rsidRPr="00C47881" w:rsidRDefault="008D1655" w:rsidP="00661C68">
            <w:pPr>
              <w:rPr>
                <w:rFonts w:ascii="Times New Roman" w:hAnsi="Times New Roman" w:cs="Times New Roman"/>
                <w:noProof/>
                <w:sz w:val="18"/>
                <w:szCs w:val="18"/>
              </w:rPr>
            </w:pPr>
            <w:r>
              <w:rPr>
                <w:rFonts w:ascii="Times New Roman" w:hAnsi="Times New Roman" w:cs="Times New Roman"/>
                <w:noProof/>
                <w:sz w:val="18"/>
                <w:szCs w:val="18"/>
              </w:rPr>
              <w:t>--some response to interest rate differentials</w:t>
            </w:r>
          </w:p>
        </w:tc>
      </w:tr>
    </w:tbl>
    <w:p w14:paraId="72924819" w14:textId="77777777" w:rsidR="008D1655" w:rsidRDefault="008D1655" w:rsidP="00CF5206">
      <w:pPr>
        <w:spacing w:before="120" w:after="120"/>
        <w:rPr>
          <w:rFonts w:ascii="Times New Roman" w:hAnsi="Times New Roman" w:cs="Times New Roman"/>
          <w:sz w:val="24"/>
          <w:szCs w:val="24"/>
          <w:lang w:val="en-GB"/>
        </w:rPr>
      </w:pPr>
    </w:p>
    <w:p w14:paraId="70E4DAD8" w14:textId="77777777" w:rsidR="008D1655" w:rsidRDefault="008D1655">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16AC82BD" w14:textId="77777777" w:rsidR="00CF5206" w:rsidRDefault="00593E81" w:rsidP="008D1655">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lastRenderedPageBreak/>
        <w:t>T</w:t>
      </w:r>
      <w:r w:rsidR="00CF5206">
        <w:rPr>
          <w:rFonts w:ascii="Times New Roman" w:hAnsi="Times New Roman" w:cs="Times New Roman"/>
          <w:sz w:val="24"/>
          <w:szCs w:val="24"/>
          <w:lang w:val="en-GB"/>
        </w:rPr>
        <w:t xml:space="preserve">he </w:t>
      </w:r>
      <w:r w:rsidR="00CF5206" w:rsidRPr="001A1417">
        <w:rPr>
          <w:rFonts w:ascii="Times New Roman" w:hAnsi="Times New Roman" w:cs="Times New Roman"/>
          <w:b/>
          <w:bCs/>
          <w:color w:val="4472C4" w:themeColor="accent1"/>
          <w:sz w:val="24"/>
          <w:szCs w:val="24"/>
          <w:lang w:val="en-GB"/>
        </w:rPr>
        <w:t>target ER</w:t>
      </w:r>
      <w:r w:rsidR="00CF5206">
        <w:rPr>
          <w:rFonts w:ascii="Times New Roman" w:hAnsi="Times New Roman" w:cs="Times New Roman"/>
          <w:sz w:val="24"/>
          <w:szCs w:val="24"/>
          <w:lang w:val="en-GB"/>
        </w:rPr>
        <w:t xml:space="preserve"> </w:t>
      </w:r>
      <w:r>
        <w:rPr>
          <w:rFonts w:ascii="Times New Roman" w:hAnsi="Times New Roman" w:cs="Times New Roman"/>
          <w:sz w:val="24"/>
          <w:szCs w:val="24"/>
          <w:lang w:val="en-GB"/>
        </w:rPr>
        <w:t>is forecast to descend from its recent faster deprec</w:t>
      </w:r>
      <w:r w:rsidR="00F860EE">
        <w:rPr>
          <w:rFonts w:ascii="Times New Roman" w:hAnsi="Times New Roman" w:cs="Times New Roman"/>
          <w:sz w:val="24"/>
          <w:szCs w:val="24"/>
          <w:lang w:val="en-GB"/>
        </w:rPr>
        <w:t xml:space="preserve">iation rate (as NBR accelerated depreciation during 2023) and return gradually to its trend, which is entirely </w:t>
      </w:r>
      <w:proofErr w:type="gramStart"/>
      <w:r w:rsidR="00CF5206">
        <w:rPr>
          <w:rFonts w:ascii="Times New Roman" w:hAnsi="Times New Roman" w:cs="Times New Roman"/>
          <w:sz w:val="24"/>
          <w:szCs w:val="24"/>
          <w:lang w:val="en-GB"/>
        </w:rPr>
        <w:t>driven  by</w:t>
      </w:r>
      <w:proofErr w:type="gramEnd"/>
      <w:r w:rsidR="00CF5206">
        <w:rPr>
          <w:rFonts w:ascii="Times New Roman" w:hAnsi="Times New Roman" w:cs="Times New Roman"/>
          <w:sz w:val="24"/>
          <w:szCs w:val="24"/>
          <w:lang w:val="en-GB"/>
        </w:rPr>
        <w:t xml:space="preserve"> the difference between target domestic and foreign inflation rates </w:t>
      </w:r>
      <w:r w:rsidR="006D2C35">
        <w:rPr>
          <w:rFonts w:ascii="Times New Roman" w:hAnsi="Times New Roman" w:cs="Times New Roman"/>
          <w:sz w:val="24"/>
          <w:szCs w:val="24"/>
          <w:lang w:val="en-GB"/>
        </w:rPr>
        <w:t>(some 2</w:t>
      </w:r>
      <w:r w:rsidR="007A127F">
        <w:rPr>
          <w:rFonts w:ascii="Times New Roman" w:hAnsi="Times New Roman" w:cs="Times New Roman"/>
          <w:sz w:val="24"/>
          <w:szCs w:val="24"/>
          <w:lang w:val="en-GB"/>
        </w:rPr>
        <w:t>.5</w:t>
      </w:r>
      <w:r w:rsidR="006D2C35">
        <w:rPr>
          <w:rFonts w:ascii="Times New Roman" w:hAnsi="Times New Roman" w:cs="Times New Roman"/>
          <w:sz w:val="24"/>
          <w:szCs w:val="24"/>
          <w:lang w:val="en-GB"/>
        </w:rPr>
        <w:t xml:space="preserve">% </w:t>
      </w:r>
      <w:proofErr w:type="spellStart"/>
      <w:r w:rsidR="006D2C35">
        <w:rPr>
          <w:rFonts w:ascii="Times New Roman" w:hAnsi="Times New Roman" w:cs="Times New Roman"/>
          <w:sz w:val="24"/>
          <w:szCs w:val="24"/>
          <w:lang w:val="en-GB"/>
        </w:rPr>
        <w:t>p.y</w:t>
      </w:r>
      <w:proofErr w:type="spellEnd"/>
      <w:r w:rsidR="006D2C35">
        <w:rPr>
          <w:rFonts w:ascii="Times New Roman" w:hAnsi="Times New Roman" w:cs="Times New Roman"/>
          <w:sz w:val="24"/>
          <w:szCs w:val="24"/>
          <w:lang w:val="en-GB"/>
        </w:rPr>
        <w:t xml:space="preserve">.) </w:t>
      </w:r>
      <w:r w:rsidR="00CF5206">
        <w:rPr>
          <w:rFonts w:ascii="Times New Roman" w:hAnsi="Times New Roman" w:cs="Times New Roman"/>
          <w:sz w:val="24"/>
          <w:szCs w:val="24"/>
          <w:lang w:val="en-GB"/>
        </w:rPr>
        <w:t xml:space="preserve">and the trend RER depreciation rate (estimated at </w:t>
      </w:r>
      <w:r w:rsidR="00F860EE">
        <w:rPr>
          <w:rFonts w:ascii="Times New Roman" w:hAnsi="Times New Roman" w:cs="Times New Roman"/>
          <w:sz w:val="24"/>
          <w:szCs w:val="24"/>
          <w:lang w:val="en-GB"/>
        </w:rPr>
        <w:t xml:space="preserve">0% </w:t>
      </w:r>
      <w:proofErr w:type="spellStart"/>
      <w:r w:rsidR="00F860EE">
        <w:rPr>
          <w:rFonts w:ascii="Times New Roman" w:hAnsi="Times New Roman" w:cs="Times New Roman"/>
          <w:sz w:val="24"/>
          <w:szCs w:val="24"/>
          <w:lang w:val="en-GB"/>
        </w:rPr>
        <w:t>p.y</w:t>
      </w:r>
      <w:proofErr w:type="spellEnd"/>
      <w:r w:rsidR="00F860EE">
        <w:rPr>
          <w:rFonts w:ascii="Times New Roman" w:hAnsi="Times New Roman" w:cs="Times New Roman"/>
          <w:sz w:val="24"/>
          <w:szCs w:val="24"/>
          <w:lang w:val="en-GB"/>
        </w:rPr>
        <w:t>.</w:t>
      </w:r>
      <w:r w:rsidR="00CF5206">
        <w:rPr>
          <w:rFonts w:ascii="Times New Roman" w:hAnsi="Times New Roman" w:cs="Times New Roman"/>
          <w:sz w:val="24"/>
          <w:szCs w:val="24"/>
          <w:lang w:val="en-GB"/>
        </w:rPr>
        <w:t xml:space="preserve">). In addition, </w:t>
      </w:r>
      <w:r w:rsidR="00F860EE">
        <w:rPr>
          <w:rFonts w:ascii="Times New Roman" w:hAnsi="Times New Roman" w:cs="Times New Roman"/>
          <w:sz w:val="24"/>
          <w:szCs w:val="24"/>
          <w:lang w:val="en-GB"/>
        </w:rPr>
        <w:t>the target ER</w:t>
      </w:r>
      <w:r w:rsidR="00CF5206">
        <w:rPr>
          <w:rFonts w:ascii="Times New Roman" w:hAnsi="Times New Roman" w:cs="Times New Roman"/>
          <w:sz w:val="24"/>
          <w:szCs w:val="24"/>
          <w:lang w:val="en-GB"/>
        </w:rPr>
        <w:t xml:space="preserve"> responds to a RER gap (with a negative coefficient) so that the ER is made to adjust faster to overvaluation (negative RER gap as is currently the case) or an undervaluation.</w:t>
      </w:r>
    </w:p>
    <w:tbl>
      <w:tblPr>
        <w:tblStyle w:val="TableGrid"/>
        <w:tblW w:w="9900" w:type="dxa"/>
        <w:tblInd w:w="7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2610"/>
        <w:gridCol w:w="7290"/>
      </w:tblGrid>
      <w:tr w:rsidR="00E91DD5" w14:paraId="6F2A9322" w14:textId="77777777" w:rsidTr="008C2D0E">
        <w:tc>
          <w:tcPr>
            <w:tcW w:w="2610" w:type="dxa"/>
          </w:tcPr>
          <w:p w14:paraId="73204048" w14:textId="77777777" w:rsidR="00E91DD5" w:rsidRPr="00E91DD5" w:rsidRDefault="00E91DD5" w:rsidP="00F860EE">
            <w:pPr>
              <w:rPr>
                <w:rFonts w:ascii="Times New Roman" w:hAnsi="Times New Roman" w:cs="Times New Roman"/>
                <w:sz w:val="18"/>
                <w:szCs w:val="18"/>
                <w:lang w:val="en-GB"/>
              </w:rPr>
            </w:pPr>
          </w:p>
        </w:tc>
        <w:tc>
          <w:tcPr>
            <w:tcW w:w="7290" w:type="dxa"/>
          </w:tcPr>
          <w:p w14:paraId="374F1021" w14:textId="39C0C3E2" w:rsidR="00E91DD5" w:rsidRDefault="00E91DD5" w:rsidP="00CF65A8">
            <w:pPr>
              <w:spacing w:after="120"/>
              <w:jc w:val="center"/>
              <w:rPr>
                <w:rFonts w:ascii="Times New Roman" w:hAnsi="Times New Roman" w:cs="Times New Roman"/>
                <w:noProof/>
                <w:sz w:val="24"/>
                <w:szCs w:val="24"/>
                <w:lang w:val="en-GB"/>
              </w:rPr>
            </w:pPr>
            <w:r w:rsidRPr="00E91DD5">
              <w:rPr>
                <w:rFonts w:ascii="Times New Roman" w:hAnsi="Times New Roman" w:cs="Times New Roman"/>
                <w:b/>
                <w:bCs/>
                <w:color w:val="0070C0"/>
                <w:sz w:val="18"/>
                <w:szCs w:val="18"/>
                <w:lang w:val="en-GB"/>
              </w:rPr>
              <w:t xml:space="preserve">Fig. </w:t>
            </w:r>
            <w:proofErr w:type="gramStart"/>
            <w:r w:rsidRPr="00E91DD5">
              <w:rPr>
                <w:rFonts w:ascii="Times New Roman" w:hAnsi="Times New Roman" w:cs="Times New Roman"/>
                <w:b/>
                <w:bCs/>
                <w:color w:val="0070C0"/>
                <w:sz w:val="18"/>
                <w:szCs w:val="18"/>
                <w:lang w:val="en-GB"/>
              </w:rPr>
              <w:t>2</w:t>
            </w:r>
            <w:r w:rsidR="00152769">
              <w:rPr>
                <w:rFonts w:ascii="Times New Roman" w:hAnsi="Times New Roman" w:cs="Times New Roman"/>
                <w:b/>
                <w:bCs/>
                <w:color w:val="0070C0"/>
                <w:sz w:val="18"/>
                <w:szCs w:val="18"/>
                <w:lang w:val="en-GB"/>
              </w:rPr>
              <w:t>3</w:t>
            </w:r>
            <w:r w:rsidRPr="00E91DD5">
              <w:rPr>
                <w:rFonts w:ascii="Times New Roman" w:hAnsi="Times New Roman" w:cs="Times New Roman"/>
                <w:b/>
                <w:bCs/>
                <w:color w:val="0070C0"/>
                <w:sz w:val="18"/>
                <w:szCs w:val="18"/>
                <w:lang w:val="en-GB"/>
              </w:rPr>
              <w:t>.</w:t>
            </w:r>
            <w:r w:rsidR="00CF5206">
              <w:rPr>
                <w:rFonts w:ascii="Times New Roman" w:hAnsi="Times New Roman" w:cs="Times New Roman"/>
                <w:b/>
                <w:bCs/>
                <w:color w:val="0070C0"/>
                <w:sz w:val="18"/>
                <w:szCs w:val="18"/>
                <w:lang w:val="en-GB"/>
              </w:rPr>
              <w:t xml:space="preserve">3 </w:t>
            </w:r>
            <w:r w:rsidRPr="00E91DD5">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Target</w:t>
            </w:r>
            <w:proofErr w:type="gramEnd"/>
            <w:r>
              <w:rPr>
                <w:rFonts w:ascii="Times New Roman" w:hAnsi="Times New Roman" w:cs="Times New Roman"/>
                <w:b/>
                <w:bCs/>
                <w:color w:val="0070C0"/>
                <w:sz w:val="18"/>
                <w:szCs w:val="18"/>
                <w:lang w:val="en-GB"/>
              </w:rPr>
              <w:t xml:space="preserve"> e</w:t>
            </w:r>
            <w:r w:rsidRPr="00E91DD5">
              <w:rPr>
                <w:rFonts w:ascii="Times New Roman" w:hAnsi="Times New Roman" w:cs="Times New Roman"/>
                <w:b/>
                <w:bCs/>
                <w:color w:val="0070C0"/>
                <w:sz w:val="18"/>
                <w:szCs w:val="18"/>
                <w:lang w:val="en-GB"/>
              </w:rPr>
              <w:t xml:space="preserve">xchange rate </w:t>
            </w:r>
            <w:r>
              <w:rPr>
                <w:rFonts w:ascii="Times New Roman" w:hAnsi="Times New Roman" w:cs="Times New Roman"/>
                <w:b/>
                <w:bCs/>
                <w:color w:val="0070C0"/>
                <w:sz w:val="18"/>
                <w:szCs w:val="18"/>
                <w:lang w:val="en-GB"/>
              </w:rPr>
              <w:t>depreciation rate</w:t>
            </w:r>
            <w:r w:rsidR="00CF65A8">
              <w:rPr>
                <w:rFonts w:ascii="Times New Roman" w:hAnsi="Times New Roman" w:cs="Times New Roman"/>
                <w:b/>
                <w:bCs/>
                <w:color w:val="0070C0"/>
                <w:sz w:val="18"/>
                <w:szCs w:val="18"/>
                <w:lang w:val="en-GB"/>
              </w:rPr>
              <w:t xml:space="preserve"> </w:t>
            </w:r>
            <w:r w:rsidR="00CF65A8">
              <w:rPr>
                <w:rFonts w:ascii="Times New Roman" w:hAnsi="Times New Roman" w:cs="Times New Roman"/>
                <w:b/>
                <w:bCs/>
                <w:color w:val="0070C0"/>
                <w:sz w:val="20"/>
                <w:szCs w:val="20"/>
                <w:lang w:val="en-GB"/>
              </w:rPr>
              <w:t>(Q-on-Q, %)</w:t>
            </w:r>
          </w:p>
        </w:tc>
      </w:tr>
      <w:tr w:rsidR="00F65613" w:rsidRPr="007122C7" w14:paraId="48A888F6" w14:textId="77777777" w:rsidTr="008C2D0E">
        <w:trPr>
          <w:trHeight w:val="5505"/>
        </w:trPr>
        <w:tc>
          <w:tcPr>
            <w:tcW w:w="2610" w:type="dxa"/>
          </w:tcPr>
          <w:p w14:paraId="4F5B74B0" w14:textId="77777777" w:rsidR="00564A41" w:rsidRDefault="006B646D" w:rsidP="00564A41">
            <w:pPr>
              <w:rPr>
                <w:rFonts w:ascii="Times New Roman" w:hAnsi="Times New Roman" w:cs="Times New Roman"/>
                <w:color w:val="2F5496" w:themeColor="accent1" w:themeShade="BF"/>
                <w:sz w:val="20"/>
                <w:szCs w:val="20"/>
              </w:rPr>
            </w:pPr>
            <w:r w:rsidRPr="007122C7">
              <w:rPr>
                <w:rFonts w:ascii="Times New Roman" w:hAnsi="Times New Roman" w:cs="Times New Roman"/>
                <w:sz w:val="24"/>
                <w:szCs w:val="24"/>
                <w:lang w:val="en-GB"/>
              </w:rPr>
              <w:br w:type="page"/>
            </w:r>
            <w:r w:rsidR="00F860EE" w:rsidRPr="00F860EE">
              <w:rPr>
                <w:rFonts w:ascii="Times New Roman" w:hAnsi="Times New Roman" w:cs="Times New Roman"/>
                <w:color w:val="2F5496" w:themeColor="accent1" w:themeShade="BF"/>
                <w:sz w:val="20"/>
                <w:szCs w:val="20"/>
                <w:u w:val="single"/>
              </w:rPr>
              <w:t>Drivers ER target:</w:t>
            </w:r>
          </w:p>
          <w:p w14:paraId="02986F2A" w14:textId="5D1BF865" w:rsidR="00564A41" w:rsidRDefault="00564A41" w:rsidP="00564A4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--domestic-foreign inflation differential (</w:t>
            </w:r>
            <w:r w:rsidR="007A127F">
              <w:rPr>
                <w:rFonts w:ascii="Times New Roman" w:hAnsi="Times New Roman" w:cs="Times New Roman"/>
                <w:color w:val="2F5496" w:themeColor="accent1" w:themeShade="BF"/>
                <w:sz w:val="20"/>
                <w:szCs w:val="20"/>
              </w:rPr>
              <w:t xml:space="preserve">target </w:t>
            </w:r>
            <w:proofErr w:type="spellStart"/>
            <w:r w:rsidR="007A127F">
              <w:rPr>
                <w:rFonts w:ascii="Times New Roman" w:hAnsi="Times New Roman" w:cs="Times New Roman"/>
                <w:color w:val="2F5496" w:themeColor="accent1" w:themeShade="BF"/>
                <w:sz w:val="20"/>
                <w:szCs w:val="20"/>
              </w:rPr>
              <w:t>CPI_core</w:t>
            </w:r>
            <w:proofErr w:type="spellEnd"/>
            <w:r w:rsidR="007A127F">
              <w:rPr>
                <w:rFonts w:ascii="Times New Roman" w:hAnsi="Times New Roman" w:cs="Times New Roman"/>
                <w:color w:val="2F5496" w:themeColor="accent1" w:themeShade="BF"/>
                <w:sz w:val="20"/>
                <w:szCs w:val="20"/>
              </w:rPr>
              <w:t xml:space="preserve"> </w:t>
            </w:r>
            <w:r w:rsidR="00446743">
              <w:rPr>
                <w:rFonts w:ascii="Times New Roman" w:hAnsi="Times New Roman" w:cs="Times New Roman"/>
                <w:color w:val="2F5496" w:themeColor="accent1" w:themeShade="BF"/>
                <w:sz w:val="20"/>
                <w:szCs w:val="20"/>
              </w:rPr>
              <w:t xml:space="preserve">minus </w:t>
            </w:r>
            <w:r w:rsidR="007A127F">
              <w:rPr>
                <w:rFonts w:ascii="Times New Roman" w:hAnsi="Times New Roman" w:cs="Times New Roman"/>
                <w:color w:val="2F5496" w:themeColor="accent1" w:themeShade="BF"/>
                <w:sz w:val="20"/>
                <w:szCs w:val="20"/>
              </w:rPr>
              <w:t>t</w:t>
            </w:r>
            <w:r w:rsidR="00CF65A8">
              <w:rPr>
                <w:rFonts w:ascii="Times New Roman" w:hAnsi="Times New Roman" w:cs="Times New Roman"/>
                <w:color w:val="2F5496" w:themeColor="accent1" w:themeShade="BF"/>
                <w:sz w:val="20"/>
                <w:szCs w:val="20"/>
              </w:rPr>
              <w:t xml:space="preserve">rend </w:t>
            </w:r>
            <w:r w:rsidR="007A127F">
              <w:rPr>
                <w:rFonts w:ascii="Times New Roman" w:hAnsi="Times New Roman" w:cs="Times New Roman"/>
                <w:color w:val="2F5496" w:themeColor="accent1" w:themeShade="BF"/>
                <w:sz w:val="20"/>
                <w:szCs w:val="20"/>
              </w:rPr>
              <w:t xml:space="preserve">CPI*, </w:t>
            </w:r>
            <w:r w:rsidRPr="006D2C35">
              <w:rPr>
                <w:rFonts w:ascii="Times New Roman" w:hAnsi="Times New Roman" w:cs="Times New Roman"/>
                <w:color w:val="2F5496" w:themeColor="accent1" w:themeShade="BF"/>
                <w:sz w:val="20"/>
                <w:szCs w:val="20"/>
                <w:u w:val="single"/>
              </w:rPr>
              <w:t>+</w:t>
            </w:r>
            <w:r>
              <w:rPr>
                <w:rFonts w:ascii="Times New Roman" w:hAnsi="Times New Roman" w:cs="Times New Roman"/>
                <w:color w:val="2F5496" w:themeColor="accent1" w:themeShade="BF"/>
                <w:sz w:val="20"/>
                <w:szCs w:val="20"/>
              </w:rPr>
              <w:t>2</w:t>
            </w:r>
            <w:r w:rsidR="007A127F">
              <w:rPr>
                <w:rFonts w:ascii="Times New Roman" w:hAnsi="Times New Roman" w:cs="Times New Roman"/>
                <w:color w:val="2F5496" w:themeColor="accent1" w:themeShade="BF"/>
                <w:sz w:val="20"/>
                <w:szCs w:val="20"/>
              </w:rPr>
              <w:t>.5</w:t>
            </w:r>
            <w:r>
              <w:rPr>
                <w:rFonts w:ascii="Times New Roman" w:hAnsi="Times New Roman" w:cs="Times New Roman"/>
                <w:color w:val="2F5496" w:themeColor="accent1" w:themeShade="BF"/>
                <w:sz w:val="20"/>
                <w:szCs w:val="20"/>
              </w:rPr>
              <w:t>%)</w:t>
            </w:r>
          </w:p>
          <w:p w14:paraId="2CED4EF6" w14:textId="77777777" w:rsidR="00F860EE" w:rsidRPr="009F51B5" w:rsidRDefault="00F860EE" w:rsidP="00564A4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 xml:space="preserve">--trend RER depreciation rate (0% </w:t>
            </w:r>
            <w:proofErr w:type="spellStart"/>
            <w:r>
              <w:rPr>
                <w:rFonts w:ascii="Times New Roman" w:hAnsi="Times New Roman" w:cs="Times New Roman"/>
                <w:color w:val="2F5496" w:themeColor="accent1" w:themeShade="BF"/>
                <w:sz w:val="20"/>
                <w:szCs w:val="20"/>
              </w:rPr>
              <w:t>p.y</w:t>
            </w:r>
            <w:proofErr w:type="spellEnd"/>
            <w:r>
              <w:rPr>
                <w:rFonts w:ascii="Times New Roman" w:hAnsi="Times New Roman" w:cs="Times New Roman"/>
                <w:color w:val="2F5496" w:themeColor="accent1" w:themeShade="BF"/>
                <w:sz w:val="20"/>
                <w:szCs w:val="20"/>
              </w:rPr>
              <w:t>.)</w:t>
            </w:r>
          </w:p>
          <w:p w14:paraId="26FB0FC2" w14:textId="77777777" w:rsidR="00F65613" w:rsidRPr="00564A41" w:rsidRDefault="00F65613" w:rsidP="00950B83">
            <w:pPr>
              <w:spacing w:after="240"/>
              <w:rPr>
                <w:rFonts w:ascii="Times New Roman" w:hAnsi="Times New Roman" w:cs="Times New Roman"/>
                <w:sz w:val="24"/>
                <w:szCs w:val="24"/>
              </w:rPr>
            </w:pPr>
          </w:p>
          <w:p w14:paraId="08984E89" w14:textId="77777777" w:rsidR="00E2024F" w:rsidRPr="007122C7" w:rsidRDefault="00E2024F" w:rsidP="00313DEB">
            <w:pPr>
              <w:rPr>
                <w:rFonts w:ascii="Times New Roman" w:hAnsi="Times New Roman" w:cs="Times New Roman"/>
                <w:sz w:val="24"/>
                <w:szCs w:val="24"/>
                <w:lang w:val="en-GB"/>
              </w:rPr>
            </w:pPr>
            <w:r w:rsidRPr="007122C7">
              <w:rPr>
                <w:rFonts w:ascii="Times New Roman" w:hAnsi="Times New Roman" w:cs="Times New Roman"/>
                <w:sz w:val="24"/>
                <w:szCs w:val="24"/>
                <w:lang w:val="en-GB"/>
              </w:rPr>
              <w:t xml:space="preserve"> </w:t>
            </w:r>
          </w:p>
        </w:tc>
        <w:tc>
          <w:tcPr>
            <w:tcW w:w="7290" w:type="dxa"/>
          </w:tcPr>
          <w:p w14:paraId="56099511" w14:textId="5CECE91F" w:rsidR="008C76FC" w:rsidRPr="007122C7" w:rsidRDefault="00CF65A8" w:rsidP="00F860EE">
            <w:pPr>
              <w:spacing w:before="120"/>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7B8418D" wp14:editId="40F62F66">
                  <wp:extent cx="4491990" cy="3931920"/>
                  <wp:effectExtent l="0" t="0" r="3810" b="0"/>
                  <wp:docPr id="1264629063" name="Picture 4" descr="A graph with different colored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29063" name="Picture 4" descr="A graph with different colored bars"/>
                          <pic:cNvPicPr/>
                        </pic:nvPicPr>
                        <pic:blipFill>
                          <a:blip r:embed="rId101">
                            <a:extLst>
                              <a:ext uri="{28A0092B-C50C-407E-A947-70E740481C1C}">
                                <a14:useLocalDpi xmlns:a14="http://schemas.microsoft.com/office/drawing/2010/main" val="0"/>
                              </a:ext>
                            </a:extLst>
                          </a:blip>
                          <a:stretch>
                            <a:fillRect/>
                          </a:stretch>
                        </pic:blipFill>
                        <pic:spPr>
                          <a:xfrm>
                            <a:off x="0" y="0"/>
                            <a:ext cx="4491990" cy="3931920"/>
                          </a:xfrm>
                          <a:prstGeom prst="rect">
                            <a:avLst/>
                          </a:prstGeom>
                        </pic:spPr>
                      </pic:pic>
                    </a:graphicData>
                  </a:graphic>
                </wp:inline>
              </w:drawing>
            </w:r>
          </w:p>
        </w:tc>
      </w:tr>
    </w:tbl>
    <w:p w14:paraId="049B32C4" w14:textId="77777777" w:rsidR="007A127F" w:rsidRDefault="007A127F" w:rsidP="007A127F">
      <w:pPr>
        <w:spacing w:before="240" w:after="0"/>
        <w:rPr>
          <w:rFonts w:ascii="Times New Roman" w:hAnsi="Times New Roman" w:cs="Times New Roman"/>
          <w:sz w:val="24"/>
          <w:szCs w:val="24"/>
          <w:lang w:val="en-GB"/>
        </w:rPr>
      </w:pPr>
      <w:r>
        <w:rPr>
          <w:rFonts w:ascii="Times New Roman" w:hAnsi="Times New Roman" w:cs="Times New Roman"/>
          <w:sz w:val="24"/>
          <w:szCs w:val="24"/>
          <w:lang w:val="en-GB"/>
        </w:rPr>
        <w:t xml:space="preserve"> </w:t>
      </w:r>
    </w:p>
    <w:p w14:paraId="50F7442C" w14:textId="77777777" w:rsidR="007A127F" w:rsidRDefault="007A127F">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38FF23F3" w14:textId="16E43AA1" w:rsidR="00CF5206" w:rsidRDefault="00CF5206" w:rsidP="007A127F">
      <w:pPr>
        <w:spacing w:before="240" w:after="0"/>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The </w:t>
      </w:r>
      <w:r w:rsidR="0025045C" w:rsidRPr="0025045C">
        <w:rPr>
          <w:rFonts w:ascii="Times New Roman" w:hAnsi="Times New Roman" w:cs="Times New Roman"/>
          <w:b/>
          <w:bCs/>
          <w:color w:val="4472C4" w:themeColor="accent1"/>
          <w:sz w:val="24"/>
          <w:szCs w:val="24"/>
          <w:lang w:val="en-GB"/>
        </w:rPr>
        <w:t>real exchange rate</w:t>
      </w:r>
      <w:r w:rsidR="0025045C">
        <w:rPr>
          <w:rFonts w:ascii="Times New Roman" w:hAnsi="Times New Roman" w:cs="Times New Roman"/>
          <w:sz w:val="24"/>
          <w:szCs w:val="24"/>
          <w:lang w:val="en-GB"/>
        </w:rPr>
        <w:t xml:space="preserve"> (</w:t>
      </w:r>
      <w:r>
        <w:rPr>
          <w:rFonts w:ascii="Times New Roman" w:hAnsi="Times New Roman" w:cs="Times New Roman"/>
          <w:sz w:val="24"/>
          <w:szCs w:val="24"/>
          <w:lang w:val="en-GB"/>
        </w:rPr>
        <w:t>RER</w:t>
      </w:r>
      <w:r w:rsidR="0025045C">
        <w:rPr>
          <w:rFonts w:ascii="Times New Roman" w:hAnsi="Times New Roman" w:cs="Times New Roman"/>
          <w:sz w:val="24"/>
          <w:szCs w:val="24"/>
          <w:lang w:val="en-GB"/>
        </w:rPr>
        <w:t>)</w:t>
      </w:r>
      <w:r>
        <w:rPr>
          <w:rFonts w:ascii="Times New Roman" w:hAnsi="Times New Roman" w:cs="Times New Roman"/>
          <w:sz w:val="24"/>
          <w:szCs w:val="24"/>
          <w:lang w:val="en-GB"/>
        </w:rPr>
        <w:t xml:space="preserve"> is forecast to </w:t>
      </w:r>
      <w:r w:rsidR="00CF65A8">
        <w:rPr>
          <w:rFonts w:ascii="Times New Roman" w:hAnsi="Times New Roman" w:cs="Times New Roman"/>
          <w:sz w:val="24"/>
          <w:szCs w:val="24"/>
          <w:lang w:val="en-GB"/>
        </w:rPr>
        <w:t>see a slowdown in</w:t>
      </w:r>
      <w:r w:rsidR="00371499">
        <w:rPr>
          <w:rFonts w:ascii="Times New Roman" w:hAnsi="Times New Roman" w:cs="Times New Roman"/>
          <w:sz w:val="24"/>
          <w:szCs w:val="24"/>
          <w:lang w:val="en-GB"/>
        </w:rPr>
        <w:t xml:space="preserve"> the pace of depreciation (from its high in 2023) to return </w:t>
      </w:r>
      <w:r>
        <w:rPr>
          <w:rFonts w:ascii="Times New Roman" w:hAnsi="Times New Roman" w:cs="Times New Roman"/>
          <w:sz w:val="24"/>
          <w:szCs w:val="24"/>
          <w:lang w:val="en-GB"/>
        </w:rPr>
        <w:t>gradually to its (zero) trend level</w:t>
      </w:r>
      <w:r w:rsidR="00371499">
        <w:rPr>
          <w:rFonts w:ascii="Times New Roman" w:hAnsi="Times New Roman" w:cs="Times New Roman"/>
          <w:sz w:val="24"/>
          <w:szCs w:val="24"/>
          <w:lang w:val="en-GB"/>
        </w:rPr>
        <w:t xml:space="preserve">. The RER overvaluation induced by the 2022-23 inflation episode continues to be reduced and is forecast to be </w:t>
      </w:r>
      <w:r w:rsidR="00522633">
        <w:rPr>
          <w:rFonts w:ascii="Times New Roman" w:hAnsi="Times New Roman" w:cs="Times New Roman"/>
          <w:sz w:val="24"/>
          <w:szCs w:val="24"/>
          <w:lang w:val="en-GB"/>
        </w:rPr>
        <w:t xml:space="preserve">close to </w:t>
      </w:r>
      <w:r w:rsidR="00146C1D">
        <w:rPr>
          <w:rFonts w:ascii="Times New Roman" w:hAnsi="Times New Roman" w:cs="Times New Roman"/>
          <w:sz w:val="24"/>
          <w:szCs w:val="24"/>
          <w:lang w:val="en-GB"/>
        </w:rPr>
        <w:t>zero</w:t>
      </w:r>
      <w:r w:rsidR="00371499">
        <w:rPr>
          <w:rFonts w:ascii="Times New Roman" w:hAnsi="Times New Roman" w:cs="Times New Roman"/>
          <w:sz w:val="24"/>
          <w:szCs w:val="24"/>
          <w:lang w:val="en-GB"/>
        </w:rPr>
        <w:t xml:space="preserve"> </w:t>
      </w:r>
      <w:r w:rsidR="00522633">
        <w:rPr>
          <w:rFonts w:ascii="Times New Roman" w:hAnsi="Times New Roman" w:cs="Times New Roman"/>
          <w:sz w:val="24"/>
          <w:szCs w:val="24"/>
          <w:lang w:val="en-GB"/>
        </w:rPr>
        <w:t>from 2024</w:t>
      </w:r>
      <w:r w:rsidR="00371499">
        <w:rPr>
          <w:rFonts w:ascii="Times New Roman" w:hAnsi="Times New Roman" w:cs="Times New Roman"/>
          <w:sz w:val="24"/>
          <w:szCs w:val="24"/>
          <w:lang w:val="en-GB"/>
        </w:rPr>
        <w:t>.</w:t>
      </w:r>
      <w:r w:rsidR="00146C1D">
        <w:rPr>
          <w:rStyle w:val="FootnoteReference"/>
          <w:rFonts w:ascii="Times New Roman" w:hAnsi="Times New Roman" w:cs="Times New Roman"/>
          <w:sz w:val="24"/>
          <w:szCs w:val="24"/>
          <w:lang w:val="en-GB"/>
        </w:rPr>
        <w:footnoteReference w:id="17"/>
      </w:r>
      <w:r w:rsidR="00371499">
        <w:rPr>
          <w:rFonts w:ascii="Times New Roman" w:hAnsi="Times New Roman" w:cs="Times New Roman"/>
          <w:sz w:val="24"/>
          <w:szCs w:val="24"/>
          <w:lang w:val="en-GB"/>
        </w:rPr>
        <w:t xml:space="preserve"> The sharp upward correction in the RER is forecast to </w:t>
      </w:r>
      <w:proofErr w:type="spellStart"/>
      <w:r w:rsidR="00371499">
        <w:rPr>
          <w:rFonts w:ascii="Times New Roman" w:hAnsi="Times New Roman" w:cs="Times New Roman"/>
          <w:sz w:val="24"/>
          <w:szCs w:val="24"/>
          <w:lang w:val="en-GB"/>
        </w:rPr>
        <w:t>favorably</w:t>
      </w:r>
      <w:proofErr w:type="spellEnd"/>
      <w:r w:rsidR="00371499">
        <w:rPr>
          <w:rFonts w:ascii="Times New Roman" w:hAnsi="Times New Roman" w:cs="Times New Roman"/>
          <w:sz w:val="24"/>
          <w:szCs w:val="24"/>
          <w:lang w:val="en-GB"/>
        </w:rPr>
        <w:t xml:space="preserve"> affect </w:t>
      </w:r>
      <w:r>
        <w:rPr>
          <w:rFonts w:ascii="Times New Roman" w:hAnsi="Times New Roman" w:cs="Times New Roman"/>
          <w:sz w:val="24"/>
          <w:szCs w:val="24"/>
          <w:lang w:val="en-GB"/>
        </w:rPr>
        <w:t>net exports</w:t>
      </w:r>
      <w:r w:rsidR="00800937">
        <w:rPr>
          <w:rFonts w:ascii="Times New Roman" w:hAnsi="Times New Roman" w:cs="Times New Roman"/>
          <w:sz w:val="24"/>
          <w:szCs w:val="24"/>
          <w:lang w:val="en-GB"/>
        </w:rPr>
        <w:t xml:space="preserve"> and demand (r</w:t>
      </w:r>
      <w:r>
        <w:rPr>
          <w:rFonts w:ascii="Times New Roman" w:hAnsi="Times New Roman" w:cs="Times New Roman"/>
          <w:sz w:val="24"/>
          <w:szCs w:val="24"/>
          <w:lang w:val="en-GB"/>
        </w:rPr>
        <w:t xml:space="preserve">eversing </w:t>
      </w:r>
      <w:r w:rsidRPr="00724D09">
        <w:rPr>
          <w:rFonts w:ascii="Times New Roman" w:hAnsi="Times New Roman" w:cs="Times New Roman"/>
          <w:sz w:val="24"/>
          <w:szCs w:val="24"/>
          <w:lang w:val="en-GB"/>
        </w:rPr>
        <w:t>a</w:t>
      </w:r>
      <w:r w:rsidRPr="00724D09">
        <w:rPr>
          <w:rFonts w:ascii="Times New Roman" w:hAnsi="Times New Roman" w:cs="Times New Roman"/>
          <w:b/>
          <w:bCs/>
          <w:sz w:val="24"/>
          <w:szCs w:val="24"/>
          <w:lang w:val="en-GB"/>
        </w:rPr>
        <w:t xml:space="preserve"> </w:t>
      </w:r>
      <w:r w:rsidRPr="00724D09">
        <w:rPr>
          <w:rFonts w:ascii="Times New Roman" w:hAnsi="Times New Roman" w:cs="Times New Roman"/>
          <w:sz w:val="24"/>
          <w:szCs w:val="24"/>
          <w:lang w:val="en-GB"/>
        </w:rPr>
        <w:t xml:space="preserve">sharp </w:t>
      </w:r>
      <w:r w:rsidR="00800937">
        <w:rPr>
          <w:rFonts w:ascii="Times New Roman" w:hAnsi="Times New Roman" w:cs="Times New Roman"/>
          <w:sz w:val="24"/>
          <w:szCs w:val="24"/>
          <w:lang w:val="en-GB"/>
        </w:rPr>
        <w:t xml:space="preserve">RER </w:t>
      </w:r>
      <w:r>
        <w:rPr>
          <w:rFonts w:ascii="Times New Roman" w:hAnsi="Times New Roman" w:cs="Times New Roman"/>
          <w:sz w:val="24"/>
          <w:szCs w:val="24"/>
          <w:lang w:val="en-GB"/>
        </w:rPr>
        <w:t xml:space="preserve">decline </w:t>
      </w:r>
      <w:r w:rsidR="00800937">
        <w:rPr>
          <w:rFonts w:ascii="Times New Roman" w:hAnsi="Times New Roman" w:cs="Times New Roman"/>
          <w:sz w:val="24"/>
          <w:szCs w:val="24"/>
          <w:lang w:val="en-GB"/>
        </w:rPr>
        <w:t>during 2021-22</w:t>
      </w:r>
      <w:r w:rsidR="00446743">
        <w:rPr>
          <w:rFonts w:ascii="Times New Roman" w:hAnsi="Times New Roman" w:cs="Times New Roman"/>
          <w:sz w:val="24"/>
          <w:szCs w:val="24"/>
          <w:lang w:val="en-GB"/>
        </w:rPr>
        <w:t>)</w:t>
      </w:r>
      <w:r w:rsidR="00152769">
        <w:rPr>
          <w:rFonts w:ascii="Times New Roman" w:hAnsi="Times New Roman" w:cs="Times New Roman"/>
          <w:sz w:val="24"/>
          <w:szCs w:val="24"/>
          <w:lang w:val="en-GB"/>
        </w:rPr>
        <w:t xml:space="preserve"> (</w:t>
      </w:r>
      <w:r w:rsidR="00152769" w:rsidRPr="00152769">
        <w:rPr>
          <w:rFonts w:ascii="Times New Roman" w:hAnsi="Times New Roman" w:cs="Times New Roman"/>
          <w:b/>
          <w:bCs/>
          <w:color w:val="0070C0"/>
          <w:sz w:val="24"/>
          <w:szCs w:val="24"/>
          <w:lang w:val="en-GB"/>
        </w:rPr>
        <w:t>Figure 2</w:t>
      </w:r>
      <w:r w:rsidR="00152769">
        <w:rPr>
          <w:rFonts w:ascii="Times New Roman" w:hAnsi="Times New Roman" w:cs="Times New Roman"/>
          <w:b/>
          <w:bCs/>
          <w:color w:val="0070C0"/>
          <w:sz w:val="24"/>
          <w:szCs w:val="24"/>
          <w:lang w:val="en-GB"/>
        </w:rPr>
        <w:t>4</w:t>
      </w:r>
      <w:r w:rsidR="00152769">
        <w:rPr>
          <w:rFonts w:ascii="Times New Roman" w:hAnsi="Times New Roman" w:cs="Times New Roman"/>
          <w:sz w:val="24"/>
          <w:szCs w:val="24"/>
          <w:lang w:val="en-GB"/>
        </w:rPr>
        <w:t>).</w:t>
      </w:r>
      <w:r>
        <w:rPr>
          <w:rFonts w:ascii="Times New Roman" w:hAnsi="Times New Roman" w:cs="Times New Roman"/>
          <w:sz w:val="24"/>
          <w:szCs w:val="24"/>
          <w:lang w:val="en-GB"/>
        </w:rPr>
        <w:t xml:space="preserve"> </w:t>
      </w:r>
    </w:p>
    <w:p w14:paraId="2F13048F" w14:textId="456B1998" w:rsidR="008231E5" w:rsidRDefault="00CF5206" w:rsidP="00AB6E47">
      <w:pPr>
        <w:spacing w:after="0"/>
        <w:rPr>
          <w:rFonts w:ascii="Times New Roman" w:hAnsi="Times New Roman" w:cs="Times New Roman"/>
          <w:sz w:val="24"/>
          <w:szCs w:val="24"/>
          <w:lang w:val="en-GB"/>
        </w:rPr>
      </w:pPr>
      <w:r w:rsidRPr="005A7D68">
        <w:rPr>
          <w:rFonts w:ascii="Times New Roman" w:hAnsi="Times New Roman" w:cs="Times New Roman"/>
          <w:sz w:val="24"/>
          <w:szCs w:val="24"/>
          <w:lang w:val="en-GB"/>
        </w:rPr>
        <w:t>After</w:t>
      </w:r>
      <w:r>
        <w:rPr>
          <w:rFonts w:ascii="Times New Roman" w:hAnsi="Times New Roman" w:cs="Times New Roman"/>
          <w:sz w:val="24"/>
          <w:szCs w:val="24"/>
          <w:lang w:val="en-GB"/>
        </w:rPr>
        <w:t xml:space="preserve"> a somewhat overvalued RER had a downward effect on </w:t>
      </w:r>
      <w:r w:rsidR="0046123B">
        <w:rPr>
          <w:rFonts w:ascii="Times New Roman" w:hAnsi="Times New Roman" w:cs="Times New Roman"/>
          <w:sz w:val="24"/>
          <w:szCs w:val="24"/>
          <w:lang w:val="en-GB"/>
        </w:rPr>
        <w:t xml:space="preserve">net exports </w:t>
      </w:r>
      <w:r>
        <w:rPr>
          <w:rFonts w:ascii="Times New Roman" w:hAnsi="Times New Roman" w:cs="Times New Roman"/>
          <w:sz w:val="24"/>
          <w:szCs w:val="24"/>
          <w:lang w:val="en-GB"/>
        </w:rPr>
        <w:t xml:space="preserve">demand in 2021 when the economy emerged from Covid, it is forecast to rise to its trend level </w:t>
      </w:r>
      <w:r w:rsidR="0046123B">
        <w:rPr>
          <w:rFonts w:ascii="Times New Roman" w:hAnsi="Times New Roman" w:cs="Times New Roman"/>
          <w:sz w:val="24"/>
          <w:szCs w:val="24"/>
          <w:lang w:val="en-GB"/>
        </w:rPr>
        <w:t xml:space="preserve">(with some overshooting in 2024) </w:t>
      </w:r>
      <w:r>
        <w:rPr>
          <w:rFonts w:ascii="Times New Roman" w:hAnsi="Times New Roman" w:cs="Times New Roman"/>
          <w:sz w:val="24"/>
          <w:szCs w:val="24"/>
          <w:lang w:val="en-GB"/>
        </w:rPr>
        <w:t xml:space="preserve">and </w:t>
      </w:r>
      <w:r w:rsidR="0046123B">
        <w:rPr>
          <w:rFonts w:ascii="Times New Roman" w:hAnsi="Times New Roman" w:cs="Times New Roman"/>
          <w:sz w:val="24"/>
          <w:szCs w:val="24"/>
          <w:lang w:val="en-GB"/>
        </w:rPr>
        <w:t xml:space="preserve">to </w:t>
      </w:r>
      <w:r>
        <w:rPr>
          <w:rFonts w:ascii="Times New Roman" w:hAnsi="Times New Roman" w:cs="Times New Roman"/>
          <w:sz w:val="24"/>
          <w:szCs w:val="24"/>
          <w:lang w:val="en-GB"/>
        </w:rPr>
        <w:t xml:space="preserve">affect demand </w:t>
      </w:r>
      <w:proofErr w:type="spellStart"/>
      <w:r>
        <w:rPr>
          <w:rFonts w:ascii="Times New Roman" w:hAnsi="Times New Roman" w:cs="Times New Roman"/>
          <w:sz w:val="24"/>
          <w:szCs w:val="24"/>
          <w:lang w:val="en-GB"/>
        </w:rPr>
        <w:t>favorably</w:t>
      </w:r>
      <w:proofErr w:type="spellEnd"/>
      <w:r>
        <w:rPr>
          <w:rFonts w:ascii="Times New Roman" w:hAnsi="Times New Roman" w:cs="Times New Roman"/>
          <w:sz w:val="24"/>
          <w:szCs w:val="24"/>
          <w:lang w:val="en-GB"/>
        </w:rPr>
        <w:t xml:space="preserve"> in 2023-2</w:t>
      </w:r>
      <w:r w:rsidR="00B35D10">
        <w:rPr>
          <w:rFonts w:ascii="Times New Roman" w:hAnsi="Times New Roman" w:cs="Times New Roman"/>
          <w:sz w:val="24"/>
          <w:szCs w:val="24"/>
          <w:lang w:val="en-GB"/>
        </w:rPr>
        <w:t>4</w:t>
      </w:r>
      <w:r>
        <w:rPr>
          <w:rFonts w:ascii="Times New Roman" w:hAnsi="Times New Roman" w:cs="Times New Roman"/>
          <w:sz w:val="24"/>
          <w:szCs w:val="24"/>
          <w:lang w:val="en-GB"/>
        </w:rPr>
        <w:t>.</w:t>
      </w:r>
    </w:p>
    <w:tbl>
      <w:tblPr>
        <w:tblStyle w:val="TableGrid"/>
        <w:tblpPr w:leftFromText="180" w:rightFromText="180" w:vertAnchor="text" w:tblpY="800"/>
        <w:tblW w:w="9553" w:type="dxa"/>
        <w:tbl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insideH w:val="single" w:sz="18" w:space="0" w:color="FFD966" w:themeColor="accent4" w:themeTint="99"/>
          <w:insideV w:val="single" w:sz="18" w:space="0" w:color="FFD966" w:themeColor="accent4" w:themeTint="99"/>
        </w:tblBorders>
        <w:tblLayout w:type="fixed"/>
        <w:tblLook w:val="04A0" w:firstRow="1" w:lastRow="0" w:firstColumn="1" w:lastColumn="0" w:noHBand="0" w:noVBand="1"/>
      </w:tblPr>
      <w:tblGrid>
        <w:gridCol w:w="5120"/>
        <w:gridCol w:w="1877"/>
        <w:gridCol w:w="2556"/>
      </w:tblGrid>
      <w:tr w:rsidR="008C2D0E" w:rsidRPr="008B5DF0" w14:paraId="072AFBA8" w14:textId="77777777" w:rsidTr="00215A66">
        <w:trPr>
          <w:trHeight w:val="199"/>
        </w:trPr>
        <w:tc>
          <w:tcPr>
            <w:tcW w:w="9553" w:type="dxa"/>
            <w:gridSpan w:val="3"/>
          </w:tcPr>
          <w:p w14:paraId="07A2AF47" w14:textId="107DFB66" w:rsidR="007A127F" w:rsidRDefault="007A127F" w:rsidP="00706BCA">
            <w:pPr>
              <w:spacing w:after="120"/>
              <w:jc w:val="center"/>
              <w:rPr>
                <w:rFonts w:ascii="Times New Roman" w:hAnsi="Times New Roman" w:cs="Times New Roman"/>
                <w:sz w:val="18"/>
                <w:szCs w:val="18"/>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2</w:t>
            </w:r>
            <w:r w:rsidR="00152769">
              <w:rPr>
                <w:rFonts w:ascii="Times New Roman" w:hAnsi="Times New Roman" w:cs="Times New Roman"/>
                <w:b/>
                <w:bCs/>
                <w:color w:val="0070C0"/>
                <w:sz w:val="20"/>
                <w:szCs w:val="20"/>
                <w:lang w:val="en-GB"/>
              </w:rPr>
              <w:t>4</w:t>
            </w:r>
            <w:r>
              <w:rPr>
                <w:rFonts w:ascii="Times New Roman" w:hAnsi="Times New Roman" w:cs="Times New Roman"/>
                <w:b/>
                <w:bCs/>
                <w:color w:val="0070C0"/>
                <w:sz w:val="20"/>
                <w:szCs w:val="20"/>
                <w:lang w:val="en-GB"/>
              </w:rPr>
              <w:t>. Real exchange rate and components, annualized q</w:t>
            </w:r>
            <w:r w:rsidRPr="00763548">
              <w:rPr>
                <w:rFonts w:ascii="Times New Roman" w:hAnsi="Times New Roman" w:cs="Times New Roman"/>
                <w:b/>
                <w:bCs/>
                <w:color w:val="0070C0"/>
                <w:sz w:val="20"/>
                <w:szCs w:val="20"/>
                <w:lang w:val="en-GB"/>
              </w:rPr>
              <w:t>-on-</w:t>
            </w:r>
            <w:r>
              <w:rPr>
                <w:rFonts w:ascii="Times New Roman" w:hAnsi="Times New Roman" w:cs="Times New Roman"/>
                <w:b/>
                <w:bCs/>
                <w:color w:val="0070C0"/>
                <w:sz w:val="20"/>
                <w:szCs w:val="20"/>
                <w:lang w:val="en-GB"/>
              </w:rPr>
              <w:t>q</w:t>
            </w:r>
            <w:r w:rsidR="0068292D">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 xml:space="preserve"> % (vis-a-vis CPI core)</w:t>
            </w:r>
          </w:p>
        </w:tc>
      </w:tr>
      <w:tr w:rsidR="00290DA8" w14:paraId="1840E0A4" w14:textId="77777777" w:rsidTr="00C520AB">
        <w:trPr>
          <w:trHeight w:val="3880"/>
        </w:trPr>
        <w:tc>
          <w:tcPr>
            <w:tcW w:w="5120" w:type="dxa"/>
          </w:tcPr>
          <w:p w14:paraId="17050CBD" w14:textId="54EA1DB7" w:rsidR="00206E6C" w:rsidRDefault="00706BCA" w:rsidP="00371499">
            <w:pPr>
              <w:jc w:val="center"/>
              <w:rPr>
                <w:rFonts w:ascii="Times New Roman" w:hAnsi="Times New Roman" w:cs="Times New Roman"/>
                <w:b/>
                <w:bCs/>
                <w:color w:val="0070C0"/>
                <w:sz w:val="18"/>
                <w:szCs w:val="18"/>
                <w:lang w:val="en-GB"/>
              </w:rPr>
            </w:pPr>
            <w:r w:rsidRPr="0068406B">
              <w:rPr>
                <w:rFonts w:ascii="Times New Roman" w:hAnsi="Times New Roman" w:cs="Times New Roman"/>
                <w:b/>
                <w:bCs/>
                <w:color w:val="0070C0"/>
                <w:sz w:val="18"/>
                <w:szCs w:val="18"/>
                <w:lang w:val="en-GB"/>
              </w:rPr>
              <w:t>Fig. 2</w:t>
            </w:r>
            <w:r w:rsidR="00152769">
              <w:rPr>
                <w:rFonts w:ascii="Times New Roman" w:hAnsi="Times New Roman" w:cs="Times New Roman"/>
                <w:b/>
                <w:bCs/>
                <w:color w:val="0070C0"/>
                <w:sz w:val="18"/>
                <w:szCs w:val="18"/>
                <w:lang w:val="en-GB"/>
              </w:rPr>
              <w:t>4</w:t>
            </w:r>
            <w:r w:rsidRPr="0068406B">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1</w:t>
            </w:r>
            <w:r w:rsidRPr="0068406B">
              <w:rPr>
                <w:rFonts w:ascii="Times New Roman" w:hAnsi="Times New Roman" w:cs="Times New Roman"/>
                <w:b/>
                <w:bCs/>
                <w:color w:val="0070C0"/>
                <w:sz w:val="18"/>
                <w:szCs w:val="18"/>
                <w:lang w:val="en-GB"/>
              </w:rPr>
              <w:t xml:space="preserve"> Real exchange </w:t>
            </w:r>
            <w:r>
              <w:rPr>
                <w:rFonts w:ascii="Times New Roman" w:hAnsi="Times New Roman" w:cs="Times New Roman"/>
                <w:b/>
                <w:bCs/>
                <w:color w:val="0070C0"/>
                <w:sz w:val="18"/>
                <w:szCs w:val="18"/>
                <w:lang w:val="en-GB"/>
              </w:rPr>
              <w:t>rate, trend and gap, in %</w:t>
            </w:r>
          </w:p>
          <w:p w14:paraId="37C664AF" w14:textId="77777777" w:rsidR="00206E6C" w:rsidRDefault="00206E6C" w:rsidP="00371499">
            <w:pPr>
              <w:jc w:val="center"/>
              <w:rPr>
                <w:rFonts w:ascii="Times New Roman" w:hAnsi="Times New Roman" w:cs="Times New Roman"/>
                <w:b/>
                <w:bCs/>
                <w:color w:val="0070C0"/>
                <w:sz w:val="18"/>
                <w:szCs w:val="18"/>
                <w:lang w:val="en-GB"/>
              </w:rPr>
            </w:pPr>
          </w:p>
          <w:p w14:paraId="511165FD" w14:textId="31715EC2" w:rsidR="00706BCA" w:rsidRDefault="00706BCA" w:rsidP="00206E6C">
            <w:pPr>
              <w:spacing w:after="120"/>
              <w:rPr>
                <w:rFonts w:ascii="Times New Roman" w:hAnsi="Times New Roman" w:cs="Times New Roman"/>
                <w:sz w:val="24"/>
                <w:szCs w:val="24"/>
                <w:lang w:val="en-GB"/>
              </w:rPr>
            </w:pPr>
            <w:r>
              <w:rPr>
                <w:rFonts w:ascii="Times New Roman" w:hAnsi="Times New Roman" w:cs="Times New Roman"/>
                <w:noProof/>
                <w:sz w:val="18"/>
                <w:szCs w:val="18"/>
                <w:lang w:val="en-GB"/>
              </w:rPr>
              <w:t xml:space="preserve">  </w:t>
            </w:r>
            <w:r w:rsidR="00C520AB">
              <w:rPr>
                <w:rFonts w:ascii="Times New Roman" w:hAnsi="Times New Roman" w:cs="Times New Roman"/>
                <w:noProof/>
                <w:sz w:val="24"/>
                <w:szCs w:val="24"/>
                <w:lang w:val="en-GB"/>
              </w:rPr>
              <w:drawing>
                <wp:inline distT="0" distB="0" distL="0" distR="0" wp14:anchorId="654D074D" wp14:editId="1EB323D7">
                  <wp:extent cx="2865600" cy="2146955"/>
                  <wp:effectExtent l="0" t="0" r="0" b="5715"/>
                  <wp:docPr id="288109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0966" name="Picture 28810966"/>
                          <pic:cNvPicPr/>
                        </pic:nvPicPr>
                        <pic:blipFill>
                          <a:blip r:embed="rId102">
                            <a:extLst>
                              <a:ext uri="{28A0092B-C50C-407E-A947-70E740481C1C}">
                                <a14:useLocalDpi xmlns:a14="http://schemas.microsoft.com/office/drawing/2010/main" val="0"/>
                              </a:ext>
                            </a:extLst>
                          </a:blip>
                          <a:stretch>
                            <a:fillRect/>
                          </a:stretch>
                        </pic:blipFill>
                        <pic:spPr>
                          <a:xfrm>
                            <a:off x="0" y="0"/>
                            <a:ext cx="2866853" cy="2147894"/>
                          </a:xfrm>
                          <a:prstGeom prst="rect">
                            <a:avLst/>
                          </a:prstGeom>
                        </pic:spPr>
                      </pic:pic>
                    </a:graphicData>
                  </a:graphic>
                </wp:inline>
              </w:drawing>
            </w:r>
          </w:p>
        </w:tc>
        <w:tc>
          <w:tcPr>
            <w:tcW w:w="4433" w:type="dxa"/>
            <w:gridSpan w:val="2"/>
          </w:tcPr>
          <w:p w14:paraId="238281A4" w14:textId="2DE21B27" w:rsidR="00706BCA" w:rsidRDefault="00706BCA" w:rsidP="00371499">
            <w:pPr>
              <w:jc w:val="center"/>
              <w:rPr>
                <w:rFonts w:ascii="Times New Roman" w:hAnsi="Times New Roman" w:cs="Times New Roman"/>
                <w:b/>
                <w:bCs/>
                <w:color w:val="0070C0"/>
                <w:sz w:val="18"/>
                <w:szCs w:val="18"/>
                <w:lang w:val="en-GB"/>
              </w:rPr>
            </w:pPr>
            <w:r w:rsidRPr="0068406B">
              <w:rPr>
                <w:rFonts w:ascii="Times New Roman" w:hAnsi="Times New Roman" w:cs="Times New Roman"/>
                <w:b/>
                <w:bCs/>
                <w:color w:val="0070C0"/>
                <w:sz w:val="18"/>
                <w:szCs w:val="18"/>
                <w:lang w:val="en-GB"/>
              </w:rPr>
              <w:t>Fig. 2</w:t>
            </w:r>
            <w:r w:rsidR="00152769">
              <w:rPr>
                <w:rFonts w:ascii="Times New Roman" w:hAnsi="Times New Roman" w:cs="Times New Roman"/>
                <w:b/>
                <w:bCs/>
                <w:color w:val="0070C0"/>
                <w:sz w:val="18"/>
                <w:szCs w:val="18"/>
                <w:lang w:val="en-GB"/>
              </w:rPr>
              <w:t>4</w:t>
            </w:r>
            <w:r w:rsidRPr="0068406B">
              <w:rPr>
                <w:rFonts w:ascii="Times New Roman" w:hAnsi="Times New Roman" w:cs="Times New Roman"/>
                <w:b/>
                <w:bCs/>
                <w:color w:val="0070C0"/>
                <w:sz w:val="18"/>
                <w:szCs w:val="18"/>
                <w:lang w:val="en-GB"/>
              </w:rPr>
              <w:t>.</w:t>
            </w:r>
            <w:r w:rsidR="00371499">
              <w:rPr>
                <w:rFonts w:ascii="Times New Roman" w:hAnsi="Times New Roman" w:cs="Times New Roman"/>
                <w:b/>
                <w:bCs/>
                <w:color w:val="0070C0"/>
                <w:sz w:val="18"/>
                <w:szCs w:val="18"/>
                <w:lang w:val="en-GB"/>
              </w:rPr>
              <w:t>2</w:t>
            </w:r>
            <w:r w:rsidRPr="0068406B">
              <w:rPr>
                <w:rFonts w:ascii="Times New Roman" w:hAnsi="Times New Roman" w:cs="Times New Roman"/>
                <w:b/>
                <w:bCs/>
                <w:color w:val="0070C0"/>
                <w:sz w:val="18"/>
                <w:szCs w:val="18"/>
                <w:lang w:val="en-GB"/>
              </w:rPr>
              <w:t xml:space="preserve"> Real exchange </w:t>
            </w:r>
            <w:r>
              <w:rPr>
                <w:rFonts w:ascii="Times New Roman" w:hAnsi="Times New Roman" w:cs="Times New Roman"/>
                <w:b/>
                <w:bCs/>
                <w:color w:val="0070C0"/>
                <w:sz w:val="18"/>
                <w:szCs w:val="18"/>
                <w:lang w:val="en-GB"/>
              </w:rPr>
              <w:t>rate</w:t>
            </w:r>
            <w:r w:rsidR="00371499">
              <w:rPr>
                <w:rFonts w:ascii="Times New Roman" w:hAnsi="Times New Roman" w:cs="Times New Roman"/>
                <w:b/>
                <w:bCs/>
                <w:color w:val="0070C0"/>
                <w:sz w:val="18"/>
                <w:szCs w:val="18"/>
                <w:lang w:val="en-GB"/>
              </w:rPr>
              <w:t xml:space="preserve"> versus trend, </w:t>
            </w:r>
            <w:r w:rsidR="0068292D">
              <w:rPr>
                <w:rFonts w:ascii="Times New Roman" w:hAnsi="Times New Roman" w:cs="Times New Roman"/>
                <w:b/>
                <w:bCs/>
                <w:color w:val="0070C0"/>
                <w:sz w:val="18"/>
                <w:szCs w:val="18"/>
                <w:lang w:val="en-GB"/>
              </w:rPr>
              <w:t>i</w:t>
            </w:r>
            <w:r w:rsidR="00AB6E47">
              <w:rPr>
                <w:rFonts w:ascii="Times New Roman" w:hAnsi="Times New Roman" w:cs="Times New Roman"/>
                <w:b/>
                <w:bCs/>
                <w:color w:val="0070C0"/>
                <w:sz w:val="18"/>
                <w:szCs w:val="18"/>
                <w:lang w:val="en-GB"/>
              </w:rPr>
              <w:t>n log-</w:t>
            </w:r>
            <w:r w:rsidR="00371499">
              <w:rPr>
                <w:rFonts w:ascii="Times New Roman" w:hAnsi="Times New Roman" w:cs="Times New Roman"/>
                <w:b/>
                <w:bCs/>
                <w:color w:val="0070C0"/>
                <w:sz w:val="18"/>
                <w:szCs w:val="18"/>
                <w:lang w:val="en-GB"/>
              </w:rPr>
              <w:t>level</w:t>
            </w:r>
          </w:p>
          <w:p w14:paraId="60B4252D" w14:textId="77777777" w:rsidR="00706BCA" w:rsidRDefault="00706BCA" w:rsidP="00706BCA">
            <w:pPr>
              <w:rPr>
                <w:rFonts w:ascii="Times New Roman" w:hAnsi="Times New Roman" w:cs="Times New Roman"/>
                <w:sz w:val="18"/>
                <w:szCs w:val="18"/>
                <w:lang w:val="en-GB"/>
              </w:rPr>
            </w:pPr>
          </w:p>
          <w:p w14:paraId="7A031CD1" w14:textId="716D9402" w:rsidR="00371499" w:rsidRPr="008B5DF0" w:rsidRDefault="00371499" w:rsidP="00371499">
            <w:pPr>
              <w:rPr>
                <w:rFonts w:ascii="Times New Roman" w:hAnsi="Times New Roman" w:cs="Times New Roman"/>
                <w:sz w:val="18"/>
                <w:szCs w:val="18"/>
                <w:lang w:val="en-GB"/>
              </w:rPr>
            </w:pPr>
            <w:r>
              <w:rPr>
                <w:rFonts w:ascii="Times New Roman" w:hAnsi="Times New Roman" w:cs="Times New Roman"/>
                <w:sz w:val="18"/>
                <w:szCs w:val="18"/>
                <w:lang w:val="en-GB"/>
              </w:rPr>
              <w:t xml:space="preserve">   </w:t>
            </w:r>
            <w:r w:rsidR="00CF65A8">
              <w:rPr>
                <w:rFonts w:ascii="Times New Roman" w:hAnsi="Times New Roman" w:cs="Times New Roman"/>
                <w:noProof/>
                <w:sz w:val="18"/>
                <w:szCs w:val="18"/>
                <w:lang w:val="en-GB"/>
              </w:rPr>
              <w:drawing>
                <wp:inline distT="0" distB="0" distL="0" distR="0" wp14:anchorId="13D40697" wp14:editId="23AAD585">
                  <wp:extent cx="2612919" cy="2050415"/>
                  <wp:effectExtent l="0" t="0" r="0" b="6985"/>
                  <wp:docPr id="1537298398" name="Picture 5" descr="A graph with blue line and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98398" name="Picture 5" descr="A graph with blue line and orange line&#10;&#10;Description automatically generated"/>
                          <pic:cNvPicPr/>
                        </pic:nvPicPr>
                        <pic:blipFill>
                          <a:blip r:embed="rId103">
                            <a:extLst>
                              <a:ext uri="{28A0092B-C50C-407E-A947-70E740481C1C}">
                                <a14:useLocalDpi xmlns:a14="http://schemas.microsoft.com/office/drawing/2010/main" val="0"/>
                              </a:ext>
                            </a:extLst>
                          </a:blip>
                          <a:stretch>
                            <a:fillRect/>
                          </a:stretch>
                        </pic:blipFill>
                        <pic:spPr>
                          <a:xfrm>
                            <a:off x="0" y="0"/>
                            <a:ext cx="2617527" cy="2054031"/>
                          </a:xfrm>
                          <a:prstGeom prst="rect">
                            <a:avLst/>
                          </a:prstGeom>
                        </pic:spPr>
                      </pic:pic>
                    </a:graphicData>
                  </a:graphic>
                </wp:inline>
              </w:drawing>
            </w:r>
          </w:p>
        </w:tc>
      </w:tr>
      <w:tr w:rsidR="00706BCA" w:rsidRPr="008B5DF0" w14:paraId="4A13FEAA" w14:textId="77777777" w:rsidTr="00215A66">
        <w:trPr>
          <w:trHeight w:val="223"/>
        </w:trPr>
        <w:tc>
          <w:tcPr>
            <w:tcW w:w="9553" w:type="dxa"/>
            <w:gridSpan w:val="3"/>
          </w:tcPr>
          <w:p w14:paraId="06DF92EB" w14:textId="3B29FB89" w:rsidR="00706BCA" w:rsidRDefault="00371499" w:rsidP="00AF01FC">
            <w:pPr>
              <w:spacing w:before="120" w:after="120"/>
              <w:rPr>
                <w:rFonts w:ascii="Times New Roman" w:hAnsi="Times New Roman" w:cs="Times New Roman"/>
                <w:noProof/>
                <w:sz w:val="18"/>
                <w:szCs w:val="18"/>
                <w:lang w:val="en-GB"/>
              </w:rPr>
            </w:pPr>
            <w:r>
              <w:rPr>
                <w:rFonts w:ascii="Times New Roman" w:hAnsi="Times New Roman" w:cs="Times New Roman"/>
                <w:b/>
                <w:bCs/>
                <w:color w:val="0070C0"/>
                <w:sz w:val="18"/>
                <w:szCs w:val="18"/>
                <w:lang w:val="en-GB"/>
              </w:rPr>
              <w:t xml:space="preserve"> </w:t>
            </w:r>
            <w:r w:rsidRPr="0068406B">
              <w:rPr>
                <w:rFonts w:ascii="Times New Roman" w:hAnsi="Times New Roman" w:cs="Times New Roman"/>
                <w:b/>
                <w:bCs/>
                <w:color w:val="0070C0"/>
                <w:sz w:val="18"/>
                <w:szCs w:val="18"/>
                <w:lang w:val="en-GB"/>
              </w:rPr>
              <w:t xml:space="preserve">Fig. </w:t>
            </w:r>
            <w:proofErr w:type="gramStart"/>
            <w:r w:rsidRPr="0068406B">
              <w:rPr>
                <w:rFonts w:ascii="Times New Roman" w:hAnsi="Times New Roman" w:cs="Times New Roman"/>
                <w:b/>
                <w:bCs/>
                <w:color w:val="0070C0"/>
                <w:sz w:val="18"/>
                <w:szCs w:val="18"/>
                <w:lang w:val="en-GB"/>
              </w:rPr>
              <w:t>2</w:t>
            </w:r>
            <w:r w:rsidR="00152769">
              <w:rPr>
                <w:rFonts w:ascii="Times New Roman" w:hAnsi="Times New Roman" w:cs="Times New Roman"/>
                <w:b/>
                <w:bCs/>
                <w:color w:val="0070C0"/>
                <w:sz w:val="18"/>
                <w:szCs w:val="18"/>
                <w:lang w:val="en-GB"/>
              </w:rPr>
              <w:t>4</w:t>
            </w:r>
            <w:r w:rsidRPr="0068406B">
              <w:rPr>
                <w:rFonts w:ascii="Times New Roman" w:hAnsi="Times New Roman" w:cs="Times New Roman"/>
                <w:b/>
                <w:bCs/>
                <w:color w:val="0070C0"/>
                <w:sz w:val="18"/>
                <w:szCs w:val="18"/>
                <w:lang w:val="en-GB"/>
              </w:rPr>
              <w:t>.</w:t>
            </w:r>
            <w:r w:rsidR="00152769">
              <w:rPr>
                <w:rFonts w:ascii="Times New Roman" w:hAnsi="Times New Roman" w:cs="Times New Roman"/>
                <w:b/>
                <w:bCs/>
                <w:color w:val="0070C0"/>
                <w:sz w:val="18"/>
                <w:szCs w:val="18"/>
                <w:lang w:val="en-GB"/>
              </w:rPr>
              <w:t>3</w:t>
            </w:r>
            <w:r w:rsidRPr="0068406B">
              <w:rPr>
                <w:rFonts w:ascii="Times New Roman" w:hAnsi="Times New Roman" w:cs="Times New Roman"/>
                <w:b/>
                <w:bCs/>
                <w:color w:val="0070C0"/>
                <w:sz w:val="18"/>
                <w:szCs w:val="18"/>
                <w:lang w:val="en-GB"/>
              </w:rPr>
              <w:t xml:space="preserve">  R</w:t>
            </w:r>
            <w:r w:rsidR="00A91211">
              <w:rPr>
                <w:rFonts w:ascii="Times New Roman" w:hAnsi="Times New Roman" w:cs="Times New Roman"/>
                <w:b/>
                <w:bCs/>
                <w:color w:val="0070C0"/>
                <w:sz w:val="18"/>
                <w:szCs w:val="18"/>
                <w:lang w:val="en-GB"/>
              </w:rPr>
              <w:t>ER</w:t>
            </w:r>
            <w:proofErr w:type="gramEnd"/>
            <w:r>
              <w:rPr>
                <w:rFonts w:ascii="Times New Roman" w:hAnsi="Times New Roman" w:cs="Times New Roman"/>
                <w:b/>
                <w:bCs/>
                <w:color w:val="0070C0"/>
                <w:sz w:val="18"/>
                <w:szCs w:val="18"/>
                <w:lang w:val="en-GB"/>
              </w:rPr>
              <w:t xml:space="preserve">, </w:t>
            </w:r>
            <w:r w:rsidR="00A91211">
              <w:rPr>
                <w:rFonts w:ascii="Times New Roman" w:hAnsi="Times New Roman" w:cs="Times New Roman"/>
                <w:b/>
                <w:bCs/>
                <w:color w:val="0070C0"/>
                <w:sz w:val="18"/>
                <w:szCs w:val="18"/>
                <w:lang w:val="en-GB"/>
              </w:rPr>
              <w:t xml:space="preserve">nominal ER, foreign CPI*, and domestic </w:t>
            </w:r>
            <w:proofErr w:type="spellStart"/>
            <w:r w:rsidR="00A91211">
              <w:rPr>
                <w:rFonts w:ascii="Times New Roman" w:hAnsi="Times New Roman" w:cs="Times New Roman"/>
                <w:b/>
                <w:bCs/>
                <w:color w:val="0070C0"/>
                <w:sz w:val="18"/>
                <w:szCs w:val="18"/>
                <w:lang w:val="en-GB"/>
              </w:rPr>
              <w:t>CPI_core</w:t>
            </w:r>
            <w:proofErr w:type="spellEnd"/>
            <w:r w:rsidR="00A91211">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 xml:space="preserve"> </w:t>
            </w:r>
            <w:r w:rsidR="00A91211">
              <w:rPr>
                <w:rFonts w:ascii="Times New Roman" w:hAnsi="Times New Roman" w:cs="Times New Roman"/>
                <w:b/>
                <w:bCs/>
                <w:color w:val="0070C0"/>
                <w:sz w:val="18"/>
                <w:szCs w:val="18"/>
                <w:lang w:val="en-GB"/>
              </w:rPr>
              <w:t xml:space="preserve">Q-on-Q annualized, </w:t>
            </w:r>
            <w:r>
              <w:rPr>
                <w:rFonts w:ascii="Times New Roman" w:hAnsi="Times New Roman" w:cs="Times New Roman"/>
                <w:b/>
                <w:bCs/>
                <w:color w:val="0070C0"/>
                <w:sz w:val="18"/>
                <w:szCs w:val="18"/>
                <w:lang w:val="en-GB"/>
              </w:rPr>
              <w:t>in %</w:t>
            </w:r>
          </w:p>
        </w:tc>
      </w:tr>
      <w:tr w:rsidR="008C2D0E" w:rsidRPr="008B5DF0" w14:paraId="3B1195AC" w14:textId="77777777" w:rsidTr="00215A66">
        <w:trPr>
          <w:trHeight w:val="4102"/>
        </w:trPr>
        <w:tc>
          <w:tcPr>
            <w:tcW w:w="6997" w:type="dxa"/>
            <w:gridSpan w:val="2"/>
          </w:tcPr>
          <w:p w14:paraId="7C1D898F" w14:textId="0469AF40" w:rsidR="008C2D0E" w:rsidRDefault="008C2D0E" w:rsidP="00215A66">
            <w:pPr>
              <w:rPr>
                <w:rFonts w:ascii="Times New Roman" w:hAnsi="Times New Roman" w:cs="Times New Roman"/>
                <w:noProof/>
                <w:sz w:val="18"/>
                <w:szCs w:val="18"/>
                <w:lang w:val="en-GB"/>
              </w:rPr>
            </w:pPr>
            <w:r>
              <w:rPr>
                <w:rFonts w:ascii="Times New Roman" w:hAnsi="Times New Roman" w:cs="Times New Roman"/>
                <w:noProof/>
                <w:sz w:val="18"/>
                <w:szCs w:val="18"/>
                <w:lang w:val="en-GB"/>
              </w:rPr>
              <w:t xml:space="preserve">  </w:t>
            </w:r>
            <w:r w:rsidR="00AB6E47">
              <w:rPr>
                <w:rFonts w:ascii="Times New Roman" w:hAnsi="Times New Roman" w:cs="Times New Roman"/>
                <w:noProof/>
                <w:sz w:val="18"/>
                <w:szCs w:val="18"/>
                <w:lang w:val="en-GB"/>
              </w:rPr>
              <w:drawing>
                <wp:inline distT="0" distB="0" distL="0" distR="0" wp14:anchorId="6574D6D5" wp14:editId="0DF35DBB">
                  <wp:extent cx="4182745" cy="2671200"/>
                  <wp:effectExtent l="0" t="0" r="8255" b="0"/>
                  <wp:docPr id="9986133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13347" name="Picture 998613347"/>
                          <pic:cNvPicPr/>
                        </pic:nvPicPr>
                        <pic:blipFill>
                          <a:blip r:embed="rId104">
                            <a:extLst>
                              <a:ext uri="{28A0092B-C50C-407E-A947-70E740481C1C}">
                                <a14:useLocalDpi xmlns:a14="http://schemas.microsoft.com/office/drawing/2010/main" val="0"/>
                              </a:ext>
                            </a:extLst>
                          </a:blip>
                          <a:stretch>
                            <a:fillRect/>
                          </a:stretch>
                        </pic:blipFill>
                        <pic:spPr>
                          <a:xfrm>
                            <a:off x="0" y="0"/>
                            <a:ext cx="4219861" cy="2694903"/>
                          </a:xfrm>
                          <a:prstGeom prst="rect">
                            <a:avLst/>
                          </a:prstGeom>
                        </pic:spPr>
                      </pic:pic>
                    </a:graphicData>
                  </a:graphic>
                </wp:inline>
              </w:drawing>
            </w:r>
          </w:p>
        </w:tc>
        <w:tc>
          <w:tcPr>
            <w:tcW w:w="2556" w:type="dxa"/>
          </w:tcPr>
          <w:p w14:paraId="14332FEF" w14:textId="77777777" w:rsidR="008C2D0E" w:rsidRDefault="00A91211" w:rsidP="008C2D0E">
            <w:pPr>
              <w:rPr>
                <w:rFonts w:ascii="Times New Roman" w:hAnsi="Times New Roman" w:cs="Times New Roman"/>
                <w:color w:val="2F5496" w:themeColor="accent1" w:themeShade="BF"/>
                <w:sz w:val="20"/>
                <w:szCs w:val="20"/>
                <w:u w:val="single"/>
              </w:rPr>
            </w:pPr>
            <w:r>
              <w:rPr>
                <w:rFonts w:ascii="Times New Roman" w:hAnsi="Times New Roman" w:cs="Times New Roman"/>
                <w:color w:val="2F5496" w:themeColor="accent1" w:themeShade="BF"/>
                <w:sz w:val="20"/>
                <w:szCs w:val="20"/>
                <w:u w:val="single"/>
              </w:rPr>
              <w:t>Components RER</w:t>
            </w:r>
            <w:r w:rsidRPr="00F860EE">
              <w:rPr>
                <w:rFonts w:ascii="Times New Roman" w:hAnsi="Times New Roman" w:cs="Times New Roman"/>
                <w:color w:val="2F5496" w:themeColor="accent1" w:themeShade="BF"/>
                <w:sz w:val="20"/>
                <w:szCs w:val="20"/>
                <w:u w:val="single"/>
              </w:rPr>
              <w:t>:</w:t>
            </w:r>
          </w:p>
          <w:p w14:paraId="0AC29668" w14:textId="77777777" w:rsidR="00A91211" w:rsidRDefault="00A91211" w:rsidP="008C2D0E">
            <w:pPr>
              <w:rPr>
                <w:rFonts w:ascii="Times New Roman" w:hAnsi="Times New Roman" w:cs="Times New Roman"/>
                <w:color w:val="2F5496" w:themeColor="accent1" w:themeShade="BF"/>
                <w:sz w:val="20"/>
                <w:szCs w:val="20"/>
              </w:rPr>
            </w:pPr>
            <w:r w:rsidRPr="00A91211">
              <w:rPr>
                <w:rFonts w:ascii="Times New Roman" w:hAnsi="Times New Roman" w:cs="Times New Roman"/>
                <w:color w:val="2F5496" w:themeColor="accent1" w:themeShade="BF"/>
                <w:sz w:val="20"/>
                <w:szCs w:val="20"/>
              </w:rPr>
              <w:t>--</w:t>
            </w:r>
            <w:r w:rsidR="008F685D">
              <w:rPr>
                <w:rFonts w:ascii="Times New Roman" w:hAnsi="Times New Roman" w:cs="Times New Roman"/>
                <w:color w:val="2F5496" w:themeColor="accent1" w:themeShade="BF"/>
                <w:sz w:val="20"/>
                <w:szCs w:val="20"/>
              </w:rPr>
              <w:t>temporarily accelerated nominal depreciation</w:t>
            </w:r>
          </w:p>
          <w:p w14:paraId="6610B832" w14:textId="77777777" w:rsidR="008F685D" w:rsidRDefault="008F685D" w:rsidP="008C2D0E">
            <w:pPr>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--domestic core inflation subsides</w:t>
            </w:r>
          </w:p>
          <w:p w14:paraId="2A773AA5" w14:textId="77777777" w:rsidR="008F685D" w:rsidRPr="00A91211" w:rsidRDefault="008F685D" w:rsidP="008C2D0E">
            <w:pPr>
              <w:rPr>
                <w:rFonts w:ascii="Times New Roman" w:hAnsi="Times New Roman" w:cs="Times New Roman"/>
                <w:noProof/>
                <w:sz w:val="18"/>
                <w:szCs w:val="18"/>
                <w:lang w:val="en-GB"/>
              </w:rPr>
            </w:pPr>
            <w:r>
              <w:rPr>
                <w:rFonts w:ascii="Times New Roman" w:hAnsi="Times New Roman" w:cs="Times New Roman"/>
                <w:color w:val="2F5496" w:themeColor="accent1" w:themeShade="BF"/>
                <w:sz w:val="20"/>
                <w:szCs w:val="20"/>
              </w:rPr>
              <w:t xml:space="preserve">--foreign CPI* returns to </w:t>
            </w:r>
            <w:r w:rsidR="00446743">
              <w:rPr>
                <w:rFonts w:ascii="Times New Roman" w:hAnsi="Times New Roman" w:cs="Times New Roman"/>
                <w:color w:val="2F5496" w:themeColor="accent1" w:themeShade="BF"/>
                <w:sz w:val="20"/>
                <w:szCs w:val="20"/>
              </w:rPr>
              <w:t>its trend</w:t>
            </w:r>
            <w:r>
              <w:rPr>
                <w:rFonts w:ascii="Times New Roman" w:hAnsi="Times New Roman" w:cs="Times New Roman"/>
                <w:color w:val="2F5496" w:themeColor="accent1" w:themeShade="BF"/>
                <w:sz w:val="20"/>
                <w:szCs w:val="20"/>
              </w:rPr>
              <w:t xml:space="preserve"> (2-2.5%</w:t>
            </w:r>
            <w:r w:rsidR="00446743">
              <w:rPr>
                <w:rFonts w:ascii="Times New Roman" w:hAnsi="Times New Roman" w:cs="Times New Roman"/>
                <w:color w:val="2F5496" w:themeColor="accent1" w:themeShade="BF"/>
                <w:sz w:val="20"/>
                <w:szCs w:val="20"/>
              </w:rPr>
              <w:t xml:space="preserve"> </w:t>
            </w:r>
            <w:proofErr w:type="spellStart"/>
            <w:r>
              <w:rPr>
                <w:rFonts w:ascii="Times New Roman" w:hAnsi="Times New Roman" w:cs="Times New Roman"/>
                <w:color w:val="2F5496" w:themeColor="accent1" w:themeShade="BF"/>
                <w:sz w:val="20"/>
                <w:szCs w:val="20"/>
              </w:rPr>
              <w:t>p.y</w:t>
            </w:r>
            <w:proofErr w:type="spellEnd"/>
            <w:r>
              <w:rPr>
                <w:rFonts w:ascii="Times New Roman" w:hAnsi="Times New Roman" w:cs="Times New Roman"/>
                <w:color w:val="2F5496" w:themeColor="accent1" w:themeShade="BF"/>
                <w:sz w:val="20"/>
                <w:szCs w:val="20"/>
              </w:rPr>
              <w:t>.)</w:t>
            </w:r>
          </w:p>
        </w:tc>
      </w:tr>
    </w:tbl>
    <w:p w14:paraId="3929706A" w14:textId="59B10E20" w:rsidR="007010B7" w:rsidRPr="006E3B05" w:rsidRDefault="007010B7">
      <w:pPr>
        <w:pStyle w:val="Heading2"/>
        <w:numPr>
          <w:ilvl w:val="1"/>
          <w:numId w:val="3"/>
        </w:numPr>
        <w:spacing w:before="360" w:after="120"/>
        <w:rPr>
          <w:rFonts w:ascii="Times New Roman" w:hAnsi="Times New Roman" w:cs="Times New Roman"/>
          <w:sz w:val="24"/>
          <w:szCs w:val="24"/>
          <w:rPrChange w:id="175" w:author="Chris NGUGABE" w:date="2024-01-10T14:32:00Z">
            <w:rPr>
              <w:rFonts w:ascii="Times New Roman" w:hAnsi="Times New Roman" w:cs="Times New Roman"/>
              <w:sz w:val="24"/>
              <w:szCs w:val="24"/>
              <w:highlight w:val="red"/>
            </w:rPr>
          </w:rPrChange>
        </w:rPr>
      </w:pPr>
      <w:bookmarkStart w:id="176" w:name="_Toc154000851"/>
      <w:r w:rsidRPr="006E3B05">
        <w:rPr>
          <w:rFonts w:ascii="Times New Roman" w:hAnsi="Times New Roman" w:cs="Times New Roman"/>
          <w:b/>
          <w:bCs/>
          <w:lang w:val="en-GB"/>
          <w:rPrChange w:id="177" w:author="Chris NGUGABE" w:date="2024-01-10T14:32:00Z">
            <w:rPr>
              <w:rFonts w:ascii="Times New Roman" w:hAnsi="Times New Roman" w:cs="Times New Roman"/>
              <w:b/>
              <w:bCs/>
              <w:highlight w:val="red"/>
              <w:lang w:val="en-GB"/>
            </w:rPr>
          </w:rPrChange>
        </w:rPr>
        <w:lastRenderedPageBreak/>
        <w:t>Summary of policy stance and forecast</w:t>
      </w:r>
      <w:bookmarkEnd w:id="176"/>
      <w:r w:rsidR="00FC71D0" w:rsidRPr="006E3B05">
        <w:rPr>
          <w:rFonts w:ascii="Times New Roman" w:hAnsi="Times New Roman" w:cs="Times New Roman"/>
          <w:b/>
          <w:bCs/>
          <w:lang w:val="en-GB"/>
          <w:rPrChange w:id="178" w:author="Chris NGUGABE" w:date="2024-01-10T14:32:00Z">
            <w:rPr>
              <w:rFonts w:ascii="Times New Roman" w:hAnsi="Times New Roman" w:cs="Times New Roman"/>
              <w:b/>
              <w:bCs/>
              <w:highlight w:val="red"/>
              <w:lang w:val="en-GB"/>
            </w:rPr>
          </w:rPrChange>
        </w:rPr>
        <w:t xml:space="preserve"> </w:t>
      </w:r>
    </w:p>
    <w:p w14:paraId="7E388E98" w14:textId="559B2340" w:rsidR="00BC5BC1" w:rsidRDefault="007010B7" w:rsidP="004C1D69">
      <w:pPr>
        <w:pStyle w:val="ListParagraph"/>
        <w:spacing w:after="0"/>
        <w:ind w:left="0"/>
        <w:rPr>
          <w:rFonts w:ascii="Times New Roman" w:hAnsi="Times New Roman" w:cs="Times New Roman"/>
          <w:sz w:val="24"/>
          <w:szCs w:val="24"/>
          <w:lang w:val="en-GB"/>
        </w:rPr>
      </w:pPr>
      <w:r w:rsidRPr="004C1D69">
        <w:rPr>
          <w:rFonts w:ascii="Times New Roman" w:hAnsi="Times New Roman" w:cs="Times New Roman"/>
          <w:b/>
          <w:bCs/>
          <w:color w:val="2F5496" w:themeColor="accent1" w:themeShade="BF"/>
          <w:sz w:val="24"/>
          <w:szCs w:val="24"/>
          <w:lang w:val="en-GB"/>
        </w:rPr>
        <w:t xml:space="preserve">This study derives </w:t>
      </w:r>
      <w:r w:rsidR="004C1D69" w:rsidRPr="004C1D69">
        <w:rPr>
          <w:rFonts w:ascii="Times New Roman" w:hAnsi="Times New Roman" w:cs="Times New Roman"/>
          <w:b/>
          <w:bCs/>
          <w:color w:val="2F5496" w:themeColor="accent1" w:themeShade="BF"/>
          <w:sz w:val="24"/>
          <w:szCs w:val="24"/>
          <w:lang w:val="en-GB"/>
        </w:rPr>
        <w:t xml:space="preserve">macro </w:t>
      </w:r>
      <w:r w:rsidRPr="004C1D69">
        <w:rPr>
          <w:rFonts w:ascii="Times New Roman" w:hAnsi="Times New Roman" w:cs="Times New Roman"/>
          <w:b/>
          <w:bCs/>
          <w:color w:val="2F5496" w:themeColor="accent1" w:themeShade="BF"/>
          <w:sz w:val="24"/>
          <w:szCs w:val="24"/>
          <w:lang w:val="en-GB"/>
        </w:rPr>
        <w:t>forecasts using a gap model</w:t>
      </w:r>
      <w:r w:rsidRPr="007010B7">
        <w:rPr>
          <w:rFonts w:ascii="Times New Roman" w:hAnsi="Times New Roman" w:cs="Times New Roman"/>
          <w:sz w:val="24"/>
          <w:szCs w:val="24"/>
          <w:lang w:val="en-GB"/>
        </w:rPr>
        <w:t>, calibrated with data for 2006</w:t>
      </w:r>
      <w:r w:rsidR="0013199D">
        <w:rPr>
          <w:rFonts w:ascii="Times New Roman" w:hAnsi="Times New Roman" w:cs="Times New Roman"/>
          <w:sz w:val="24"/>
          <w:szCs w:val="24"/>
          <w:lang w:val="en-GB"/>
        </w:rPr>
        <w:t>Q1</w:t>
      </w:r>
      <w:r w:rsidRPr="007010B7">
        <w:rPr>
          <w:rFonts w:ascii="Calibri" w:hAnsi="Calibri" w:cs="Calibri"/>
          <w:sz w:val="24"/>
          <w:szCs w:val="24"/>
          <w:lang w:val="en-GB"/>
        </w:rPr>
        <w:t>─</w:t>
      </w:r>
      <w:r w:rsidRPr="007010B7">
        <w:rPr>
          <w:rFonts w:ascii="Times New Roman" w:hAnsi="Times New Roman" w:cs="Times New Roman"/>
          <w:sz w:val="24"/>
          <w:szCs w:val="24"/>
          <w:lang w:val="en-GB"/>
        </w:rPr>
        <w:t>2022</w:t>
      </w:r>
      <w:r w:rsidR="0013199D">
        <w:rPr>
          <w:rFonts w:ascii="Times New Roman" w:hAnsi="Times New Roman" w:cs="Times New Roman"/>
          <w:sz w:val="24"/>
          <w:szCs w:val="24"/>
          <w:lang w:val="en-GB"/>
        </w:rPr>
        <w:t>Q2</w:t>
      </w:r>
      <w:r w:rsidR="004C1D69">
        <w:rPr>
          <w:rFonts w:ascii="Times New Roman" w:hAnsi="Times New Roman" w:cs="Times New Roman"/>
          <w:sz w:val="24"/>
          <w:szCs w:val="24"/>
          <w:lang w:val="en-GB"/>
        </w:rPr>
        <w:t>.</w:t>
      </w:r>
      <w:r w:rsidRPr="007010B7">
        <w:rPr>
          <w:rFonts w:ascii="Times New Roman" w:hAnsi="Times New Roman" w:cs="Times New Roman"/>
          <w:sz w:val="24"/>
          <w:szCs w:val="24"/>
          <w:lang w:val="en-GB"/>
        </w:rPr>
        <w:t xml:space="preserve"> </w:t>
      </w:r>
      <w:r w:rsidR="00BC5BC1">
        <w:rPr>
          <w:rFonts w:ascii="Times New Roman" w:hAnsi="Times New Roman" w:cs="Times New Roman"/>
          <w:sz w:val="24"/>
          <w:szCs w:val="24"/>
          <w:lang w:val="en-GB"/>
        </w:rPr>
        <w:t>The initial conditions, policies, model</w:t>
      </w:r>
      <w:r w:rsidR="004C1D69">
        <w:rPr>
          <w:rFonts w:ascii="Times New Roman" w:hAnsi="Times New Roman" w:cs="Times New Roman"/>
          <w:sz w:val="24"/>
          <w:szCs w:val="24"/>
          <w:lang w:val="en-GB"/>
        </w:rPr>
        <w:t xml:space="preserve"> </w:t>
      </w:r>
      <w:r w:rsidR="00BC5BC1">
        <w:rPr>
          <w:rFonts w:ascii="Times New Roman" w:hAnsi="Times New Roman" w:cs="Times New Roman"/>
          <w:sz w:val="24"/>
          <w:szCs w:val="24"/>
          <w:lang w:val="en-GB"/>
        </w:rPr>
        <w:t>policy rules</w:t>
      </w:r>
      <w:r w:rsidR="00DF1310">
        <w:rPr>
          <w:rFonts w:ascii="Times New Roman" w:hAnsi="Times New Roman" w:cs="Times New Roman"/>
          <w:sz w:val="24"/>
          <w:szCs w:val="24"/>
          <w:lang w:val="en-GB"/>
        </w:rPr>
        <w:t>,</w:t>
      </w:r>
      <w:r w:rsidR="00BC5BC1">
        <w:rPr>
          <w:rFonts w:ascii="Times New Roman" w:hAnsi="Times New Roman" w:cs="Times New Roman"/>
          <w:sz w:val="24"/>
          <w:szCs w:val="24"/>
          <w:lang w:val="en-GB"/>
        </w:rPr>
        <w:t xml:space="preserve"> and </w:t>
      </w:r>
      <w:proofErr w:type="spellStart"/>
      <w:r w:rsidR="00BC5BC1">
        <w:rPr>
          <w:rFonts w:ascii="Times New Roman" w:hAnsi="Times New Roman" w:cs="Times New Roman"/>
          <w:sz w:val="24"/>
          <w:szCs w:val="24"/>
          <w:lang w:val="en-GB"/>
        </w:rPr>
        <w:t>behavior</w:t>
      </w:r>
      <w:r w:rsidR="00DF1310">
        <w:rPr>
          <w:rFonts w:ascii="Times New Roman" w:hAnsi="Times New Roman" w:cs="Times New Roman"/>
          <w:sz w:val="24"/>
          <w:szCs w:val="24"/>
          <w:lang w:val="en-GB"/>
        </w:rPr>
        <w:t>s</w:t>
      </w:r>
      <w:proofErr w:type="spellEnd"/>
      <w:r w:rsidR="00BC5BC1">
        <w:rPr>
          <w:rFonts w:ascii="Times New Roman" w:hAnsi="Times New Roman" w:cs="Times New Roman"/>
          <w:sz w:val="24"/>
          <w:szCs w:val="24"/>
          <w:lang w:val="en-GB"/>
        </w:rPr>
        <w:t xml:space="preserve"> and interactions </w:t>
      </w:r>
      <w:r w:rsidR="00523267">
        <w:rPr>
          <w:rFonts w:ascii="Times New Roman" w:hAnsi="Times New Roman" w:cs="Times New Roman"/>
          <w:sz w:val="24"/>
          <w:szCs w:val="24"/>
          <w:lang w:val="en-GB"/>
        </w:rPr>
        <w:t>generate</w:t>
      </w:r>
      <w:r w:rsidR="00BC5BC1">
        <w:rPr>
          <w:rFonts w:ascii="Times New Roman" w:hAnsi="Times New Roman" w:cs="Times New Roman"/>
          <w:sz w:val="24"/>
          <w:szCs w:val="24"/>
          <w:lang w:val="en-GB"/>
        </w:rPr>
        <w:t xml:space="preserve"> a simultaneous forecast of key macro aggregates</w:t>
      </w:r>
      <w:r w:rsidR="004C1D69">
        <w:rPr>
          <w:rFonts w:ascii="Times New Roman" w:hAnsi="Times New Roman" w:cs="Times New Roman"/>
          <w:sz w:val="24"/>
          <w:szCs w:val="24"/>
          <w:lang w:val="en-GB"/>
        </w:rPr>
        <w:t xml:space="preserve">: </w:t>
      </w:r>
      <w:r w:rsidR="004C1D69" w:rsidRPr="007010B7">
        <w:rPr>
          <w:rFonts w:ascii="Times New Roman" w:hAnsi="Times New Roman" w:cs="Times New Roman"/>
          <w:sz w:val="24"/>
          <w:szCs w:val="24"/>
          <w:lang w:val="en-GB"/>
        </w:rPr>
        <w:t>paths for inflation and its components, output</w:t>
      </w:r>
      <w:r w:rsidR="00712FBA">
        <w:rPr>
          <w:rFonts w:ascii="Times New Roman" w:hAnsi="Times New Roman" w:cs="Times New Roman"/>
          <w:sz w:val="24"/>
          <w:szCs w:val="24"/>
          <w:lang w:val="en-GB"/>
        </w:rPr>
        <w:t xml:space="preserve"> and</w:t>
      </w:r>
      <w:r w:rsidR="004C1D69" w:rsidRPr="007010B7">
        <w:rPr>
          <w:rFonts w:ascii="Times New Roman" w:hAnsi="Times New Roman" w:cs="Times New Roman"/>
          <w:sz w:val="24"/>
          <w:szCs w:val="24"/>
          <w:lang w:val="en-GB"/>
        </w:rPr>
        <w:t xml:space="preserve"> final demands, deficit and its components, and indicators for </w:t>
      </w:r>
      <w:r w:rsidR="004C1D69">
        <w:rPr>
          <w:rFonts w:ascii="Times New Roman" w:hAnsi="Times New Roman" w:cs="Times New Roman"/>
          <w:sz w:val="24"/>
          <w:szCs w:val="24"/>
          <w:lang w:val="en-GB"/>
        </w:rPr>
        <w:t xml:space="preserve">fiscal, </w:t>
      </w:r>
      <w:r w:rsidR="004C1D69" w:rsidRPr="007010B7">
        <w:rPr>
          <w:rFonts w:ascii="Times New Roman" w:hAnsi="Times New Roman" w:cs="Times New Roman"/>
          <w:sz w:val="24"/>
          <w:szCs w:val="24"/>
          <w:lang w:val="en-GB"/>
        </w:rPr>
        <w:t xml:space="preserve">monetary, </w:t>
      </w:r>
      <w:r w:rsidR="004C1D69">
        <w:rPr>
          <w:rFonts w:ascii="Times New Roman" w:hAnsi="Times New Roman" w:cs="Times New Roman"/>
          <w:sz w:val="24"/>
          <w:szCs w:val="24"/>
          <w:lang w:val="en-GB"/>
        </w:rPr>
        <w:t xml:space="preserve">and </w:t>
      </w:r>
      <w:r w:rsidR="004C1D69" w:rsidRPr="007010B7">
        <w:rPr>
          <w:rFonts w:ascii="Times New Roman" w:hAnsi="Times New Roman" w:cs="Times New Roman"/>
          <w:sz w:val="24"/>
          <w:szCs w:val="24"/>
          <w:lang w:val="en-GB"/>
        </w:rPr>
        <w:t xml:space="preserve">exchange </w:t>
      </w:r>
      <w:r w:rsidR="004C1D69">
        <w:rPr>
          <w:rFonts w:ascii="Times New Roman" w:hAnsi="Times New Roman" w:cs="Times New Roman"/>
          <w:sz w:val="24"/>
          <w:szCs w:val="24"/>
          <w:lang w:val="en-GB"/>
        </w:rPr>
        <w:t>rate</w:t>
      </w:r>
      <w:r w:rsidR="004C1D69" w:rsidRPr="007010B7">
        <w:rPr>
          <w:rFonts w:ascii="Times New Roman" w:hAnsi="Times New Roman" w:cs="Times New Roman"/>
          <w:sz w:val="24"/>
          <w:szCs w:val="24"/>
          <w:lang w:val="en-GB"/>
        </w:rPr>
        <w:t xml:space="preserve"> policies.</w:t>
      </w:r>
    </w:p>
    <w:p w14:paraId="3F5B3EA5" w14:textId="77777777" w:rsidR="007010B7" w:rsidRPr="007010B7" w:rsidRDefault="007010B7" w:rsidP="007010B7">
      <w:pPr>
        <w:pStyle w:val="ListParagraph"/>
        <w:spacing w:after="0"/>
        <w:ind w:left="0"/>
        <w:rPr>
          <w:rFonts w:ascii="Times New Roman" w:hAnsi="Times New Roman" w:cs="Times New Roman"/>
          <w:sz w:val="24"/>
          <w:szCs w:val="24"/>
          <w:lang w:val="en-GB"/>
        </w:rPr>
      </w:pPr>
    </w:p>
    <w:p w14:paraId="5C87C8AC" w14:textId="103E5E3C" w:rsidR="007010B7" w:rsidRDefault="007010B7" w:rsidP="007010B7">
      <w:pPr>
        <w:pStyle w:val="ListParagraph"/>
        <w:spacing w:after="0"/>
        <w:ind w:left="0"/>
        <w:rPr>
          <w:rFonts w:ascii="Times New Roman" w:hAnsi="Times New Roman" w:cs="Times New Roman"/>
          <w:sz w:val="24"/>
          <w:szCs w:val="24"/>
        </w:rPr>
      </w:pPr>
      <w:r w:rsidRPr="007010B7">
        <w:rPr>
          <w:rFonts w:ascii="Times New Roman" w:hAnsi="Times New Roman" w:cs="Times New Roman"/>
          <w:b/>
          <w:bCs/>
          <w:color w:val="2F5496" w:themeColor="accent1" w:themeShade="BF"/>
          <w:sz w:val="24"/>
          <w:szCs w:val="24"/>
          <w:lang w:val="en-GB"/>
        </w:rPr>
        <w:t xml:space="preserve">The forecast </w:t>
      </w:r>
      <w:r w:rsidR="00235AAE">
        <w:rPr>
          <w:rFonts w:ascii="Times New Roman" w:hAnsi="Times New Roman" w:cs="Times New Roman"/>
          <w:b/>
          <w:bCs/>
          <w:color w:val="2F5496" w:themeColor="accent1" w:themeShade="BF"/>
          <w:sz w:val="24"/>
          <w:szCs w:val="24"/>
          <w:lang w:val="en-GB"/>
        </w:rPr>
        <w:t>is</w:t>
      </w:r>
      <w:r w:rsidRPr="007010B7">
        <w:rPr>
          <w:rFonts w:ascii="Times New Roman" w:hAnsi="Times New Roman" w:cs="Times New Roman"/>
          <w:b/>
          <w:bCs/>
          <w:color w:val="2F5496" w:themeColor="accent1" w:themeShade="BF"/>
          <w:sz w:val="24"/>
          <w:szCs w:val="24"/>
          <w:lang w:val="en-GB"/>
        </w:rPr>
        <w:t xml:space="preserve"> conditional on exogenous assumptions and tuning</w:t>
      </w:r>
      <w:r w:rsidR="0013199D">
        <w:rPr>
          <w:rFonts w:ascii="Times New Roman" w:hAnsi="Times New Roman" w:cs="Times New Roman"/>
          <w:b/>
          <w:bCs/>
          <w:color w:val="2F5496" w:themeColor="accent1" w:themeShade="BF"/>
          <w:sz w:val="24"/>
          <w:szCs w:val="24"/>
          <w:lang w:val="en-GB"/>
        </w:rPr>
        <w:t xml:space="preserve">. </w:t>
      </w:r>
      <w:r w:rsidR="0013199D" w:rsidRPr="0013199D">
        <w:rPr>
          <w:rFonts w:ascii="Times New Roman" w:hAnsi="Times New Roman" w:cs="Times New Roman"/>
          <w:sz w:val="24"/>
          <w:szCs w:val="24"/>
          <w:lang w:val="en-GB"/>
        </w:rPr>
        <w:t>The</w:t>
      </w:r>
      <w:r w:rsidR="0013199D">
        <w:rPr>
          <w:rFonts w:ascii="Times New Roman" w:hAnsi="Times New Roman" w:cs="Times New Roman"/>
          <w:sz w:val="24"/>
          <w:szCs w:val="24"/>
          <w:lang w:val="en-GB"/>
        </w:rPr>
        <w:t>se are</w:t>
      </w:r>
      <w:r w:rsidR="0013199D" w:rsidRPr="0013199D">
        <w:rPr>
          <w:rFonts w:ascii="Times New Roman" w:hAnsi="Times New Roman" w:cs="Times New Roman"/>
          <w:sz w:val="24"/>
          <w:szCs w:val="24"/>
          <w:lang w:val="en-GB"/>
        </w:rPr>
        <w:t xml:space="preserve"> </w:t>
      </w:r>
      <w:r w:rsidR="0013199D">
        <w:rPr>
          <w:rFonts w:ascii="Times New Roman" w:hAnsi="Times New Roman" w:cs="Times New Roman"/>
          <w:sz w:val="24"/>
          <w:szCs w:val="24"/>
          <w:lang w:val="en-GB"/>
        </w:rPr>
        <w:t xml:space="preserve">WEO forecast for </w:t>
      </w:r>
      <w:r w:rsidRPr="007010B7">
        <w:rPr>
          <w:rFonts w:ascii="Times New Roman" w:hAnsi="Times New Roman" w:cs="Times New Roman"/>
          <w:sz w:val="24"/>
          <w:szCs w:val="24"/>
          <w:lang w:val="en-GB"/>
        </w:rPr>
        <w:t>external variables (</w:t>
      </w:r>
      <w:r w:rsidR="00BB1B29">
        <w:rPr>
          <w:rFonts w:ascii="Times New Roman" w:hAnsi="Times New Roman" w:cs="Times New Roman"/>
          <w:sz w:val="24"/>
          <w:szCs w:val="24"/>
          <w:lang w:val="en-GB"/>
        </w:rPr>
        <w:t>e.g.</w:t>
      </w:r>
      <w:r w:rsidR="00712FBA">
        <w:rPr>
          <w:rFonts w:ascii="Times New Roman" w:hAnsi="Times New Roman" w:cs="Times New Roman"/>
          <w:sz w:val="24"/>
          <w:szCs w:val="24"/>
          <w:lang w:val="en-GB"/>
        </w:rPr>
        <w:t>,</w:t>
      </w:r>
      <w:r w:rsidR="00BB1B29">
        <w:rPr>
          <w:rFonts w:ascii="Times New Roman" w:hAnsi="Times New Roman" w:cs="Times New Roman"/>
          <w:sz w:val="24"/>
          <w:szCs w:val="24"/>
          <w:lang w:val="en-GB"/>
        </w:rPr>
        <w:t xml:space="preserve"> </w:t>
      </w:r>
      <w:r w:rsidRPr="007010B7">
        <w:rPr>
          <w:rFonts w:ascii="Times New Roman" w:hAnsi="Times New Roman" w:cs="Times New Roman"/>
          <w:sz w:val="24"/>
          <w:szCs w:val="24"/>
          <w:lang w:val="en-GB"/>
        </w:rPr>
        <w:t>foreign prices,</w:t>
      </w:r>
      <w:r w:rsidR="0013199D">
        <w:rPr>
          <w:rFonts w:ascii="Times New Roman" w:hAnsi="Times New Roman" w:cs="Times New Roman"/>
          <w:sz w:val="24"/>
          <w:szCs w:val="24"/>
          <w:lang w:val="en-GB"/>
        </w:rPr>
        <w:t xml:space="preserve"> </w:t>
      </w:r>
      <w:proofErr w:type="gramStart"/>
      <w:r w:rsidRPr="007010B7">
        <w:rPr>
          <w:rFonts w:ascii="Times New Roman" w:hAnsi="Times New Roman" w:cs="Times New Roman"/>
          <w:sz w:val="24"/>
          <w:szCs w:val="24"/>
          <w:lang w:val="en-GB"/>
        </w:rPr>
        <w:t>demand,</w:t>
      </w:r>
      <w:r w:rsidR="00DF1310">
        <w:rPr>
          <w:rFonts w:ascii="Times New Roman" w:hAnsi="Times New Roman" w:cs="Times New Roman"/>
          <w:sz w:val="24"/>
          <w:szCs w:val="24"/>
          <w:lang w:val="en-GB"/>
        </w:rPr>
        <w:t>..</w:t>
      </w:r>
      <w:proofErr w:type="gramEnd"/>
      <w:r w:rsidR="00BB1B29">
        <w:rPr>
          <w:rFonts w:ascii="Times New Roman" w:hAnsi="Times New Roman" w:cs="Times New Roman"/>
          <w:sz w:val="24"/>
          <w:szCs w:val="24"/>
          <w:lang w:val="en-GB"/>
        </w:rPr>
        <w:t>)</w:t>
      </w:r>
      <w:r w:rsidR="0013199D">
        <w:rPr>
          <w:rFonts w:ascii="Times New Roman" w:hAnsi="Times New Roman" w:cs="Times New Roman"/>
          <w:sz w:val="24"/>
          <w:szCs w:val="24"/>
          <w:lang w:val="en-GB"/>
        </w:rPr>
        <w:t xml:space="preserve">; </w:t>
      </w:r>
      <w:r w:rsidRPr="007010B7">
        <w:rPr>
          <w:rFonts w:ascii="Times New Roman" w:hAnsi="Times New Roman" w:cs="Times New Roman"/>
          <w:sz w:val="24"/>
          <w:szCs w:val="24"/>
        </w:rPr>
        <w:t xml:space="preserve">domestic </w:t>
      </w:r>
      <w:r w:rsidR="0013199D">
        <w:rPr>
          <w:rFonts w:ascii="Times New Roman" w:hAnsi="Times New Roman" w:cs="Times New Roman"/>
          <w:sz w:val="24"/>
          <w:szCs w:val="24"/>
        </w:rPr>
        <w:t xml:space="preserve">trends </w:t>
      </w:r>
      <w:r w:rsidRPr="007010B7">
        <w:rPr>
          <w:rFonts w:ascii="Times New Roman" w:hAnsi="Times New Roman" w:cs="Times New Roman"/>
          <w:sz w:val="24"/>
          <w:szCs w:val="24"/>
        </w:rPr>
        <w:t>(</w:t>
      </w:r>
      <w:r w:rsidR="00BB1B29">
        <w:rPr>
          <w:rFonts w:ascii="Times New Roman" w:hAnsi="Times New Roman" w:cs="Times New Roman"/>
          <w:sz w:val="24"/>
          <w:szCs w:val="24"/>
        </w:rPr>
        <w:t>e.g.</w:t>
      </w:r>
      <w:r w:rsidR="00712FBA">
        <w:rPr>
          <w:rFonts w:ascii="Times New Roman" w:hAnsi="Times New Roman" w:cs="Times New Roman"/>
          <w:sz w:val="24"/>
          <w:szCs w:val="24"/>
        </w:rPr>
        <w:t xml:space="preserve">, </w:t>
      </w:r>
      <w:r w:rsidR="0013199D">
        <w:rPr>
          <w:rFonts w:ascii="Times New Roman" w:hAnsi="Times New Roman" w:cs="Times New Roman"/>
          <w:sz w:val="24"/>
          <w:szCs w:val="24"/>
        </w:rPr>
        <w:t>GDP, real interest</w:t>
      </w:r>
      <w:r w:rsidR="00BB1B29">
        <w:rPr>
          <w:rFonts w:ascii="Times New Roman" w:hAnsi="Times New Roman" w:cs="Times New Roman"/>
          <w:sz w:val="24"/>
          <w:szCs w:val="24"/>
        </w:rPr>
        <w:t xml:space="preserve"> </w:t>
      </w:r>
      <w:r w:rsidR="0013199D">
        <w:rPr>
          <w:rFonts w:ascii="Times New Roman" w:hAnsi="Times New Roman" w:cs="Times New Roman"/>
          <w:sz w:val="24"/>
          <w:szCs w:val="24"/>
        </w:rPr>
        <w:t>rates</w:t>
      </w:r>
      <w:r w:rsidR="00BB1B29">
        <w:rPr>
          <w:rFonts w:ascii="Times New Roman" w:hAnsi="Times New Roman" w:cs="Times New Roman"/>
          <w:sz w:val="24"/>
          <w:szCs w:val="24"/>
        </w:rPr>
        <w:t>,</w:t>
      </w:r>
      <w:r w:rsidR="00DF1310">
        <w:rPr>
          <w:rFonts w:ascii="Times New Roman" w:hAnsi="Times New Roman" w:cs="Times New Roman"/>
          <w:sz w:val="24"/>
          <w:szCs w:val="24"/>
        </w:rPr>
        <w:t>..</w:t>
      </w:r>
      <w:r w:rsidR="0013199D">
        <w:rPr>
          <w:rFonts w:ascii="Times New Roman" w:hAnsi="Times New Roman" w:cs="Times New Roman"/>
          <w:sz w:val="24"/>
          <w:szCs w:val="24"/>
        </w:rPr>
        <w:t xml:space="preserve">) </w:t>
      </w:r>
      <w:r w:rsidR="00BB1B29">
        <w:rPr>
          <w:rFonts w:ascii="Times New Roman" w:hAnsi="Times New Roman" w:cs="Times New Roman"/>
          <w:sz w:val="24"/>
          <w:szCs w:val="24"/>
        </w:rPr>
        <w:t xml:space="preserve">as </w:t>
      </w:r>
      <w:r w:rsidR="0013199D">
        <w:rPr>
          <w:rFonts w:ascii="Times New Roman" w:hAnsi="Times New Roman" w:cs="Times New Roman"/>
          <w:sz w:val="24"/>
          <w:szCs w:val="24"/>
        </w:rPr>
        <w:t xml:space="preserve">distilled from data and judgment; </w:t>
      </w:r>
      <w:r w:rsidRPr="007010B7">
        <w:rPr>
          <w:rFonts w:ascii="Times New Roman" w:hAnsi="Times New Roman" w:cs="Times New Roman"/>
          <w:sz w:val="24"/>
          <w:szCs w:val="24"/>
        </w:rPr>
        <w:t xml:space="preserve">near-term </w:t>
      </w:r>
      <w:r w:rsidR="0013199D">
        <w:rPr>
          <w:rFonts w:ascii="Times New Roman" w:hAnsi="Times New Roman" w:cs="Times New Roman"/>
          <w:sz w:val="24"/>
          <w:szCs w:val="24"/>
        </w:rPr>
        <w:t>now/f</w:t>
      </w:r>
      <w:r w:rsidRPr="007010B7">
        <w:rPr>
          <w:rFonts w:ascii="Times New Roman" w:hAnsi="Times New Roman" w:cs="Times New Roman"/>
          <w:sz w:val="24"/>
          <w:szCs w:val="24"/>
        </w:rPr>
        <w:t xml:space="preserve">orecasts </w:t>
      </w:r>
      <w:r w:rsidR="00235AAE">
        <w:rPr>
          <w:rFonts w:ascii="Times New Roman" w:hAnsi="Times New Roman" w:cs="Times New Roman"/>
          <w:sz w:val="24"/>
          <w:szCs w:val="24"/>
        </w:rPr>
        <w:t xml:space="preserve">or estimates </w:t>
      </w:r>
      <w:r w:rsidR="0013199D">
        <w:rPr>
          <w:rFonts w:ascii="Times New Roman" w:hAnsi="Times New Roman" w:cs="Times New Roman"/>
          <w:sz w:val="24"/>
          <w:szCs w:val="24"/>
        </w:rPr>
        <w:t xml:space="preserve">from other </w:t>
      </w:r>
      <w:r w:rsidR="00BB1B29">
        <w:rPr>
          <w:rFonts w:ascii="Times New Roman" w:hAnsi="Times New Roman" w:cs="Times New Roman"/>
          <w:sz w:val="24"/>
          <w:szCs w:val="24"/>
        </w:rPr>
        <w:t>tools, s</w:t>
      </w:r>
      <w:r w:rsidR="0013199D">
        <w:rPr>
          <w:rFonts w:ascii="Times New Roman" w:hAnsi="Times New Roman" w:cs="Times New Roman"/>
          <w:sz w:val="24"/>
          <w:szCs w:val="24"/>
        </w:rPr>
        <w:t xml:space="preserve">ources or judgment </w:t>
      </w:r>
      <w:r w:rsidRPr="007010B7">
        <w:rPr>
          <w:rFonts w:ascii="Times New Roman" w:hAnsi="Times New Roman" w:cs="Times New Roman"/>
          <w:sz w:val="24"/>
          <w:szCs w:val="24"/>
        </w:rPr>
        <w:t xml:space="preserve">(GDP, </w:t>
      </w:r>
      <w:r w:rsidR="00235AAE">
        <w:rPr>
          <w:rFonts w:ascii="Times New Roman" w:hAnsi="Times New Roman" w:cs="Times New Roman"/>
          <w:sz w:val="24"/>
          <w:szCs w:val="24"/>
        </w:rPr>
        <w:t>CPI, shocks</w:t>
      </w:r>
      <w:r w:rsidR="00BB1B29">
        <w:rPr>
          <w:rFonts w:ascii="Times New Roman" w:hAnsi="Times New Roman" w:cs="Times New Roman"/>
          <w:sz w:val="24"/>
          <w:szCs w:val="24"/>
        </w:rPr>
        <w:t>,</w:t>
      </w:r>
      <w:r w:rsidR="00235AAE">
        <w:rPr>
          <w:rFonts w:ascii="Times New Roman" w:hAnsi="Times New Roman" w:cs="Times New Roman"/>
          <w:sz w:val="24"/>
          <w:szCs w:val="24"/>
        </w:rPr>
        <w:t xml:space="preserve">); and known or expected fiscal policies </w:t>
      </w:r>
      <w:r w:rsidRPr="007010B7">
        <w:rPr>
          <w:rFonts w:ascii="Times New Roman" w:hAnsi="Times New Roman" w:cs="Times New Roman"/>
          <w:sz w:val="24"/>
          <w:szCs w:val="24"/>
        </w:rPr>
        <w:t>(</w:t>
      </w:r>
      <w:r w:rsidR="00235AAE">
        <w:rPr>
          <w:rFonts w:ascii="Times New Roman" w:hAnsi="Times New Roman" w:cs="Times New Roman"/>
          <w:sz w:val="24"/>
          <w:szCs w:val="24"/>
        </w:rPr>
        <w:t xml:space="preserve">deficit, revenue, spending) for two fiscal years and monetary and </w:t>
      </w:r>
      <w:r w:rsidRPr="007010B7">
        <w:rPr>
          <w:rFonts w:ascii="Times New Roman" w:hAnsi="Times New Roman" w:cs="Times New Roman"/>
          <w:sz w:val="24"/>
          <w:szCs w:val="24"/>
        </w:rPr>
        <w:t>exchange rate</w:t>
      </w:r>
      <w:r w:rsidR="00235AAE">
        <w:rPr>
          <w:rFonts w:ascii="Times New Roman" w:hAnsi="Times New Roman" w:cs="Times New Roman"/>
          <w:sz w:val="24"/>
          <w:szCs w:val="24"/>
        </w:rPr>
        <w:t xml:space="preserve"> policies for current and </w:t>
      </w:r>
      <w:r w:rsidR="00DF1310">
        <w:rPr>
          <w:rFonts w:ascii="Times New Roman" w:hAnsi="Times New Roman" w:cs="Times New Roman"/>
          <w:sz w:val="24"/>
          <w:szCs w:val="24"/>
        </w:rPr>
        <w:t>possibly</w:t>
      </w:r>
      <w:r w:rsidR="00BB1B29">
        <w:rPr>
          <w:rFonts w:ascii="Times New Roman" w:hAnsi="Times New Roman" w:cs="Times New Roman"/>
          <w:sz w:val="24"/>
          <w:szCs w:val="24"/>
        </w:rPr>
        <w:t xml:space="preserve"> </w:t>
      </w:r>
      <w:r w:rsidR="00235AAE">
        <w:rPr>
          <w:rFonts w:ascii="Times New Roman" w:hAnsi="Times New Roman" w:cs="Times New Roman"/>
          <w:sz w:val="24"/>
          <w:szCs w:val="24"/>
        </w:rPr>
        <w:t>next quarter</w:t>
      </w:r>
      <w:r w:rsidR="00BB1B29">
        <w:rPr>
          <w:rFonts w:ascii="Times New Roman" w:hAnsi="Times New Roman" w:cs="Times New Roman"/>
          <w:sz w:val="24"/>
          <w:szCs w:val="24"/>
        </w:rPr>
        <w:t>.</w:t>
      </w:r>
    </w:p>
    <w:p w14:paraId="602A4D1E" w14:textId="77777777" w:rsidR="007010B7" w:rsidRDefault="007010B7" w:rsidP="007010B7">
      <w:pPr>
        <w:pStyle w:val="ListParagraph"/>
        <w:spacing w:after="120"/>
        <w:ind w:left="0"/>
        <w:rPr>
          <w:rFonts w:ascii="Times New Roman" w:hAnsi="Times New Roman" w:cs="Times New Roman"/>
          <w:b/>
          <w:bCs/>
          <w:color w:val="2F5496" w:themeColor="accent1" w:themeShade="BF"/>
          <w:sz w:val="24"/>
          <w:szCs w:val="24"/>
          <w:lang w:val="en-GB"/>
        </w:rPr>
      </w:pPr>
    </w:p>
    <w:p w14:paraId="4F66458F" w14:textId="33E42E88" w:rsidR="00A049E2" w:rsidRDefault="00235AAE" w:rsidP="007010B7">
      <w:pPr>
        <w:pStyle w:val="ListParagraph"/>
        <w:spacing w:after="120"/>
        <w:ind w:left="0"/>
        <w:rPr>
          <w:rFonts w:ascii="Times New Roman" w:hAnsi="Times New Roman" w:cs="Times New Roman"/>
          <w:sz w:val="24"/>
          <w:szCs w:val="24"/>
          <w:lang w:val="en-GB"/>
        </w:rPr>
      </w:pPr>
      <w:r>
        <w:rPr>
          <w:rFonts w:ascii="Times New Roman" w:hAnsi="Times New Roman" w:cs="Times New Roman"/>
          <w:b/>
          <w:bCs/>
          <w:color w:val="2F5496" w:themeColor="accent1" w:themeShade="BF"/>
          <w:sz w:val="24"/>
          <w:szCs w:val="24"/>
          <w:lang w:val="en-GB"/>
        </w:rPr>
        <w:t xml:space="preserve">The forecast starts from latest </w:t>
      </w:r>
      <w:r w:rsidR="00712FBA">
        <w:rPr>
          <w:rFonts w:ascii="Times New Roman" w:hAnsi="Times New Roman" w:cs="Times New Roman"/>
          <w:b/>
          <w:bCs/>
          <w:color w:val="2F5496" w:themeColor="accent1" w:themeShade="BF"/>
          <w:sz w:val="24"/>
          <w:szCs w:val="24"/>
          <w:lang w:val="en-GB"/>
        </w:rPr>
        <w:t xml:space="preserve">the </w:t>
      </w:r>
      <w:r>
        <w:rPr>
          <w:rFonts w:ascii="Times New Roman" w:hAnsi="Times New Roman" w:cs="Times New Roman"/>
          <w:b/>
          <w:bCs/>
          <w:color w:val="2F5496" w:themeColor="accent1" w:themeShade="BF"/>
          <w:sz w:val="24"/>
          <w:szCs w:val="24"/>
          <w:lang w:val="en-GB"/>
        </w:rPr>
        <w:t>data and current policy stance</w:t>
      </w:r>
      <w:r w:rsidR="00926793">
        <w:rPr>
          <w:rFonts w:ascii="Times New Roman" w:hAnsi="Times New Roman" w:cs="Times New Roman"/>
          <w:b/>
          <w:bCs/>
          <w:color w:val="2F5496" w:themeColor="accent1" w:themeShade="BF"/>
          <w:sz w:val="24"/>
          <w:szCs w:val="24"/>
          <w:lang w:val="en-GB"/>
        </w:rPr>
        <w:t xml:space="preserve"> as of 2023Q3</w:t>
      </w:r>
      <w:r w:rsidR="007010B7" w:rsidRPr="007010B7">
        <w:rPr>
          <w:rFonts w:ascii="Times New Roman" w:hAnsi="Times New Roman" w:cs="Times New Roman"/>
          <w:b/>
          <w:bCs/>
          <w:color w:val="2F5496" w:themeColor="accent1" w:themeShade="BF"/>
          <w:sz w:val="24"/>
          <w:szCs w:val="24"/>
          <w:lang w:val="en-GB"/>
        </w:rPr>
        <w:t xml:space="preserve">. </w:t>
      </w:r>
      <w:r w:rsidR="00522633">
        <w:rPr>
          <w:rFonts w:ascii="Times New Roman" w:hAnsi="Times New Roman" w:cs="Times New Roman"/>
          <w:sz w:val="24"/>
          <w:szCs w:val="24"/>
          <w:lang w:val="en-GB"/>
        </w:rPr>
        <w:t>Current fiscal policies are</w:t>
      </w:r>
      <w:r w:rsidR="00DF1310">
        <w:rPr>
          <w:rFonts w:ascii="Times New Roman" w:hAnsi="Times New Roman" w:cs="Times New Roman"/>
          <w:sz w:val="24"/>
          <w:szCs w:val="24"/>
          <w:lang w:val="en-GB"/>
        </w:rPr>
        <w:t xml:space="preserve"> t</w:t>
      </w:r>
      <w:r w:rsidR="00522633">
        <w:rPr>
          <w:rFonts w:ascii="Times New Roman" w:hAnsi="Times New Roman" w:cs="Times New Roman"/>
          <w:sz w:val="24"/>
          <w:szCs w:val="24"/>
          <w:lang w:val="en-GB"/>
        </w:rPr>
        <w:t>ight with the</w:t>
      </w:r>
      <w:r w:rsidR="00522633" w:rsidRPr="00CC1615">
        <w:rPr>
          <w:rFonts w:ascii="Times New Roman" w:hAnsi="Times New Roman" w:cs="Times New Roman"/>
          <w:sz w:val="24"/>
          <w:szCs w:val="24"/>
          <w:lang w:val="en-GB"/>
        </w:rPr>
        <w:t xml:space="preserve"> consolidation </w:t>
      </w:r>
      <w:r w:rsidR="00522633">
        <w:rPr>
          <w:rFonts w:ascii="Times New Roman" w:hAnsi="Times New Roman" w:cs="Times New Roman"/>
          <w:sz w:val="24"/>
          <w:szCs w:val="24"/>
          <w:lang w:val="en-GB"/>
        </w:rPr>
        <w:t xml:space="preserve">program </w:t>
      </w:r>
      <w:r w:rsidR="00DF1310">
        <w:rPr>
          <w:rFonts w:ascii="Times New Roman" w:hAnsi="Times New Roman" w:cs="Times New Roman"/>
          <w:sz w:val="24"/>
          <w:szCs w:val="24"/>
          <w:lang w:val="en-GB"/>
        </w:rPr>
        <w:t>for</w:t>
      </w:r>
      <w:r w:rsidR="00522633" w:rsidRPr="00CC1615">
        <w:rPr>
          <w:rFonts w:ascii="Times New Roman" w:hAnsi="Times New Roman" w:cs="Times New Roman"/>
          <w:sz w:val="24"/>
          <w:szCs w:val="24"/>
          <w:lang w:val="en-GB"/>
        </w:rPr>
        <w:t xml:space="preserve"> </w:t>
      </w:r>
      <w:r w:rsidR="00522633">
        <w:rPr>
          <w:rFonts w:ascii="Times New Roman" w:hAnsi="Times New Roman" w:cs="Times New Roman"/>
          <w:sz w:val="24"/>
          <w:szCs w:val="24"/>
          <w:lang w:val="en-GB"/>
        </w:rPr>
        <w:t>FY</w:t>
      </w:r>
      <w:r w:rsidR="00522633" w:rsidRPr="00CC1615">
        <w:rPr>
          <w:rFonts w:ascii="Times New Roman" w:hAnsi="Times New Roman" w:cs="Times New Roman"/>
          <w:sz w:val="24"/>
          <w:szCs w:val="24"/>
          <w:lang w:val="en-GB"/>
        </w:rPr>
        <w:t>2022/23</w:t>
      </w:r>
      <w:r w:rsidR="00DF1310">
        <w:rPr>
          <w:rFonts w:ascii="Calibri" w:hAnsi="Calibri" w:cs="Calibri"/>
          <w:sz w:val="24"/>
          <w:szCs w:val="24"/>
          <w:lang w:val="en-GB"/>
        </w:rPr>
        <w:t>─</w:t>
      </w:r>
      <w:r w:rsidR="00522633" w:rsidRPr="00CC1615">
        <w:rPr>
          <w:rFonts w:ascii="Times New Roman" w:hAnsi="Times New Roman" w:cs="Times New Roman"/>
          <w:sz w:val="24"/>
          <w:szCs w:val="24"/>
          <w:lang w:val="en-GB"/>
        </w:rPr>
        <w:t>FY202</w:t>
      </w:r>
      <w:r w:rsidR="00522633">
        <w:rPr>
          <w:rFonts w:ascii="Times New Roman" w:hAnsi="Times New Roman" w:cs="Times New Roman"/>
          <w:sz w:val="24"/>
          <w:szCs w:val="24"/>
          <w:lang w:val="en-GB"/>
        </w:rPr>
        <w:t>4</w:t>
      </w:r>
      <w:r w:rsidR="00522633" w:rsidRPr="00CC1615">
        <w:rPr>
          <w:rFonts w:ascii="Times New Roman" w:hAnsi="Times New Roman" w:cs="Times New Roman"/>
          <w:sz w:val="24"/>
          <w:szCs w:val="24"/>
          <w:lang w:val="en-GB"/>
        </w:rPr>
        <w:t>/2</w:t>
      </w:r>
      <w:r w:rsidR="00522633">
        <w:rPr>
          <w:rFonts w:ascii="Times New Roman" w:hAnsi="Times New Roman" w:cs="Times New Roman"/>
          <w:sz w:val="24"/>
          <w:szCs w:val="24"/>
          <w:lang w:val="en-GB"/>
        </w:rPr>
        <w:t xml:space="preserve">5 after </w:t>
      </w:r>
      <w:r w:rsidR="00DF1310">
        <w:rPr>
          <w:rFonts w:ascii="Times New Roman" w:hAnsi="Times New Roman" w:cs="Times New Roman"/>
          <w:sz w:val="24"/>
          <w:szCs w:val="24"/>
          <w:lang w:val="en-GB"/>
        </w:rPr>
        <w:t xml:space="preserve">the </w:t>
      </w:r>
      <w:r w:rsidR="00522633">
        <w:rPr>
          <w:rFonts w:ascii="Times New Roman" w:hAnsi="Times New Roman" w:cs="Times New Roman"/>
          <w:sz w:val="24"/>
          <w:szCs w:val="24"/>
          <w:lang w:val="en-GB"/>
        </w:rPr>
        <w:t>Covid-related expansion</w:t>
      </w:r>
      <w:r w:rsidR="00926793">
        <w:rPr>
          <w:rFonts w:ascii="Times New Roman" w:hAnsi="Times New Roman" w:cs="Times New Roman"/>
          <w:sz w:val="24"/>
          <w:szCs w:val="24"/>
          <w:lang w:val="en-GB"/>
        </w:rPr>
        <w:t>. Mo</w:t>
      </w:r>
      <w:r w:rsidR="00522633">
        <w:rPr>
          <w:rFonts w:ascii="Times New Roman" w:hAnsi="Times New Roman" w:cs="Times New Roman"/>
          <w:sz w:val="24"/>
          <w:szCs w:val="24"/>
          <w:lang w:val="en-GB"/>
        </w:rPr>
        <w:t xml:space="preserve">netary policy is modestly tight, as </w:t>
      </w:r>
      <w:r w:rsidR="00926793">
        <w:rPr>
          <w:rFonts w:ascii="Times New Roman" w:hAnsi="Times New Roman" w:cs="Times New Roman"/>
          <w:sz w:val="24"/>
          <w:szCs w:val="24"/>
          <w:lang w:val="en-GB"/>
        </w:rPr>
        <w:t xml:space="preserve">policy rate and </w:t>
      </w:r>
      <w:r w:rsidR="00522633">
        <w:rPr>
          <w:rFonts w:ascii="Times New Roman" w:hAnsi="Times New Roman" w:cs="Times New Roman"/>
          <w:sz w:val="24"/>
          <w:szCs w:val="24"/>
          <w:lang w:val="en-GB"/>
        </w:rPr>
        <w:t xml:space="preserve">real interest rates are moving back up to their </w:t>
      </w:r>
      <w:r w:rsidR="00926793">
        <w:rPr>
          <w:rFonts w:ascii="Times New Roman" w:hAnsi="Times New Roman" w:cs="Times New Roman"/>
          <w:sz w:val="24"/>
          <w:szCs w:val="24"/>
          <w:lang w:val="en-GB"/>
        </w:rPr>
        <w:t xml:space="preserve">neutral and </w:t>
      </w:r>
      <w:r w:rsidR="00522633">
        <w:rPr>
          <w:rFonts w:ascii="Times New Roman" w:hAnsi="Times New Roman" w:cs="Times New Roman"/>
          <w:sz w:val="24"/>
          <w:szCs w:val="24"/>
          <w:lang w:val="en-GB"/>
        </w:rPr>
        <w:t>trend levels</w:t>
      </w:r>
      <w:r w:rsidR="00926793">
        <w:rPr>
          <w:rFonts w:ascii="Times New Roman" w:hAnsi="Times New Roman" w:cs="Times New Roman"/>
          <w:sz w:val="24"/>
          <w:szCs w:val="24"/>
          <w:lang w:val="en-GB"/>
        </w:rPr>
        <w:t>, resp.</w:t>
      </w:r>
      <w:r w:rsidR="00522633">
        <w:rPr>
          <w:rFonts w:ascii="Times New Roman" w:hAnsi="Times New Roman" w:cs="Times New Roman"/>
          <w:sz w:val="24"/>
          <w:szCs w:val="24"/>
          <w:lang w:val="en-GB"/>
        </w:rPr>
        <w:t xml:space="preserve"> </w:t>
      </w:r>
      <w:r w:rsidR="00926793">
        <w:rPr>
          <w:rFonts w:ascii="Times New Roman" w:hAnsi="Times New Roman" w:cs="Times New Roman"/>
          <w:sz w:val="24"/>
          <w:szCs w:val="24"/>
          <w:lang w:val="en-GB"/>
        </w:rPr>
        <w:t>On the other hand, e</w:t>
      </w:r>
      <w:r w:rsidR="00522633" w:rsidRPr="00CC1615">
        <w:rPr>
          <w:rFonts w:ascii="Times New Roman" w:hAnsi="Times New Roman" w:cs="Times New Roman"/>
          <w:sz w:val="24"/>
          <w:szCs w:val="24"/>
          <w:lang w:val="en-GB"/>
        </w:rPr>
        <w:t xml:space="preserve">xchange rate policy </w:t>
      </w:r>
      <w:r w:rsidR="00926793">
        <w:rPr>
          <w:rFonts w:ascii="Times New Roman" w:hAnsi="Times New Roman" w:cs="Times New Roman"/>
          <w:sz w:val="24"/>
          <w:szCs w:val="24"/>
          <w:lang w:val="en-GB"/>
        </w:rPr>
        <w:t xml:space="preserve">of accelerated depreciation removed the earlier real </w:t>
      </w:r>
      <w:r w:rsidR="00522633" w:rsidRPr="00CC1615">
        <w:rPr>
          <w:rFonts w:ascii="Times New Roman" w:hAnsi="Times New Roman" w:cs="Times New Roman"/>
          <w:sz w:val="24"/>
          <w:szCs w:val="24"/>
          <w:lang w:val="en-GB"/>
        </w:rPr>
        <w:t xml:space="preserve">overvaluation </w:t>
      </w:r>
      <w:r w:rsidR="00926793">
        <w:rPr>
          <w:rFonts w:ascii="Times New Roman" w:hAnsi="Times New Roman" w:cs="Times New Roman"/>
          <w:sz w:val="24"/>
          <w:szCs w:val="24"/>
          <w:lang w:val="en-GB"/>
        </w:rPr>
        <w:t xml:space="preserve">and </w:t>
      </w:r>
      <w:r w:rsidR="00DF1310">
        <w:rPr>
          <w:rFonts w:ascii="Times New Roman" w:hAnsi="Times New Roman" w:cs="Times New Roman"/>
          <w:sz w:val="24"/>
          <w:szCs w:val="24"/>
          <w:lang w:val="en-GB"/>
        </w:rPr>
        <w:t xml:space="preserve">is </w:t>
      </w:r>
      <w:r w:rsidR="00926793">
        <w:rPr>
          <w:rFonts w:ascii="Times New Roman" w:hAnsi="Times New Roman" w:cs="Times New Roman"/>
          <w:sz w:val="24"/>
          <w:szCs w:val="24"/>
          <w:lang w:val="en-GB"/>
        </w:rPr>
        <w:t>start</w:t>
      </w:r>
      <w:r w:rsidR="00DF1310">
        <w:rPr>
          <w:rFonts w:ascii="Times New Roman" w:hAnsi="Times New Roman" w:cs="Times New Roman"/>
          <w:sz w:val="24"/>
          <w:szCs w:val="24"/>
          <w:lang w:val="en-GB"/>
        </w:rPr>
        <w:t>ing</w:t>
      </w:r>
      <w:r w:rsidR="002B0B11">
        <w:rPr>
          <w:rFonts w:ascii="Times New Roman" w:hAnsi="Times New Roman" w:cs="Times New Roman"/>
          <w:sz w:val="24"/>
          <w:szCs w:val="24"/>
          <w:lang w:val="en-GB"/>
        </w:rPr>
        <w:t xml:space="preserve"> to</w:t>
      </w:r>
      <w:r w:rsidR="00926793">
        <w:rPr>
          <w:rFonts w:ascii="Times New Roman" w:hAnsi="Times New Roman" w:cs="Times New Roman"/>
          <w:sz w:val="24"/>
          <w:szCs w:val="24"/>
          <w:lang w:val="en-GB"/>
        </w:rPr>
        <w:t xml:space="preserve"> raise demand for net exports.</w:t>
      </w:r>
      <w:r w:rsidR="00A049E2">
        <w:rPr>
          <w:rFonts w:ascii="Times New Roman" w:hAnsi="Times New Roman" w:cs="Times New Roman"/>
          <w:sz w:val="24"/>
          <w:szCs w:val="24"/>
          <w:lang w:val="en-GB"/>
        </w:rPr>
        <w:t xml:space="preserve"> </w:t>
      </w:r>
    </w:p>
    <w:p w14:paraId="0055AFB9" w14:textId="77777777" w:rsidR="00926793" w:rsidRPr="007010B7" w:rsidRDefault="00926793" w:rsidP="007010B7">
      <w:pPr>
        <w:pStyle w:val="ListParagraph"/>
        <w:spacing w:after="120"/>
        <w:ind w:left="0"/>
        <w:rPr>
          <w:rFonts w:ascii="Times New Roman" w:hAnsi="Times New Roman" w:cs="Times New Roman"/>
          <w:sz w:val="24"/>
          <w:szCs w:val="24"/>
          <w:lang w:val="en-GB"/>
        </w:rPr>
      </w:pPr>
    </w:p>
    <w:tbl>
      <w:tblPr>
        <w:tblStyle w:val="TableGrid"/>
        <w:tblW w:w="1006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10116"/>
      </w:tblGrid>
      <w:tr w:rsidR="00FC71D0" w14:paraId="46899867" w14:textId="77777777" w:rsidTr="000B1755">
        <w:tc>
          <w:tcPr>
            <w:tcW w:w="10065" w:type="dxa"/>
          </w:tcPr>
          <w:p w14:paraId="26D7F974" w14:textId="6BDBF3C6" w:rsidR="00FC71D0" w:rsidRDefault="00FC71D0" w:rsidP="00FC71D0">
            <w:pPr>
              <w:pStyle w:val="ListParagraph"/>
              <w:spacing w:after="120"/>
              <w:ind w:left="0"/>
              <w:jc w:val="center"/>
              <w:rPr>
                <w:rFonts w:ascii="Times New Roman" w:hAnsi="Times New Roman" w:cs="Times New Roman"/>
                <w:b/>
                <w:bCs/>
                <w:noProof/>
                <w:color w:val="2F5496" w:themeColor="accent1" w:themeShade="BF"/>
                <w:sz w:val="24"/>
                <w:szCs w:val="24"/>
              </w:rPr>
            </w:pPr>
            <w:r w:rsidRPr="00FC71D0">
              <w:rPr>
                <w:rFonts w:ascii="Times New Roman" w:hAnsi="Times New Roman" w:cs="Times New Roman"/>
                <w:b/>
                <w:bCs/>
                <w:color w:val="0070C0"/>
                <w:sz w:val="20"/>
                <w:szCs w:val="20"/>
                <w:lang w:val="en-GB"/>
              </w:rPr>
              <w:t xml:space="preserve">Table 8. Summary forecast </w:t>
            </w:r>
            <w:r>
              <w:rPr>
                <w:rFonts w:ascii="Times New Roman" w:hAnsi="Times New Roman" w:cs="Times New Roman"/>
                <w:b/>
                <w:bCs/>
                <w:color w:val="0070C0"/>
                <w:sz w:val="20"/>
                <w:szCs w:val="20"/>
                <w:lang w:val="en-GB"/>
              </w:rPr>
              <w:t>i</w:t>
            </w:r>
            <w:r w:rsidRPr="00FC71D0">
              <w:rPr>
                <w:rFonts w:ascii="Times New Roman" w:hAnsi="Times New Roman" w:cs="Times New Roman"/>
                <w:b/>
                <w:bCs/>
                <w:color w:val="0070C0"/>
                <w:sz w:val="20"/>
                <w:szCs w:val="20"/>
                <w:lang w:val="en-GB"/>
              </w:rPr>
              <w:t>ndicators</w:t>
            </w:r>
          </w:p>
        </w:tc>
      </w:tr>
      <w:tr w:rsidR="00BB1B29" w14:paraId="7DB304EF" w14:textId="77777777" w:rsidTr="000B1755">
        <w:tc>
          <w:tcPr>
            <w:tcW w:w="10065" w:type="dxa"/>
          </w:tcPr>
          <w:p w14:paraId="14C5A762" w14:textId="7CB111F3" w:rsidR="00BB1B29" w:rsidRDefault="00B43721" w:rsidP="007010B7">
            <w:pPr>
              <w:pStyle w:val="ListParagraph"/>
              <w:ind w:left="0"/>
              <w:rPr>
                <w:rFonts w:ascii="Times New Roman" w:hAnsi="Times New Roman" w:cs="Times New Roman"/>
                <w:b/>
                <w:bCs/>
                <w:color w:val="2F5496" w:themeColor="accent1" w:themeShade="BF"/>
                <w:sz w:val="24"/>
                <w:szCs w:val="24"/>
              </w:rPr>
            </w:pPr>
            <w:r>
              <w:rPr>
                <w:rFonts w:ascii="Times New Roman" w:hAnsi="Times New Roman" w:cs="Times New Roman"/>
                <w:b/>
                <w:bCs/>
                <w:noProof/>
                <w:color w:val="2F5496" w:themeColor="accent1" w:themeShade="BF"/>
                <w:sz w:val="24"/>
                <w:szCs w:val="24"/>
              </w:rPr>
              <w:drawing>
                <wp:inline distT="0" distB="0" distL="0" distR="0" wp14:anchorId="300AA38B" wp14:editId="4791D249">
                  <wp:extent cx="6285229" cy="1658679"/>
                  <wp:effectExtent l="0" t="0" r="1905" b="0"/>
                  <wp:docPr id="154695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59402" name="Picture 1546959402"/>
                          <pic:cNvPicPr/>
                        </pic:nvPicPr>
                        <pic:blipFill>
                          <a:blip r:embed="rId105">
                            <a:extLst>
                              <a:ext uri="{BEBA8EAE-BF5A-486C-A8C5-ECC9F3942E4B}">
                                <a14:imgProps xmlns:a14="http://schemas.microsoft.com/office/drawing/2010/main">
                                  <a14:imgLayer r:embed="rId106">
                                    <a14:imgEffect>
                                      <a14:sharpenSoften amount="60000"/>
                                    </a14:imgEffect>
                                    <a14:imgEffect>
                                      <a14:brightnessContrast contrast="10000"/>
                                    </a14:imgEffect>
                                  </a14:imgLayer>
                                </a14:imgProps>
                              </a:ext>
                              <a:ext uri="{28A0092B-C50C-407E-A947-70E740481C1C}">
                                <a14:useLocalDpi xmlns:a14="http://schemas.microsoft.com/office/drawing/2010/main" val="0"/>
                              </a:ext>
                            </a:extLst>
                          </a:blip>
                          <a:stretch>
                            <a:fillRect/>
                          </a:stretch>
                        </pic:blipFill>
                        <pic:spPr>
                          <a:xfrm>
                            <a:off x="0" y="0"/>
                            <a:ext cx="6329853" cy="1670455"/>
                          </a:xfrm>
                          <a:prstGeom prst="rect">
                            <a:avLst/>
                          </a:prstGeom>
                        </pic:spPr>
                      </pic:pic>
                    </a:graphicData>
                  </a:graphic>
                </wp:inline>
              </w:drawing>
            </w:r>
          </w:p>
        </w:tc>
      </w:tr>
    </w:tbl>
    <w:p w14:paraId="34F4160C" w14:textId="77777777" w:rsidR="007010B7" w:rsidRDefault="007010B7" w:rsidP="007010B7">
      <w:pPr>
        <w:pStyle w:val="ListParagraph"/>
        <w:ind w:left="0"/>
        <w:rPr>
          <w:rFonts w:ascii="Times New Roman" w:hAnsi="Times New Roman" w:cs="Times New Roman"/>
          <w:b/>
          <w:bCs/>
          <w:color w:val="2F5496" w:themeColor="accent1" w:themeShade="BF"/>
          <w:sz w:val="24"/>
          <w:szCs w:val="24"/>
        </w:rPr>
      </w:pPr>
    </w:p>
    <w:p w14:paraId="5E9363D8" w14:textId="026AEE90" w:rsidR="003853C5" w:rsidRDefault="00AD6B5C" w:rsidP="003853C5">
      <w:pPr>
        <w:pStyle w:val="ListParagraph"/>
        <w:ind w:left="0"/>
        <w:rPr>
          <w:rFonts w:ascii="Times New Roman" w:hAnsi="Times New Roman" w:cs="Times New Roman"/>
          <w:sz w:val="24"/>
          <w:szCs w:val="24"/>
        </w:rPr>
      </w:pPr>
      <w:r>
        <w:rPr>
          <w:rFonts w:ascii="Times New Roman" w:hAnsi="Times New Roman" w:cs="Times New Roman"/>
          <w:b/>
          <w:bCs/>
          <w:color w:val="2F5496" w:themeColor="accent1" w:themeShade="BF"/>
          <w:sz w:val="24"/>
          <w:szCs w:val="24"/>
        </w:rPr>
        <w:t>Fiscal impact</w:t>
      </w:r>
      <w:r w:rsidRPr="00AD6B5C">
        <w:rPr>
          <w:rFonts w:ascii="Times New Roman" w:hAnsi="Times New Roman" w:cs="Times New Roman"/>
          <w:sz w:val="24"/>
          <w:szCs w:val="24"/>
        </w:rPr>
        <w:t xml:space="preserve">. </w:t>
      </w:r>
      <w:r>
        <w:rPr>
          <w:rFonts w:ascii="Times New Roman" w:hAnsi="Times New Roman" w:cs="Times New Roman"/>
          <w:sz w:val="24"/>
          <w:szCs w:val="24"/>
        </w:rPr>
        <w:t>The planned reduction in f</w:t>
      </w:r>
      <w:r w:rsidRPr="00AD6B5C">
        <w:rPr>
          <w:rFonts w:ascii="Times New Roman" w:hAnsi="Times New Roman" w:cs="Times New Roman"/>
          <w:sz w:val="24"/>
          <w:szCs w:val="24"/>
        </w:rPr>
        <w:t xml:space="preserve">iscal </w:t>
      </w:r>
      <w:r>
        <w:rPr>
          <w:rFonts w:ascii="Times New Roman" w:hAnsi="Times New Roman" w:cs="Times New Roman"/>
          <w:sz w:val="24"/>
          <w:szCs w:val="24"/>
        </w:rPr>
        <w:t>deficits for FY</w:t>
      </w:r>
      <w:r w:rsidRPr="00AD6B5C">
        <w:rPr>
          <w:rFonts w:ascii="Times New Roman" w:hAnsi="Times New Roman" w:cs="Times New Roman"/>
          <w:sz w:val="24"/>
          <w:szCs w:val="24"/>
        </w:rPr>
        <w:t>2023/24</w:t>
      </w:r>
      <w:r w:rsidR="00DF1310">
        <w:rPr>
          <w:rFonts w:ascii="Calibri" w:hAnsi="Calibri" w:cs="Calibri"/>
          <w:sz w:val="24"/>
          <w:szCs w:val="24"/>
          <w:lang w:val="en-GB"/>
        </w:rPr>
        <w:t>─</w:t>
      </w:r>
      <w:r w:rsidRPr="00AD6B5C">
        <w:rPr>
          <w:rFonts w:ascii="Times New Roman" w:hAnsi="Times New Roman" w:cs="Times New Roman"/>
          <w:sz w:val="24"/>
          <w:szCs w:val="24"/>
        </w:rPr>
        <w:t>2024/25</w:t>
      </w:r>
      <w:r w:rsidR="003853C5">
        <w:rPr>
          <w:rFonts w:ascii="Times New Roman" w:hAnsi="Times New Roman" w:cs="Times New Roman"/>
          <w:sz w:val="24"/>
          <w:szCs w:val="24"/>
        </w:rPr>
        <w:t xml:space="preserve"> (to an average of</w:t>
      </w:r>
      <w:r>
        <w:rPr>
          <w:rFonts w:ascii="Times New Roman" w:hAnsi="Times New Roman" w:cs="Times New Roman"/>
          <w:sz w:val="24"/>
          <w:szCs w:val="24"/>
        </w:rPr>
        <w:t xml:space="preserve"> 10% o</w:t>
      </w:r>
      <w:r w:rsidR="00DF1310">
        <w:rPr>
          <w:rFonts w:ascii="Times New Roman" w:hAnsi="Times New Roman" w:cs="Times New Roman"/>
          <w:sz w:val="24"/>
          <w:szCs w:val="24"/>
        </w:rPr>
        <w:t>f</w:t>
      </w:r>
      <w:r>
        <w:rPr>
          <w:rFonts w:ascii="Times New Roman" w:hAnsi="Times New Roman" w:cs="Times New Roman"/>
          <w:sz w:val="24"/>
          <w:szCs w:val="24"/>
        </w:rPr>
        <w:t xml:space="preserve"> GDP </w:t>
      </w:r>
      <w:commentRangeStart w:id="179"/>
      <w:r>
        <w:rPr>
          <w:rFonts w:ascii="Times New Roman" w:hAnsi="Times New Roman" w:cs="Times New Roman"/>
          <w:sz w:val="24"/>
          <w:szCs w:val="24"/>
        </w:rPr>
        <w:t>from 13½% in FY2020/21-2022/23</w:t>
      </w:r>
      <w:commentRangeEnd w:id="179"/>
      <w:r w:rsidR="00BC3D5C">
        <w:rPr>
          <w:rStyle w:val="CommentReference"/>
        </w:rPr>
        <w:commentReference w:id="179"/>
      </w:r>
      <w:r>
        <w:rPr>
          <w:rFonts w:ascii="Times New Roman" w:hAnsi="Times New Roman" w:cs="Times New Roman"/>
          <w:sz w:val="24"/>
          <w:szCs w:val="24"/>
        </w:rPr>
        <w:t>) entail</w:t>
      </w:r>
      <w:r w:rsidR="001B04DE">
        <w:rPr>
          <w:rFonts w:ascii="Times New Roman" w:hAnsi="Times New Roman" w:cs="Times New Roman"/>
          <w:sz w:val="24"/>
          <w:szCs w:val="24"/>
        </w:rPr>
        <w:t>s</w:t>
      </w:r>
      <w:r>
        <w:rPr>
          <w:rFonts w:ascii="Times New Roman" w:hAnsi="Times New Roman" w:cs="Times New Roman"/>
          <w:sz w:val="24"/>
          <w:szCs w:val="24"/>
        </w:rPr>
        <w:t xml:space="preserve"> a drop in gov</w:t>
      </w:r>
      <w:r w:rsidR="00DF1310">
        <w:rPr>
          <w:rFonts w:ascii="Times New Roman" w:hAnsi="Times New Roman" w:cs="Times New Roman"/>
          <w:sz w:val="24"/>
          <w:szCs w:val="24"/>
        </w:rPr>
        <w:t>ernmen</w:t>
      </w:r>
      <w:r>
        <w:rPr>
          <w:rFonts w:ascii="Times New Roman" w:hAnsi="Times New Roman" w:cs="Times New Roman"/>
          <w:sz w:val="24"/>
          <w:szCs w:val="24"/>
        </w:rPr>
        <w:t>t demand for G&amp;S</w:t>
      </w:r>
      <w:r w:rsidR="000B1755">
        <w:rPr>
          <w:rFonts w:ascii="Times New Roman" w:hAnsi="Times New Roman" w:cs="Times New Roman"/>
          <w:sz w:val="24"/>
          <w:szCs w:val="24"/>
        </w:rPr>
        <w:t xml:space="preserve"> </w:t>
      </w:r>
      <w:r w:rsidR="00DF1310">
        <w:rPr>
          <w:rFonts w:ascii="Times New Roman" w:hAnsi="Times New Roman" w:cs="Times New Roman"/>
          <w:sz w:val="24"/>
          <w:szCs w:val="24"/>
        </w:rPr>
        <w:t>(</w:t>
      </w:r>
      <w:r w:rsidR="003853C5">
        <w:rPr>
          <w:rFonts w:ascii="Times New Roman" w:hAnsi="Times New Roman" w:cs="Times New Roman"/>
          <w:sz w:val="24"/>
          <w:szCs w:val="24"/>
        </w:rPr>
        <w:t xml:space="preserve">to 25% </w:t>
      </w:r>
      <w:r w:rsidR="000B1755">
        <w:rPr>
          <w:rFonts w:ascii="Times New Roman" w:hAnsi="Times New Roman" w:cs="Times New Roman"/>
          <w:sz w:val="24"/>
          <w:szCs w:val="24"/>
        </w:rPr>
        <w:t xml:space="preserve">of GDP </w:t>
      </w:r>
      <w:r w:rsidR="003853C5">
        <w:rPr>
          <w:rFonts w:ascii="Times New Roman" w:hAnsi="Times New Roman" w:cs="Times New Roman"/>
          <w:sz w:val="24"/>
          <w:szCs w:val="24"/>
        </w:rPr>
        <w:t>from 29.</w:t>
      </w:r>
      <w:r w:rsidR="00B6064B">
        <w:rPr>
          <w:rFonts w:ascii="Times New Roman" w:hAnsi="Times New Roman" w:cs="Times New Roman"/>
          <w:sz w:val="24"/>
          <w:szCs w:val="24"/>
        </w:rPr>
        <w:t>5</w:t>
      </w:r>
      <w:r w:rsidR="000B1755">
        <w:rPr>
          <w:rFonts w:ascii="Times New Roman" w:hAnsi="Times New Roman" w:cs="Times New Roman"/>
          <w:sz w:val="24"/>
          <w:szCs w:val="24"/>
        </w:rPr>
        <w:t>% of GDP</w:t>
      </w:r>
      <w:r w:rsidR="00DF1310">
        <w:rPr>
          <w:rFonts w:ascii="Times New Roman" w:hAnsi="Times New Roman" w:cs="Times New Roman"/>
          <w:sz w:val="24"/>
          <w:szCs w:val="24"/>
        </w:rPr>
        <w:t xml:space="preserve"> </w:t>
      </w:r>
      <w:r w:rsidR="00712FBA">
        <w:rPr>
          <w:rFonts w:ascii="Times New Roman" w:hAnsi="Times New Roman" w:cs="Times New Roman"/>
          <w:sz w:val="24"/>
          <w:szCs w:val="24"/>
        </w:rPr>
        <w:t xml:space="preserve">in the previous </w:t>
      </w:r>
      <w:r w:rsidR="00DF1310">
        <w:rPr>
          <w:rFonts w:ascii="Times New Roman" w:hAnsi="Times New Roman" w:cs="Times New Roman"/>
          <w:sz w:val="24"/>
          <w:szCs w:val="24"/>
        </w:rPr>
        <w:t>period)</w:t>
      </w:r>
      <w:r w:rsidR="003853C5">
        <w:rPr>
          <w:rFonts w:ascii="Times New Roman" w:hAnsi="Times New Roman" w:cs="Times New Roman"/>
          <w:sz w:val="24"/>
          <w:szCs w:val="24"/>
        </w:rPr>
        <w:t xml:space="preserve">. This fiscal stance </w:t>
      </w:r>
      <w:r w:rsidR="001B04DE">
        <w:rPr>
          <w:rFonts w:ascii="Times New Roman" w:hAnsi="Times New Roman" w:cs="Times New Roman"/>
          <w:sz w:val="24"/>
          <w:szCs w:val="24"/>
        </w:rPr>
        <w:t>b</w:t>
      </w:r>
      <w:r w:rsidR="00DF1310">
        <w:rPr>
          <w:rFonts w:ascii="Times New Roman" w:hAnsi="Times New Roman" w:cs="Times New Roman"/>
          <w:sz w:val="24"/>
          <w:szCs w:val="24"/>
        </w:rPr>
        <w:t xml:space="preserve">y itself </w:t>
      </w:r>
      <w:r w:rsidR="003853C5">
        <w:rPr>
          <w:rFonts w:ascii="Times New Roman" w:hAnsi="Times New Roman" w:cs="Times New Roman"/>
          <w:sz w:val="24"/>
          <w:szCs w:val="24"/>
        </w:rPr>
        <w:t xml:space="preserve">is forecast to impact demand and output negatively in the order of </w:t>
      </w:r>
      <w:r w:rsidR="00712FBA">
        <w:rPr>
          <w:rFonts w:ascii="Times New Roman" w:hAnsi="Times New Roman" w:cs="Times New Roman"/>
          <w:sz w:val="24"/>
          <w:szCs w:val="24"/>
        </w:rPr>
        <w:t>1.5</w:t>
      </w:r>
      <w:r w:rsidR="003853C5">
        <w:rPr>
          <w:rFonts w:ascii="Times New Roman" w:hAnsi="Times New Roman" w:cs="Times New Roman"/>
          <w:sz w:val="24"/>
          <w:szCs w:val="24"/>
        </w:rPr>
        <w:t>% of GDP.</w:t>
      </w:r>
    </w:p>
    <w:p w14:paraId="0B6D61E7" w14:textId="576A30BB" w:rsidR="00F83FE3" w:rsidRPr="00AD6B5C" w:rsidRDefault="00F83FE3" w:rsidP="007010B7">
      <w:pPr>
        <w:pStyle w:val="ListParagraph"/>
        <w:ind w:left="0"/>
        <w:rPr>
          <w:rFonts w:ascii="Times New Roman" w:hAnsi="Times New Roman" w:cs="Times New Roman"/>
          <w:sz w:val="24"/>
          <w:szCs w:val="24"/>
        </w:rPr>
      </w:pPr>
    </w:p>
    <w:p w14:paraId="6E1313D0" w14:textId="64FBE6D0" w:rsidR="001700C3" w:rsidRDefault="00F01D4E" w:rsidP="007010B7">
      <w:pPr>
        <w:pStyle w:val="ListParagraph"/>
        <w:ind w:left="0"/>
        <w:rPr>
          <w:rFonts w:ascii="Times New Roman" w:hAnsi="Times New Roman" w:cs="Times New Roman"/>
          <w:sz w:val="24"/>
          <w:szCs w:val="24"/>
        </w:rPr>
      </w:pPr>
      <w:r>
        <w:rPr>
          <w:rFonts w:ascii="Times New Roman" w:hAnsi="Times New Roman" w:cs="Times New Roman"/>
          <w:b/>
          <w:bCs/>
          <w:color w:val="2F5496" w:themeColor="accent1" w:themeShade="BF"/>
          <w:sz w:val="24"/>
          <w:szCs w:val="24"/>
        </w:rPr>
        <w:t xml:space="preserve">Interest rate and </w:t>
      </w:r>
      <w:r w:rsidR="007010B7" w:rsidRPr="007010B7">
        <w:rPr>
          <w:rFonts w:ascii="Times New Roman" w:hAnsi="Times New Roman" w:cs="Times New Roman"/>
          <w:b/>
          <w:bCs/>
          <w:color w:val="2F5496" w:themeColor="accent1" w:themeShade="BF"/>
          <w:sz w:val="24"/>
          <w:szCs w:val="24"/>
        </w:rPr>
        <w:t>RIR</w:t>
      </w:r>
      <w:r w:rsidR="007010B7" w:rsidRPr="007010B7">
        <w:rPr>
          <w:rFonts w:ascii="Times New Roman" w:hAnsi="Times New Roman" w:cs="Times New Roman"/>
          <w:sz w:val="24"/>
          <w:szCs w:val="24"/>
        </w:rPr>
        <w:t xml:space="preserve">. The </w:t>
      </w:r>
      <w:r w:rsidR="00712FBA">
        <w:rPr>
          <w:rFonts w:ascii="Times New Roman" w:hAnsi="Times New Roman" w:cs="Times New Roman"/>
          <w:sz w:val="24"/>
          <w:szCs w:val="24"/>
        </w:rPr>
        <w:t>interbank (</w:t>
      </w:r>
      <w:r>
        <w:rPr>
          <w:rFonts w:ascii="Times New Roman" w:hAnsi="Times New Roman" w:cs="Times New Roman"/>
          <w:sz w:val="24"/>
          <w:szCs w:val="24"/>
        </w:rPr>
        <w:t>IB</w:t>
      </w:r>
      <w:r w:rsidR="00712FBA">
        <w:rPr>
          <w:rFonts w:ascii="Times New Roman" w:hAnsi="Times New Roman" w:cs="Times New Roman"/>
          <w:sz w:val="24"/>
          <w:szCs w:val="24"/>
        </w:rPr>
        <w:t>)</w:t>
      </w:r>
      <w:r>
        <w:rPr>
          <w:rFonts w:ascii="Times New Roman" w:hAnsi="Times New Roman" w:cs="Times New Roman"/>
          <w:sz w:val="24"/>
          <w:szCs w:val="24"/>
        </w:rPr>
        <w:t xml:space="preserve"> rate is forecast to be</w:t>
      </w:r>
      <w:r w:rsidR="00012373">
        <w:rPr>
          <w:rFonts w:ascii="Times New Roman" w:hAnsi="Times New Roman" w:cs="Times New Roman"/>
          <w:sz w:val="24"/>
          <w:szCs w:val="24"/>
        </w:rPr>
        <w:t xml:space="preserve"> </w:t>
      </w:r>
      <w:r>
        <w:rPr>
          <w:rFonts w:ascii="Times New Roman" w:hAnsi="Times New Roman" w:cs="Times New Roman"/>
          <w:sz w:val="24"/>
          <w:szCs w:val="24"/>
        </w:rPr>
        <w:t>gradua</w:t>
      </w:r>
      <w:r w:rsidR="00012373">
        <w:rPr>
          <w:rFonts w:ascii="Times New Roman" w:hAnsi="Times New Roman" w:cs="Times New Roman"/>
          <w:sz w:val="24"/>
          <w:szCs w:val="24"/>
        </w:rPr>
        <w:t>l</w:t>
      </w:r>
      <w:r>
        <w:rPr>
          <w:rFonts w:ascii="Times New Roman" w:hAnsi="Times New Roman" w:cs="Times New Roman"/>
          <w:sz w:val="24"/>
          <w:szCs w:val="24"/>
        </w:rPr>
        <w:t>l</w:t>
      </w:r>
      <w:r w:rsidR="00012373">
        <w:rPr>
          <w:rFonts w:ascii="Times New Roman" w:hAnsi="Times New Roman" w:cs="Times New Roman"/>
          <w:sz w:val="24"/>
          <w:szCs w:val="24"/>
        </w:rPr>
        <w:t>y lower</w:t>
      </w:r>
      <w:r w:rsidR="00652039">
        <w:rPr>
          <w:rFonts w:ascii="Times New Roman" w:hAnsi="Times New Roman" w:cs="Times New Roman"/>
          <w:sz w:val="24"/>
          <w:szCs w:val="24"/>
        </w:rPr>
        <w:t>ed</w:t>
      </w:r>
      <w:r w:rsidR="00012373">
        <w:rPr>
          <w:rFonts w:ascii="Times New Roman" w:hAnsi="Times New Roman" w:cs="Times New Roman"/>
          <w:sz w:val="24"/>
          <w:szCs w:val="24"/>
        </w:rPr>
        <w:t xml:space="preserve"> from 2024Q1 </w:t>
      </w:r>
      <w:r w:rsidR="003363E2">
        <w:rPr>
          <w:rFonts w:ascii="Times New Roman" w:hAnsi="Times New Roman" w:cs="Times New Roman"/>
          <w:sz w:val="24"/>
          <w:szCs w:val="24"/>
        </w:rPr>
        <w:t xml:space="preserve">onward, </w:t>
      </w:r>
      <w:r w:rsidR="00B90767">
        <w:rPr>
          <w:rFonts w:ascii="Times New Roman" w:hAnsi="Times New Roman" w:cs="Times New Roman"/>
          <w:sz w:val="24"/>
          <w:szCs w:val="24"/>
        </w:rPr>
        <w:t>in line with the declin</w:t>
      </w:r>
      <w:r w:rsidR="003363E2">
        <w:rPr>
          <w:rFonts w:ascii="Times New Roman" w:hAnsi="Times New Roman" w:cs="Times New Roman"/>
          <w:sz w:val="24"/>
          <w:szCs w:val="24"/>
        </w:rPr>
        <w:t xml:space="preserve">ing </w:t>
      </w:r>
      <w:r w:rsidR="00B90767">
        <w:rPr>
          <w:rFonts w:ascii="Times New Roman" w:hAnsi="Times New Roman" w:cs="Times New Roman"/>
          <w:sz w:val="24"/>
          <w:szCs w:val="24"/>
        </w:rPr>
        <w:t xml:space="preserve">inflation and </w:t>
      </w:r>
      <w:r w:rsidR="00BB2533">
        <w:rPr>
          <w:rFonts w:ascii="Times New Roman" w:hAnsi="Times New Roman" w:cs="Times New Roman"/>
          <w:sz w:val="24"/>
          <w:szCs w:val="24"/>
        </w:rPr>
        <w:t xml:space="preserve">remaining </w:t>
      </w:r>
      <w:r w:rsidR="00652039">
        <w:rPr>
          <w:rFonts w:ascii="Times New Roman" w:hAnsi="Times New Roman" w:cs="Times New Roman"/>
          <w:sz w:val="24"/>
          <w:szCs w:val="24"/>
        </w:rPr>
        <w:t xml:space="preserve">output </w:t>
      </w:r>
      <w:r w:rsidR="00BB2533">
        <w:rPr>
          <w:rFonts w:ascii="Times New Roman" w:hAnsi="Times New Roman" w:cs="Times New Roman"/>
          <w:sz w:val="24"/>
          <w:szCs w:val="24"/>
        </w:rPr>
        <w:t>gap</w:t>
      </w:r>
      <w:r w:rsidR="00924898">
        <w:rPr>
          <w:rFonts w:ascii="Times New Roman" w:hAnsi="Times New Roman" w:cs="Times New Roman"/>
          <w:sz w:val="24"/>
          <w:szCs w:val="24"/>
        </w:rPr>
        <w:t xml:space="preserve">, </w:t>
      </w:r>
      <w:r w:rsidR="003363E2">
        <w:rPr>
          <w:rFonts w:ascii="Times New Roman" w:hAnsi="Times New Roman" w:cs="Times New Roman"/>
          <w:sz w:val="24"/>
          <w:szCs w:val="24"/>
        </w:rPr>
        <w:t xml:space="preserve">then move back up </w:t>
      </w:r>
      <w:r w:rsidR="00924898">
        <w:rPr>
          <w:rFonts w:ascii="Times New Roman" w:hAnsi="Times New Roman" w:cs="Times New Roman"/>
          <w:sz w:val="24"/>
          <w:szCs w:val="24"/>
        </w:rPr>
        <w:t xml:space="preserve">to the neutral </w:t>
      </w:r>
      <w:r w:rsidR="003363E2">
        <w:rPr>
          <w:rFonts w:ascii="Times New Roman" w:hAnsi="Times New Roman" w:cs="Times New Roman"/>
          <w:sz w:val="24"/>
          <w:szCs w:val="24"/>
        </w:rPr>
        <w:t xml:space="preserve">interest </w:t>
      </w:r>
      <w:r w:rsidR="00924898">
        <w:rPr>
          <w:rFonts w:ascii="Times New Roman" w:hAnsi="Times New Roman" w:cs="Times New Roman"/>
          <w:sz w:val="24"/>
          <w:szCs w:val="24"/>
        </w:rPr>
        <w:t xml:space="preserve">rate </w:t>
      </w:r>
      <w:r w:rsidR="003363E2">
        <w:rPr>
          <w:rFonts w:ascii="Times New Roman" w:hAnsi="Times New Roman" w:cs="Times New Roman"/>
          <w:sz w:val="24"/>
          <w:szCs w:val="24"/>
        </w:rPr>
        <w:t xml:space="preserve">estimated at some </w:t>
      </w:r>
      <w:r w:rsidR="00924898">
        <w:rPr>
          <w:rFonts w:ascii="Times New Roman" w:hAnsi="Times New Roman" w:cs="Times New Roman"/>
          <w:sz w:val="24"/>
          <w:szCs w:val="24"/>
        </w:rPr>
        <w:t>7.5%.</w:t>
      </w:r>
      <w:r w:rsidR="00386128">
        <w:rPr>
          <w:rFonts w:ascii="Times New Roman" w:hAnsi="Times New Roman" w:cs="Times New Roman"/>
          <w:sz w:val="24"/>
          <w:szCs w:val="24"/>
        </w:rPr>
        <w:t xml:space="preserve"> </w:t>
      </w:r>
      <w:r w:rsidR="009C47A7">
        <w:rPr>
          <w:rFonts w:ascii="Times New Roman" w:hAnsi="Times New Roman" w:cs="Times New Roman"/>
          <w:sz w:val="24"/>
          <w:szCs w:val="24"/>
        </w:rPr>
        <w:t xml:space="preserve">The </w:t>
      </w:r>
      <w:r w:rsidR="007010B7" w:rsidRPr="007010B7">
        <w:rPr>
          <w:rFonts w:ascii="Times New Roman" w:hAnsi="Times New Roman" w:cs="Times New Roman"/>
          <w:sz w:val="24"/>
          <w:szCs w:val="24"/>
        </w:rPr>
        <w:t xml:space="preserve">RIR is forecast to </w:t>
      </w:r>
      <w:r w:rsidR="00536139">
        <w:rPr>
          <w:rFonts w:ascii="Times New Roman" w:hAnsi="Times New Roman" w:cs="Times New Roman"/>
          <w:sz w:val="24"/>
          <w:szCs w:val="24"/>
        </w:rPr>
        <w:t>continue its recent rise</w:t>
      </w:r>
      <w:r w:rsidR="0070546F">
        <w:rPr>
          <w:rFonts w:ascii="Times New Roman" w:hAnsi="Times New Roman" w:cs="Times New Roman"/>
          <w:sz w:val="24"/>
          <w:szCs w:val="24"/>
        </w:rPr>
        <w:t xml:space="preserve"> as inflation drops</w:t>
      </w:r>
      <w:r w:rsidR="001C7F87">
        <w:rPr>
          <w:rFonts w:ascii="Times New Roman" w:hAnsi="Times New Roman" w:cs="Times New Roman"/>
          <w:sz w:val="24"/>
          <w:szCs w:val="24"/>
        </w:rPr>
        <w:t>, the</w:t>
      </w:r>
      <w:r w:rsidR="00874C1D">
        <w:rPr>
          <w:rFonts w:ascii="Times New Roman" w:hAnsi="Times New Roman" w:cs="Times New Roman"/>
          <w:sz w:val="24"/>
          <w:szCs w:val="24"/>
        </w:rPr>
        <w:t>n</w:t>
      </w:r>
      <w:r w:rsidR="00F64419">
        <w:rPr>
          <w:rFonts w:ascii="Times New Roman" w:hAnsi="Times New Roman" w:cs="Times New Roman"/>
          <w:sz w:val="24"/>
          <w:szCs w:val="24"/>
        </w:rPr>
        <w:t xml:space="preserve"> fall as</w:t>
      </w:r>
      <w:r w:rsidR="00BA3EED">
        <w:rPr>
          <w:rFonts w:ascii="Times New Roman" w:hAnsi="Times New Roman" w:cs="Times New Roman"/>
          <w:sz w:val="24"/>
          <w:szCs w:val="24"/>
        </w:rPr>
        <w:t xml:space="preserve"> </w:t>
      </w:r>
      <w:r w:rsidR="00F64419">
        <w:rPr>
          <w:rFonts w:ascii="Times New Roman" w:hAnsi="Times New Roman" w:cs="Times New Roman"/>
          <w:sz w:val="24"/>
          <w:szCs w:val="24"/>
        </w:rPr>
        <w:t>the IB rate</w:t>
      </w:r>
      <w:r w:rsidR="00BA3EED">
        <w:rPr>
          <w:rFonts w:ascii="Times New Roman" w:hAnsi="Times New Roman" w:cs="Times New Roman"/>
          <w:sz w:val="24"/>
          <w:szCs w:val="24"/>
        </w:rPr>
        <w:t xml:space="preserve"> responds to output</w:t>
      </w:r>
      <w:r w:rsidR="00F8400C">
        <w:rPr>
          <w:rFonts w:ascii="Times New Roman" w:hAnsi="Times New Roman" w:cs="Times New Roman"/>
          <w:sz w:val="24"/>
          <w:szCs w:val="24"/>
        </w:rPr>
        <w:t xml:space="preserve"> </w:t>
      </w:r>
      <w:r w:rsidR="00BA3EED">
        <w:rPr>
          <w:rFonts w:ascii="Times New Roman" w:hAnsi="Times New Roman" w:cs="Times New Roman"/>
          <w:sz w:val="24"/>
          <w:szCs w:val="24"/>
        </w:rPr>
        <w:t>ga</w:t>
      </w:r>
      <w:r w:rsidR="002C1D64">
        <w:rPr>
          <w:rFonts w:ascii="Times New Roman" w:hAnsi="Times New Roman" w:cs="Times New Roman"/>
          <w:sz w:val="24"/>
          <w:szCs w:val="24"/>
        </w:rPr>
        <w:t>p</w:t>
      </w:r>
      <w:r w:rsidR="00D27E6C">
        <w:rPr>
          <w:rFonts w:ascii="Times New Roman" w:hAnsi="Times New Roman" w:cs="Times New Roman"/>
          <w:sz w:val="24"/>
          <w:szCs w:val="24"/>
        </w:rPr>
        <w:t>s,</w:t>
      </w:r>
      <w:r w:rsidR="002C1D64">
        <w:rPr>
          <w:rFonts w:ascii="Times New Roman" w:hAnsi="Times New Roman" w:cs="Times New Roman"/>
          <w:sz w:val="24"/>
          <w:szCs w:val="24"/>
        </w:rPr>
        <w:t xml:space="preserve"> </w:t>
      </w:r>
      <w:r w:rsidR="00874C1D" w:rsidRPr="00874C1D">
        <w:rPr>
          <w:rFonts w:ascii="Times New Roman" w:hAnsi="Times New Roman" w:cs="Times New Roman"/>
          <w:sz w:val="24"/>
          <w:szCs w:val="24"/>
        </w:rPr>
        <w:t>before moving slowly back up to its trend level (of 2.5%) beyond the projection period. The RIR impact on private demand is initially negative, then positive for</w:t>
      </w:r>
      <w:r w:rsidR="00721DF2">
        <w:rPr>
          <w:rFonts w:ascii="Times New Roman" w:hAnsi="Times New Roman" w:cs="Times New Roman"/>
          <w:sz w:val="24"/>
          <w:szCs w:val="24"/>
        </w:rPr>
        <w:t xml:space="preserve"> </w:t>
      </w:r>
      <w:r w:rsidR="00874C1D" w:rsidRPr="00874C1D">
        <w:rPr>
          <w:rFonts w:ascii="Times New Roman" w:hAnsi="Times New Roman" w:cs="Times New Roman"/>
          <w:sz w:val="24"/>
          <w:szCs w:val="24"/>
        </w:rPr>
        <w:t>10 quarters, before going back to neutral after 2027.</w:t>
      </w:r>
    </w:p>
    <w:p w14:paraId="4B1635DB" w14:textId="77777777" w:rsidR="001700C3" w:rsidRDefault="001700C3" w:rsidP="007010B7">
      <w:pPr>
        <w:pStyle w:val="ListParagraph"/>
        <w:ind w:left="0"/>
        <w:rPr>
          <w:rFonts w:ascii="Times New Roman" w:hAnsi="Times New Roman" w:cs="Times New Roman"/>
          <w:sz w:val="24"/>
          <w:szCs w:val="24"/>
        </w:rPr>
      </w:pPr>
    </w:p>
    <w:p w14:paraId="4CAA98EB" w14:textId="25040E2B" w:rsidR="00BA1850" w:rsidRDefault="001700C3" w:rsidP="007010B7">
      <w:pPr>
        <w:pStyle w:val="ListParagraph"/>
        <w:ind w:left="0"/>
        <w:rPr>
          <w:rFonts w:ascii="Times New Roman" w:hAnsi="Times New Roman" w:cs="Times New Roman"/>
          <w:sz w:val="24"/>
          <w:szCs w:val="24"/>
          <w:lang w:val="en-GB"/>
        </w:rPr>
      </w:pPr>
      <w:r>
        <w:rPr>
          <w:rFonts w:ascii="Times New Roman" w:hAnsi="Times New Roman" w:cs="Times New Roman"/>
          <w:b/>
          <w:bCs/>
          <w:color w:val="2F5496" w:themeColor="accent1" w:themeShade="BF"/>
          <w:sz w:val="24"/>
          <w:szCs w:val="24"/>
        </w:rPr>
        <w:t xml:space="preserve">Exchange rate and </w:t>
      </w:r>
      <w:r w:rsidRPr="007010B7">
        <w:rPr>
          <w:rFonts w:ascii="Times New Roman" w:hAnsi="Times New Roman" w:cs="Times New Roman"/>
          <w:b/>
          <w:bCs/>
          <w:color w:val="2F5496" w:themeColor="accent1" w:themeShade="BF"/>
          <w:sz w:val="24"/>
          <w:szCs w:val="24"/>
        </w:rPr>
        <w:t>R</w:t>
      </w:r>
      <w:r>
        <w:rPr>
          <w:rFonts w:ascii="Times New Roman" w:hAnsi="Times New Roman" w:cs="Times New Roman"/>
          <w:b/>
          <w:bCs/>
          <w:color w:val="2F5496" w:themeColor="accent1" w:themeShade="BF"/>
          <w:sz w:val="24"/>
          <w:szCs w:val="24"/>
        </w:rPr>
        <w:t>E</w:t>
      </w:r>
      <w:r w:rsidRPr="007010B7">
        <w:rPr>
          <w:rFonts w:ascii="Times New Roman" w:hAnsi="Times New Roman" w:cs="Times New Roman"/>
          <w:b/>
          <w:bCs/>
          <w:color w:val="2F5496" w:themeColor="accent1" w:themeShade="BF"/>
          <w:sz w:val="24"/>
          <w:szCs w:val="24"/>
        </w:rPr>
        <w:t>R</w:t>
      </w:r>
      <w:r w:rsidRPr="007010B7">
        <w:rPr>
          <w:rFonts w:ascii="Times New Roman" w:hAnsi="Times New Roman" w:cs="Times New Roman"/>
          <w:sz w:val="24"/>
          <w:szCs w:val="24"/>
        </w:rPr>
        <w:t xml:space="preserve">. </w:t>
      </w:r>
      <w:r w:rsidR="007010B7" w:rsidRPr="007010B7">
        <w:rPr>
          <w:rFonts w:ascii="Times New Roman" w:hAnsi="Times New Roman" w:cs="Times New Roman"/>
          <w:sz w:val="24"/>
          <w:szCs w:val="24"/>
        </w:rPr>
        <w:t xml:space="preserve">The </w:t>
      </w:r>
      <w:r w:rsidR="005D304F">
        <w:rPr>
          <w:rFonts w:ascii="Times New Roman" w:hAnsi="Times New Roman" w:cs="Times New Roman"/>
          <w:sz w:val="24"/>
          <w:szCs w:val="24"/>
        </w:rPr>
        <w:t>nominal exchange rate i</w:t>
      </w:r>
      <w:r w:rsidR="007010B7" w:rsidRPr="007010B7">
        <w:rPr>
          <w:rFonts w:ascii="Times New Roman" w:hAnsi="Times New Roman" w:cs="Times New Roman"/>
          <w:sz w:val="24"/>
          <w:szCs w:val="24"/>
        </w:rPr>
        <w:t xml:space="preserve">s forecast to </w:t>
      </w:r>
      <w:r w:rsidR="005D304F">
        <w:rPr>
          <w:rFonts w:ascii="Times New Roman" w:hAnsi="Times New Roman" w:cs="Times New Roman"/>
          <w:sz w:val="24"/>
          <w:szCs w:val="24"/>
        </w:rPr>
        <w:t xml:space="preserve">gradually </w:t>
      </w:r>
      <w:r w:rsidR="00327A83">
        <w:rPr>
          <w:rFonts w:ascii="Times New Roman" w:hAnsi="Times New Roman" w:cs="Times New Roman"/>
          <w:sz w:val="24"/>
          <w:szCs w:val="24"/>
        </w:rPr>
        <w:t>return to a less fast depreciation path</w:t>
      </w:r>
      <w:r w:rsidR="005D304F">
        <w:rPr>
          <w:rFonts w:ascii="Times New Roman" w:hAnsi="Times New Roman" w:cs="Times New Roman"/>
          <w:sz w:val="24"/>
          <w:szCs w:val="24"/>
        </w:rPr>
        <w:t xml:space="preserve"> of 3</w:t>
      </w:r>
      <w:r w:rsidR="005F65CA">
        <w:rPr>
          <w:rFonts w:ascii="Times New Roman" w:hAnsi="Times New Roman" w:cs="Times New Roman"/>
          <w:sz w:val="24"/>
          <w:szCs w:val="24"/>
        </w:rPr>
        <w:t>-4</w:t>
      </w:r>
      <w:r w:rsidR="005D304F">
        <w:rPr>
          <w:rFonts w:ascii="Times New Roman" w:hAnsi="Times New Roman" w:cs="Times New Roman"/>
          <w:sz w:val="24"/>
          <w:szCs w:val="24"/>
        </w:rPr>
        <w:t>% per year (</w:t>
      </w:r>
      <w:r w:rsidR="005F65CA">
        <w:rPr>
          <w:rFonts w:ascii="Times New Roman" w:hAnsi="Times New Roman" w:cs="Times New Roman"/>
          <w:sz w:val="24"/>
          <w:szCs w:val="24"/>
        </w:rPr>
        <w:t xml:space="preserve">down </w:t>
      </w:r>
      <w:r w:rsidR="005D304F">
        <w:rPr>
          <w:rFonts w:ascii="Times New Roman" w:hAnsi="Times New Roman" w:cs="Times New Roman"/>
          <w:sz w:val="24"/>
          <w:szCs w:val="24"/>
        </w:rPr>
        <w:t>from 17% in 2023)</w:t>
      </w:r>
      <w:r w:rsidR="00327A83">
        <w:rPr>
          <w:rFonts w:ascii="Times New Roman" w:hAnsi="Times New Roman" w:cs="Times New Roman"/>
          <w:sz w:val="24"/>
          <w:szCs w:val="24"/>
        </w:rPr>
        <w:t xml:space="preserve">, </w:t>
      </w:r>
      <w:r w:rsidR="005D304F">
        <w:rPr>
          <w:rFonts w:ascii="Times New Roman" w:hAnsi="Times New Roman" w:cs="Times New Roman"/>
          <w:sz w:val="24"/>
          <w:szCs w:val="24"/>
        </w:rPr>
        <w:t>since</w:t>
      </w:r>
      <w:r w:rsidR="00327A83">
        <w:rPr>
          <w:rFonts w:ascii="Times New Roman" w:hAnsi="Times New Roman" w:cs="Times New Roman"/>
          <w:sz w:val="24"/>
          <w:szCs w:val="24"/>
        </w:rPr>
        <w:t xml:space="preserve"> </w:t>
      </w:r>
      <w:r w:rsidR="00B96E75">
        <w:rPr>
          <w:rFonts w:ascii="Times New Roman" w:hAnsi="Times New Roman" w:cs="Times New Roman"/>
          <w:sz w:val="24"/>
          <w:szCs w:val="24"/>
        </w:rPr>
        <w:t xml:space="preserve">the recent </w:t>
      </w:r>
      <w:r w:rsidR="00327A83">
        <w:rPr>
          <w:rFonts w:ascii="Times New Roman" w:hAnsi="Times New Roman" w:cs="Times New Roman"/>
          <w:sz w:val="24"/>
          <w:szCs w:val="24"/>
        </w:rPr>
        <w:t>overvaluatio</w:t>
      </w:r>
      <w:r w:rsidR="00B96E75">
        <w:rPr>
          <w:rFonts w:ascii="Times New Roman" w:hAnsi="Times New Roman" w:cs="Times New Roman"/>
          <w:sz w:val="24"/>
          <w:szCs w:val="24"/>
        </w:rPr>
        <w:t xml:space="preserve">n has been </w:t>
      </w:r>
      <w:r w:rsidR="00B96E75">
        <w:rPr>
          <w:rFonts w:ascii="Times New Roman" w:hAnsi="Times New Roman" w:cs="Times New Roman"/>
          <w:sz w:val="24"/>
          <w:szCs w:val="24"/>
        </w:rPr>
        <w:lastRenderedPageBreak/>
        <w:t>reversed</w:t>
      </w:r>
      <w:r w:rsidR="005F65CA">
        <w:rPr>
          <w:rFonts w:ascii="Times New Roman" w:hAnsi="Times New Roman" w:cs="Times New Roman"/>
          <w:sz w:val="24"/>
          <w:szCs w:val="24"/>
        </w:rPr>
        <w:t xml:space="preserve">, and the </w:t>
      </w:r>
      <w:r w:rsidR="003363E2">
        <w:rPr>
          <w:rFonts w:ascii="Times New Roman" w:hAnsi="Times New Roman" w:cs="Times New Roman"/>
          <w:sz w:val="24"/>
          <w:szCs w:val="24"/>
        </w:rPr>
        <w:t>exchange rate</w:t>
      </w:r>
      <w:r w:rsidR="005F65CA">
        <w:rPr>
          <w:rFonts w:ascii="Times New Roman" w:hAnsi="Times New Roman" w:cs="Times New Roman"/>
          <w:sz w:val="24"/>
          <w:szCs w:val="24"/>
        </w:rPr>
        <w:t xml:space="preserve"> policy rule mainly adjusts for</w:t>
      </w:r>
      <w:r w:rsidR="00721DF2">
        <w:rPr>
          <w:rFonts w:ascii="Times New Roman" w:hAnsi="Times New Roman" w:cs="Times New Roman"/>
          <w:sz w:val="24"/>
          <w:szCs w:val="24"/>
        </w:rPr>
        <w:t xml:space="preserve"> </w:t>
      </w:r>
      <w:r w:rsidR="005F65CA">
        <w:rPr>
          <w:rFonts w:ascii="Times New Roman" w:hAnsi="Times New Roman" w:cs="Times New Roman"/>
          <w:sz w:val="24"/>
          <w:szCs w:val="24"/>
        </w:rPr>
        <w:t>inflation differential</w:t>
      </w:r>
      <w:r w:rsidR="00721DF2">
        <w:rPr>
          <w:rFonts w:ascii="Times New Roman" w:hAnsi="Times New Roman" w:cs="Times New Roman"/>
          <w:sz w:val="24"/>
          <w:szCs w:val="24"/>
        </w:rPr>
        <w:t>s</w:t>
      </w:r>
      <w:r w:rsidR="00B96E75">
        <w:rPr>
          <w:rFonts w:ascii="Times New Roman" w:hAnsi="Times New Roman" w:cs="Times New Roman"/>
          <w:sz w:val="24"/>
          <w:szCs w:val="24"/>
        </w:rPr>
        <w:t>.</w:t>
      </w:r>
      <w:r w:rsidR="005F65CA">
        <w:rPr>
          <w:rFonts w:ascii="Times New Roman" w:hAnsi="Times New Roman" w:cs="Times New Roman"/>
          <w:sz w:val="24"/>
          <w:szCs w:val="24"/>
        </w:rPr>
        <w:t xml:space="preserve"> In 2024-25, this RER path is much below the PCI </w:t>
      </w:r>
      <w:r w:rsidR="003363E2">
        <w:rPr>
          <w:rFonts w:ascii="Times New Roman" w:hAnsi="Times New Roman" w:cs="Times New Roman"/>
          <w:sz w:val="24"/>
          <w:szCs w:val="24"/>
        </w:rPr>
        <w:t xml:space="preserve">program </w:t>
      </w:r>
      <w:r w:rsidR="005F65CA">
        <w:rPr>
          <w:rFonts w:ascii="Times New Roman" w:hAnsi="Times New Roman" w:cs="Times New Roman"/>
          <w:sz w:val="24"/>
          <w:szCs w:val="24"/>
        </w:rPr>
        <w:t>path</w:t>
      </w:r>
      <w:r w:rsidR="003363E2">
        <w:rPr>
          <w:rFonts w:ascii="Times New Roman" w:hAnsi="Times New Roman" w:cs="Times New Roman"/>
          <w:sz w:val="24"/>
          <w:szCs w:val="24"/>
        </w:rPr>
        <w:t>.</w:t>
      </w:r>
      <w:r w:rsidR="005F65CA">
        <w:rPr>
          <w:rFonts w:ascii="Times New Roman" w:hAnsi="Times New Roman" w:cs="Times New Roman"/>
          <w:sz w:val="24"/>
          <w:szCs w:val="24"/>
        </w:rPr>
        <w:t xml:space="preserve"> </w:t>
      </w:r>
      <w:r w:rsidR="00014E3C">
        <w:rPr>
          <w:rFonts w:ascii="Times New Roman" w:hAnsi="Times New Roman" w:cs="Times New Roman"/>
          <w:sz w:val="24"/>
          <w:szCs w:val="24"/>
        </w:rPr>
        <w:t xml:space="preserve">The RER is </w:t>
      </w:r>
      <w:r w:rsidR="008C57E9">
        <w:rPr>
          <w:rFonts w:ascii="Times New Roman" w:hAnsi="Times New Roman" w:cs="Times New Roman"/>
          <w:sz w:val="24"/>
          <w:szCs w:val="24"/>
          <w:lang w:val="en-GB"/>
        </w:rPr>
        <w:t xml:space="preserve">forecast to </w:t>
      </w:r>
      <w:r w:rsidR="003363E2">
        <w:rPr>
          <w:rFonts w:ascii="Times New Roman" w:hAnsi="Times New Roman" w:cs="Times New Roman"/>
          <w:sz w:val="24"/>
          <w:szCs w:val="24"/>
          <w:lang w:val="en-GB"/>
        </w:rPr>
        <w:t>show a decelerating</w:t>
      </w:r>
      <w:r w:rsidR="008C57E9">
        <w:rPr>
          <w:rFonts w:ascii="Times New Roman" w:hAnsi="Times New Roman" w:cs="Times New Roman"/>
          <w:sz w:val="24"/>
          <w:szCs w:val="24"/>
          <w:lang w:val="en-GB"/>
        </w:rPr>
        <w:t xml:space="preserve"> pace of depreciation</w:t>
      </w:r>
      <w:r w:rsidR="00BA1850">
        <w:rPr>
          <w:rFonts w:ascii="Times New Roman" w:hAnsi="Times New Roman" w:cs="Times New Roman"/>
          <w:sz w:val="24"/>
          <w:szCs w:val="24"/>
          <w:lang w:val="en-GB"/>
        </w:rPr>
        <w:t xml:space="preserve"> (from its h</w:t>
      </w:r>
      <w:r w:rsidR="008C57E9">
        <w:rPr>
          <w:rFonts w:ascii="Times New Roman" w:hAnsi="Times New Roman" w:cs="Times New Roman"/>
          <w:sz w:val="24"/>
          <w:szCs w:val="24"/>
          <w:lang w:val="en-GB"/>
        </w:rPr>
        <w:t>igh in 2023) to return gradually to its trend level</w:t>
      </w:r>
      <w:r w:rsidR="004762B2">
        <w:rPr>
          <w:rFonts w:ascii="Times New Roman" w:hAnsi="Times New Roman" w:cs="Times New Roman"/>
          <w:sz w:val="24"/>
          <w:szCs w:val="24"/>
          <w:lang w:val="en-GB"/>
        </w:rPr>
        <w:t xml:space="preserve"> </w:t>
      </w:r>
      <w:r w:rsidR="00CB5966">
        <w:rPr>
          <w:rFonts w:ascii="Times New Roman" w:hAnsi="Times New Roman" w:cs="Times New Roman"/>
          <w:sz w:val="24"/>
          <w:szCs w:val="24"/>
          <w:lang w:val="en-GB"/>
        </w:rPr>
        <w:t>(and zero trend d</w:t>
      </w:r>
      <w:r w:rsidR="004762B2">
        <w:rPr>
          <w:rFonts w:ascii="Times New Roman" w:hAnsi="Times New Roman" w:cs="Times New Roman"/>
          <w:sz w:val="24"/>
          <w:szCs w:val="24"/>
          <w:lang w:val="en-GB"/>
        </w:rPr>
        <w:t>eprec</w:t>
      </w:r>
      <w:r w:rsidR="001B638A">
        <w:rPr>
          <w:rFonts w:ascii="Times New Roman" w:hAnsi="Times New Roman" w:cs="Times New Roman"/>
          <w:sz w:val="24"/>
          <w:szCs w:val="24"/>
          <w:lang w:val="en-GB"/>
        </w:rPr>
        <w:t>i</w:t>
      </w:r>
      <w:r w:rsidR="004762B2">
        <w:rPr>
          <w:rFonts w:ascii="Times New Roman" w:hAnsi="Times New Roman" w:cs="Times New Roman"/>
          <w:sz w:val="24"/>
          <w:szCs w:val="24"/>
          <w:lang w:val="en-GB"/>
        </w:rPr>
        <w:t>ation rate</w:t>
      </w:r>
      <w:r w:rsidR="00CB5966">
        <w:rPr>
          <w:rFonts w:ascii="Times New Roman" w:hAnsi="Times New Roman" w:cs="Times New Roman"/>
          <w:sz w:val="24"/>
          <w:szCs w:val="24"/>
          <w:lang w:val="en-GB"/>
        </w:rPr>
        <w:t>)</w:t>
      </w:r>
      <w:r w:rsidR="003363E2">
        <w:rPr>
          <w:rFonts w:ascii="Times New Roman" w:hAnsi="Times New Roman" w:cs="Times New Roman"/>
          <w:sz w:val="24"/>
          <w:szCs w:val="24"/>
          <w:lang w:val="en-GB"/>
        </w:rPr>
        <w:t xml:space="preserve"> from 2025</w:t>
      </w:r>
      <w:r w:rsidR="00BA1850">
        <w:rPr>
          <w:rFonts w:ascii="Times New Roman" w:hAnsi="Times New Roman" w:cs="Times New Roman"/>
          <w:sz w:val="24"/>
          <w:szCs w:val="24"/>
          <w:lang w:val="en-GB"/>
        </w:rPr>
        <w:t>.</w:t>
      </w:r>
      <w:r w:rsidR="00CB5966">
        <w:rPr>
          <w:rFonts w:ascii="Times New Roman" w:hAnsi="Times New Roman" w:cs="Times New Roman"/>
          <w:sz w:val="24"/>
          <w:szCs w:val="24"/>
          <w:lang w:val="en-GB"/>
        </w:rPr>
        <w:t xml:space="preserve"> </w:t>
      </w:r>
      <w:r w:rsidR="003725C4">
        <w:rPr>
          <w:rFonts w:ascii="Times New Roman" w:hAnsi="Times New Roman" w:cs="Times New Roman"/>
          <w:sz w:val="24"/>
          <w:szCs w:val="24"/>
          <w:lang w:val="en-GB"/>
        </w:rPr>
        <w:t>T</w:t>
      </w:r>
      <w:r w:rsidR="00FF5C54">
        <w:rPr>
          <w:rFonts w:ascii="Times New Roman" w:hAnsi="Times New Roman" w:cs="Times New Roman"/>
          <w:sz w:val="24"/>
          <w:szCs w:val="24"/>
          <w:lang w:val="en-GB"/>
        </w:rPr>
        <w:t>h</w:t>
      </w:r>
      <w:r w:rsidR="003725C4">
        <w:rPr>
          <w:rFonts w:ascii="Times New Roman" w:hAnsi="Times New Roman" w:cs="Times New Roman"/>
          <w:sz w:val="24"/>
          <w:szCs w:val="24"/>
          <w:lang w:val="en-GB"/>
        </w:rPr>
        <w:t xml:space="preserve">e sharp upward correction in the RER </w:t>
      </w:r>
      <w:r w:rsidR="00FF5C54">
        <w:rPr>
          <w:rFonts w:ascii="Times New Roman" w:hAnsi="Times New Roman" w:cs="Times New Roman"/>
          <w:sz w:val="24"/>
          <w:szCs w:val="24"/>
          <w:lang w:val="en-GB"/>
        </w:rPr>
        <w:t xml:space="preserve">should </w:t>
      </w:r>
      <w:proofErr w:type="spellStart"/>
      <w:r w:rsidR="00FF5C54">
        <w:rPr>
          <w:rFonts w:ascii="Times New Roman" w:hAnsi="Times New Roman" w:cs="Times New Roman"/>
          <w:sz w:val="24"/>
          <w:szCs w:val="24"/>
          <w:lang w:val="en-GB"/>
        </w:rPr>
        <w:t>f</w:t>
      </w:r>
      <w:r w:rsidR="003725C4">
        <w:rPr>
          <w:rFonts w:ascii="Times New Roman" w:hAnsi="Times New Roman" w:cs="Times New Roman"/>
          <w:sz w:val="24"/>
          <w:szCs w:val="24"/>
          <w:lang w:val="en-GB"/>
        </w:rPr>
        <w:t>avorably</w:t>
      </w:r>
      <w:proofErr w:type="spellEnd"/>
      <w:r w:rsidR="003725C4">
        <w:rPr>
          <w:rFonts w:ascii="Times New Roman" w:hAnsi="Times New Roman" w:cs="Times New Roman"/>
          <w:sz w:val="24"/>
          <w:szCs w:val="24"/>
          <w:lang w:val="en-GB"/>
        </w:rPr>
        <w:t xml:space="preserve"> affect </w:t>
      </w:r>
      <w:r w:rsidR="003363E2">
        <w:rPr>
          <w:rFonts w:ascii="Times New Roman" w:hAnsi="Times New Roman" w:cs="Times New Roman"/>
          <w:sz w:val="24"/>
          <w:szCs w:val="24"/>
          <w:lang w:val="en-GB"/>
        </w:rPr>
        <w:t xml:space="preserve">demand for </w:t>
      </w:r>
      <w:r w:rsidR="003725C4">
        <w:rPr>
          <w:rFonts w:ascii="Times New Roman" w:hAnsi="Times New Roman" w:cs="Times New Roman"/>
          <w:sz w:val="24"/>
          <w:szCs w:val="24"/>
          <w:lang w:val="en-GB"/>
        </w:rPr>
        <w:t>net export</w:t>
      </w:r>
      <w:r w:rsidR="003363E2">
        <w:rPr>
          <w:rFonts w:ascii="Times New Roman" w:hAnsi="Times New Roman" w:cs="Times New Roman"/>
          <w:sz w:val="24"/>
          <w:szCs w:val="24"/>
          <w:lang w:val="en-GB"/>
        </w:rPr>
        <w:t>s</w:t>
      </w:r>
      <w:r w:rsidR="00815ED0">
        <w:rPr>
          <w:rFonts w:ascii="Times New Roman" w:hAnsi="Times New Roman" w:cs="Times New Roman"/>
          <w:sz w:val="24"/>
          <w:szCs w:val="24"/>
          <w:lang w:val="en-GB"/>
        </w:rPr>
        <w:t xml:space="preserve"> </w:t>
      </w:r>
      <w:r w:rsidR="00386128">
        <w:rPr>
          <w:rFonts w:ascii="Times New Roman" w:hAnsi="Times New Roman" w:cs="Times New Roman"/>
          <w:sz w:val="24"/>
          <w:szCs w:val="24"/>
          <w:lang w:val="en-GB"/>
        </w:rPr>
        <w:t>in</w:t>
      </w:r>
      <w:r w:rsidR="00815ED0">
        <w:rPr>
          <w:rFonts w:ascii="Times New Roman" w:hAnsi="Times New Roman" w:cs="Times New Roman"/>
          <w:sz w:val="24"/>
          <w:szCs w:val="24"/>
          <w:lang w:val="en-GB"/>
        </w:rPr>
        <w:t xml:space="preserve"> 2023-2</w:t>
      </w:r>
      <w:r w:rsidR="00B35D10">
        <w:rPr>
          <w:rFonts w:ascii="Times New Roman" w:hAnsi="Times New Roman" w:cs="Times New Roman"/>
          <w:sz w:val="24"/>
          <w:szCs w:val="24"/>
          <w:lang w:val="en-GB"/>
        </w:rPr>
        <w:t>4</w:t>
      </w:r>
      <w:r w:rsidR="00A45186">
        <w:rPr>
          <w:rFonts w:ascii="Times New Roman" w:hAnsi="Times New Roman" w:cs="Times New Roman"/>
          <w:sz w:val="24"/>
          <w:szCs w:val="24"/>
          <w:lang w:val="en-GB"/>
        </w:rPr>
        <w:t xml:space="preserve">, </w:t>
      </w:r>
      <w:r w:rsidR="003363E2">
        <w:rPr>
          <w:rFonts w:ascii="Times New Roman" w:hAnsi="Times New Roman" w:cs="Times New Roman"/>
          <w:sz w:val="24"/>
          <w:szCs w:val="24"/>
          <w:lang w:val="en-GB"/>
        </w:rPr>
        <w:t xml:space="preserve">but the effect should </w:t>
      </w:r>
      <w:r w:rsidR="00FF5C54">
        <w:rPr>
          <w:rFonts w:ascii="Times New Roman" w:hAnsi="Times New Roman" w:cs="Times New Roman"/>
          <w:sz w:val="24"/>
          <w:szCs w:val="24"/>
          <w:lang w:val="en-GB"/>
        </w:rPr>
        <w:t xml:space="preserve">fade out </w:t>
      </w:r>
      <w:r w:rsidR="00A45186">
        <w:rPr>
          <w:rFonts w:ascii="Times New Roman" w:hAnsi="Times New Roman" w:cs="Times New Roman"/>
          <w:sz w:val="24"/>
          <w:szCs w:val="24"/>
          <w:lang w:val="en-GB"/>
        </w:rPr>
        <w:t>thereafter.</w:t>
      </w:r>
    </w:p>
    <w:p w14:paraId="469897DB" w14:textId="77777777" w:rsidR="007010B7" w:rsidRDefault="007010B7" w:rsidP="007010B7">
      <w:pPr>
        <w:pStyle w:val="ListParagraph"/>
        <w:spacing w:before="120" w:after="120" w:line="276" w:lineRule="auto"/>
        <w:ind w:left="0"/>
        <w:rPr>
          <w:rFonts w:ascii="Times New Roman" w:hAnsi="Times New Roman" w:cs="Times New Roman"/>
          <w:b/>
          <w:bCs/>
          <w:color w:val="2F5496" w:themeColor="accent1" w:themeShade="BF"/>
          <w:sz w:val="24"/>
          <w:szCs w:val="24"/>
          <w:lang w:val="en-GB"/>
        </w:rPr>
      </w:pPr>
    </w:p>
    <w:p w14:paraId="6706923C" w14:textId="5A9FC471" w:rsidR="007010B7" w:rsidRPr="007010B7" w:rsidRDefault="007010B7" w:rsidP="007010B7">
      <w:pPr>
        <w:pStyle w:val="ListParagraph"/>
        <w:spacing w:before="120" w:after="120" w:line="276" w:lineRule="auto"/>
        <w:ind w:left="0"/>
        <w:rPr>
          <w:rFonts w:ascii="Times New Roman" w:hAnsi="Times New Roman" w:cs="Times New Roman"/>
          <w:sz w:val="24"/>
          <w:szCs w:val="24"/>
          <w:lang w:val="en-GB"/>
        </w:rPr>
      </w:pPr>
      <w:r w:rsidRPr="007010B7">
        <w:rPr>
          <w:rFonts w:ascii="Times New Roman" w:hAnsi="Times New Roman" w:cs="Times New Roman"/>
          <w:b/>
          <w:bCs/>
          <w:color w:val="2F5496" w:themeColor="accent1" w:themeShade="BF"/>
          <w:sz w:val="24"/>
          <w:szCs w:val="24"/>
          <w:lang w:val="en-GB"/>
        </w:rPr>
        <w:t>Inflation</w:t>
      </w:r>
      <w:r w:rsidRPr="007010B7">
        <w:rPr>
          <w:rFonts w:ascii="Times New Roman" w:hAnsi="Times New Roman" w:cs="Times New Roman"/>
          <w:sz w:val="24"/>
          <w:szCs w:val="24"/>
          <w:lang w:val="en-GB"/>
        </w:rPr>
        <w:t xml:space="preserve">. </w:t>
      </w:r>
      <w:r w:rsidR="00D21602">
        <w:rPr>
          <w:rFonts w:ascii="Times New Roman" w:hAnsi="Times New Roman" w:cs="Times New Roman"/>
          <w:sz w:val="24"/>
          <w:szCs w:val="24"/>
          <w:lang w:val="en-GB"/>
        </w:rPr>
        <w:t>Consumer price i</w:t>
      </w:r>
      <w:r w:rsidR="00D21602" w:rsidRPr="001619CD">
        <w:rPr>
          <w:rFonts w:ascii="Times New Roman" w:hAnsi="Times New Roman" w:cs="Times New Roman"/>
          <w:sz w:val="24"/>
          <w:szCs w:val="24"/>
          <w:lang w:val="en-GB"/>
        </w:rPr>
        <w:t>nflation</w:t>
      </w:r>
      <w:r w:rsidR="00D21602">
        <w:rPr>
          <w:rFonts w:ascii="Times New Roman" w:hAnsi="Times New Roman" w:cs="Times New Roman"/>
          <w:sz w:val="24"/>
          <w:szCs w:val="24"/>
          <w:lang w:val="en-GB"/>
        </w:rPr>
        <w:t xml:space="preserve"> (headline</w:t>
      </w:r>
      <w:r w:rsidR="0036123C">
        <w:rPr>
          <w:rFonts w:ascii="Times New Roman" w:hAnsi="Times New Roman" w:cs="Times New Roman"/>
          <w:sz w:val="24"/>
          <w:szCs w:val="24"/>
          <w:lang w:val="en-GB"/>
        </w:rPr>
        <w:t>,</w:t>
      </w:r>
      <w:r w:rsidR="00D21602">
        <w:rPr>
          <w:rFonts w:ascii="Times New Roman" w:hAnsi="Times New Roman" w:cs="Times New Roman"/>
          <w:sz w:val="24"/>
          <w:szCs w:val="24"/>
          <w:lang w:val="en-GB"/>
        </w:rPr>
        <w:t xml:space="preserve"> q-on-q) is forecast to continue its recent gradual </w:t>
      </w:r>
      <w:r w:rsidRPr="007010B7">
        <w:rPr>
          <w:rFonts w:ascii="Times New Roman" w:hAnsi="Times New Roman" w:cs="Times New Roman"/>
          <w:sz w:val="24"/>
          <w:szCs w:val="24"/>
          <w:lang w:val="en-GB"/>
        </w:rPr>
        <w:t>decline,</w:t>
      </w:r>
      <w:r w:rsidR="00D21602">
        <w:rPr>
          <w:rFonts w:ascii="Times New Roman" w:hAnsi="Times New Roman" w:cs="Times New Roman"/>
          <w:sz w:val="24"/>
          <w:szCs w:val="24"/>
          <w:lang w:val="en-GB"/>
        </w:rPr>
        <w:t xml:space="preserve"> but with a modest flare-up in late 2023/early 2024 resulting from food price shocks in Q4, the pump price increase</w:t>
      </w:r>
      <w:r w:rsidR="00712FBA">
        <w:rPr>
          <w:rFonts w:ascii="Times New Roman" w:hAnsi="Times New Roman" w:cs="Times New Roman"/>
          <w:sz w:val="24"/>
          <w:szCs w:val="24"/>
          <w:lang w:val="en-GB"/>
        </w:rPr>
        <w:t>s</w:t>
      </w:r>
      <w:r w:rsidR="00D21602">
        <w:rPr>
          <w:rFonts w:ascii="Times New Roman" w:hAnsi="Times New Roman" w:cs="Times New Roman"/>
          <w:sz w:val="24"/>
          <w:szCs w:val="24"/>
          <w:lang w:val="en-GB"/>
        </w:rPr>
        <w:t xml:space="preserve"> in</w:t>
      </w:r>
      <w:r w:rsidR="00DD5930">
        <w:rPr>
          <w:rFonts w:ascii="Times New Roman" w:hAnsi="Times New Roman" w:cs="Times New Roman"/>
          <w:sz w:val="24"/>
          <w:szCs w:val="24"/>
          <w:lang w:val="en-GB"/>
        </w:rPr>
        <w:t xml:space="preserve"> </w:t>
      </w:r>
      <w:r w:rsidR="00D21602">
        <w:rPr>
          <w:rFonts w:ascii="Times New Roman" w:hAnsi="Times New Roman" w:cs="Times New Roman"/>
          <w:sz w:val="24"/>
          <w:szCs w:val="24"/>
          <w:lang w:val="en-GB"/>
        </w:rPr>
        <w:t xml:space="preserve">October, and passthrough of </w:t>
      </w:r>
      <w:r w:rsidR="000B1755">
        <w:rPr>
          <w:rFonts w:ascii="Times New Roman" w:hAnsi="Times New Roman" w:cs="Times New Roman"/>
          <w:sz w:val="24"/>
          <w:szCs w:val="24"/>
          <w:lang w:val="en-GB"/>
        </w:rPr>
        <w:t xml:space="preserve">the strong </w:t>
      </w:r>
      <w:r w:rsidR="00D21602">
        <w:rPr>
          <w:rFonts w:ascii="Times New Roman" w:hAnsi="Times New Roman" w:cs="Times New Roman"/>
          <w:sz w:val="24"/>
          <w:szCs w:val="24"/>
          <w:lang w:val="en-GB"/>
        </w:rPr>
        <w:t>exchange depreciation in preceding quarters.</w:t>
      </w:r>
      <w:r w:rsidRPr="007010B7">
        <w:rPr>
          <w:rFonts w:ascii="Times New Roman" w:hAnsi="Times New Roman" w:cs="Times New Roman"/>
          <w:sz w:val="24"/>
          <w:szCs w:val="24"/>
          <w:lang w:val="en-GB"/>
        </w:rPr>
        <w:t xml:space="preserve"> </w:t>
      </w:r>
      <w:r w:rsidR="000B1755">
        <w:rPr>
          <w:rFonts w:ascii="Times New Roman" w:hAnsi="Times New Roman" w:cs="Times New Roman"/>
          <w:sz w:val="24"/>
          <w:szCs w:val="24"/>
          <w:lang w:val="en-GB"/>
        </w:rPr>
        <w:t>From 2024Q</w:t>
      </w:r>
      <w:r w:rsidR="00712FBA">
        <w:rPr>
          <w:rFonts w:ascii="Times New Roman" w:hAnsi="Times New Roman" w:cs="Times New Roman"/>
          <w:sz w:val="24"/>
          <w:szCs w:val="24"/>
          <w:lang w:val="en-GB"/>
        </w:rPr>
        <w:t>4</w:t>
      </w:r>
      <w:r w:rsidR="000B1755">
        <w:rPr>
          <w:rFonts w:ascii="Times New Roman" w:hAnsi="Times New Roman" w:cs="Times New Roman"/>
          <w:sz w:val="24"/>
          <w:szCs w:val="24"/>
          <w:lang w:val="en-GB"/>
        </w:rPr>
        <w:t xml:space="preserve">, inflation should </w:t>
      </w:r>
      <w:r w:rsidR="0036123C">
        <w:rPr>
          <w:rFonts w:ascii="Times New Roman" w:hAnsi="Times New Roman" w:cs="Times New Roman"/>
          <w:sz w:val="24"/>
          <w:szCs w:val="24"/>
          <w:lang w:val="en-GB"/>
        </w:rPr>
        <w:t>decline a bit below</w:t>
      </w:r>
      <w:r w:rsidR="00712FBA">
        <w:rPr>
          <w:rFonts w:ascii="Times New Roman" w:hAnsi="Times New Roman" w:cs="Times New Roman"/>
          <w:sz w:val="24"/>
          <w:szCs w:val="24"/>
          <w:lang w:val="en-GB"/>
        </w:rPr>
        <w:t xml:space="preserve"> </w:t>
      </w:r>
      <w:r w:rsidR="000B1755">
        <w:rPr>
          <w:rFonts w:ascii="Times New Roman" w:hAnsi="Times New Roman" w:cs="Times New Roman"/>
          <w:sz w:val="24"/>
          <w:szCs w:val="24"/>
          <w:lang w:val="en-GB"/>
        </w:rPr>
        <w:t>5% reflecting modest drop</w:t>
      </w:r>
      <w:r w:rsidR="00947652">
        <w:rPr>
          <w:rFonts w:ascii="Times New Roman" w:hAnsi="Times New Roman" w:cs="Times New Roman"/>
          <w:sz w:val="24"/>
          <w:szCs w:val="24"/>
          <w:lang w:val="en-GB"/>
        </w:rPr>
        <w:t>s</w:t>
      </w:r>
      <w:r w:rsidR="000B1755">
        <w:rPr>
          <w:rFonts w:ascii="Times New Roman" w:hAnsi="Times New Roman" w:cs="Times New Roman"/>
          <w:sz w:val="24"/>
          <w:szCs w:val="24"/>
          <w:lang w:val="en-GB"/>
        </w:rPr>
        <w:t xml:space="preserve"> in world food and oil prices, improved domestic food supply, and fading of earlier shocks</w:t>
      </w:r>
      <w:r w:rsidR="003853C5">
        <w:rPr>
          <w:rFonts w:ascii="Times New Roman" w:hAnsi="Times New Roman" w:cs="Times New Roman"/>
          <w:sz w:val="24"/>
          <w:szCs w:val="24"/>
          <w:lang w:val="en-GB"/>
        </w:rPr>
        <w:t>.</w:t>
      </w:r>
      <w:r w:rsidR="00947652">
        <w:rPr>
          <w:rFonts w:ascii="Times New Roman" w:hAnsi="Times New Roman" w:cs="Times New Roman"/>
          <w:sz w:val="24"/>
          <w:szCs w:val="24"/>
          <w:lang w:val="en-GB"/>
        </w:rPr>
        <w:t xml:space="preserve"> As a result, CPI inflation </w:t>
      </w:r>
      <w:r w:rsidR="0036123C">
        <w:rPr>
          <w:rFonts w:ascii="Times New Roman" w:hAnsi="Times New Roman" w:cs="Times New Roman"/>
          <w:sz w:val="24"/>
          <w:szCs w:val="24"/>
          <w:lang w:val="en-GB"/>
        </w:rPr>
        <w:t xml:space="preserve">headline y-on-y </w:t>
      </w:r>
      <w:r w:rsidR="00947652">
        <w:rPr>
          <w:rFonts w:ascii="Times New Roman" w:hAnsi="Times New Roman" w:cs="Times New Roman"/>
          <w:sz w:val="24"/>
          <w:szCs w:val="24"/>
          <w:lang w:val="en-GB"/>
        </w:rPr>
        <w:t>should be close to 5% from 2024Q4 on.</w:t>
      </w:r>
    </w:p>
    <w:p w14:paraId="0224F44C" w14:textId="77777777" w:rsidR="007010B7" w:rsidRDefault="007010B7" w:rsidP="007010B7">
      <w:pPr>
        <w:pStyle w:val="ListParagraph"/>
        <w:spacing w:after="0" w:line="276" w:lineRule="auto"/>
        <w:ind w:left="0"/>
        <w:rPr>
          <w:rFonts w:ascii="Times New Roman" w:hAnsi="Times New Roman" w:cs="Times New Roman"/>
          <w:b/>
          <w:bCs/>
          <w:color w:val="2F5496" w:themeColor="accent1" w:themeShade="BF"/>
          <w:sz w:val="24"/>
          <w:szCs w:val="24"/>
          <w:lang w:val="en-GB"/>
        </w:rPr>
      </w:pPr>
    </w:p>
    <w:p w14:paraId="5EBCBBAF" w14:textId="523030E1" w:rsidR="007010B7" w:rsidRDefault="001A438C" w:rsidP="007010B7">
      <w:pPr>
        <w:pStyle w:val="ListParagraph"/>
        <w:spacing w:before="120" w:after="120" w:line="276" w:lineRule="auto"/>
        <w:ind w:left="0"/>
        <w:rPr>
          <w:rFonts w:ascii="Times New Roman" w:hAnsi="Times New Roman" w:cs="Times New Roman"/>
          <w:sz w:val="24"/>
          <w:szCs w:val="24"/>
          <w:lang w:val="en-GB"/>
        </w:rPr>
      </w:pPr>
      <w:r>
        <w:rPr>
          <w:rFonts w:ascii="Times New Roman" w:hAnsi="Times New Roman" w:cs="Times New Roman"/>
          <w:b/>
          <w:bCs/>
          <w:color w:val="2F5496" w:themeColor="accent1" w:themeShade="BF"/>
          <w:sz w:val="24"/>
          <w:szCs w:val="24"/>
          <w:lang w:val="en-GB"/>
        </w:rPr>
        <w:t>Output</w:t>
      </w:r>
      <w:r w:rsidRPr="001A438C">
        <w:rPr>
          <w:rFonts w:ascii="Times New Roman" w:hAnsi="Times New Roman" w:cs="Times New Roman"/>
          <w:sz w:val="24"/>
          <w:szCs w:val="24"/>
          <w:lang w:val="en-GB"/>
        </w:rPr>
        <w:t>. Real GDP growth (y-on-y growth)</w:t>
      </w:r>
      <w:r w:rsidRPr="001A438C">
        <w:rPr>
          <w:rFonts w:ascii="Times New Roman" w:hAnsi="Times New Roman" w:cs="Times New Roman"/>
          <w:b/>
          <w:bCs/>
          <w:sz w:val="24"/>
          <w:szCs w:val="24"/>
          <w:lang w:val="en-GB"/>
        </w:rPr>
        <w:t xml:space="preserve"> </w:t>
      </w:r>
      <w:r w:rsidR="008D6D3B" w:rsidRPr="008D6D3B">
        <w:rPr>
          <w:rFonts w:ascii="Times New Roman" w:hAnsi="Times New Roman" w:cs="Times New Roman"/>
          <w:sz w:val="24"/>
          <w:szCs w:val="24"/>
          <w:lang w:val="en-GB"/>
        </w:rPr>
        <w:t>is</w:t>
      </w:r>
      <w:r w:rsidR="008D6D3B">
        <w:rPr>
          <w:rFonts w:ascii="Times New Roman" w:hAnsi="Times New Roman" w:cs="Times New Roman"/>
          <w:b/>
          <w:bCs/>
          <w:sz w:val="24"/>
          <w:szCs w:val="24"/>
          <w:lang w:val="en-GB"/>
        </w:rPr>
        <w:t xml:space="preserve"> </w:t>
      </w:r>
      <w:r w:rsidR="008D6D3B">
        <w:rPr>
          <w:rFonts w:ascii="Times New Roman" w:hAnsi="Times New Roman" w:cs="Times New Roman"/>
          <w:sz w:val="24"/>
          <w:szCs w:val="24"/>
          <w:lang w:val="en-GB"/>
        </w:rPr>
        <w:t>expected to remain sluggish in 2023Q3</w:t>
      </w:r>
      <w:r w:rsidR="008D6D3B">
        <w:rPr>
          <w:rFonts w:ascii="Calibri" w:hAnsi="Calibri" w:cs="Calibri"/>
          <w:sz w:val="24"/>
          <w:szCs w:val="24"/>
          <w:lang w:val="en-GB"/>
        </w:rPr>
        <w:t>─</w:t>
      </w:r>
      <w:r w:rsidR="008D6D3B">
        <w:rPr>
          <w:rFonts w:ascii="Times New Roman" w:hAnsi="Times New Roman" w:cs="Times New Roman"/>
          <w:sz w:val="24"/>
          <w:szCs w:val="24"/>
          <w:lang w:val="en-GB"/>
        </w:rPr>
        <w:t>2024Q1</w:t>
      </w:r>
      <w:r w:rsidR="003363E2">
        <w:rPr>
          <w:rFonts w:ascii="Times New Roman" w:hAnsi="Times New Roman" w:cs="Times New Roman"/>
          <w:sz w:val="24"/>
          <w:szCs w:val="24"/>
          <w:lang w:val="en-GB"/>
        </w:rPr>
        <w:t>. It is</w:t>
      </w:r>
      <w:r w:rsidR="008D6D3B">
        <w:rPr>
          <w:rFonts w:ascii="Times New Roman" w:hAnsi="Times New Roman" w:cs="Times New Roman"/>
          <w:sz w:val="24"/>
          <w:szCs w:val="24"/>
          <w:lang w:val="en-GB"/>
        </w:rPr>
        <w:t xml:space="preserve"> </w:t>
      </w:r>
      <w:r w:rsidR="007010B7" w:rsidRPr="007010B7">
        <w:rPr>
          <w:rFonts w:ascii="Times New Roman" w:hAnsi="Times New Roman" w:cs="Times New Roman"/>
          <w:sz w:val="24"/>
          <w:szCs w:val="24"/>
          <w:lang w:val="en-GB"/>
        </w:rPr>
        <w:t xml:space="preserve">forecast to </w:t>
      </w:r>
      <w:r w:rsidR="008D6D3B">
        <w:rPr>
          <w:rFonts w:ascii="Times New Roman" w:hAnsi="Times New Roman" w:cs="Times New Roman"/>
          <w:sz w:val="24"/>
          <w:szCs w:val="24"/>
          <w:lang w:val="en-GB"/>
        </w:rPr>
        <w:t>rise to above trend for 10 quarters (</w:t>
      </w:r>
      <w:r w:rsidR="0036123C">
        <w:rPr>
          <w:rFonts w:ascii="Times New Roman" w:hAnsi="Times New Roman" w:cs="Times New Roman"/>
          <w:sz w:val="24"/>
          <w:szCs w:val="24"/>
          <w:lang w:val="en-GB"/>
        </w:rPr>
        <w:t xml:space="preserve">almost </w:t>
      </w:r>
      <w:r w:rsidR="008D6D3B">
        <w:rPr>
          <w:rFonts w:ascii="Times New Roman" w:hAnsi="Times New Roman" w:cs="Times New Roman"/>
          <w:sz w:val="24"/>
          <w:szCs w:val="24"/>
          <w:lang w:val="en-GB"/>
        </w:rPr>
        <w:t xml:space="preserve">10% on average) helped by </w:t>
      </w:r>
      <w:r w:rsidR="003363E2">
        <w:rPr>
          <w:rFonts w:ascii="Times New Roman" w:hAnsi="Times New Roman" w:cs="Times New Roman"/>
          <w:sz w:val="24"/>
          <w:szCs w:val="24"/>
          <w:lang w:val="en-GB"/>
        </w:rPr>
        <w:t xml:space="preserve">temporarily </w:t>
      </w:r>
      <w:r w:rsidR="008D6D3B">
        <w:rPr>
          <w:rFonts w:ascii="Times New Roman" w:hAnsi="Times New Roman" w:cs="Times New Roman"/>
          <w:sz w:val="24"/>
          <w:szCs w:val="24"/>
          <w:lang w:val="en-GB"/>
        </w:rPr>
        <w:t>low</w:t>
      </w:r>
      <w:r w:rsidR="003363E2">
        <w:rPr>
          <w:rFonts w:ascii="Times New Roman" w:hAnsi="Times New Roman" w:cs="Times New Roman"/>
          <w:sz w:val="24"/>
          <w:szCs w:val="24"/>
          <w:lang w:val="en-GB"/>
        </w:rPr>
        <w:t>er</w:t>
      </w:r>
      <w:r w:rsidR="008D6D3B">
        <w:rPr>
          <w:rFonts w:ascii="Times New Roman" w:hAnsi="Times New Roman" w:cs="Times New Roman"/>
          <w:sz w:val="24"/>
          <w:szCs w:val="24"/>
          <w:lang w:val="en-GB"/>
        </w:rPr>
        <w:t xml:space="preserve"> </w:t>
      </w:r>
      <w:r w:rsidR="003363E2">
        <w:rPr>
          <w:rFonts w:ascii="Times New Roman" w:hAnsi="Times New Roman" w:cs="Times New Roman"/>
          <w:sz w:val="24"/>
          <w:szCs w:val="24"/>
          <w:lang w:val="en-GB"/>
        </w:rPr>
        <w:t xml:space="preserve">nominal and real </w:t>
      </w:r>
      <w:r w:rsidR="008D6D3B">
        <w:rPr>
          <w:rFonts w:ascii="Times New Roman" w:hAnsi="Times New Roman" w:cs="Times New Roman"/>
          <w:sz w:val="24"/>
          <w:szCs w:val="24"/>
          <w:lang w:val="en-GB"/>
        </w:rPr>
        <w:t>interest rates</w:t>
      </w:r>
      <w:r w:rsidR="00AE0230">
        <w:rPr>
          <w:rFonts w:ascii="Times New Roman" w:hAnsi="Times New Roman" w:cs="Times New Roman"/>
          <w:sz w:val="24"/>
          <w:szCs w:val="24"/>
          <w:lang w:val="en-GB"/>
        </w:rPr>
        <w:t xml:space="preserve"> and</w:t>
      </w:r>
      <w:r w:rsidR="008D6D3B">
        <w:rPr>
          <w:rFonts w:ascii="Times New Roman" w:hAnsi="Times New Roman" w:cs="Times New Roman"/>
          <w:sz w:val="24"/>
          <w:szCs w:val="24"/>
          <w:lang w:val="en-GB"/>
        </w:rPr>
        <w:t xml:space="preserve"> higher RER</w:t>
      </w:r>
      <w:r w:rsidR="003363E2">
        <w:rPr>
          <w:rFonts w:ascii="Times New Roman" w:hAnsi="Times New Roman" w:cs="Times New Roman"/>
          <w:sz w:val="24"/>
          <w:szCs w:val="24"/>
          <w:lang w:val="en-GB"/>
        </w:rPr>
        <w:t>.</w:t>
      </w:r>
      <w:r w:rsidR="00AE0230">
        <w:rPr>
          <w:rFonts w:ascii="Times New Roman" w:hAnsi="Times New Roman" w:cs="Times New Roman"/>
          <w:sz w:val="24"/>
          <w:szCs w:val="24"/>
          <w:lang w:val="en-GB"/>
        </w:rPr>
        <w:t xml:space="preserve"> </w:t>
      </w:r>
      <w:r w:rsidR="007010B7" w:rsidRPr="007010B7">
        <w:rPr>
          <w:rFonts w:ascii="Times New Roman" w:hAnsi="Times New Roman" w:cs="Times New Roman"/>
          <w:sz w:val="24"/>
          <w:szCs w:val="24"/>
          <w:lang w:val="en-GB"/>
        </w:rPr>
        <w:t>The output gap</w:t>
      </w:r>
      <w:r w:rsidR="008D6D3B">
        <w:rPr>
          <w:rFonts w:ascii="Times New Roman" w:hAnsi="Times New Roman" w:cs="Times New Roman"/>
          <w:sz w:val="24"/>
          <w:szCs w:val="24"/>
          <w:lang w:val="en-GB"/>
        </w:rPr>
        <w:t xml:space="preserve"> (</w:t>
      </w:r>
      <w:r w:rsidR="00386128">
        <w:rPr>
          <w:rFonts w:ascii="Times New Roman" w:hAnsi="Times New Roman" w:cs="Times New Roman"/>
          <w:sz w:val="24"/>
          <w:szCs w:val="24"/>
        </w:rPr>
        <w:t>GDP below potential,</w:t>
      </w:r>
      <w:r w:rsidR="00386128" w:rsidRPr="007010B7">
        <w:rPr>
          <w:rFonts w:ascii="Times New Roman" w:hAnsi="Times New Roman" w:cs="Times New Roman"/>
          <w:sz w:val="24"/>
          <w:szCs w:val="24"/>
          <w:lang w:val="en-GB"/>
        </w:rPr>
        <w:t xml:space="preserve"> </w:t>
      </w:r>
      <w:r w:rsidR="007010B7" w:rsidRPr="007010B7">
        <w:rPr>
          <w:rFonts w:ascii="Times New Roman" w:hAnsi="Times New Roman" w:cs="Times New Roman"/>
          <w:sz w:val="24"/>
          <w:szCs w:val="24"/>
          <w:lang w:val="en-GB"/>
        </w:rPr>
        <w:t>estimated at -</w:t>
      </w:r>
      <w:r w:rsidR="008D6D3B">
        <w:rPr>
          <w:rFonts w:ascii="Times New Roman" w:hAnsi="Times New Roman" w:cs="Times New Roman"/>
          <w:sz w:val="24"/>
          <w:szCs w:val="24"/>
          <w:lang w:val="en-GB"/>
        </w:rPr>
        <w:t>7</w:t>
      </w:r>
      <w:r w:rsidR="007010B7" w:rsidRPr="007010B7">
        <w:rPr>
          <w:rFonts w:ascii="Times New Roman" w:hAnsi="Times New Roman" w:cs="Times New Roman"/>
          <w:sz w:val="24"/>
          <w:szCs w:val="24"/>
          <w:lang w:val="en-GB"/>
        </w:rPr>
        <w:t>% at end-202</w:t>
      </w:r>
      <w:r w:rsidR="008D6D3B">
        <w:rPr>
          <w:rFonts w:ascii="Times New Roman" w:hAnsi="Times New Roman" w:cs="Times New Roman"/>
          <w:sz w:val="24"/>
          <w:szCs w:val="24"/>
          <w:lang w:val="en-GB"/>
        </w:rPr>
        <w:t xml:space="preserve">3) </w:t>
      </w:r>
      <w:r w:rsidR="007010B7" w:rsidRPr="007010B7">
        <w:rPr>
          <w:rFonts w:ascii="Times New Roman" w:hAnsi="Times New Roman" w:cs="Times New Roman"/>
          <w:sz w:val="24"/>
          <w:szCs w:val="24"/>
          <w:lang w:val="en-GB"/>
        </w:rPr>
        <w:t xml:space="preserve">should dissipate </w:t>
      </w:r>
      <w:r w:rsidR="008D6D3B">
        <w:rPr>
          <w:rFonts w:ascii="Times New Roman" w:hAnsi="Times New Roman" w:cs="Times New Roman"/>
          <w:sz w:val="24"/>
          <w:szCs w:val="24"/>
          <w:lang w:val="en-GB"/>
        </w:rPr>
        <w:t>by early 2026</w:t>
      </w:r>
      <w:r w:rsidR="00D77364">
        <w:rPr>
          <w:rFonts w:ascii="Times New Roman" w:hAnsi="Times New Roman" w:cs="Times New Roman"/>
          <w:sz w:val="24"/>
          <w:szCs w:val="24"/>
          <w:lang w:val="en-GB"/>
        </w:rPr>
        <w:t xml:space="preserve"> and</w:t>
      </w:r>
      <w:r w:rsidR="008D6D3B">
        <w:rPr>
          <w:rFonts w:ascii="Times New Roman" w:hAnsi="Times New Roman" w:cs="Times New Roman"/>
          <w:sz w:val="24"/>
          <w:szCs w:val="24"/>
          <w:lang w:val="en-GB"/>
        </w:rPr>
        <w:t xml:space="preserve"> output </w:t>
      </w:r>
      <w:r w:rsidR="00EC15E4">
        <w:rPr>
          <w:rFonts w:ascii="Times New Roman" w:hAnsi="Times New Roman" w:cs="Times New Roman"/>
          <w:sz w:val="24"/>
          <w:szCs w:val="24"/>
          <w:lang w:val="en-GB"/>
        </w:rPr>
        <w:t xml:space="preserve">growth </w:t>
      </w:r>
      <w:r w:rsidR="008D6D3B">
        <w:rPr>
          <w:rFonts w:ascii="Times New Roman" w:hAnsi="Times New Roman" w:cs="Times New Roman"/>
          <w:sz w:val="24"/>
          <w:szCs w:val="24"/>
          <w:lang w:val="en-GB"/>
        </w:rPr>
        <w:t xml:space="preserve">returns to its </w:t>
      </w:r>
      <w:r w:rsidR="00D77364">
        <w:rPr>
          <w:rFonts w:ascii="Times New Roman" w:hAnsi="Times New Roman" w:cs="Times New Roman"/>
          <w:sz w:val="24"/>
          <w:szCs w:val="24"/>
          <w:lang w:val="en-GB"/>
        </w:rPr>
        <w:t>t</w:t>
      </w:r>
      <w:r w:rsidR="008D6D3B">
        <w:rPr>
          <w:rFonts w:ascii="Times New Roman" w:hAnsi="Times New Roman" w:cs="Times New Roman"/>
          <w:sz w:val="24"/>
          <w:szCs w:val="24"/>
          <w:lang w:val="en-GB"/>
        </w:rPr>
        <w:t xml:space="preserve">rend of 7.5% </w:t>
      </w:r>
      <w:proofErr w:type="spellStart"/>
      <w:r w:rsidR="008D6D3B">
        <w:rPr>
          <w:rFonts w:ascii="Times New Roman" w:hAnsi="Times New Roman" w:cs="Times New Roman"/>
          <w:sz w:val="24"/>
          <w:szCs w:val="24"/>
          <w:lang w:val="en-GB"/>
        </w:rPr>
        <w:t>p</w:t>
      </w:r>
      <w:r w:rsidR="00D77364">
        <w:rPr>
          <w:rFonts w:ascii="Times New Roman" w:hAnsi="Times New Roman" w:cs="Times New Roman"/>
          <w:sz w:val="24"/>
          <w:szCs w:val="24"/>
          <w:lang w:val="en-GB"/>
        </w:rPr>
        <w:t>y</w:t>
      </w:r>
      <w:proofErr w:type="spellEnd"/>
      <w:r w:rsidR="008D6D3B">
        <w:rPr>
          <w:rFonts w:ascii="Times New Roman" w:hAnsi="Times New Roman" w:cs="Times New Roman"/>
          <w:sz w:val="24"/>
          <w:szCs w:val="24"/>
          <w:lang w:val="en-GB"/>
        </w:rPr>
        <w:t>.</w:t>
      </w:r>
    </w:p>
    <w:p w14:paraId="09790BA3" w14:textId="77777777" w:rsidR="007010B7" w:rsidRDefault="007010B7" w:rsidP="007010B7">
      <w:pPr>
        <w:pStyle w:val="ListParagraph"/>
        <w:spacing w:before="120" w:after="120" w:line="276" w:lineRule="auto"/>
        <w:ind w:left="0"/>
        <w:rPr>
          <w:rFonts w:ascii="Times New Roman" w:hAnsi="Times New Roman" w:cs="Times New Roman"/>
          <w:sz w:val="24"/>
          <w:szCs w:val="24"/>
          <w:lang w:val="en-GB"/>
        </w:rPr>
      </w:pPr>
    </w:p>
    <w:p w14:paraId="7AFD0CF2" w14:textId="5A0EA6AD" w:rsidR="007821C2" w:rsidRPr="007010B7" w:rsidRDefault="00E8010D" w:rsidP="004E39F6">
      <w:pPr>
        <w:pStyle w:val="ListParagraph"/>
        <w:spacing w:before="120" w:after="120" w:line="276" w:lineRule="auto"/>
        <w:ind w:left="0"/>
        <w:rPr>
          <w:rFonts w:ascii="Times New Roman" w:hAnsi="Times New Roman" w:cs="Times New Roman"/>
          <w:sz w:val="24"/>
          <w:szCs w:val="24"/>
        </w:rPr>
      </w:pPr>
      <w:r w:rsidRPr="00070A5C">
        <w:rPr>
          <w:rFonts w:ascii="Times New Roman" w:hAnsi="Times New Roman" w:cs="Times New Roman"/>
          <w:b/>
          <w:bCs/>
          <w:color w:val="2F5496" w:themeColor="accent1" w:themeShade="BF"/>
          <w:sz w:val="24"/>
          <w:szCs w:val="24"/>
          <w:lang w:val="en-GB"/>
        </w:rPr>
        <w:t>Overall.</w:t>
      </w:r>
      <w:r w:rsidRPr="00E8010D">
        <w:rPr>
          <w:rFonts w:ascii="Times New Roman" w:hAnsi="Times New Roman" w:cs="Times New Roman"/>
          <w:color w:val="0070C0"/>
          <w:sz w:val="24"/>
          <w:szCs w:val="24"/>
          <w:lang w:val="en-GB"/>
        </w:rPr>
        <w:t xml:space="preserve"> </w:t>
      </w:r>
      <w:r>
        <w:rPr>
          <w:rFonts w:ascii="Times New Roman" w:hAnsi="Times New Roman" w:cs="Times New Roman"/>
          <w:sz w:val="24"/>
          <w:szCs w:val="24"/>
          <w:lang w:val="en-GB"/>
        </w:rPr>
        <w:t>The combination of modestly tight fiscal</w:t>
      </w:r>
      <w:r w:rsidR="00BC57E2">
        <w:rPr>
          <w:rFonts w:ascii="Times New Roman" w:hAnsi="Times New Roman" w:cs="Times New Roman"/>
          <w:sz w:val="24"/>
          <w:szCs w:val="24"/>
          <w:lang w:val="en-GB"/>
        </w:rPr>
        <w:t xml:space="preserve"> and</w:t>
      </w:r>
      <w:r>
        <w:rPr>
          <w:rFonts w:ascii="Times New Roman" w:hAnsi="Times New Roman" w:cs="Times New Roman"/>
          <w:sz w:val="24"/>
          <w:szCs w:val="24"/>
          <w:lang w:val="en-GB"/>
        </w:rPr>
        <w:t xml:space="preserve"> monetary policies and still low RER in 2023 and early 2024 should help </w:t>
      </w:r>
      <w:r w:rsidR="00EC15E4">
        <w:rPr>
          <w:rFonts w:ascii="Times New Roman" w:hAnsi="Times New Roman" w:cs="Times New Roman"/>
          <w:sz w:val="24"/>
          <w:szCs w:val="24"/>
          <w:lang w:val="en-GB"/>
        </w:rPr>
        <w:t xml:space="preserve">contain domestic demand and </w:t>
      </w:r>
      <w:r>
        <w:rPr>
          <w:rFonts w:ascii="Times New Roman" w:hAnsi="Times New Roman" w:cs="Times New Roman"/>
          <w:sz w:val="24"/>
          <w:szCs w:val="24"/>
          <w:lang w:val="en-GB"/>
        </w:rPr>
        <w:t>lower inflation</w:t>
      </w:r>
      <w:r w:rsidR="00EC15E4">
        <w:rPr>
          <w:rFonts w:ascii="Times New Roman" w:hAnsi="Times New Roman" w:cs="Times New Roman"/>
          <w:sz w:val="24"/>
          <w:szCs w:val="24"/>
          <w:lang w:val="en-GB"/>
        </w:rPr>
        <w:t>. As inflation abates to close to the 5% target from 2024Q2, the temporar</w:t>
      </w:r>
      <w:r w:rsidR="0036123C">
        <w:rPr>
          <w:rFonts w:ascii="Times New Roman" w:hAnsi="Times New Roman" w:cs="Times New Roman"/>
          <w:sz w:val="24"/>
          <w:szCs w:val="24"/>
          <w:lang w:val="en-GB"/>
        </w:rPr>
        <w:t>ily lower</w:t>
      </w:r>
      <w:r w:rsidR="00EC15E4">
        <w:rPr>
          <w:rFonts w:ascii="Times New Roman" w:hAnsi="Times New Roman" w:cs="Times New Roman"/>
          <w:sz w:val="24"/>
          <w:szCs w:val="24"/>
          <w:lang w:val="en-GB"/>
        </w:rPr>
        <w:t xml:space="preserve"> interest rates </w:t>
      </w:r>
      <w:r w:rsidR="00AF2C13">
        <w:rPr>
          <w:rFonts w:ascii="Times New Roman" w:hAnsi="Times New Roman" w:cs="Times New Roman"/>
          <w:sz w:val="24"/>
          <w:szCs w:val="24"/>
          <w:lang w:val="en-GB"/>
        </w:rPr>
        <w:t xml:space="preserve">and RIR </w:t>
      </w:r>
      <w:r w:rsidR="00EC15E4">
        <w:rPr>
          <w:rFonts w:ascii="Times New Roman" w:hAnsi="Times New Roman" w:cs="Times New Roman"/>
          <w:sz w:val="24"/>
          <w:szCs w:val="24"/>
          <w:lang w:val="en-GB"/>
        </w:rPr>
        <w:t>and higher RER should raise GDP growth temporarily above</w:t>
      </w:r>
      <w:r w:rsidR="00BC57E2">
        <w:rPr>
          <w:rFonts w:ascii="Times New Roman" w:hAnsi="Times New Roman" w:cs="Times New Roman"/>
          <w:sz w:val="24"/>
          <w:szCs w:val="24"/>
          <w:lang w:val="en-GB"/>
        </w:rPr>
        <w:t xml:space="preserve"> </w:t>
      </w:r>
      <w:r w:rsidR="00AF2C13">
        <w:rPr>
          <w:rFonts w:ascii="Times New Roman" w:hAnsi="Times New Roman" w:cs="Times New Roman"/>
          <w:sz w:val="24"/>
          <w:szCs w:val="24"/>
          <w:lang w:val="en-GB"/>
        </w:rPr>
        <w:t>its trend in</w:t>
      </w:r>
      <w:r w:rsidR="00BC57E2">
        <w:rPr>
          <w:rFonts w:ascii="Times New Roman" w:hAnsi="Times New Roman" w:cs="Times New Roman"/>
          <w:sz w:val="24"/>
          <w:szCs w:val="24"/>
          <w:lang w:val="en-GB"/>
        </w:rPr>
        <w:t xml:space="preserve"> 2024-25</w:t>
      </w:r>
      <w:r w:rsidR="00EC15E4">
        <w:rPr>
          <w:rFonts w:ascii="Times New Roman" w:hAnsi="Times New Roman" w:cs="Times New Roman"/>
          <w:sz w:val="24"/>
          <w:szCs w:val="24"/>
          <w:lang w:val="en-GB"/>
        </w:rPr>
        <w:t>, and back to its trend</w:t>
      </w:r>
      <w:r w:rsidR="00BC57E2">
        <w:rPr>
          <w:rFonts w:ascii="Times New Roman" w:hAnsi="Times New Roman" w:cs="Times New Roman"/>
          <w:sz w:val="24"/>
          <w:szCs w:val="24"/>
          <w:lang w:val="en-GB"/>
        </w:rPr>
        <w:t xml:space="preserve"> from 2027</w:t>
      </w:r>
      <w:r w:rsidR="00EC15E4">
        <w:rPr>
          <w:rFonts w:ascii="Times New Roman" w:hAnsi="Times New Roman" w:cs="Times New Roman"/>
          <w:sz w:val="24"/>
          <w:szCs w:val="24"/>
          <w:lang w:val="en-GB"/>
        </w:rPr>
        <w:t xml:space="preserve">. </w:t>
      </w:r>
      <w:r w:rsidR="00EE1B73" w:rsidRPr="007010B7">
        <w:rPr>
          <w:rFonts w:ascii="Times New Roman" w:hAnsi="Times New Roman" w:cs="Times New Roman"/>
          <w:sz w:val="24"/>
          <w:szCs w:val="24"/>
        </w:rPr>
        <w:br w:type="page"/>
      </w:r>
    </w:p>
    <w:p w14:paraId="58E69D0B" w14:textId="77777777" w:rsidR="007F4E11" w:rsidRDefault="007F4E11" w:rsidP="007F4E11">
      <w:pPr>
        <w:pStyle w:val="Heading1"/>
        <w:spacing w:before="120" w:after="120"/>
        <w:ind w:left="0"/>
        <w:rPr>
          <w:rFonts w:ascii="Times New Roman" w:eastAsia="Times New Roman" w:hAnsi="Times New Roman" w:cs="Times New Roman"/>
          <w:b/>
          <w:bCs/>
          <w:sz w:val="28"/>
          <w:szCs w:val="28"/>
        </w:rPr>
      </w:pPr>
      <w:bookmarkStart w:id="180" w:name="_Toc154000852"/>
      <w:r>
        <w:rPr>
          <w:rFonts w:ascii="Times New Roman" w:eastAsia="Times New Roman" w:hAnsi="Times New Roman" w:cs="Times New Roman"/>
          <w:b/>
          <w:bCs/>
          <w:sz w:val="28"/>
          <w:szCs w:val="28"/>
        </w:rPr>
        <w:lastRenderedPageBreak/>
        <w:t>Supplementary information</w:t>
      </w:r>
      <w:bookmarkEnd w:id="180"/>
    </w:p>
    <w:p w14:paraId="22239606" w14:textId="77777777" w:rsidR="007821C2" w:rsidRPr="007F4E11" w:rsidRDefault="007821C2">
      <w:pPr>
        <w:pStyle w:val="Heading2"/>
        <w:numPr>
          <w:ilvl w:val="1"/>
          <w:numId w:val="9"/>
        </w:numPr>
        <w:spacing w:before="360" w:after="120"/>
        <w:rPr>
          <w:rFonts w:ascii="Times New Roman" w:eastAsia="Times New Roman" w:hAnsi="Times New Roman" w:cs="Times New Roman"/>
          <w:b/>
          <w:bCs/>
          <w:sz w:val="28"/>
          <w:szCs w:val="28"/>
        </w:rPr>
      </w:pPr>
      <w:bookmarkStart w:id="181" w:name="_Toc154000853"/>
      <w:r w:rsidRPr="007F4E11">
        <w:rPr>
          <w:rFonts w:ascii="Times New Roman" w:hAnsi="Times New Roman" w:cs="Times New Roman"/>
          <w:b/>
          <w:bCs/>
          <w:lang w:val="en-GB"/>
        </w:rPr>
        <w:t>Comparison</w:t>
      </w:r>
      <w:r w:rsidRPr="007F4E11">
        <w:rPr>
          <w:rFonts w:ascii="Times New Roman" w:eastAsia="Times New Roman" w:hAnsi="Times New Roman" w:cs="Times New Roman"/>
          <w:b/>
          <w:bCs/>
          <w:sz w:val="28"/>
          <w:szCs w:val="28"/>
        </w:rPr>
        <w:t xml:space="preserve"> with Macroeconomic Framework projections</w:t>
      </w:r>
      <w:bookmarkEnd w:id="181"/>
    </w:p>
    <w:p w14:paraId="4A3F34A7" w14:textId="77777777" w:rsidR="00884042" w:rsidRPr="00884042" w:rsidRDefault="00884042" w:rsidP="00884042">
      <w:pPr>
        <w:spacing w:after="0"/>
        <w:rPr>
          <w:rFonts w:ascii="Times New Roman" w:hAnsi="Times New Roman" w:cs="Times New Roman"/>
          <w:sz w:val="24"/>
          <w:szCs w:val="24"/>
        </w:rPr>
      </w:pPr>
      <w:r w:rsidRPr="00884042">
        <w:rPr>
          <w:rFonts w:ascii="Times New Roman" w:hAnsi="Times New Roman" w:cs="Times New Roman"/>
          <w:sz w:val="24"/>
          <w:szCs w:val="24"/>
        </w:rPr>
        <w:t>An illustrative comparison with Nov. 2022 projection (PCI) shows that</w:t>
      </w:r>
      <w:r>
        <w:rPr>
          <w:rFonts w:ascii="Times New Roman" w:hAnsi="Times New Roman" w:cs="Times New Roman"/>
          <w:b/>
          <w:bCs/>
          <w:sz w:val="24"/>
          <w:szCs w:val="24"/>
        </w:rPr>
        <w:t xml:space="preserve"> </w:t>
      </w:r>
      <w:r w:rsidRPr="00884042">
        <w:rPr>
          <w:rFonts w:ascii="Times New Roman" w:hAnsi="Times New Roman" w:cs="Times New Roman"/>
          <w:sz w:val="24"/>
          <w:szCs w:val="24"/>
        </w:rPr>
        <w:t>annualized QMFM result has—compared to MF:</w:t>
      </w:r>
    </w:p>
    <w:p w14:paraId="75D3C7A7" w14:textId="77777777" w:rsidR="00884042" w:rsidRPr="00884042" w:rsidRDefault="00884042">
      <w:pPr>
        <w:numPr>
          <w:ilvl w:val="0"/>
          <w:numId w:val="7"/>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lower volatility in final demand components, especially for consumption, investment and imports (MF anomalies…)</w:t>
      </w:r>
    </w:p>
    <w:p w14:paraId="589F3B77" w14:textId="77777777" w:rsidR="00884042" w:rsidRPr="00884042" w:rsidRDefault="00884042">
      <w:pPr>
        <w:numPr>
          <w:ilvl w:val="0"/>
          <w:numId w:val="7"/>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higher average CPI inflation in 2023, more accurate as it traces inflation by quarter</w:t>
      </w:r>
    </w:p>
    <w:p w14:paraId="6FB93059" w14:textId="77777777" w:rsidR="00884042" w:rsidRPr="00884042" w:rsidRDefault="00884042">
      <w:pPr>
        <w:numPr>
          <w:ilvl w:val="0"/>
          <w:numId w:val="7"/>
        </w:numPr>
        <w:spacing w:after="0" w:line="240" w:lineRule="auto"/>
        <w:rPr>
          <w:rFonts w:ascii="Times New Roman" w:hAnsi="Times New Roman" w:cs="Times New Roman"/>
          <w:sz w:val="24"/>
          <w:szCs w:val="24"/>
        </w:rPr>
      </w:pPr>
      <w:r w:rsidRPr="00884042">
        <w:rPr>
          <w:rFonts w:ascii="Times New Roman" w:hAnsi="Times New Roman" w:cs="Times New Roman"/>
          <w:sz w:val="24"/>
          <w:szCs w:val="24"/>
        </w:rPr>
        <w:t>lower ER depreciation from 2024, as it forecast zero RER depreciation in MT,</w:t>
      </w:r>
      <w:r>
        <w:rPr>
          <w:rFonts w:ascii="Times New Roman" w:hAnsi="Times New Roman" w:cs="Times New Roman"/>
          <w:sz w:val="24"/>
          <w:szCs w:val="24"/>
        </w:rPr>
        <w:t xml:space="preserve"> </w:t>
      </w:r>
      <w:r w:rsidRPr="00884042">
        <w:rPr>
          <w:rFonts w:ascii="Times New Roman" w:hAnsi="Times New Roman" w:cs="Times New Roman"/>
          <w:sz w:val="24"/>
          <w:szCs w:val="24"/>
        </w:rPr>
        <w:t>the MF has real depreciations each year in 2024-26</w:t>
      </w:r>
    </w:p>
    <w:p w14:paraId="2E80CAA8" w14:textId="77777777" w:rsidR="00884042" w:rsidRPr="00884042" w:rsidRDefault="00884042">
      <w:pPr>
        <w:numPr>
          <w:ilvl w:val="0"/>
          <w:numId w:val="8"/>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higher fiscal deficits return to sustainable level, whereas PCI reduces deficit much below</w:t>
      </w:r>
    </w:p>
    <w:p w14:paraId="1DEB607B" w14:textId="77777777" w:rsidR="00884042" w:rsidRDefault="00884042">
      <w:pPr>
        <w:numPr>
          <w:ilvl w:val="0"/>
          <w:numId w:val="8"/>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correctly reproduced historic data</w:t>
      </w:r>
      <w:r>
        <w:rPr>
          <w:rFonts w:ascii="Times New Roman" w:hAnsi="Times New Roman" w:cs="Times New Roman"/>
          <w:sz w:val="24"/>
          <w:szCs w:val="24"/>
        </w:rPr>
        <w:t>.</w:t>
      </w:r>
    </w:p>
    <w:p w14:paraId="69E1132A" w14:textId="77777777" w:rsidR="00884042" w:rsidRPr="00884042" w:rsidRDefault="00884042" w:rsidP="00884042">
      <w:pPr>
        <w:spacing w:after="0" w:line="276" w:lineRule="auto"/>
        <w:ind w:left="720"/>
        <w:rPr>
          <w:rFonts w:ascii="Times New Roman" w:hAnsi="Times New Roman" w:cs="Times New Roman"/>
          <w:sz w:val="24"/>
          <w:szCs w:val="24"/>
        </w:rPr>
      </w:pPr>
    </w:p>
    <w:tbl>
      <w:tblPr>
        <w:tblStyle w:val="TableGrid"/>
        <w:tblW w:w="9782" w:type="dxa"/>
        <w:tblInd w:w="108"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9782"/>
      </w:tblGrid>
      <w:tr w:rsidR="00884042" w:rsidRPr="00313DEB" w14:paraId="481E693F" w14:textId="77777777" w:rsidTr="00884042">
        <w:tc>
          <w:tcPr>
            <w:tcW w:w="9782" w:type="dxa"/>
          </w:tcPr>
          <w:p w14:paraId="7AA93335" w14:textId="13C4E33D" w:rsidR="00884042" w:rsidRPr="00313DEB" w:rsidRDefault="007821C2" w:rsidP="00946238">
            <w:pPr>
              <w:spacing w:after="120"/>
              <w:jc w:val="center"/>
              <w:rPr>
                <w:rFonts w:ascii="Times New Roman" w:hAnsi="Times New Roman" w:cs="Times New Roman"/>
                <w:color w:val="FF0000"/>
                <w:sz w:val="20"/>
                <w:szCs w:val="20"/>
                <w:u w:val="single"/>
                <w:lang w:val="en-GB"/>
              </w:rPr>
            </w:pPr>
            <w:r>
              <w:rPr>
                <w:rFonts w:ascii="Times New Roman" w:hAnsi="Times New Roman" w:cs="Times New Roman"/>
                <w:sz w:val="24"/>
                <w:szCs w:val="24"/>
              </w:rPr>
              <w:br w:type="page"/>
            </w:r>
            <w:r w:rsidR="00884042">
              <w:rPr>
                <w:rFonts w:ascii="Times New Roman" w:hAnsi="Times New Roman" w:cs="Times New Roman"/>
                <w:b/>
                <w:bCs/>
                <w:color w:val="0070C0"/>
                <w:sz w:val="20"/>
                <w:szCs w:val="20"/>
                <w:lang w:val="en-GB"/>
              </w:rPr>
              <w:t xml:space="preserve">Table 3. Comparison annualized QMFM forecast with annual </w:t>
            </w:r>
            <w:proofErr w:type="spellStart"/>
            <w:r w:rsidR="006602FF">
              <w:rPr>
                <w:rFonts w:ascii="Times New Roman" w:hAnsi="Times New Roman" w:cs="Times New Roman"/>
                <w:b/>
                <w:bCs/>
                <w:color w:val="0070C0"/>
                <w:sz w:val="20"/>
                <w:szCs w:val="20"/>
                <w:lang w:val="en-GB"/>
              </w:rPr>
              <w:t>intMF</w:t>
            </w:r>
            <w:proofErr w:type="spellEnd"/>
            <w:r w:rsidR="00884042">
              <w:rPr>
                <w:rFonts w:ascii="Times New Roman" w:hAnsi="Times New Roman" w:cs="Times New Roman"/>
                <w:b/>
                <w:bCs/>
                <w:color w:val="0070C0"/>
                <w:sz w:val="20"/>
                <w:szCs w:val="20"/>
                <w:lang w:val="en-GB"/>
              </w:rPr>
              <w:t xml:space="preserve"> projections </w:t>
            </w:r>
            <w:r w:rsidR="00884042" w:rsidRPr="006602FF">
              <w:rPr>
                <w:rFonts w:ascii="Times New Roman" w:hAnsi="Times New Roman" w:cs="Times New Roman"/>
                <w:color w:val="0070C0"/>
                <w:sz w:val="16"/>
                <w:szCs w:val="16"/>
                <w:lang w:val="en-GB"/>
              </w:rPr>
              <w:t>(</w:t>
            </w:r>
            <w:r w:rsidR="00884042" w:rsidRPr="006602FF">
              <w:rPr>
                <w:rFonts w:ascii="Times New Roman" w:hAnsi="Times New Roman" w:cs="Times New Roman"/>
                <w:color w:val="0070C0"/>
                <w:sz w:val="20"/>
                <w:szCs w:val="20"/>
                <w:lang w:val="en-GB"/>
              </w:rPr>
              <w:t>Nov.2022)</w:t>
            </w:r>
            <w:r w:rsidR="006602FF" w:rsidRPr="006602FF">
              <w:rPr>
                <w:rFonts w:ascii="Times New Roman" w:hAnsi="Times New Roman" w:cs="Times New Roman"/>
                <w:b/>
                <w:bCs/>
                <w:color w:val="0070C0"/>
                <w:sz w:val="20"/>
                <w:szCs w:val="20"/>
                <w:lang w:val="en-GB"/>
              </w:rPr>
              <w:t xml:space="preserve"> </w:t>
            </w:r>
            <w:r w:rsidR="006602FF" w:rsidRPr="006602FF">
              <w:rPr>
                <w:rFonts w:ascii="Times New Roman" w:hAnsi="Times New Roman" w:cs="Times New Roman"/>
                <w:b/>
                <w:bCs/>
                <w:color w:val="FF0000"/>
                <w:sz w:val="20"/>
                <w:szCs w:val="20"/>
                <w:lang w:val="en-GB"/>
              </w:rPr>
              <w:t>UPDATE</w:t>
            </w:r>
          </w:p>
        </w:tc>
      </w:tr>
      <w:commentRangeStart w:id="182"/>
      <w:tr w:rsidR="00884042" w:rsidRPr="00C47881" w14:paraId="2B2489EF" w14:textId="77777777" w:rsidTr="00884042">
        <w:trPr>
          <w:trHeight w:val="6171"/>
        </w:trPr>
        <w:tc>
          <w:tcPr>
            <w:tcW w:w="9782" w:type="dxa"/>
          </w:tcPr>
          <w:p w14:paraId="51B86C6E" w14:textId="77777777" w:rsidR="00884042" w:rsidRPr="00C47881" w:rsidRDefault="00884042" w:rsidP="00884042">
            <w:pPr>
              <w:rPr>
                <w:rFonts w:ascii="Times New Roman" w:hAnsi="Times New Roman" w:cs="Times New Roman"/>
                <w:noProof/>
                <w:sz w:val="18"/>
                <w:szCs w:val="18"/>
              </w:rPr>
            </w:pPr>
            <w:r>
              <w:object w:dxaOrig="13560" w:dyaOrig="6070" w14:anchorId="1E3B6C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2.7pt;height:316.8pt" o:ole="">
                  <v:imagedata r:id="rId107" o:title=""/>
                </v:shape>
                <o:OLEObject Type="Embed" ProgID="PBrush" ShapeID="_x0000_i1025" DrawAspect="Content" ObjectID="_1767445366" r:id="rId108"/>
              </w:object>
            </w:r>
            <w:commentRangeEnd w:id="182"/>
            <w:r w:rsidR="00D276DB">
              <w:rPr>
                <w:rStyle w:val="CommentReference"/>
              </w:rPr>
              <w:commentReference w:id="182"/>
            </w:r>
          </w:p>
        </w:tc>
      </w:tr>
    </w:tbl>
    <w:p w14:paraId="33CC64BA" w14:textId="77777777" w:rsidR="00884042" w:rsidRDefault="00884042" w:rsidP="00884042">
      <w:pPr>
        <w:spacing w:line="276" w:lineRule="auto"/>
        <w:rPr>
          <w:rFonts w:ascii="Times New Roman" w:eastAsiaTheme="majorEastAsia" w:hAnsi="Times New Roman" w:cs="Times New Roman"/>
          <w:color w:val="2F5496" w:themeColor="accent1" w:themeShade="BF"/>
          <w:sz w:val="24"/>
          <w:szCs w:val="24"/>
        </w:rPr>
      </w:pPr>
    </w:p>
    <w:p w14:paraId="4340F150" w14:textId="77777777" w:rsidR="00884042" w:rsidRDefault="00884042">
      <w:pPr>
        <w:rPr>
          <w:rFonts w:ascii="Times New Roman" w:eastAsiaTheme="majorEastAsia" w:hAnsi="Times New Roman" w:cs="Times New Roman"/>
          <w:color w:val="2F5496" w:themeColor="accent1" w:themeShade="BF"/>
          <w:sz w:val="24"/>
          <w:szCs w:val="24"/>
        </w:rPr>
      </w:pPr>
      <w:r>
        <w:rPr>
          <w:rFonts w:ascii="Times New Roman" w:eastAsiaTheme="majorEastAsia" w:hAnsi="Times New Roman" w:cs="Times New Roman"/>
          <w:color w:val="2F5496" w:themeColor="accent1" w:themeShade="BF"/>
          <w:sz w:val="24"/>
          <w:szCs w:val="24"/>
        </w:rPr>
        <w:br w:type="page"/>
      </w:r>
    </w:p>
    <w:p w14:paraId="2D765751" w14:textId="77777777" w:rsidR="0051070C" w:rsidRDefault="0051070C">
      <w:pPr>
        <w:pStyle w:val="Heading2"/>
        <w:numPr>
          <w:ilvl w:val="1"/>
          <w:numId w:val="9"/>
        </w:numPr>
        <w:spacing w:before="360" w:after="120"/>
        <w:rPr>
          <w:rFonts w:ascii="Times New Roman" w:eastAsia="Times New Roman" w:hAnsi="Times New Roman" w:cs="Times New Roman"/>
          <w:b/>
          <w:bCs/>
          <w:color w:val="auto"/>
          <w:sz w:val="22"/>
          <w:szCs w:val="22"/>
        </w:rPr>
      </w:pPr>
      <w:bookmarkStart w:id="183" w:name="_Toc154000854"/>
      <w:r w:rsidRPr="002C5DFA">
        <w:rPr>
          <w:rFonts w:ascii="Times New Roman" w:eastAsia="Times New Roman" w:hAnsi="Times New Roman" w:cs="Times New Roman"/>
          <w:b/>
          <w:bCs/>
          <w:sz w:val="28"/>
          <w:szCs w:val="28"/>
        </w:rPr>
        <w:lastRenderedPageBreak/>
        <w:t>Alternative scenarios and policy responses</w:t>
      </w:r>
      <w:bookmarkEnd w:id="183"/>
      <w:r>
        <w:rPr>
          <w:rFonts w:ascii="Times New Roman" w:eastAsia="Times New Roman" w:hAnsi="Times New Roman" w:cs="Times New Roman"/>
          <w:b/>
          <w:bCs/>
        </w:rPr>
        <w:t xml:space="preserve"> </w:t>
      </w:r>
    </w:p>
    <w:p w14:paraId="30007C51" w14:textId="77777777" w:rsidR="005018B8" w:rsidRDefault="005018B8" w:rsidP="005018B8">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This section discusses alternative scenarios to the Baseline </w:t>
      </w:r>
      <w:r w:rsidR="0026016C">
        <w:rPr>
          <w:rFonts w:ascii="Times New Roman" w:eastAsia="Times New Roman" w:hAnsi="Times New Roman" w:cs="Times New Roman"/>
          <w:color w:val="000000" w:themeColor="text1"/>
          <w:sz w:val="24"/>
          <w:szCs w:val="24"/>
        </w:rPr>
        <w:t>underlying</w:t>
      </w:r>
      <w:r>
        <w:rPr>
          <w:rFonts w:ascii="Times New Roman" w:eastAsia="Times New Roman" w:hAnsi="Times New Roman" w:cs="Times New Roman"/>
          <w:color w:val="000000" w:themeColor="text1"/>
          <w:sz w:val="24"/>
          <w:szCs w:val="24"/>
        </w:rPr>
        <w:t xml:space="preserve"> the Outlook Forecast Section II.</w:t>
      </w:r>
    </w:p>
    <w:p w14:paraId="1DAE0A9E" w14:textId="77777777" w:rsidR="00B962FE" w:rsidRPr="00B962FE" w:rsidRDefault="00282E39" w:rsidP="005018B8">
      <w:pPr>
        <w:rPr>
          <w:color w:val="000000" w:themeColor="text1"/>
          <w:sz w:val="24"/>
          <w:szCs w:val="24"/>
        </w:rPr>
      </w:pPr>
      <w:r>
        <w:rPr>
          <w:rFonts w:ascii="Times New Roman" w:eastAsia="Times New Roman" w:hAnsi="Times New Roman" w:cs="Times New Roman"/>
          <w:color w:val="000000" w:themeColor="text1"/>
          <w:sz w:val="24"/>
          <w:szCs w:val="24"/>
        </w:rPr>
        <w:t xml:space="preserve">The </w:t>
      </w:r>
      <w:proofErr w:type="gramStart"/>
      <w:r>
        <w:rPr>
          <w:rFonts w:ascii="Times New Roman" w:eastAsia="Times New Roman" w:hAnsi="Times New Roman" w:cs="Times New Roman"/>
          <w:color w:val="000000" w:themeColor="text1"/>
          <w:sz w:val="24"/>
          <w:szCs w:val="24"/>
        </w:rPr>
        <w:t>forecast  model</w:t>
      </w:r>
      <w:proofErr w:type="gramEnd"/>
      <w:r>
        <w:rPr>
          <w:rFonts w:ascii="Times New Roman" w:eastAsia="Times New Roman" w:hAnsi="Times New Roman" w:cs="Times New Roman"/>
          <w:color w:val="000000" w:themeColor="text1"/>
          <w:sz w:val="24"/>
          <w:szCs w:val="24"/>
        </w:rPr>
        <w:t xml:space="preserve"> is particularly useful for generating alternative scenarios for comparison with the Baseline</w:t>
      </w:r>
      <w:r w:rsidR="006C4206">
        <w:rPr>
          <w:rFonts w:ascii="Times New Roman" w:eastAsia="Times New Roman" w:hAnsi="Times New Roman" w:cs="Times New Roman"/>
          <w:color w:val="000000" w:themeColor="text1"/>
          <w:sz w:val="24"/>
          <w:szCs w:val="24"/>
        </w:rPr>
        <w:t xml:space="preserve"> (BL)</w:t>
      </w:r>
      <w:r>
        <w:rPr>
          <w:rFonts w:ascii="Times New Roman" w:eastAsia="Times New Roman" w:hAnsi="Times New Roman" w:cs="Times New Roman"/>
          <w:color w:val="000000" w:themeColor="text1"/>
          <w:sz w:val="24"/>
          <w:szCs w:val="24"/>
        </w:rPr>
        <w:t>. The B</w:t>
      </w:r>
      <w:r w:rsidR="006C4206">
        <w:rPr>
          <w:rFonts w:ascii="Times New Roman" w:eastAsia="Times New Roman" w:hAnsi="Times New Roman" w:cs="Times New Roman"/>
          <w:color w:val="000000" w:themeColor="text1"/>
          <w:sz w:val="24"/>
          <w:szCs w:val="24"/>
        </w:rPr>
        <w:t>L</w:t>
      </w:r>
      <w:r>
        <w:rPr>
          <w:rFonts w:ascii="Times New Roman" w:eastAsia="Times New Roman" w:hAnsi="Times New Roman" w:cs="Times New Roman"/>
          <w:color w:val="000000" w:themeColor="text1"/>
          <w:sz w:val="24"/>
          <w:szCs w:val="24"/>
        </w:rPr>
        <w:t xml:space="preserve"> scenario </w:t>
      </w:r>
      <w:r w:rsidR="000B5423">
        <w:rPr>
          <w:rFonts w:ascii="Times New Roman" w:eastAsia="Times New Roman" w:hAnsi="Times New Roman" w:cs="Times New Roman"/>
          <w:color w:val="000000" w:themeColor="text1"/>
          <w:sz w:val="24"/>
          <w:szCs w:val="24"/>
        </w:rPr>
        <w:t xml:space="preserve">embodies broadly appropriate policy responses to </w:t>
      </w:r>
      <w:r>
        <w:rPr>
          <w:rFonts w:ascii="Times New Roman" w:eastAsia="Times New Roman" w:hAnsi="Times New Roman" w:cs="Times New Roman"/>
          <w:color w:val="000000" w:themeColor="text1"/>
          <w:sz w:val="24"/>
          <w:szCs w:val="24"/>
        </w:rPr>
        <w:t xml:space="preserve">the current </w:t>
      </w:r>
      <w:r w:rsidR="000B5423">
        <w:rPr>
          <w:rFonts w:ascii="Times New Roman" w:eastAsia="Times New Roman" w:hAnsi="Times New Roman" w:cs="Times New Roman"/>
          <w:color w:val="000000" w:themeColor="text1"/>
          <w:sz w:val="24"/>
          <w:szCs w:val="24"/>
        </w:rPr>
        <w:t xml:space="preserve">external and domestic </w:t>
      </w:r>
      <w:r>
        <w:rPr>
          <w:rFonts w:ascii="Times New Roman" w:eastAsia="Times New Roman" w:hAnsi="Times New Roman" w:cs="Times New Roman"/>
          <w:color w:val="000000" w:themeColor="text1"/>
          <w:sz w:val="24"/>
          <w:szCs w:val="24"/>
        </w:rPr>
        <w:t>environment and reflects best judgement on near-term forecast for key variables</w:t>
      </w:r>
      <w:r w:rsidR="000B5423">
        <w:rPr>
          <w:rFonts w:ascii="Times New Roman" w:eastAsia="Times New Roman" w:hAnsi="Times New Roman" w:cs="Times New Roman"/>
          <w:color w:val="000000" w:themeColor="text1"/>
          <w:sz w:val="24"/>
          <w:szCs w:val="24"/>
        </w:rPr>
        <w:t>.</w:t>
      </w:r>
      <w:r w:rsidR="00B962FE">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But on each front</w:t>
      </w:r>
      <w:r w:rsidR="00773B86">
        <w:rPr>
          <w:rFonts w:ascii="Times New Roman" w:eastAsia="Times New Roman" w:hAnsi="Times New Roman" w:cs="Times New Roman"/>
          <w:color w:val="000000" w:themeColor="text1"/>
          <w:sz w:val="24"/>
          <w:szCs w:val="24"/>
        </w:rPr>
        <w:t xml:space="preserve">, it is </w:t>
      </w:r>
      <w:r w:rsidR="0025045C">
        <w:rPr>
          <w:rFonts w:ascii="Times New Roman" w:eastAsia="Times New Roman" w:hAnsi="Times New Roman" w:cs="Times New Roman"/>
          <w:color w:val="000000" w:themeColor="text1"/>
          <w:sz w:val="24"/>
          <w:szCs w:val="24"/>
        </w:rPr>
        <w:t>important</w:t>
      </w:r>
      <w:r w:rsidR="00773B86">
        <w:rPr>
          <w:rFonts w:ascii="Times New Roman" w:eastAsia="Times New Roman" w:hAnsi="Times New Roman" w:cs="Times New Roman"/>
          <w:color w:val="000000" w:themeColor="text1"/>
          <w:sz w:val="24"/>
          <w:szCs w:val="24"/>
        </w:rPr>
        <w:t xml:space="preserve"> to explore </w:t>
      </w:r>
      <w:r>
        <w:rPr>
          <w:rFonts w:ascii="Times New Roman" w:eastAsia="Times New Roman" w:hAnsi="Times New Roman" w:cs="Times New Roman"/>
          <w:color w:val="000000" w:themeColor="text1"/>
          <w:sz w:val="24"/>
          <w:szCs w:val="24"/>
        </w:rPr>
        <w:t>sensitivity to changes in exogenous variables and domestic policies.</w:t>
      </w:r>
      <w:r w:rsidR="00773B86">
        <w:rPr>
          <w:rFonts w:ascii="Times New Roman" w:eastAsia="Times New Roman" w:hAnsi="Times New Roman" w:cs="Times New Roman"/>
          <w:color w:val="000000" w:themeColor="text1"/>
          <w:sz w:val="24"/>
          <w:szCs w:val="24"/>
        </w:rPr>
        <w:t xml:space="preserve"> This is illustrated in the following scenario.</w:t>
      </w:r>
    </w:p>
    <w:p w14:paraId="38DA050C" w14:textId="2AE12BFA" w:rsidR="000B5423" w:rsidRPr="000B5423" w:rsidRDefault="00773B86">
      <w:pPr>
        <w:pStyle w:val="Heading2"/>
        <w:numPr>
          <w:ilvl w:val="0"/>
          <w:numId w:val="10"/>
        </w:numPr>
        <w:spacing w:after="120"/>
        <w:rPr>
          <w:rFonts w:ascii="Times New Roman" w:hAnsi="Times New Roman" w:cs="Times New Roman"/>
          <w:color w:val="000000" w:themeColor="text1"/>
          <w:sz w:val="24"/>
          <w:szCs w:val="24"/>
          <w:lang w:val="en-GB"/>
        </w:rPr>
      </w:pPr>
      <w:bookmarkStart w:id="184" w:name="_Toc154000855"/>
      <w:r>
        <w:rPr>
          <w:rFonts w:ascii="Times New Roman" w:hAnsi="Times New Roman" w:cs="Times New Roman"/>
          <w:b/>
          <w:bCs/>
        </w:rPr>
        <w:t>Scenario of h</w:t>
      </w:r>
      <w:r w:rsidR="000B5423" w:rsidRPr="000B5423">
        <w:rPr>
          <w:rFonts w:ascii="Times New Roman" w:hAnsi="Times New Roman" w:cs="Times New Roman"/>
          <w:b/>
          <w:bCs/>
        </w:rPr>
        <w:t xml:space="preserve">igher foreign food and oil prices </w:t>
      </w:r>
      <w:r w:rsidR="0025045C">
        <w:rPr>
          <w:rFonts w:ascii="Times New Roman" w:hAnsi="Times New Roman" w:cs="Times New Roman"/>
          <w:b/>
          <w:bCs/>
        </w:rPr>
        <w:t>in 2023-24</w:t>
      </w:r>
      <w:r w:rsidR="006602FF">
        <w:rPr>
          <w:rFonts w:ascii="Times New Roman" w:hAnsi="Times New Roman" w:cs="Times New Roman"/>
          <w:b/>
          <w:bCs/>
        </w:rPr>
        <w:t xml:space="preserve"> </w:t>
      </w:r>
      <w:r w:rsidR="006602FF" w:rsidRPr="006602FF">
        <w:rPr>
          <w:rFonts w:ascii="Times New Roman" w:hAnsi="Times New Roman" w:cs="Times New Roman"/>
          <w:b/>
          <w:bCs/>
          <w:color w:val="FF0000"/>
        </w:rPr>
        <w:t>to be updated</w:t>
      </w:r>
      <w:bookmarkEnd w:id="184"/>
    </w:p>
    <w:p w14:paraId="1F00794C" w14:textId="6E0EC171" w:rsidR="00773B86" w:rsidRDefault="00773B86" w:rsidP="00773B86">
      <w:pPr>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F</w:t>
      </w:r>
      <w:r w:rsidR="000B5423">
        <w:rPr>
          <w:rFonts w:ascii="Times New Roman" w:hAnsi="Times New Roman" w:cs="Times New Roman"/>
          <w:color w:val="000000" w:themeColor="text1"/>
          <w:sz w:val="24"/>
          <w:szCs w:val="24"/>
          <w:lang w:val="en-GB"/>
        </w:rPr>
        <w:t>or</w:t>
      </w:r>
      <w:r>
        <w:rPr>
          <w:rFonts w:ascii="Times New Roman" w:hAnsi="Times New Roman" w:cs="Times New Roman"/>
          <w:color w:val="000000" w:themeColor="text1"/>
          <w:sz w:val="24"/>
          <w:szCs w:val="24"/>
          <w:lang w:val="en-GB"/>
        </w:rPr>
        <w:t xml:space="preserve"> 2023-24, f</w:t>
      </w:r>
      <w:r w:rsidR="0025045C">
        <w:rPr>
          <w:rFonts w:ascii="Times New Roman" w:hAnsi="Times New Roman" w:cs="Times New Roman"/>
          <w:color w:val="000000" w:themeColor="text1"/>
          <w:sz w:val="24"/>
          <w:szCs w:val="24"/>
          <w:lang w:val="en-GB"/>
        </w:rPr>
        <w:t>or</w:t>
      </w:r>
      <w:r w:rsidR="000B5423">
        <w:rPr>
          <w:rFonts w:ascii="Times New Roman" w:hAnsi="Times New Roman" w:cs="Times New Roman"/>
          <w:color w:val="000000" w:themeColor="text1"/>
          <w:sz w:val="24"/>
          <w:szCs w:val="24"/>
          <w:lang w:val="en-GB"/>
        </w:rPr>
        <w:t>eign food and oil p</w:t>
      </w:r>
      <w:r w:rsidR="0051070C" w:rsidRPr="000B5423">
        <w:rPr>
          <w:rFonts w:ascii="Times New Roman" w:hAnsi="Times New Roman" w:cs="Times New Roman"/>
          <w:color w:val="000000" w:themeColor="text1"/>
          <w:sz w:val="24"/>
          <w:szCs w:val="24"/>
          <w:lang w:val="en-GB"/>
        </w:rPr>
        <w:t>rices</w:t>
      </w:r>
      <w:r w:rsidR="000B5423">
        <w:rPr>
          <w:rFonts w:ascii="Times New Roman" w:hAnsi="Times New Roman" w:cs="Times New Roman"/>
          <w:color w:val="000000" w:themeColor="text1"/>
          <w:sz w:val="24"/>
          <w:szCs w:val="24"/>
          <w:lang w:val="en-GB"/>
        </w:rPr>
        <w:t xml:space="preserve"> </w:t>
      </w:r>
      <w:r>
        <w:rPr>
          <w:rFonts w:ascii="Times New Roman" w:hAnsi="Times New Roman" w:cs="Times New Roman"/>
          <w:color w:val="000000" w:themeColor="text1"/>
          <w:sz w:val="24"/>
          <w:szCs w:val="24"/>
          <w:lang w:val="en-GB"/>
        </w:rPr>
        <w:t xml:space="preserve">are set </w:t>
      </w:r>
      <w:del w:id="185" w:author="Chris NGUGABE" w:date="2024-01-07T15:16:00Z">
        <w:r w:rsidDel="00D83346">
          <w:rPr>
            <w:rFonts w:ascii="Times New Roman" w:hAnsi="Times New Roman" w:cs="Times New Roman"/>
            <w:color w:val="000000" w:themeColor="text1"/>
            <w:sz w:val="24"/>
            <w:szCs w:val="24"/>
            <w:lang w:val="en-GB"/>
          </w:rPr>
          <w:delText xml:space="preserve">are set </w:delText>
        </w:r>
      </w:del>
      <w:r>
        <w:rPr>
          <w:rFonts w:ascii="Times New Roman" w:hAnsi="Times New Roman" w:cs="Times New Roman"/>
          <w:color w:val="000000" w:themeColor="text1"/>
          <w:sz w:val="24"/>
          <w:szCs w:val="24"/>
          <w:lang w:val="en-GB"/>
        </w:rPr>
        <w:t xml:space="preserve">at levels on average 25% higher than in the baseline (WEO-GAS price projection in US$, </w:t>
      </w:r>
      <w:r w:rsidRPr="00773B86">
        <w:rPr>
          <w:rFonts w:ascii="Times New Roman" w:hAnsi="Times New Roman" w:cs="Times New Roman"/>
          <w:b/>
          <w:bCs/>
          <w:color w:val="0070C0"/>
          <w:sz w:val="24"/>
          <w:szCs w:val="24"/>
          <w:lang w:val="en-GB"/>
        </w:rPr>
        <w:t>Figure 7</w:t>
      </w:r>
      <w:r>
        <w:rPr>
          <w:rFonts w:ascii="Times New Roman" w:hAnsi="Times New Roman" w:cs="Times New Roman"/>
          <w:color w:val="000000" w:themeColor="text1"/>
          <w:sz w:val="24"/>
          <w:szCs w:val="24"/>
          <w:lang w:val="en-GB"/>
        </w:rPr>
        <w:t xml:space="preserve"> above). </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4788"/>
        <w:gridCol w:w="4950"/>
      </w:tblGrid>
      <w:tr w:rsidR="00796907" w14:paraId="02F35FDC" w14:textId="77777777" w:rsidTr="00946238">
        <w:tc>
          <w:tcPr>
            <w:tcW w:w="9738" w:type="dxa"/>
            <w:gridSpan w:val="2"/>
          </w:tcPr>
          <w:p w14:paraId="703A2D93" w14:textId="77777777" w:rsidR="00796907" w:rsidRDefault="00796907" w:rsidP="00796907">
            <w:pPr>
              <w:spacing w:after="120"/>
              <w:jc w:val="center"/>
              <w:rPr>
                <w:rFonts w:ascii="Times New Roman" w:eastAsiaTheme="majorEastAsia" w:hAnsi="Times New Roman" w:cs="Times New Roman"/>
                <w:color w:val="000000" w:themeColor="text1"/>
                <w:sz w:val="24"/>
                <w:szCs w:val="24"/>
                <w:lang w:val="en-GB"/>
              </w:rPr>
            </w:pPr>
            <w:r w:rsidRPr="00796907">
              <w:rPr>
                <w:rFonts w:ascii="Times New Roman" w:hAnsi="Times New Roman" w:cs="Times New Roman"/>
                <w:b/>
                <w:bCs/>
                <w:color w:val="0070C0"/>
                <w:sz w:val="20"/>
                <w:szCs w:val="20"/>
                <w:lang w:val="en-GB"/>
              </w:rPr>
              <w:t>Fig</w:t>
            </w:r>
            <w:r>
              <w:rPr>
                <w:rFonts w:ascii="Times New Roman" w:hAnsi="Times New Roman" w:cs="Times New Roman"/>
                <w:b/>
                <w:bCs/>
                <w:color w:val="0070C0"/>
                <w:sz w:val="20"/>
                <w:szCs w:val="20"/>
                <w:lang w:val="en-GB"/>
              </w:rPr>
              <w:t>ure</w:t>
            </w:r>
            <w:r w:rsidRPr="00796907">
              <w:rPr>
                <w:rFonts w:ascii="Times New Roman" w:hAnsi="Times New Roman" w:cs="Times New Roman"/>
                <w:b/>
                <w:bCs/>
                <w:color w:val="0070C0"/>
                <w:sz w:val="20"/>
                <w:szCs w:val="20"/>
                <w:lang w:val="en-GB"/>
              </w:rPr>
              <w:t xml:space="preserve"> </w:t>
            </w:r>
            <w:proofErr w:type="gramStart"/>
            <w:r w:rsidRPr="00796907">
              <w:rPr>
                <w:rFonts w:ascii="Times New Roman" w:hAnsi="Times New Roman" w:cs="Times New Roman"/>
                <w:b/>
                <w:bCs/>
                <w:color w:val="0070C0"/>
                <w:sz w:val="20"/>
                <w:szCs w:val="20"/>
                <w:lang w:val="en-GB"/>
              </w:rPr>
              <w:t xml:space="preserve">25.1  </w:t>
            </w:r>
            <w:r w:rsidR="00A35AB3">
              <w:rPr>
                <w:rFonts w:ascii="Times New Roman" w:hAnsi="Times New Roman" w:cs="Times New Roman"/>
                <w:b/>
                <w:bCs/>
                <w:color w:val="0070C0"/>
                <w:sz w:val="20"/>
                <w:szCs w:val="20"/>
                <w:lang w:val="en-GB"/>
              </w:rPr>
              <w:t>F</w:t>
            </w:r>
            <w:r w:rsidRPr="00796907">
              <w:rPr>
                <w:rFonts w:ascii="Times New Roman" w:hAnsi="Times New Roman" w:cs="Times New Roman"/>
                <w:b/>
                <w:bCs/>
                <w:color w:val="0070C0"/>
                <w:sz w:val="20"/>
                <w:szCs w:val="20"/>
                <w:lang w:val="en-GB"/>
              </w:rPr>
              <w:t>oreign</w:t>
            </w:r>
            <w:proofErr w:type="gramEnd"/>
            <w:r w:rsidRPr="00796907">
              <w:rPr>
                <w:rFonts w:ascii="Times New Roman" w:hAnsi="Times New Roman" w:cs="Times New Roman"/>
                <w:b/>
                <w:bCs/>
                <w:color w:val="0070C0"/>
                <w:sz w:val="20"/>
                <w:szCs w:val="20"/>
                <w:lang w:val="en-GB"/>
              </w:rPr>
              <w:t xml:space="preserve"> food and oil prices </w:t>
            </w:r>
            <w:r w:rsidR="00A35AB3">
              <w:rPr>
                <w:rFonts w:ascii="Times New Roman" w:hAnsi="Times New Roman" w:cs="Times New Roman"/>
                <w:b/>
                <w:bCs/>
                <w:color w:val="0070C0"/>
                <w:sz w:val="20"/>
                <w:szCs w:val="20"/>
                <w:lang w:val="en-GB"/>
              </w:rPr>
              <w:t xml:space="preserve">are simulated higher </w:t>
            </w:r>
            <w:r w:rsidRPr="00796907">
              <w:rPr>
                <w:rFonts w:ascii="Times New Roman" w:hAnsi="Times New Roman" w:cs="Times New Roman"/>
                <w:b/>
                <w:bCs/>
                <w:color w:val="0070C0"/>
                <w:sz w:val="20"/>
                <w:szCs w:val="20"/>
                <w:lang w:val="en-GB"/>
              </w:rPr>
              <w:t xml:space="preserve">in 2023-24, </w:t>
            </w:r>
            <w:r w:rsidR="00A35AB3">
              <w:rPr>
                <w:rFonts w:ascii="Times New Roman" w:hAnsi="Times New Roman" w:cs="Times New Roman"/>
                <w:b/>
                <w:bCs/>
                <w:color w:val="0070C0"/>
                <w:sz w:val="20"/>
                <w:szCs w:val="20"/>
                <w:lang w:val="en-GB"/>
              </w:rPr>
              <w:t>return</w:t>
            </w:r>
            <w:r w:rsidRPr="00796907">
              <w:rPr>
                <w:rFonts w:ascii="Times New Roman" w:hAnsi="Times New Roman" w:cs="Times New Roman"/>
                <w:b/>
                <w:bCs/>
                <w:color w:val="0070C0"/>
                <w:sz w:val="20"/>
                <w:szCs w:val="20"/>
                <w:lang w:val="en-GB"/>
              </w:rPr>
              <w:t xml:space="preserve"> to WEO</w:t>
            </w:r>
            <w:r>
              <w:rPr>
                <w:rFonts w:ascii="Times New Roman" w:hAnsi="Times New Roman" w:cs="Times New Roman"/>
                <w:b/>
                <w:bCs/>
                <w:color w:val="0070C0"/>
                <w:sz w:val="20"/>
                <w:szCs w:val="20"/>
                <w:lang w:val="en-GB"/>
              </w:rPr>
              <w:t xml:space="preserve"> levels</w:t>
            </w:r>
            <w:r w:rsidRPr="00796907">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from</w:t>
            </w:r>
            <w:r w:rsidRPr="00796907">
              <w:rPr>
                <w:rFonts w:ascii="Times New Roman" w:hAnsi="Times New Roman" w:cs="Times New Roman"/>
                <w:b/>
                <w:bCs/>
                <w:color w:val="0070C0"/>
                <w:sz w:val="20"/>
                <w:szCs w:val="20"/>
                <w:lang w:val="en-GB"/>
              </w:rPr>
              <w:t xml:space="preserve"> 2025</w:t>
            </w:r>
          </w:p>
        </w:tc>
      </w:tr>
      <w:tr w:rsidR="00796907" w14:paraId="490B6F3D" w14:textId="77777777" w:rsidTr="00192BB1">
        <w:tc>
          <w:tcPr>
            <w:tcW w:w="4788" w:type="dxa"/>
          </w:tcPr>
          <w:p w14:paraId="4DB12D59" w14:textId="77777777" w:rsidR="00796907" w:rsidRDefault="00796907" w:rsidP="00252126">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p>
          <w:p w14:paraId="2125928B" w14:textId="77777777" w:rsidR="00796907" w:rsidRDefault="00796907" w:rsidP="00796907">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r>
              <w:rPr>
                <w:rFonts w:ascii="Times New Roman" w:eastAsiaTheme="majorEastAsia" w:hAnsi="Times New Roman" w:cs="Times New Roman"/>
                <w:noProof/>
                <w:color w:val="000000" w:themeColor="text1"/>
                <w:sz w:val="24"/>
                <w:szCs w:val="24"/>
                <w:lang w:val="en-GB"/>
              </w:rPr>
              <w:drawing>
                <wp:inline distT="0" distB="0" distL="0" distR="0" wp14:anchorId="68D0CB5F" wp14:editId="2D16F4D2">
                  <wp:extent cx="2286000" cy="2057400"/>
                  <wp:effectExtent l="0" t="0" r="0" b="0"/>
                  <wp:docPr id="151821022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10221" name="Picture 1" descr="Chart, line chart&#10;&#10;Description automatically generated"/>
                          <pic:cNvPicPr/>
                        </pic:nvPicPr>
                        <pic:blipFill>
                          <a:blip r:embed="rId109">
                            <a:extLst>
                              <a:ext uri="{28A0092B-C50C-407E-A947-70E740481C1C}">
                                <a14:useLocalDpi xmlns:a14="http://schemas.microsoft.com/office/drawing/2010/main" val="0"/>
                              </a:ext>
                            </a:extLst>
                          </a:blip>
                          <a:stretch>
                            <a:fillRect/>
                          </a:stretch>
                        </pic:blipFill>
                        <pic:spPr>
                          <a:xfrm>
                            <a:off x="0" y="0"/>
                            <a:ext cx="2286000" cy="2057400"/>
                          </a:xfrm>
                          <a:prstGeom prst="rect">
                            <a:avLst/>
                          </a:prstGeom>
                        </pic:spPr>
                      </pic:pic>
                    </a:graphicData>
                  </a:graphic>
                </wp:inline>
              </w:drawing>
            </w:r>
          </w:p>
        </w:tc>
        <w:tc>
          <w:tcPr>
            <w:tcW w:w="4950" w:type="dxa"/>
          </w:tcPr>
          <w:p w14:paraId="3973957F" w14:textId="77777777" w:rsidR="00796907" w:rsidRDefault="00796907" w:rsidP="00252126">
            <w:pPr>
              <w:rPr>
                <w:rFonts w:ascii="Times New Roman" w:eastAsiaTheme="majorEastAsia" w:hAnsi="Times New Roman" w:cs="Times New Roman"/>
                <w:color w:val="000000" w:themeColor="text1"/>
                <w:sz w:val="24"/>
                <w:szCs w:val="24"/>
                <w:lang w:val="en-GB"/>
              </w:rPr>
            </w:pPr>
          </w:p>
          <w:p w14:paraId="223AE90D" w14:textId="77777777" w:rsidR="00796907" w:rsidRDefault="00796907" w:rsidP="00796907">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r w:rsidR="00192BB1">
              <w:rPr>
                <w:rFonts w:ascii="Times New Roman" w:eastAsiaTheme="majorEastAsia" w:hAnsi="Times New Roman" w:cs="Times New Roman"/>
                <w:noProof/>
                <w:color w:val="000000" w:themeColor="text1"/>
                <w:sz w:val="24"/>
                <w:szCs w:val="24"/>
                <w:lang w:val="en-GB"/>
              </w:rPr>
              <w:drawing>
                <wp:inline distT="0" distB="0" distL="0" distR="0" wp14:anchorId="64BAF90C" wp14:editId="73F13C9D">
                  <wp:extent cx="2322576" cy="1956816"/>
                  <wp:effectExtent l="0" t="0" r="0" b="0"/>
                  <wp:docPr id="901551651" name="Picture 8" descr="Chart, line ch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1551651" name="Picture 8" descr="Chart, line chart&#10;&#10;Description automatically generated"/>
                          <pic:cNvPicPr/>
                        </pic:nvPicPr>
                        <pic:blipFill>
                          <a:blip r:embed="rId110">
                            <a:extLst>
                              <a:ext uri="{28A0092B-C50C-407E-A947-70E740481C1C}">
                                <a14:useLocalDpi xmlns:a14="http://schemas.microsoft.com/office/drawing/2010/main" val="0"/>
                              </a:ext>
                            </a:extLst>
                          </a:blip>
                          <a:stretch>
                            <a:fillRect/>
                          </a:stretch>
                        </pic:blipFill>
                        <pic:spPr>
                          <a:xfrm>
                            <a:off x="0" y="0"/>
                            <a:ext cx="2322576" cy="1956816"/>
                          </a:xfrm>
                          <a:prstGeom prst="rect">
                            <a:avLst/>
                          </a:prstGeom>
                        </pic:spPr>
                      </pic:pic>
                    </a:graphicData>
                  </a:graphic>
                </wp:inline>
              </w:drawing>
            </w:r>
          </w:p>
        </w:tc>
      </w:tr>
    </w:tbl>
    <w:p w14:paraId="56B756FE" w14:textId="77777777" w:rsidR="00796907" w:rsidRDefault="00796907" w:rsidP="00A35AB3">
      <w:pPr>
        <w:spacing w:before="120"/>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 xml:space="preserve">Domestic food and energy inflation remain higher for several quarter, but this </w:t>
      </w:r>
      <w:r w:rsidR="00827158">
        <w:rPr>
          <w:rFonts w:ascii="Times New Roman" w:hAnsi="Times New Roman" w:cs="Times New Roman"/>
          <w:color w:val="000000" w:themeColor="text1"/>
          <w:sz w:val="24"/>
          <w:szCs w:val="24"/>
          <w:lang w:val="en-GB"/>
        </w:rPr>
        <w:t xml:space="preserve">is </w:t>
      </w:r>
      <w:r>
        <w:rPr>
          <w:rFonts w:ascii="Times New Roman" w:hAnsi="Times New Roman" w:cs="Times New Roman"/>
          <w:color w:val="000000" w:themeColor="text1"/>
          <w:sz w:val="24"/>
          <w:szCs w:val="24"/>
          <w:lang w:val="en-GB"/>
        </w:rPr>
        <w:t xml:space="preserve">reversed as foreign prices return to the </w:t>
      </w:r>
      <w:r w:rsidR="006C4206">
        <w:rPr>
          <w:rFonts w:ascii="Times New Roman" w:hAnsi="Times New Roman" w:cs="Times New Roman"/>
          <w:color w:val="000000" w:themeColor="text1"/>
          <w:sz w:val="24"/>
          <w:szCs w:val="24"/>
          <w:lang w:val="en-GB"/>
        </w:rPr>
        <w:t>BL</w:t>
      </w:r>
      <w:r>
        <w:rPr>
          <w:rFonts w:ascii="Times New Roman" w:hAnsi="Times New Roman" w:cs="Times New Roman"/>
          <w:color w:val="000000" w:themeColor="text1"/>
          <w:sz w:val="24"/>
          <w:szCs w:val="24"/>
          <w:lang w:val="en-GB"/>
        </w:rPr>
        <w:t xml:space="preserve"> from 2025. The effect on </w:t>
      </w:r>
      <w:r w:rsidR="003A5AC7">
        <w:rPr>
          <w:rFonts w:ascii="Times New Roman" w:hAnsi="Times New Roman" w:cs="Times New Roman"/>
          <w:color w:val="000000" w:themeColor="text1"/>
          <w:sz w:val="24"/>
          <w:szCs w:val="24"/>
          <w:lang w:val="en-GB"/>
        </w:rPr>
        <w:t xml:space="preserve">upward on </w:t>
      </w:r>
      <w:r>
        <w:rPr>
          <w:rFonts w:ascii="Times New Roman" w:hAnsi="Times New Roman" w:cs="Times New Roman"/>
          <w:color w:val="000000" w:themeColor="text1"/>
          <w:sz w:val="24"/>
          <w:szCs w:val="24"/>
          <w:lang w:val="en-GB"/>
        </w:rPr>
        <w:t xml:space="preserve">headline inflation </w:t>
      </w:r>
      <w:r w:rsidR="003A5AC7">
        <w:rPr>
          <w:rFonts w:ascii="Times New Roman" w:hAnsi="Times New Roman" w:cs="Times New Roman"/>
          <w:color w:val="000000" w:themeColor="text1"/>
          <w:sz w:val="24"/>
          <w:szCs w:val="24"/>
          <w:lang w:val="en-GB"/>
        </w:rPr>
        <w:t>is small, and also reversed later.</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3301"/>
        <w:gridCol w:w="3225"/>
        <w:gridCol w:w="3344"/>
      </w:tblGrid>
      <w:tr w:rsidR="003A5AC7" w14:paraId="27913D21" w14:textId="77777777" w:rsidTr="00946238">
        <w:tc>
          <w:tcPr>
            <w:tcW w:w="10116" w:type="dxa"/>
            <w:gridSpan w:val="3"/>
          </w:tcPr>
          <w:p w14:paraId="52913453" w14:textId="77777777" w:rsidR="003A5AC7" w:rsidRDefault="00A35AB3" w:rsidP="00946238">
            <w:pPr>
              <w:rPr>
                <w:rFonts w:ascii="Times New Roman" w:eastAsiaTheme="majorEastAsia" w:hAnsi="Times New Roman" w:cs="Times New Roman"/>
                <w:noProof/>
                <w:color w:val="000000" w:themeColor="text1"/>
                <w:sz w:val="24"/>
                <w:szCs w:val="24"/>
                <w:lang w:val="en-GB"/>
              </w:rPr>
            </w:pPr>
            <w:r w:rsidRPr="00796907">
              <w:rPr>
                <w:rFonts w:ascii="Times New Roman" w:hAnsi="Times New Roman" w:cs="Times New Roman"/>
                <w:b/>
                <w:bCs/>
                <w:color w:val="0070C0"/>
                <w:sz w:val="20"/>
                <w:szCs w:val="20"/>
                <w:lang w:val="en-GB"/>
              </w:rPr>
              <w:t>Fig</w:t>
            </w:r>
            <w:r>
              <w:rPr>
                <w:rFonts w:ascii="Times New Roman" w:hAnsi="Times New Roman" w:cs="Times New Roman"/>
                <w:b/>
                <w:bCs/>
                <w:color w:val="0070C0"/>
                <w:sz w:val="20"/>
                <w:szCs w:val="20"/>
                <w:lang w:val="en-GB"/>
              </w:rPr>
              <w:t>ure</w:t>
            </w:r>
            <w:r w:rsidRPr="00796907">
              <w:rPr>
                <w:rFonts w:ascii="Times New Roman" w:hAnsi="Times New Roman" w:cs="Times New Roman"/>
                <w:b/>
                <w:bCs/>
                <w:color w:val="0070C0"/>
                <w:sz w:val="20"/>
                <w:szCs w:val="20"/>
                <w:lang w:val="en-GB"/>
              </w:rPr>
              <w:t xml:space="preserve"> </w:t>
            </w:r>
            <w:proofErr w:type="gramStart"/>
            <w:r w:rsidRPr="00796907">
              <w:rPr>
                <w:rFonts w:ascii="Times New Roman" w:hAnsi="Times New Roman" w:cs="Times New Roman"/>
                <w:b/>
                <w:bCs/>
                <w:color w:val="0070C0"/>
                <w:sz w:val="20"/>
                <w:szCs w:val="20"/>
                <w:lang w:val="en-GB"/>
              </w:rPr>
              <w:t>25.</w:t>
            </w:r>
            <w:r>
              <w:rPr>
                <w:rFonts w:ascii="Times New Roman" w:hAnsi="Times New Roman" w:cs="Times New Roman"/>
                <w:b/>
                <w:bCs/>
                <w:color w:val="0070C0"/>
                <w:sz w:val="20"/>
                <w:szCs w:val="20"/>
                <w:lang w:val="en-GB"/>
              </w:rPr>
              <w:t>2</w:t>
            </w:r>
            <w:r w:rsidRPr="00796907">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Domestic</w:t>
            </w:r>
            <w:proofErr w:type="gramEnd"/>
            <w:r>
              <w:rPr>
                <w:rFonts w:ascii="Times New Roman" w:hAnsi="Times New Roman" w:cs="Times New Roman"/>
                <w:b/>
                <w:bCs/>
                <w:color w:val="0070C0"/>
                <w:sz w:val="20"/>
                <w:szCs w:val="20"/>
                <w:lang w:val="en-GB"/>
              </w:rPr>
              <w:t xml:space="preserve"> CPI inflation is higher, reflecting import shares in</w:t>
            </w:r>
            <w:r w:rsidR="00562E8B">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food and energy components</w:t>
            </w:r>
          </w:p>
        </w:tc>
      </w:tr>
      <w:tr w:rsidR="00796907" w14:paraId="69B7651E" w14:textId="77777777" w:rsidTr="00946238">
        <w:tc>
          <w:tcPr>
            <w:tcW w:w="3369" w:type="dxa"/>
          </w:tcPr>
          <w:p w14:paraId="09E2E0D3" w14:textId="77777777" w:rsidR="00796907" w:rsidRDefault="00796907"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w:t>
            </w:r>
            <w:r>
              <w:rPr>
                <w:rFonts w:ascii="Times New Roman" w:eastAsiaTheme="majorEastAsia" w:hAnsi="Times New Roman" w:cs="Times New Roman"/>
                <w:noProof/>
                <w:color w:val="000000" w:themeColor="text1"/>
                <w:sz w:val="24"/>
                <w:szCs w:val="24"/>
                <w:lang w:val="en-GB"/>
              </w:rPr>
              <w:drawing>
                <wp:inline distT="0" distB="0" distL="0" distR="0" wp14:anchorId="08AF4B86" wp14:editId="47F10A27">
                  <wp:extent cx="2001715" cy="1911531"/>
                  <wp:effectExtent l="0" t="0" r="0" b="0"/>
                  <wp:docPr id="741550174" name="Picture 74155017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12538" name="Picture 1" descr="Chart, line chart&#10;&#10;Description automatically generated"/>
                          <pic:cNvPicPr/>
                        </pic:nvPicPr>
                        <pic:blipFill>
                          <a:blip r:embed="rId111">
                            <a:extLst>
                              <a:ext uri="{28A0092B-C50C-407E-A947-70E740481C1C}">
                                <a14:useLocalDpi xmlns:a14="http://schemas.microsoft.com/office/drawing/2010/main" val="0"/>
                              </a:ext>
                            </a:extLst>
                          </a:blip>
                          <a:stretch>
                            <a:fillRect/>
                          </a:stretch>
                        </pic:blipFill>
                        <pic:spPr>
                          <a:xfrm>
                            <a:off x="0" y="0"/>
                            <a:ext cx="2008052" cy="1917582"/>
                          </a:xfrm>
                          <a:prstGeom prst="rect">
                            <a:avLst/>
                          </a:prstGeom>
                        </pic:spPr>
                      </pic:pic>
                    </a:graphicData>
                  </a:graphic>
                </wp:inline>
              </w:drawing>
            </w:r>
          </w:p>
        </w:tc>
        <w:tc>
          <w:tcPr>
            <w:tcW w:w="3335" w:type="dxa"/>
          </w:tcPr>
          <w:p w14:paraId="5FD7BD37" w14:textId="77777777" w:rsidR="00796907" w:rsidRDefault="00796907" w:rsidP="00A25FB1">
            <w:pPr>
              <w:rPr>
                <w:rFonts w:ascii="Times New Roman" w:eastAsiaTheme="majorEastAsia" w:hAnsi="Times New Roman" w:cs="Times New Roman"/>
                <w:noProof/>
                <w:color w:val="000000" w:themeColor="text1"/>
                <w:sz w:val="24"/>
                <w:szCs w:val="24"/>
                <w:lang w:val="en-GB"/>
              </w:rPr>
            </w:pPr>
          </w:p>
          <w:p w14:paraId="7282DA84" w14:textId="77777777" w:rsidR="00796907" w:rsidRDefault="00796907"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051F5609" wp14:editId="1E343EE9">
                  <wp:extent cx="1952893" cy="1867989"/>
                  <wp:effectExtent l="0" t="0" r="0" b="0"/>
                  <wp:docPr id="1545036345" name="Picture 154503634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28517" name="Picture 2" descr="Chart, line chart&#10;&#10;Description automatically generated"/>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1966893" cy="1881380"/>
                          </a:xfrm>
                          <a:prstGeom prst="rect">
                            <a:avLst/>
                          </a:prstGeom>
                        </pic:spPr>
                      </pic:pic>
                    </a:graphicData>
                  </a:graphic>
                </wp:inline>
              </w:drawing>
            </w:r>
          </w:p>
        </w:tc>
        <w:tc>
          <w:tcPr>
            <w:tcW w:w="3412" w:type="dxa"/>
          </w:tcPr>
          <w:p w14:paraId="2105FD9B" w14:textId="77777777" w:rsidR="00796907" w:rsidRDefault="00796907" w:rsidP="00946238">
            <w:pPr>
              <w:rPr>
                <w:rFonts w:ascii="Times New Roman" w:eastAsiaTheme="majorEastAsia" w:hAnsi="Times New Roman" w:cs="Times New Roman"/>
                <w:noProof/>
                <w:color w:val="000000" w:themeColor="text1"/>
                <w:sz w:val="24"/>
                <w:szCs w:val="24"/>
                <w:lang w:val="en-GB"/>
              </w:rPr>
            </w:pPr>
          </w:p>
          <w:p w14:paraId="7DDEDC53" w14:textId="77777777" w:rsidR="00796907" w:rsidRDefault="00796907"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555E277E" wp14:editId="181DE51E">
                  <wp:extent cx="2029460" cy="1867535"/>
                  <wp:effectExtent l="0" t="0" r="0" b="0"/>
                  <wp:docPr id="1374783210" name="Picture 137478321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55326" name="Picture 3" descr="Chart, line chart&#10;&#10;Description automatically generated"/>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2031548" cy="1869456"/>
                          </a:xfrm>
                          <a:prstGeom prst="rect">
                            <a:avLst/>
                          </a:prstGeom>
                        </pic:spPr>
                      </pic:pic>
                    </a:graphicData>
                  </a:graphic>
                </wp:inline>
              </w:drawing>
            </w:r>
          </w:p>
        </w:tc>
      </w:tr>
    </w:tbl>
    <w:p w14:paraId="3BAF319A" w14:textId="77777777" w:rsidR="00A35AB3" w:rsidRDefault="00A35AB3" w:rsidP="00252126">
      <w:pPr>
        <w:rPr>
          <w:rFonts w:ascii="Times New Roman" w:eastAsiaTheme="majorEastAsia" w:hAnsi="Times New Roman" w:cs="Times New Roman"/>
          <w:color w:val="000000" w:themeColor="text1"/>
          <w:sz w:val="24"/>
          <w:szCs w:val="24"/>
          <w:lang w:val="en-GB"/>
        </w:rPr>
      </w:pP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2551"/>
        <w:gridCol w:w="2415"/>
        <w:gridCol w:w="2425"/>
        <w:gridCol w:w="2479"/>
      </w:tblGrid>
      <w:tr w:rsidR="005E35F2" w14:paraId="3987CF48" w14:textId="77777777" w:rsidTr="003E01EB">
        <w:tc>
          <w:tcPr>
            <w:tcW w:w="2721" w:type="dxa"/>
          </w:tcPr>
          <w:p w14:paraId="4B0EA488" w14:textId="77777777" w:rsidR="005E35F2" w:rsidRPr="00A35AB3" w:rsidRDefault="005E35F2" w:rsidP="00946238">
            <w:pPr>
              <w:rPr>
                <w:rFonts w:ascii="Times New Roman" w:eastAsiaTheme="majorEastAsia" w:hAnsi="Times New Roman" w:cs="Times New Roman"/>
                <w:noProof/>
                <w:color w:val="000000" w:themeColor="text1"/>
                <w:sz w:val="18"/>
                <w:szCs w:val="18"/>
                <w:lang w:val="en-GB"/>
              </w:rPr>
            </w:pPr>
            <w:r w:rsidRPr="00A35AB3">
              <w:rPr>
                <w:rFonts w:ascii="Times New Roman" w:hAnsi="Times New Roman" w:cs="Times New Roman"/>
                <w:b/>
                <w:bCs/>
                <w:color w:val="0070C0"/>
                <w:sz w:val="18"/>
                <w:szCs w:val="18"/>
                <w:lang w:val="en-GB"/>
              </w:rPr>
              <w:lastRenderedPageBreak/>
              <w:t>Figure</w:t>
            </w:r>
            <w:r>
              <w:rPr>
                <w:rFonts w:ascii="Times New Roman" w:hAnsi="Times New Roman" w:cs="Times New Roman"/>
                <w:b/>
                <w:bCs/>
                <w:color w:val="0070C0"/>
                <w:sz w:val="18"/>
                <w:szCs w:val="18"/>
                <w:lang w:val="en-GB"/>
              </w:rPr>
              <w:t xml:space="preserve"> </w:t>
            </w:r>
            <w:proofErr w:type="gramStart"/>
            <w:r w:rsidRPr="00A35AB3">
              <w:rPr>
                <w:rFonts w:ascii="Times New Roman" w:hAnsi="Times New Roman" w:cs="Times New Roman"/>
                <w:b/>
                <w:bCs/>
                <w:color w:val="0070C0"/>
                <w:sz w:val="18"/>
                <w:szCs w:val="18"/>
                <w:lang w:val="en-GB"/>
              </w:rPr>
              <w:t>2</w:t>
            </w:r>
            <w:r>
              <w:rPr>
                <w:rFonts w:ascii="Times New Roman" w:hAnsi="Times New Roman" w:cs="Times New Roman"/>
                <w:b/>
                <w:bCs/>
                <w:color w:val="0070C0"/>
                <w:sz w:val="18"/>
                <w:szCs w:val="18"/>
                <w:lang w:val="en-GB"/>
              </w:rPr>
              <w:t>5.3</w:t>
            </w:r>
            <w:r w:rsidRPr="00A35AB3">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 xml:space="preserve"> Small</w:t>
            </w:r>
            <w:proofErr w:type="gramEnd"/>
            <w:r>
              <w:rPr>
                <w:rFonts w:ascii="Times New Roman" w:hAnsi="Times New Roman" w:cs="Times New Roman"/>
                <w:b/>
                <w:bCs/>
                <w:color w:val="0070C0"/>
                <w:sz w:val="18"/>
                <w:szCs w:val="18"/>
                <w:lang w:val="en-GB"/>
              </w:rPr>
              <w:t xml:space="preserve"> response p</w:t>
            </w:r>
            <w:r w:rsidRPr="00A35AB3">
              <w:rPr>
                <w:rFonts w:ascii="Times New Roman" w:hAnsi="Times New Roman" w:cs="Times New Roman"/>
                <w:b/>
                <w:bCs/>
                <w:color w:val="0070C0"/>
                <w:sz w:val="18"/>
                <w:szCs w:val="18"/>
                <w:lang w:val="en-GB"/>
              </w:rPr>
              <w:t>olicy rate</w:t>
            </w:r>
            <w:r>
              <w:rPr>
                <w:rFonts w:ascii="Times New Roman" w:hAnsi="Times New Roman" w:cs="Times New Roman"/>
                <w:b/>
                <w:bCs/>
                <w:color w:val="0070C0"/>
                <w:sz w:val="18"/>
                <w:szCs w:val="18"/>
                <w:lang w:val="en-GB"/>
              </w:rPr>
              <w:t xml:space="preserve">, reversed quickly </w:t>
            </w:r>
          </w:p>
        </w:tc>
        <w:tc>
          <w:tcPr>
            <w:tcW w:w="2427" w:type="dxa"/>
          </w:tcPr>
          <w:p w14:paraId="0BCAC91B" w14:textId="77777777" w:rsidR="005E35F2" w:rsidRDefault="005E35F2" w:rsidP="00946238">
            <w:pPr>
              <w:rPr>
                <w:rFonts w:ascii="Times New Roman" w:eastAsiaTheme="majorEastAsia" w:hAnsi="Times New Roman" w:cs="Times New Roman"/>
                <w:noProof/>
                <w:color w:val="000000" w:themeColor="text1"/>
                <w:sz w:val="24"/>
                <w:szCs w:val="24"/>
                <w:lang w:val="en-GB"/>
              </w:rPr>
            </w:pPr>
            <w:proofErr w:type="gramStart"/>
            <w:r>
              <w:rPr>
                <w:rFonts w:ascii="Times New Roman" w:hAnsi="Times New Roman" w:cs="Times New Roman"/>
                <w:b/>
                <w:bCs/>
                <w:color w:val="0070C0"/>
                <w:sz w:val="18"/>
                <w:szCs w:val="18"/>
                <w:lang w:val="en-GB"/>
              </w:rPr>
              <w:t>…</w:t>
            </w:r>
            <w:r w:rsidR="006C4206">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RIR</w:t>
            </w:r>
            <w:proofErr w:type="gramEnd"/>
            <w:r>
              <w:rPr>
                <w:rFonts w:ascii="Times New Roman" w:hAnsi="Times New Roman" w:cs="Times New Roman"/>
                <w:b/>
                <w:bCs/>
                <w:color w:val="0070C0"/>
                <w:sz w:val="18"/>
                <w:szCs w:val="18"/>
                <w:lang w:val="en-GB"/>
              </w:rPr>
              <w:t xml:space="preserve"> lower than in baseline </w:t>
            </w:r>
          </w:p>
        </w:tc>
        <w:tc>
          <w:tcPr>
            <w:tcW w:w="2430" w:type="dxa"/>
          </w:tcPr>
          <w:p w14:paraId="7D91C029" w14:textId="77777777" w:rsidR="005E35F2" w:rsidRDefault="005E35F2" w:rsidP="00946238">
            <w:pPr>
              <w:rPr>
                <w:rFonts w:ascii="Times New Roman" w:eastAsiaTheme="majorEastAsia" w:hAnsi="Times New Roman" w:cs="Times New Roman"/>
                <w:noProof/>
                <w:color w:val="000000" w:themeColor="text1"/>
                <w:sz w:val="24"/>
                <w:szCs w:val="24"/>
                <w:lang w:val="en-GB"/>
              </w:rPr>
            </w:pPr>
            <w:proofErr w:type="gramStart"/>
            <w:r>
              <w:rPr>
                <w:rFonts w:ascii="Times New Roman" w:hAnsi="Times New Roman" w:cs="Times New Roman"/>
                <w:b/>
                <w:bCs/>
                <w:color w:val="0070C0"/>
                <w:sz w:val="18"/>
                <w:szCs w:val="18"/>
                <w:lang w:val="en-GB"/>
              </w:rPr>
              <w:t>….tiny</w:t>
            </w:r>
            <w:proofErr w:type="gramEnd"/>
            <w:r>
              <w:rPr>
                <w:rFonts w:ascii="Times New Roman" w:hAnsi="Times New Roman" w:cs="Times New Roman"/>
                <w:b/>
                <w:bCs/>
                <w:color w:val="0070C0"/>
                <w:sz w:val="18"/>
                <w:szCs w:val="18"/>
                <w:lang w:val="en-GB"/>
              </w:rPr>
              <w:t xml:space="preserve"> positive real output effect, </w:t>
            </w:r>
            <w:r w:rsidR="003E01EB">
              <w:rPr>
                <w:rFonts w:ascii="Times New Roman" w:hAnsi="Times New Roman" w:cs="Times New Roman"/>
                <w:b/>
                <w:bCs/>
                <w:color w:val="0070C0"/>
                <w:sz w:val="18"/>
                <w:szCs w:val="18"/>
                <w:lang w:val="en-GB"/>
              </w:rPr>
              <w:t>due</w:t>
            </w:r>
            <w:r>
              <w:rPr>
                <w:rFonts w:ascii="Times New Roman" w:hAnsi="Times New Roman" w:cs="Times New Roman"/>
                <w:b/>
                <w:bCs/>
                <w:color w:val="0070C0"/>
                <w:sz w:val="18"/>
                <w:szCs w:val="18"/>
                <w:lang w:val="en-GB"/>
              </w:rPr>
              <w:t xml:space="preserve"> to RIR</w:t>
            </w:r>
            <w:r w:rsidR="003E01EB">
              <w:rPr>
                <w:rFonts w:ascii="Times New Roman" w:hAnsi="Times New Roman" w:cs="Times New Roman"/>
                <w:b/>
                <w:bCs/>
                <w:color w:val="0070C0"/>
                <w:sz w:val="18"/>
                <w:szCs w:val="18"/>
                <w:lang w:val="en-GB"/>
              </w:rPr>
              <w:t xml:space="preserve"> but mostly</w:t>
            </w:r>
          </w:p>
        </w:tc>
        <w:tc>
          <w:tcPr>
            <w:tcW w:w="2538" w:type="dxa"/>
          </w:tcPr>
          <w:p w14:paraId="5B85DD4E" w14:textId="77777777" w:rsidR="005E35F2" w:rsidRDefault="003E01EB" w:rsidP="00946238">
            <w:pPr>
              <w:rPr>
                <w:rFonts w:ascii="Times New Roman" w:hAnsi="Times New Roman" w:cs="Times New Roman"/>
                <w:b/>
                <w:bCs/>
                <w:color w:val="0070C0"/>
                <w:sz w:val="18"/>
                <w:szCs w:val="18"/>
                <w:lang w:val="en-GB"/>
              </w:rPr>
            </w:pPr>
            <w:r>
              <w:rPr>
                <w:rFonts w:ascii="Times New Roman" w:hAnsi="Times New Roman" w:cs="Times New Roman"/>
                <w:b/>
                <w:bCs/>
                <w:color w:val="0070C0"/>
                <w:sz w:val="18"/>
                <w:szCs w:val="18"/>
                <w:lang w:val="en-GB"/>
              </w:rPr>
              <w:t xml:space="preserve">offset by effect </w:t>
            </w:r>
            <w:proofErr w:type="gramStart"/>
            <w:r>
              <w:rPr>
                <w:rFonts w:ascii="Times New Roman" w:hAnsi="Times New Roman" w:cs="Times New Roman"/>
                <w:b/>
                <w:bCs/>
                <w:color w:val="0070C0"/>
                <w:sz w:val="18"/>
                <w:szCs w:val="18"/>
                <w:lang w:val="en-GB"/>
              </w:rPr>
              <w:t>of  slight</w:t>
            </w:r>
            <w:proofErr w:type="gramEnd"/>
            <w:r>
              <w:rPr>
                <w:rFonts w:ascii="Times New Roman" w:hAnsi="Times New Roman" w:cs="Times New Roman"/>
                <w:b/>
                <w:bCs/>
                <w:color w:val="0070C0"/>
                <w:sz w:val="18"/>
                <w:szCs w:val="18"/>
                <w:lang w:val="en-GB"/>
              </w:rPr>
              <w:t xml:space="preserve"> RER appreciation</w:t>
            </w:r>
          </w:p>
        </w:tc>
      </w:tr>
      <w:tr w:rsidR="005E35F2" w14:paraId="7A168AF9" w14:textId="77777777" w:rsidTr="003E01EB">
        <w:tc>
          <w:tcPr>
            <w:tcW w:w="2721" w:type="dxa"/>
          </w:tcPr>
          <w:p w14:paraId="2A27BDBF" w14:textId="77777777" w:rsidR="005E35F2" w:rsidRDefault="005E35F2"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p>
          <w:p w14:paraId="51A711E4" w14:textId="77777777" w:rsidR="005E35F2" w:rsidRDefault="005E35F2"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4DEB694B" wp14:editId="5B334154">
                  <wp:extent cx="1490472" cy="1362456"/>
                  <wp:effectExtent l="0" t="0" r="0" b="0"/>
                  <wp:docPr id="950406562"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06562" name="Picture 4" descr="Chart, line chart&#10;&#10;Description automatically generated"/>
                          <pic:cNvPicPr/>
                        </pic:nvPicPr>
                        <pic:blipFill>
                          <a:blip r:embed="rId114">
                            <a:extLst>
                              <a:ext uri="{28A0092B-C50C-407E-A947-70E740481C1C}">
                                <a14:useLocalDpi xmlns:a14="http://schemas.microsoft.com/office/drawing/2010/main" val="0"/>
                              </a:ext>
                            </a:extLst>
                          </a:blip>
                          <a:stretch>
                            <a:fillRect/>
                          </a:stretch>
                        </pic:blipFill>
                        <pic:spPr>
                          <a:xfrm>
                            <a:off x="0" y="0"/>
                            <a:ext cx="1490472" cy="1362456"/>
                          </a:xfrm>
                          <a:prstGeom prst="rect">
                            <a:avLst/>
                          </a:prstGeom>
                        </pic:spPr>
                      </pic:pic>
                    </a:graphicData>
                  </a:graphic>
                </wp:inline>
              </w:drawing>
            </w:r>
          </w:p>
        </w:tc>
        <w:tc>
          <w:tcPr>
            <w:tcW w:w="2427" w:type="dxa"/>
          </w:tcPr>
          <w:p w14:paraId="116638F0" w14:textId="77777777" w:rsidR="005E35F2" w:rsidRDefault="005E35F2" w:rsidP="00946238">
            <w:pPr>
              <w:rPr>
                <w:rFonts w:ascii="Times New Roman" w:eastAsiaTheme="majorEastAsia" w:hAnsi="Times New Roman" w:cs="Times New Roman"/>
                <w:noProof/>
                <w:color w:val="000000" w:themeColor="text1"/>
                <w:sz w:val="24"/>
                <w:szCs w:val="24"/>
                <w:lang w:val="en-GB"/>
              </w:rPr>
            </w:pPr>
          </w:p>
          <w:p w14:paraId="19A31240" w14:textId="77777777" w:rsidR="005E35F2" w:rsidRDefault="005E35F2"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585E209C" wp14:editId="2E15EC7F">
                  <wp:extent cx="1404257" cy="1343660"/>
                  <wp:effectExtent l="0" t="0" r="0" b="0"/>
                  <wp:docPr id="55581181" name="Picture 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1181" name="Picture 5" descr="Chart, line chart&#10;&#10;Description automatically generated"/>
                          <pic:cNvPicPr/>
                        </pic:nvPicPr>
                        <pic:blipFill>
                          <a:blip r:embed="rId115">
                            <a:extLst>
                              <a:ext uri="{28A0092B-C50C-407E-A947-70E740481C1C}">
                                <a14:useLocalDpi xmlns:a14="http://schemas.microsoft.com/office/drawing/2010/main" val="0"/>
                              </a:ext>
                            </a:extLst>
                          </a:blip>
                          <a:stretch>
                            <a:fillRect/>
                          </a:stretch>
                        </pic:blipFill>
                        <pic:spPr>
                          <a:xfrm>
                            <a:off x="0" y="0"/>
                            <a:ext cx="1405598" cy="1344943"/>
                          </a:xfrm>
                          <a:prstGeom prst="rect">
                            <a:avLst/>
                          </a:prstGeom>
                        </pic:spPr>
                      </pic:pic>
                    </a:graphicData>
                  </a:graphic>
                </wp:inline>
              </w:drawing>
            </w:r>
          </w:p>
        </w:tc>
        <w:tc>
          <w:tcPr>
            <w:tcW w:w="2430" w:type="dxa"/>
          </w:tcPr>
          <w:p w14:paraId="1FFFEA88" w14:textId="77777777" w:rsidR="005E35F2" w:rsidRDefault="005E35F2" w:rsidP="00946238">
            <w:pPr>
              <w:rPr>
                <w:rFonts w:ascii="Times New Roman" w:eastAsiaTheme="majorEastAsia" w:hAnsi="Times New Roman" w:cs="Times New Roman"/>
                <w:noProof/>
                <w:color w:val="000000" w:themeColor="text1"/>
                <w:sz w:val="24"/>
                <w:szCs w:val="24"/>
                <w:lang w:val="en-GB"/>
              </w:rPr>
            </w:pPr>
          </w:p>
          <w:p w14:paraId="37D52F9C" w14:textId="77777777" w:rsidR="003E01EB" w:rsidRDefault="003E01EB" w:rsidP="00946238">
            <w:pPr>
              <w:rPr>
                <w:rFonts w:ascii="Times New Roman" w:eastAsiaTheme="majorEastAsia" w:hAnsi="Times New Roman" w:cs="Times New Roman"/>
                <w:noProof/>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1A1E863A" wp14:editId="20101A7E">
                  <wp:extent cx="1410789" cy="1270635"/>
                  <wp:effectExtent l="0" t="0" r="0" b="0"/>
                  <wp:docPr id="232839382" name="Picture 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39382" name="Picture 6" descr="Chart, line chart&#10;&#10;Description automatically generated"/>
                          <pic:cNvPicPr/>
                        </pic:nvPicPr>
                        <pic:blipFill>
                          <a:blip r:embed="rId116">
                            <a:extLst>
                              <a:ext uri="{28A0092B-C50C-407E-A947-70E740481C1C}">
                                <a14:useLocalDpi xmlns:a14="http://schemas.microsoft.com/office/drawing/2010/main" val="0"/>
                              </a:ext>
                            </a:extLst>
                          </a:blip>
                          <a:stretch>
                            <a:fillRect/>
                          </a:stretch>
                        </pic:blipFill>
                        <pic:spPr>
                          <a:xfrm>
                            <a:off x="0" y="0"/>
                            <a:ext cx="1412202" cy="1271908"/>
                          </a:xfrm>
                          <a:prstGeom prst="rect">
                            <a:avLst/>
                          </a:prstGeom>
                        </pic:spPr>
                      </pic:pic>
                    </a:graphicData>
                  </a:graphic>
                </wp:inline>
              </w:drawing>
            </w:r>
          </w:p>
          <w:p w14:paraId="08904319" w14:textId="77777777" w:rsidR="005E35F2" w:rsidRDefault="005E35F2" w:rsidP="00946238">
            <w:pPr>
              <w:rPr>
                <w:rFonts w:ascii="Times New Roman" w:eastAsiaTheme="majorEastAsia" w:hAnsi="Times New Roman" w:cs="Times New Roman"/>
                <w:color w:val="000000" w:themeColor="text1"/>
                <w:sz w:val="24"/>
                <w:szCs w:val="24"/>
                <w:lang w:val="en-GB"/>
              </w:rPr>
            </w:pPr>
          </w:p>
        </w:tc>
        <w:tc>
          <w:tcPr>
            <w:tcW w:w="2538" w:type="dxa"/>
          </w:tcPr>
          <w:p w14:paraId="216ADE3D" w14:textId="77777777" w:rsidR="003E01EB" w:rsidRDefault="003E01EB" w:rsidP="00946238">
            <w:pPr>
              <w:rPr>
                <w:rFonts w:ascii="Times New Roman" w:eastAsiaTheme="majorEastAsia" w:hAnsi="Times New Roman" w:cs="Times New Roman"/>
                <w:noProof/>
                <w:color w:val="000000" w:themeColor="text1"/>
                <w:sz w:val="24"/>
                <w:szCs w:val="24"/>
                <w:lang w:val="en-GB"/>
              </w:rPr>
            </w:pPr>
          </w:p>
          <w:p w14:paraId="1BDCA0EE" w14:textId="77777777" w:rsidR="005E35F2" w:rsidRDefault="003E01EB" w:rsidP="00946238">
            <w:pPr>
              <w:rPr>
                <w:rFonts w:ascii="Times New Roman" w:eastAsiaTheme="majorEastAsia" w:hAnsi="Times New Roman" w:cs="Times New Roman"/>
                <w:noProof/>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24D508D3" wp14:editId="1BC05135">
                  <wp:extent cx="1444752" cy="1280160"/>
                  <wp:effectExtent l="0" t="0" r="0" b="0"/>
                  <wp:docPr id="1035634669" name="Picture 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34669" name="Picture 7" descr="Chart, line chart&#10;&#10;Description automatically generated"/>
                          <pic:cNvPicPr/>
                        </pic:nvPicPr>
                        <pic:blipFill>
                          <a:blip r:embed="rId117">
                            <a:extLst>
                              <a:ext uri="{28A0092B-C50C-407E-A947-70E740481C1C}">
                                <a14:useLocalDpi xmlns:a14="http://schemas.microsoft.com/office/drawing/2010/main" val="0"/>
                              </a:ext>
                            </a:extLst>
                          </a:blip>
                          <a:stretch>
                            <a:fillRect/>
                          </a:stretch>
                        </pic:blipFill>
                        <pic:spPr>
                          <a:xfrm>
                            <a:off x="0" y="0"/>
                            <a:ext cx="1444752" cy="1280160"/>
                          </a:xfrm>
                          <a:prstGeom prst="rect">
                            <a:avLst/>
                          </a:prstGeom>
                        </pic:spPr>
                      </pic:pic>
                    </a:graphicData>
                  </a:graphic>
                </wp:inline>
              </w:drawing>
            </w:r>
          </w:p>
        </w:tc>
      </w:tr>
    </w:tbl>
    <w:p w14:paraId="4DDE5B5B" w14:textId="77777777" w:rsidR="00003353" w:rsidRDefault="00A35AB3" w:rsidP="00192BB1">
      <w:pPr>
        <w:spacing w:before="120"/>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The response of the policy rate</w:t>
      </w:r>
      <w:r w:rsidR="003E01EB">
        <w:rPr>
          <w:rFonts w:ascii="Times New Roman" w:eastAsiaTheme="majorEastAsia" w:hAnsi="Times New Roman" w:cs="Times New Roman"/>
          <w:color w:val="000000" w:themeColor="text1"/>
          <w:sz w:val="24"/>
          <w:szCs w:val="24"/>
          <w:lang w:val="en-GB"/>
        </w:rPr>
        <w:t xml:space="preserve"> in 2023 Q</w:t>
      </w:r>
      <w:r w:rsidR="00192BB1">
        <w:rPr>
          <w:rFonts w:ascii="Times New Roman" w:eastAsiaTheme="majorEastAsia" w:hAnsi="Times New Roman" w:cs="Times New Roman"/>
          <w:color w:val="000000" w:themeColor="text1"/>
          <w:sz w:val="24"/>
          <w:szCs w:val="24"/>
          <w:lang w:val="en-GB"/>
        </w:rPr>
        <w:t>2</w:t>
      </w:r>
      <w:r>
        <w:rPr>
          <w:rFonts w:ascii="Times New Roman" w:eastAsiaTheme="majorEastAsia" w:hAnsi="Times New Roman" w:cs="Times New Roman"/>
          <w:color w:val="000000" w:themeColor="text1"/>
          <w:sz w:val="24"/>
          <w:szCs w:val="24"/>
          <w:lang w:val="en-GB"/>
        </w:rPr>
        <w:t xml:space="preserve"> is small as the foreign inflation impulses are temporary, and do not affect inflation expectations.</w:t>
      </w:r>
      <w:r w:rsidR="003E01EB">
        <w:rPr>
          <w:rFonts w:ascii="Times New Roman" w:eastAsiaTheme="majorEastAsia" w:hAnsi="Times New Roman" w:cs="Times New Roman"/>
          <w:color w:val="000000" w:themeColor="text1"/>
          <w:sz w:val="24"/>
          <w:szCs w:val="24"/>
          <w:lang w:val="en-GB"/>
        </w:rPr>
        <w:t xml:space="preserve"> </w:t>
      </w:r>
      <w:r w:rsidR="00372804">
        <w:rPr>
          <w:rFonts w:ascii="Times New Roman" w:eastAsiaTheme="majorEastAsia" w:hAnsi="Times New Roman" w:cs="Times New Roman"/>
          <w:color w:val="000000" w:themeColor="text1"/>
          <w:sz w:val="24"/>
          <w:szCs w:val="24"/>
          <w:lang w:val="en-GB"/>
        </w:rPr>
        <w:t xml:space="preserve">The increase relative to BL is reversed in 2024 as the expected inflation becomes lower than in the BL. </w:t>
      </w:r>
    </w:p>
    <w:p w14:paraId="66639749" w14:textId="77777777" w:rsidR="00003353" w:rsidRDefault="003E01EB" w:rsidP="00192BB1">
      <w:pPr>
        <w:spacing w:before="120"/>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With the small increase in the core CPI, the RIR is a bit lower</w:t>
      </w:r>
      <w:r w:rsidR="00372804">
        <w:rPr>
          <w:rFonts w:ascii="Times New Roman" w:eastAsiaTheme="majorEastAsia" w:hAnsi="Times New Roman" w:cs="Times New Roman"/>
          <w:color w:val="000000" w:themeColor="text1"/>
          <w:sz w:val="24"/>
          <w:szCs w:val="24"/>
          <w:lang w:val="en-GB"/>
        </w:rPr>
        <w:t xml:space="preserve">, </w:t>
      </w:r>
      <w:r>
        <w:rPr>
          <w:rFonts w:ascii="Times New Roman" w:eastAsiaTheme="majorEastAsia" w:hAnsi="Times New Roman" w:cs="Times New Roman"/>
          <w:color w:val="000000" w:themeColor="text1"/>
          <w:sz w:val="24"/>
          <w:szCs w:val="24"/>
          <w:lang w:val="en-GB"/>
        </w:rPr>
        <w:t>with a positive impact o</w:t>
      </w:r>
      <w:r w:rsidR="006C4206">
        <w:rPr>
          <w:rFonts w:ascii="Times New Roman" w:eastAsiaTheme="majorEastAsia" w:hAnsi="Times New Roman" w:cs="Times New Roman"/>
          <w:color w:val="000000" w:themeColor="text1"/>
          <w:sz w:val="24"/>
          <w:szCs w:val="24"/>
          <w:lang w:val="en-GB"/>
        </w:rPr>
        <w:t>n consumption and investment</w:t>
      </w:r>
      <w:r>
        <w:rPr>
          <w:rFonts w:ascii="Times New Roman" w:eastAsiaTheme="majorEastAsia" w:hAnsi="Times New Roman" w:cs="Times New Roman"/>
          <w:color w:val="000000" w:themeColor="text1"/>
          <w:sz w:val="24"/>
          <w:szCs w:val="24"/>
          <w:lang w:val="en-GB"/>
        </w:rPr>
        <w:t xml:space="preserve">. </w:t>
      </w:r>
      <w:r w:rsidR="006C4206">
        <w:rPr>
          <w:rFonts w:ascii="Times New Roman" w:eastAsiaTheme="majorEastAsia" w:hAnsi="Times New Roman" w:cs="Times New Roman"/>
          <w:color w:val="000000" w:themeColor="text1"/>
          <w:sz w:val="24"/>
          <w:szCs w:val="24"/>
          <w:lang w:val="en-GB"/>
        </w:rPr>
        <w:t xml:space="preserve">The nominal exchange rate appreciates slightly vis-à-vis </w:t>
      </w:r>
      <w:r w:rsidR="00372804">
        <w:rPr>
          <w:rFonts w:ascii="Times New Roman" w:eastAsiaTheme="majorEastAsia" w:hAnsi="Times New Roman" w:cs="Times New Roman"/>
          <w:color w:val="000000" w:themeColor="text1"/>
          <w:sz w:val="24"/>
          <w:szCs w:val="24"/>
          <w:lang w:val="en-GB"/>
        </w:rPr>
        <w:t xml:space="preserve">the </w:t>
      </w:r>
      <w:r w:rsidR="006C4206">
        <w:rPr>
          <w:rFonts w:ascii="Times New Roman" w:eastAsiaTheme="majorEastAsia" w:hAnsi="Times New Roman" w:cs="Times New Roman"/>
          <w:color w:val="000000" w:themeColor="text1"/>
          <w:sz w:val="24"/>
          <w:szCs w:val="24"/>
          <w:lang w:val="en-GB"/>
        </w:rPr>
        <w:t>BL when the policy rate is raised</w:t>
      </w:r>
      <w:r w:rsidR="00003353">
        <w:rPr>
          <w:rFonts w:ascii="Times New Roman" w:eastAsiaTheme="majorEastAsia" w:hAnsi="Times New Roman" w:cs="Times New Roman"/>
          <w:color w:val="000000" w:themeColor="text1"/>
          <w:sz w:val="24"/>
          <w:szCs w:val="24"/>
          <w:lang w:val="en-GB"/>
        </w:rPr>
        <w:t xml:space="preserve">; </w:t>
      </w:r>
      <w:proofErr w:type="gramStart"/>
      <w:r w:rsidR="006C4206">
        <w:rPr>
          <w:rFonts w:ascii="Times New Roman" w:eastAsiaTheme="majorEastAsia" w:hAnsi="Times New Roman" w:cs="Times New Roman"/>
          <w:color w:val="000000" w:themeColor="text1"/>
          <w:sz w:val="24"/>
          <w:szCs w:val="24"/>
          <w:lang w:val="en-GB"/>
        </w:rPr>
        <w:t>this reverses</w:t>
      </w:r>
      <w:proofErr w:type="gramEnd"/>
      <w:r w:rsidR="006C4206">
        <w:rPr>
          <w:rFonts w:ascii="Times New Roman" w:eastAsiaTheme="majorEastAsia" w:hAnsi="Times New Roman" w:cs="Times New Roman"/>
          <w:color w:val="000000" w:themeColor="text1"/>
          <w:sz w:val="24"/>
          <w:szCs w:val="24"/>
          <w:lang w:val="en-GB"/>
        </w:rPr>
        <w:t xml:space="preserve"> quickly, but not enough to avoid a </w:t>
      </w:r>
      <w:r w:rsidR="00562E8B">
        <w:rPr>
          <w:rFonts w:ascii="Times New Roman" w:eastAsiaTheme="majorEastAsia" w:hAnsi="Times New Roman" w:cs="Times New Roman"/>
          <w:color w:val="000000" w:themeColor="text1"/>
          <w:sz w:val="24"/>
          <w:szCs w:val="24"/>
          <w:lang w:val="en-GB"/>
        </w:rPr>
        <w:t>slightly</w:t>
      </w:r>
      <w:r w:rsidR="006C4206">
        <w:rPr>
          <w:rFonts w:ascii="Times New Roman" w:eastAsiaTheme="majorEastAsia" w:hAnsi="Times New Roman" w:cs="Times New Roman"/>
          <w:color w:val="000000" w:themeColor="text1"/>
          <w:sz w:val="24"/>
          <w:szCs w:val="24"/>
          <w:lang w:val="en-GB"/>
        </w:rPr>
        <w:t xml:space="preserve"> more appreciated RER than in </w:t>
      </w:r>
      <w:r w:rsidR="00372804">
        <w:rPr>
          <w:rFonts w:ascii="Times New Roman" w:eastAsiaTheme="majorEastAsia" w:hAnsi="Times New Roman" w:cs="Times New Roman"/>
          <w:color w:val="000000" w:themeColor="text1"/>
          <w:sz w:val="24"/>
          <w:szCs w:val="24"/>
          <w:lang w:val="en-GB"/>
        </w:rPr>
        <w:t xml:space="preserve">the </w:t>
      </w:r>
      <w:r w:rsidR="006C4206">
        <w:rPr>
          <w:rFonts w:ascii="Times New Roman" w:eastAsiaTheme="majorEastAsia" w:hAnsi="Times New Roman" w:cs="Times New Roman"/>
          <w:color w:val="000000" w:themeColor="text1"/>
          <w:sz w:val="24"/>
          <w:szCs w:val="24"/>
          <w:lang w:val="en-GB"/>
        </w:rPr>
        <w:t>BL, with a negative effect on net exports.</w:t>
      </w:r>
      <w:r w:rsidR="00003353">
        <w:rPr>
          <w:rFonts w:ascii="Times New Roman" w:eastAsiaTheme="majorEastAsia" w:hAnsi="Times New Roman" w:cs="Times New Roman"/>
          <w:color w:val="000000" w:themeColor="text1"/>
          <w:sz w:val="24"/>
          <w:szCs w:val="24"/>
          <w:lang w:val="en-GB"/>
        </w:rPr>
        <w:t xml:space="preserve"> The overall impact on GDP is very small, less than 0.2%.</w:t>
      </w:r>
    </w:p>
    <w:p w14:paraId="15AFB492" w14:textId="77777777" w:rsidR="0051070C" w:rsidRPr="00DB340B" w:rsidRDefault="00241713">
      <w:pPr>
        <w:pStyle w:val="Heading2"/>
        <w:numPr>
          <w:ilvl w:val="0"/>
          <w:numId w:val="10"/>
        </w:numPr>
        <w:spacing w:after="120"/>
        <w:rPr>
          <w:rFonts w:ascii="Times New Roman" w:hAnsi="Times New Roman" w:cs="Times New Roman"/>
          <w:b/>
          <w:bCs/>
        </w:rPr>
      </w:pPr>
      <w:bookmarkStart w:id="186" w:name="_Toc154000856"/>
      <w:commentRangeStart w:id="187"/>
      <w:r>
        <w:rPr>
          <w:rFonts w:ascii="Times New Roman" w:hAnsi="Times New Roman" w:cs="Times New Roman"/>
          <w:b/>
          <w:bCs/>
        </w:rPr>
        <w:t>Possible d</w:t>
      </w:r>
      <w:r w:rsidR="0051070C" w:rsidRPr="00DB340B">
        <w:rPr>
          <w:rFonts w:ascii="Times New Roman" w:hAnsi="Times New Roman" w:cs="Times New Roman"/>
          <w:b/>
          <w:bCs/>
        </w:rPr>
        <w:t>omestic policy response</w:t>
      </w:r>
      <w:bookmarkEnd w:id="186"/>
      <w:commentRangeEnd w:id="187"/>
      <w:r w:rsidR="00D83346">
        <w:rPr>
          <w:rStyle w:val="CommentReference"/>
          <w:rFonts w:asciiTheme="minorHAnsi" w:eastAsiaTheme="minorHAnsi" w:hAnsiTheme="minorHAnsi" w:cstheme="minorBidi"/>
          <w:color w:val="auto"/>
        </w:rPr>
        <w:commentReference w:id="187"/>
      </w:r>
    </w:p>
    <w:p w14:paraId="10AF11D8" w14:textId="77777777" w:rsidR="006C4206" w:rsidRPr="00372804" w:rsidRDefault="00372804" w:rsidP="006C4206">
      <w:pPr>
        <w:spacing w:before="120"/>
        <w:rPr>
          <w:rFonts w:ascii="Times New Roman" w:hAnsi="Times New Roman" w:cs="Times New Roman"/>
          <w:sz w:val="24"/>
          <w:szCs w:val="24"/>
        </w:rPr>
      </w:pPr>
      <w:r>
        <w:rPr>
          <w:rFonts w:ascii="Times New Roman" w:hAnsi="Times New Roman" w:cs="Times New Roman"/>
          <w:sz w:val="24"/>
          <w:szCs w:val="24"/>
        </w:rPr>
        <w:t>T</w:t>
      </w:r>
      <w:r w:rsidR="006C4206" w:rsidRPr="00372804">
        <w:rPr>
          <w:rFonts w:ascii="Times New Roman" w:hAnsi="Times New Roman" w:cs="Times New Roman"/>
          <w:sz w:val="24"/>
          <w:szCs w:val="24"/>
        </w:rPr>
        <w:t xml:space="preserve">he scenario </w:t>
      </w:r>
      <w:r>
        <w:rPr>
          <w:rFonts w:ascii="Times New Roman" w:hAnsi="Times New Roman" w:cs="Times New Roman"/>
          <w:sz w:val="24"/>
          <w:szCs w:val="24"/>
        </w:rPr>
        <w:t xml:space="preserve">focuses on the impact of higher foreign prices and </w:t>
      </w:r>
      <w:r w:rsidR="006C4206" w:rsidRPr="00372804">
        <w:rPr>
          <w:rFonts w:ascii="Times New Roman" w:hAnsi="Times New Roman" w:cs="Times New Roman"/>
          <w:sz w:val="24"/>
          <w:szCs w:val="24"/>
        </w:rPr>
        <w:t xml:space="preserve">does not incorporate a </w:t>
      </w:r>
      <w:r>
        <w:rPr>
          <w:rFonts w:ascii="Times New Roman" w:hAnsi="Times New Roman" w:cs="Times New Roman"/>
          <w:sz w:val="24"/>
          <w:szCs w:val="24"/>
        </w:rPr>
        <w:t xml:space="preserve">fiscal </w:t>
      </w:r>
      <w:r w:rsidR="006C4206" w:rsidRPr="00372804">
        <w:rPr>
          <w:rFonts w:ascii="Times New Roman" w:hAnsi="Times New Roman" w:cs="Times New Roman"/>
          <w:sz w:val="24"/>
          <w:szCs w:val="24"/>
        </w:rPr>
        <w:t>policy response</w:t>
      </w:r>
      <w:r>
        <w:rPr>
          <w:rFonts w:ascii="Times New Roman" w:hAnsi="Times New Roman" w:cs="Times New Roman"/>
          <w:sz w:val="24"/>
          <w:szCs w:val="24"/>
        </w:rPr>
        <w:t>. A possible policy response could be temporarily higher budget transfers to protect vulnerable households against higher domestic food and energy prices.</w:t>
      </w:r>
    </w:p>
    <w:p w14:paraId="274C45EA" w14:textId="77777777" w:rsidR="000470C6" w:rsidRDefault="000470C6" w:rsidP="00252126">
      <w:pPr>
        <w:ind w:left="720" w:hanging="720"/>
      </w:pPr>
      <w:r>
        <w:br w:type="page"/>
      </w:r>
    </w:p>
    <w:p w14:paraId="3422EF8F" w14:textId="77777777" w:rsidR="007E7D32" w:rsidRPr="000D7269" w:rsidRDefault="007E7D32" w:rsidP="000D7269">
      <w:pPr>
        <w:pStyle w:val="Heading1"/>
        <w:numPr>
          <w:ilvl w:val="0"/>
          <w:numId w:val="0"/>
        </w:numPr>
        <w:ind w:left="90"/>
        <w:rPr>
          <w:rFonts w:ascii="Times New Roman" w:eastAsia="Calibri" w:hAnsi="Times New Roman" w:cs="Times New Roman"/>
          <w:b/>
          <w:bCs/>
          <w:color w:val="1F497D"/>
          <w:sz w:val="28"/>
          <w:szCs w:val="28"/>
        </w:rPr>
      </w:pPr>
      <w:bookmarkStart w:id="188" w:name="_Toc154000857"/>
      <w:r w:rsidRPr="000D7269">
        <w:rPr>
          <w:rFonts w:ascii="Times New Roman" w:eastAsia="Calibri" w:hAnsi="Times New Roman" w:cs="Times New Roman"/>
          <w:b/>
          <w:bCs/>
          <w:color w:val="1F497D"/>
          <w:sz w:val="28"/>
          <w:szCs w:val="28"/>
        </w:rPr>
        <w:lastRenderedPageBreak/>
        <w:t xml:space="preserve">Annex 1. </w:t>
      </w:r>
      <w:r w:rsidR="005C24C7" w:rsidRPr="000D7269">
        <w:rPr>
          <w:rFonts w:ascii="Times New Roman" w:eastAsia="Calibri" w:hAnsi="Times New Roman" w:cs="Times New Roman"/>
          <w:b/>
          <w:bCs/>
          <w:color w:val="1F497D"/>
          <w:sz w:val="28"/>
          <w:szCs w:val="28"/>
        </w:rPr>
        <w:t xml:space="preserve">Rwanda </w:t>
      </w:r>
      <w:r w:rsidRPr="000D7269">
        <w:rPr>
          <w:rFonts w:ascii="Times New Roman" w:eastAsia="Calibri" w:hAnsi="Times New Roman" w:cs="Times New Roman"/>
          <w:b/>
          <w:bCs/>
          <w:color w:val="1F497D"/>
          <w:sz w:val="28"/>
          <w:szCs w:val="28"/>
        </w:rPr>
        <w:t>Quarterly Macro-Fiscal Model</w:t>
      </w:r>
      <w:r w:rsidR="001F77A5" w:rsidRPr="000D7269">
        <w:rPr>
          <w:rFonts w:ascii="Times New Roman" w:eastAsia="Calibri" w:hAnsi="Times New Roman" w:cs="Times New Roman"/>
          <w:b/>
          <w:bCs/>
          <w:color w:val="1F497D"/>
          <w:sz w:val="28"/>
          <w:szCs w:val="28"/>
        </w:rPr>
        <w:t xml:space="preserve"> (QMFM)</w:t>
      </w:r>
      <w:r w:rsidRPr="000D7269">
        <w:rPr>
          <w:rFonts w:ascii="Times New Roman" w:eastAsia="Calibri" w:hAnsi="Times New Roman" w:cs="Times New Roman"/>
          <w:b/>
          <w:bCs/>
          <w:color w:val="1F497D"/>
          <w:sz w:val="28"/>
          <w:szCs w:val="28"/>
        </w:rPr>
        <w:t xml:space="preserve"> main features</w:t>
      </w:r>
      <w:bookmarkEnd w:id="188"/>
    </w:p>
    <w:p w14:paraId="3B4D1AB7" w14:textId="77777777" w:rsidR="007E7D32" w:rsidRPr="009F51B5" w:rsidRDefault="00044A44" w:rsidP="00837C32">
      <w:pPr>
        <w:spacing w:after="120" w:line="276" w:lineRule="auto"/>
        <w:rPr>
          <w:rFonts w:ascii="Times New Roman" w:eastAsia="Calibri" w:hAnsi="Times New Roman" w:cs="Times New Roman"/>
          <w:sz w:val="24"/>
          <w:szCs w:val="24"/>
        </w:rPr>
      </w:pPr>
      <w:r w:rsidRPr="009F51B5">
        <w:rPr>
          <w:rFonts w:ascii="Times New Roman" w:eastAsia="Calibri" w:hAnsi="Times New Roman" w:cs="Times New Roman"/>
          <w:sz w:val="24"/>
          <w:szCs w:val="24"/>
        </w:rPr>
        <w:t xml:space="preserve">The </w:t>
      </w:r>
      <w:r w:rsidR="00837C32">
        <w:rPr>
          <w:rFonts w:ascii="Times New Roman" w:eastAsia="Calibri" w:hAnsi="Times New Roman" w:cs="Times New Roman"/>
          <w:sz w:val="24"/>
          <w:szCs w:val="24"/>
        </w:rPr>
        <w:t>QMFM</w:t>
      </w:r>
      <w:r w:rsidRPr="009F51B5">
        <w:rPr>
          <w:rFonts w:ascii="Times New Roman" w:eastAsia="Calibri" w:hAnsi="Times New Roman" w:cs="Times New Roman"/>
          <w:sz w:val="24"/>
          <w:szCs w:val="24"/>
        </w:rPr>
        <w:t xml:space="preserve"> builds on the extensive theoretical and empirical literature on FPAS models</w:t>
      </w:r>
      <w:r w:rsidR="005C4063">
        <w:rPr>
          <w:rStyle w:val="FootnoteReference"/>
          <w:rFonts w:ascii="Times New Roman" w:eastAsia="Calibri" w:hAnsi="Times New Roman" w:cs="Times New Roman"/>
          <w:sz w:val="24"/>
          <w:szCs w:val="24"/>
        </w:rPr>
        <w:footnoteReference w:id="18"/>
      </w:r>
      <w:r w:rsidRPr="009F51B5">
        <w:rPr>
          <w:rFonts w:ascii="Times New Roman" w:eastAsia="Calibri" w:hAnsi="Times New Roman" w:cs="Times New Roman"/>
          <w:sz w:val="24"/>
          <w:szCs w:val="24"/>
        </w:rPr>
        <w:t xml:space="preserve"> typically used by central banks but also ministries of finance, and </w:t>
      </w:r>
      <w:r w:rsidR="00730BEF">
        <w:rPr>
          <w:rFonts w:ascii="Times New Roman" w:eastAsia="Calibri" w:hAnsi="Times New Roman" w:cs="Times New Roman"/>
          <w:sz w:val="24"/>
          <w:szCs w:val="24"/>
        </w:rPr>
        <w:t xml:space="preserve">greatly </w:t>
      </w:r>
      <w:r w:rsidRPr="009F51B5">
        <w:rPr>
          <w:rFonts w:ascii="Times New Roman" w:eastAsia="Calibri" w:hAnsi="Times New Roman" w:cs="Times New Roman"/>
          <w:sz w:val="24"/>
          <w:szCs w:val="24"/>
        </w:rPr>
        <w:t>expands the fiscal policy component.</w:t>
      </w:r>
    </w:p>
    <w:p w14:paraId="1806A930" w14:textId="77777777" w:rsidR="001F77A5" w:rsidRDefault="00044A44" w:rsidP="009A6A35">
      <w:pPr>
        <w:spacing w:after="0" w:line="276" w:lineRule="auto"/>
        <w:rPr>
          <w:rFonts w:ascii="Times New Roman" w:eastAsia="Calibri" w:hAnsi="Times New Roman" w:cs="Times New Roman"/>
          <w:sz w:val="24"/>
          <w:szCs w:val="24"/>
        </w:rPr>
      </w:pPr>
      <w:r w:rsidRPr="00AF2580">
        <w:rPr>
          <w:rFonts w:ascii="Times New Roman" w:eastAsia="Calibri" w:hAnsi="Times New Roman" w:cs="Times New Roman"/>
          <w:sz w:val="24"/>
          <w:szCs w:val="24"/>
        </w:rPr>
        <w:t>It</w:t>
      </w:r>
      <w:r w:rsidR="008A7AF6">
        <w:rPr>
          <w:rFonts w:ascii="Times New Roman" w:eastAsia="Calibri" w:hAnsi="Times New Roman" w:cs="Times New Roman"/>
          <w:sz w:val="24"/>
          <w:szCs w:val="24"/>
        </w:rPr>
        <w:t xml:space="preserve"> has the</w:t>
      </w:r>
      <w:r w:rsidR="001F77A5">
        <w:rPr>
          <w:rFonts w:ascii="Times New Roman" w:eastAsia="Calibri" w:hAnsi="Times New Roman" w:cs="Times New Roman"/>
          <w:sz w:val="24"/>
          <w:szCs w:val="24"/>
        </w:rPr>
        <w:t xml:space="preserve"> </w:t>
      </w:r>
      <w:r w:rsidR="001A5061" w:rsidRPr="003A33D1">
        <w:rPr>
          <w:rFonts w:ascii="Times New Roman" w:eastAsia="Calibri" w:hAnsi="Times New Roman" w:cs="Times New Roman"/>
          <w:b/>
          <w:bCs/>
          <w:color w:val="0070C0"/>
          <w:sz w:val="24"/>
          <w:szCs w:val="24"/>
        </w:rPr>
        <w:t xml:space="preserve">key </w:t>
      </w:r>
      <w:r w:rsidR="001F77A5" w:rsidRPr="003A33D1">
        <w:rPr>
          <w:rFonts w:ascii="Times New Roman" w:eastAsia="Calibri" w:hAnsi="Times New Roman" w:cs="Times New Roman"/>
          <w:b/>
          <w:bCs/>
          <w:color w:val="0070C0"/>
          <w:sz w:val="24"/>
          <w:szCs w:val="24"/>
        </w:rPr>
        <w:t xml:space="preserve">features </w:t>
      </w:r>
      <w:r w:rsidR="001A5061" w:rsidRPr="003A33D1">
        <w:rPr>
          <w:rFonts w:ascii="Times New Roman" w:eastAsia="Calibri" w:hAnsi="Times New Roman" w:cs="Times New Roman"/>
          <w:b/>
          <w:bCs/>
          <w:color w:val="0070C0"/>
          <w:sz w:val="24"/>
          <w:szCs w:val="24"/>
        </w:rPr>
        <w:t xml:space="preserve">of </w:t>
      </w:r>
      <w:r w:rsidR="001F77A5" w:rsidRPr="003A33D1">
        <w:rPr>
          <w:rFonts w:ascii="Times New Roman" w:eastAsia="Calibri" w:hAnsi="Times New Roman" w:cs="Times New Roman"/>
          <w:b/>
          <w:bCs/>
          <w:color w:val="0070C0"/>
          <w:sz w:val="24"/>
          <w:szCs w:val="24"/>
        </w:rPr>
        <w:t>FPAS models</w:t>
      </w:r>
      <w:r w:rsidR="00385327">
        <w:rPr>
          <w:rFonts w:ascii="Times New Roman" w:eastAsia="Calibri" w:hAnsi="Times New Roman" w:cs="Times New Roman"/>
          <w:sz w:val="24"/>
          <w:szCs w:val="24"/>
        </w:rPr>
        <w:t xml:space="preserve"> (</w:t>
      </w:r>
      <w:r w:rsidR="001A5061">
        <w:rPr>
          <w:rFonts w:ascii="Times New Roman" w:eastAsia="Calibri" w:hAnsi="Times New Roman" w:cs="Times New Roman"/>
          <w:sz w:val="24"/>
          <w:szCs w:val="24"/>
        </w:rPr>
        <w:t>which are simplified New-Keynesian DSGE models</w:t>
      </w:r>
      <w:r w:rsidR="00385327">
        <w:rPr>
          <w:rFonts w:ascii="Times New Roman" w:eastAsia="Calibri" w:hAnsi="Times New Roman" w:cs="Times New Roman"/>
          <w:sz w:val="24"/>
          <w:szCs w:val="24"/>
        </w:rPr>
        <w:t>)</w:t>
      </w:r>
      <w:r w:rsidR="001F77A5">
        <w:rPr>
          <w:rFonts w:ascii="Times New Roman" w:eastAsia="Calibri" w:hAnsi="Times New Roman" w:cs="Times New Roman"/>
          <w:sz w:val="24"/>
          <w:szCs w:val="24"/>
        </w:rPr>
        <w:t xml:space="preserve">: </w:t>
      </w:r>
    </w:p>
    <w:p w14:paraId="52954D95" w14:textId="77777777" w:rsidR="001F77A5" w:rsidRDefault="001F77A5" w:rsidP="001F77A5">
      <w:pPr>
        <w:spacing w:after="0" w:line="276" w:lineRule="auto"/>
        <w:rPr>
          <w:rFonts w:ascii="Times New Roman" w:eastAsia="Calibri" w:hAnsi="Times New Roman" w:cs="Times New Roman"/>
          <w:sz w:val="24"/>
          <w:szCs w:val="24"/>
        </w:rPr>
      </w:pPr>
      <w:r>
        <w:rPr>
          <w:rFonts w:ascii="Times New Roman" w:eastAsia="Calibri" w:hAnsi="Times New Roman" w:cs="Times New Roman"/>
          <w:sz w:val="24"/>
          <w:szCs w:val="24"/>
        </w:rPr>
        <w:t>--</w:t>
      </w:r>
      <w:r w:rsidR="008036A7">
        <w:rPr>
          <w:rFonts w:ascii="Times New Roman" w:eastAsia="Calibri" w:hAnsi="Times New Roman" w:cs="Times New Roman"/>
          <w:sz w:val="24"/>
          <w:szCs w:val="24"/>
        </w:rPr>
        <w:t>f</w:t>
      </w:r>
      <w:r w:rsidR="001A5061">
        <w:rPr>
          <w:rFonts w:ascii="Times New Roman" w:eastAsia="Calibri" w:hAnsi="Times New Roman" w:cs="Times New Roman"/>
          <w:sz w:val="24"/>
          <w:szCs w:val="24"/>
        </w:rPr>
        <w:t xml:space="preserve">ounded </w:t>
      </w:r>
      <w:r w:rsidR="008A7AF6">
        <w:rPr>
          <w:rFonts w:ascii="Times New Roman" w:eastAsia="Calibri" w:hAnsi="Times New Roman" w:cs="Times New Roman"/>
          <w:sz w:val="24"/>
          <w:szCs w:val="24"/>
        </w:rPr>
        <w:t xml:space="preserve">(albeit loosely) </w:t>
      </w:r>
      <w:r w:rsidR="001A5061">
        <w:rPr>
          <w:rFonts w:ascii="Times New Roman" w:eastAsia="Calibri" w:hAnsi="Times New Roman" w:cs="Times New Roman"/>
          <w:sz w:val="24"/>
          <w:szCs w:val="24"/>
        </w:rPr>
        <w:t xml:space="preserve">in microeconomic theory, </w:t>
      </w:r>
      <w:r w:rsidR="008A7AF6">
        <w:rPr>
          <w:rFonts w:ascii="Times New Roman" w:eastAsia="Calibri" w:hAnsi="Times New Roman" w:cs="Times New Roman"/>
          <w:sz w:val="24"/>
          <w:szCs w:val="24"/>
        </w:rPr>
        <w:t>i.e., t</w:t>
      </w:r>
      <w:r w:rsidR="001A5061">
        <w:rPr>
          <w:rFonts w:ascii="Times New Roman" w:eastAsia="Calibri" w:hAnsi="Times New Roman" w:cs="Times New Roman"/>
          <w:sz w:val="24"/>
          <w:szCs w:val="24"/>
        </w:rPr>
        <w:t xml:space="preserve">he neoclassical </w:t>
      </w:r>
      <w:r w:rsidR="009A6A35">
        <w:rPr>
          <w:rFonts w:ascii="Times New Roman" w:eastAsia="Calibri" w:hAnsi="Times New Roman" w:cs="Times New Roman"/>
          <w:sz w:val="24"/>
          <w:szCs w:val="24"/>
        </w:rPr>
        <w:t xml:space="preserve">real business cycle </w:t>
      </w:r>
      <w:r w:rsidR="008A7AF6">
        <w:rPr>
          <w:rFonts w:ascii="Times New Roman" w:eastAsia="Calibri" w:hAnsi="Times New Roman" w:cs="Times New Roman"/>
          <w:sz w:val="24"/>
          <w:szCs w:val="24"/>
        </w:rPr>
        <w:t xml:space="preserve">theory </w:t>
      </w:r>
      <w:r w:rsidR="009A6A35">
        <w:rPr>
          <w:rFonts w:ascii="Times New Roman" w:eastAsia="Calibri" w:hAnsi="Times New Roman" w:cs="Times New Roman"/>
          <w:sz w:val="24"/>
          <w:szCs w:val="24"/>
        </w:rPr>
        <w:t xml:space="preserve">and intertemporal optimization for households and firms, </w:t>
      </w:r>
      <w:r w:rsidR="001A5061">
        <w:rPr>
          <w:rFonts w:ascii="Times New Roman" w:eastAsia="Calibri" w:hAnsi="Times New Roman" w:cs="Times New Roman"/>
          <w:sz w:val="24"/>
          <w:szCs w:val="24"/>
        </w:rPr>
        <w:t>with added-on price setting (market power) and adjustment costs</w:t>
      </w:r>
      <w:r w:rsidR="007C1E73">
        <w:rPr>
          <w:rFonts w:ascii="Times New Roman" w:eastAsia="Calibri" w:hAnsi="Times New Roman" w:cs="Times New Roman"/>
          <w:sz w:val="24"/>
          <w:szCs w:val="24"/>
        </w:rPr>
        <w:t>,</w:t>
      </w:r>
      <w:r w:rsidR="001A5061">
        <w:rPr>
          <w:rFonts w:ascii="Times New Roman" w:eastAsia="Calibri" w:hAnsi="Times New Roman" w:cs="Times New Roman"/>
          <w:sz w:val="24"/>
          <w:szCs w:val="24"/>
        </w:rPr>
        <w:t xml:space="preserve"> and </w:t>
      </w:r>
      <w:r w:rsidR="007C1E73">
        <w:rPr>
          <w:rFonts w:ascii="Times New Roman" w:eastAsia="Calibri" w:hAnsi="Times New Roman" w:cs="Times New Roman"/>
          <w:sz w:val="24"/>
          <w:szCs w:val="24"/>
        </w:rPr>
        <w:t xml:space="preserve">with </w:t>
      </w:r>
      <w:r w:rsidR="001A5061" w:rsidRPr="00730BEF">
        <w:rPr>
          <w:rFonts w:ascii="Times New Roman" w:eastAsia="Calibri" w:hAnsi="Times New Roman" w:cs="Times New Roman"/>
          <w:sz w:val="24"/>
          <w:szCs w:val="24"/>
        </w:rPr>
        <w:t>forward-looking</w:t>
      </w:r>
      <w:r w:rsidR="001A5061">
        <w:rPr>
          <w:rFonts w:ascii="Times New Roman" w:eastAsia="Calibri" w:hAnsi="Times New Roman" w:cs="Times New Roman"/>
          <w:sz w:val="24"/>
          <w:szCs w:val="24"/>
        </w:rPr>
        <w:t xml:space="preserve">, </w:t>
      </w:r>
      <w:r w:rsidR="001A5061" w:rsidRPr="00730BEF">
        <w:rPr>
          <w:rFonts w:ascii="Times New Roman" w:eastAsia="Calibri" w:hAnsi="Times New Roman" w:cs="Times New Roman"/>
          <w:sz w:val="24"/>
          <w:szCs w:val="24"/>
        </w:rPr>
        <w:t xml:space="preserve">model-consistent </w:t>
      </w:r>
      <w:r w:rsidR="001A5061">
        <w:rPr>
          <w:rFonts w:ascii="Times New Roman" w:eastAsia="Calibri" w:hAnsi="Times New Roman" w:cs="Times New Roman"/>
          <w:sz w:val="24"/>
          <w:szCs w:val="24"/>
        </w:rPr>
        <w:t>expectations</w:t>
      </w:r>
    </w:p>
    <w:p w14:paraId="44CE4158" w14:textId="77777777" w:rsidR="005C24C7" w:rsidRDefault="008036A7" w:rsidP="001F77A5">
      <w:pPr>
        <w:spacing w:after="0" w:line="276" w:lineRule="auto"/>
        <w:rPr>
          <w:rFonts w:ascii="Times New Roman" w:eastAsia="Calibri" w:hAnsi="Times New Roman" w:cs="Times New Roman"/>
          <w:sz w:val="24"/>
          <w:szCs w:val="24"/>
        </w:rPr>
      </w:pPr>
      <w:r>
        <w:rPr>
          <w:rFonts w:ascii="Times New Roman" w:eastAsia="Calibri" w:hAnsi="Times New Roman" w:cs="Times New Roman"/>
          <w:sz w:val="24"/>
          <w:szCs w:val="24"/>
        </w:rPr>
        <w:t>--incorporating endogenous monetary and fiscal polic</w:t>
      </w:r>
      <w:r w:rsidR="005C24C7">
        <w:rPr>
          <w:rFonts w:ascii="Times New Roman" w:eastAsia="Calibri" w:hAnsi="Times New Roman" w:cs="Times New Roman"/>
          <w:sz w:val="24"/>
          <w:szCs w:val="24"/>
        </w:rPr>
        <w:t>ies and policy rules, aimed at price stability and output stabilization, with scope for discretion to respond to crisis and shocks</w:t>
      </w:r>
    </w:p>
    <w:p w14:paraId="37AD9C3E" w14:textId="77777777" w:rsidR="001F77A5" w:rsidRDefault="001F77A5" w:rsidP="008036A7">
      <w:pPr>
        <w:spacing w:after="120" w:line="276" w:lineRule="auto"/>
        <w:rPr>
          <w:rFonts w:ascii="Times New Roman" w:eastAsia="Calibri" w:hAnsi="Times New Roman" w:cs="Times New Roman"/>
          <w:sz w:val="24"/>
          <w:szCs w:val="24"/>
        </w:rPr>
      </w:pPr>
      <w:r>
        <w:rPr>
          <w:rFonts w:ascii="Times New Roman" w:eastAsia="Calibri" w:hAnsi="Times New Roman" w:cs="Times New Roman"/>
          <w:sz w:val="24"/>
          <w:szCs w:val="24"/>
        </w:rPr>
        <w:t>--</w:t>
      </w:r>
      <w:r w:rsidR="00A83BDD">
        <w:rPr>
          <w:rFonts w:ascii="Times New Roman" w:eastAsia="Calibri" w:hAnsi="Times New Roman" w:cs="Times New Roman"/>
          <w:sz w:val="24"/>
          <w:szCs w:val="24"/>
        </w:rPr>
        <w:t xml:space="preserve">having </w:t>
      </w:r>
      <w:r>
        <w:rPr>
          <w:rFonts w:ascii="Times New Roman" w:eastAsia="Calibri" w:hAnsi="Times New Roman" w:cs="Times New Roman"/>
          <w:sz w:val="24"/>
          <w:szCs w:val="24"/>
        </w:rPr>
        <w:t>four main blocks</w:t>
      </w:r>
      <w:r w:rsidR="00DF4645">
        <w:rPr>
          <w:rFonts w:ascii="Times New Roman" w:eastAsia="Calibri" w:hAnsi="Times New Roman" w:cs="Times New Roman"/>
          <w:sz w:val="24"/>
          <w:szCs w:val="24"/>
        </w:rPr>
        <w:t>:</w:t>
      </w:r>
      <w:r>
        <w:rPr>
          <w:rFonts w:ascii="Times New Roman" w:eastAsia="Calibri" w:hAnsi="Times New Roman" w:cs="Times New Roman"/>
          <w:sz w:val="24"/>
          <w:szCs w:val="24"/>
        </w:rPr>
        <w:t xml:space="preserve"> for demand, supply (prices), exchange </w:t>
      </w:r>
      <w:r w:rsidR="00A83BDD">
        <w:rPr>
          <w:rFonts w:ascii="Times New Roman" w:eastAsia="Calibri" w:hAnsi="Times New Roman" w:cs="Times New Roman"/>
          <w:sz w:val="24"/>
          <w:szCs w:val="24"/>
        </w:rPr>
        <w:t xml:space="preserve">rate, </w:t>
      </w:r>
      <w:r>
        <w:rPr>
          <w:rFonts w:ascii="Times New Roman" w:eastAsia="Calibri" w:hAnsi="Times New Roman" w:cs="Times New Roman"/>
          <w:sz w:val="24"/>
          <w:szCs w:val="24"/>
        </w:rPr>
        <w:t>and interest rate</w:t>
      </w:r>
      <w:r w:rsidR="00A83BDD">
        <w:rPr>
          <w:rFonts w:ascii="Times New Roman" w:eastAsia="Calibri" w:hAnsi="Times New Roman" w:cs="Times New Roman"/>
          <w:sz w:val="24"/>
          <w:szCs w:val="24"/>
        </w:rPr>
        <w:t xml:space="preserve"> (</w:t>
      </w:r>
      <w:r w:rsidR="00A83BDD" w:rsidRPr="001F77A5">
        <w:rPr>
          <w:rFonts w:ascii="Times New Roman" w:eastAsia="Calibri" w:hAnsi="Times New Roman" w:cs="Times New Roman"/>
          <w:b/>
          <w:bCs/>
          <w:color w:val="0070C0"/>
          <w:sz w:val="24"/>
          <w:szCs w:val="24"/>
        </w:rPr>
        <w:t xml:space="preserve">Table </w:t>
      </w:r>
      <w:r w:rsidR="00385327">
        <w:rPr>
          <w:rFonts w:ascii="Times New Roman" w:eastAsia="Calibri" w:hAnsi="Times New Roman" w:cs="Times New Roman"/>
          <w:b/>
          <w:bCs/>
          <w:color w:val="0070C0"/>
          <w:sz w:val="24"/>
          <w:szCs w:val="24"/>
        </w:rPr>
        <w:t>A</w:t>
      </w:r>
      <w:r w:rsidR="00A83BDD" w:rsidRPr="001F77A5">
        <w:rPr>
          <w:rFonts w:ascii="Times New Roman" w:eastAsia="Calibri" w:hAnsi="Times New Roman" w:cs="Times New Roman"/>
          <w:b/>
          <w:bCs/>
          <w:color w:val="0070C0"/>
          <w:sz w:val="24"/>
          <w:szCs w:val="24"/>
        </w:rPr>
        <w:t>1</w:t>
      </w:r>
      <w:r w:rsidR="00D970C0">
        <w:rPr>
          <w:rFonts w:ascii="Times New Roman" w:eastAsia="Calibri" w:hAnsi="Times New Roman" w:cs="Times New Roman"/>
          <w:b/>
          <w:bCs/>
          <w:color w:val="0070C0"/>
          <w:sz w:val="24"/>
          <w:szCs w:val="24"/>
        </w:rPr>
        <w:t>.1</w:t>
      </w:r>
      <w:r w:rsidR="00A83BDD">
        <w:rPr>
          <w:rFonts w:ascii="Times New Roman" w:eastAsia="Calibri" w:hAnsi="Times New Roman" w:cs="Times New Roman"/>
          <w:sz w:val="24"/>
          <w:szCs w:val="24"/>
        </w:rPr>
        <w:t xml:space="preserve">); the QMFM </w:t>
      </w:r>
      <w:r w:rsidR="00FB0B0A">
        <w:rPr>
          <w:rFonts w:ascii="Times New Roman" w:eastAsia="Calibri" w:hAnsi="Times New Roman" w:cs="Times New Roman"/>
          <w:sz w:val="24"/>
          <w:szCs w:val="24"/>
        </w:rPr>
        <w:t>also has</w:t>
      </w:r>
      <w:r w:rsidR="00A83BDD">
        <w:rPr>
          <w:rFonts w:ascii="Times New Roman" w:eastAsia="Calibri" w:hAnsi="Times New Roman" w:cs="Times New Roman"/>
          <w:sz w:val="24"/>
          <w:szCs w:val="24"/>
        </w:rPr>
        <w:t xml:space="preserve"> </w:t>
      </w:r>
      <w:r w:rsidR="00385327">
        <w:rPr>
          <w:rFonts w:ascii="Times New Roman" w:eastAsia="Calibri" w:hAnsi="Times New Roman" w:cs="Times New Roman"/>
          <w:sz w:val="24"/>
          <w:szCs w:val="24"/>
        </w:rPr>
        <w:t xml:space="preserve">a </w:t>
      </w:r>
      <w:r w:rsidR="008036A7">
        <w:rPr>
          <w:rFonts w:ascii="Times New Roman" w:eastAsia="Calibri" w:hAnsi="Times New Roman" w:cs="Times New Roman"/>
          <w:sz w:val="24"/>
          <w:szCs w:val="24"/>
        </w:rPr>
        <w:t xml:space="preserve">block for fiscal policies and blocks for money and external flows </w:t>
      </w:r>
      <w:r>
        <w:rPr>
          <w:rFonts w:ascii="Times New Roman" w:eastAsia="Calibri" w:hAnsi="Times New Roman" w:cs="Times New Roman"/>
          <w:sz w:val="24"/>
          <w:szCs w:val="24"/>
        </w:rPr>
        <w:t>(see</w:t>
      </w:r>
      <w:r w:rsidR="00A83BDD">
        <w:rPr>
          <w:rFonts w:ascii="Times New Roman" w:eastAsia="Calibri" w:hAnsi="Times New Roman" w:cs="Times New Roman"/>
          <w:sz w:val="24"/>
          <w:szCs w:val="24"/>
        </w:rPr>
        <w:t xml:space="preserve"> below)</w:t>
      </w:r>
      <w:r w:rsidR="00B326EC">
        <w:rPr>
          <w:rFonts w:ascii="Times New Roman" w:eastAsia="Calibri" w:hAnsi="Times New Roman" w:cs="Times New Roman"/>
          <w:sz w:val="24"/>
          <w:szCs w:val="24"/>
        </w:rPr>
        <w:t>.</w:t>
      </w:r>
    </w:p>
    <w:p w14:paraId="1A4FD71C" w14:textId="050AEC52" w:rsidR="001F77A5" w:rsidRPr="009E1825" w:rsidRDefault="001F77A5" w:rsidP="005C24C7">
      <w:pPr>
        <w:spacing w:after="0"/>
        <w:rPr>
          <w:rFonts w:cstheme="minorHAnsi"/>
          <w:sz w:val="23"/>
          <w:szCs w:val="23"/>
        </w:rPr>
      </w:pPr>
      <w:r w:rsidRPr="00521959">
        <w:rPr>
          <w:rFonts w:eastAsia="Calibri" w:cstheme="minorHAnsi"/>
          <w:b/>
          <w:bCs/>
          <w:color w:val="1F497D"/>
          <w:sz w:val="23"/>
          <w:szCs w:val="23"/>
        </w:rPr>
        <w:t xml:space="preserve">Table </w:t>
      </w:r>
      <w:r w:rsidR="00636384">
        <w:rPr>
          <w:rFonts w:eastAsia="Calibri" w:cstheme="minorHAnsi"/>
          <w:b/>
          <w:bCs/>
          <w:color w:val="1F497D"/>
          <w:sz w:val="23"/>
          <w:szCs w:val="23"/>
        </w:rPr>
        <w:t>A</w:t>
      </w:r>
      <w:r w:rsidRPr="00521959">
        <w:rPr>
          <w:rFonts w:eastAsia="Calibri" w:cstheme="minorHAnsi"/>
          <w:b/>
          <w:bCs/>
          <w:color w:val="1F497D"/>
          <w:sz w:val="23"/>
          <w:szCs w:val="23"/>
        </w:rPr>
        <w:fldChar w:fldCharType="begin"/>
      </w:r>
      <w:r w:rsidRPr="00521959">
        <w:rPr>
          <w:rFonts w:eastAsia="Calibri" w:cstheme="minorHAnsi"/>
          <w:b/>
          <w:bCs/>
          <w:color w:val="1F497D"/>
          <w:sz w:val="23"/>
          <w:szCs w:val="23"/>
        </w:rPr>
        <w:instrText xml:space="preserve"> SEQ Table \* ARABIC </w:instrText>
      </w:r>
      <w:r w:rsidRPr="00521959">
        <w:rPr>
          <w:rFonts w:eastAsia="Calibri" w:cstheme="minorHAnsi"/>
          <w:b/>
          <w:bCs/>
          <w:color w:val="1F497D"/>
          <w:sz w:val="23"/>
          <w:szCs w:val="23"/>
        </w:rPr>
        <w:fldChar w:fldCharType="separate"/>
      </w:r>
      <w:r w:rsidR="003A41EC">
        <w:rPr>
          <w:rFonts w:eastAsia="Calibri" w:cstheme="minorHAnsi"/>
          <w:b/>
          <w:bCs/>
          <w:noProof/>
          <w:color w:val="1F497D"/>
          <w:sz w:val="23"/>
          <w:szCs w:val="23"/>
        </w:rPr>
        <w:t>1</w:t>
      </w:r>
      <w:r w:rsidRPr="00521959">
        <w:rPr>
          <w:rFonts w:eastAsia="Calibri" w:cstheme="minorHAnsi"/>
          <w:b/>
          <w:bCs/>
          <w:color w:val="1F497D"/>
          <w:sz w:val="23"/>
          <w:szCs w:val="23"/>
        </w:rPr>
        <w:fldChar w:fldCharType="end"/>
      </w:r>
      <w:r w:rsidR="00D970C0">
        <w:rPr>
          <w:rFonts w:eastAsia="Calibri" w:cstheme="minorHAnsi"/>
          <w:b/>
          <w:bCs/>
          <w:color w:val="1F497D"/>
          <w:sz w:val="23"/>
          <w:szCs w:val="23"/>
        </w:rPr>
        <w:t>.1</w:t>
      </w:r>
      <w:r w:rsidRPr="009E1825">
        <w:rPr>
          <w:rFonts w:eastAsia="Calibri" w:cstheme="minorHAnsi"/>
          <w:color w:val="1F497D"/>
          <w:sz w:val="23"/>
          <w:szCs w:val="23"/>
        </w:rPr>
        <w:t xml:space="preserve">: </w:t>
      </w:r>
      <w:r w:rsidRPr="009E1825">
        <w:rPr>
          <w:rFonts w:eastAsia="Calibri" w:cstheme="minorHAnsi"/>
          <w:b/>
          <w:bCs/>
          <w:color w:val="1F497D"/>
          <w:sz w:val="23"/>
          <w:szCs w:val="23"/>
        </w:rPr>
        <w:t>Main macroeconomic variables in Quarterly Macro-Fiscal Model</w:t>
      </w:r>
    </w:p>
    <w:tbl>
      <w:tblPr>
        <w:tblStyle w:val="MediumList2-Accent1"/>
        <w:tblW w:w="5091" w:type="pct"/>
        <w:tbl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tblBorders>
        <w:shd w:val="clear" w:color="auto" w:fill="EFF6EA"/>
        <w:tblLayout w:type="fixed"/>
        <w:tblLook w:val="04A0" w:firstRow="1" w:lastRow="0" w:firstColumn="1" w:lastColumn="0" w:noHBand="0" w:noVBand="1"/>
      </w:tblPr>
      <w:tblGrid>
        <w:gridCol w:w="3327"/>
        <w:gridCol w:w="2903"/>
        <w:gridCol w:w="1488"/>
        <w:gridCol w:w="1173"/>
        <w:gridCol w:w="1189"/>
      </w:tblGrid>
      <w:tr w:rsidR="001F77A5" w:rsidRPr="00F30E8E" w14:paraId="151632F5" w14:textId="77777777" w:rsidTr="003A33D1">
        <w:trPr>
          <w:cnfStyle w:val="100000000000" w:firstRow="1" w:lastRow="0" w:firstColumn="0" w:lastColumn="0" w:oddVBand="0" w:evenVBand="0" w:oddHBand="0" w:evenHBand="0" w:firstRowFirstColumn="0" w:firstRowLastColumn="0" w:lastRowFirstColumn="0" w:lastRowLastColumn="0"/>
          <w:trHeight w:val="277"/>
        </w:trPr>
        <w:tc>
          <w:tcPr>
            <w:cnfStyle w:val="001000000100" w:firstRow="0" w:lastRow="0" w:firstColumn="1" w:lastColumn="0" w:oddVBand="0" w:evenVBand="0" w:oddHBand="0" w:evenHBand="0" w:firstRowFirstColumn="1" w:firstRowLastColumn="0" w:lastRowFirstColumn="0" w:lastRowLastColumn="0"/>
            <w:tcW w:w="1650" w:type="pct"/>
            <w:shd w:val="clear" w:color="auto" w:fill="EFF6EA"/>
            <w:noWrap/>
          </w:tcPr>
          <w:p w14:paraId="03FC05D2" w14:textId="77777777" w:rsidR="001F77A5" w:rsidRPr="00E420D6" w:rsidRDefault="001F77A5" w:rsidP="00223CB0">
            <w:pPr>
              <w:jc w:val="both"/>
              <w:rPr>
                <w:rFonts w:cstheme="minorHAnsi"/>
                <w:b/>
                <w:sz w:val="20"/>
                <w:szCs w:val="20"/>
              </w:rPr>
            </w:pPr>
            <w:r>
              <w:rPr>
                <w:rFonts w:cstheme="minorHAnsi"/>
                <w:b/>
                <w:sz w:val="20"/>
                <w:szCs w:val="20"/>
              </w:rPr>
              <w:t>Dependent variable</w:t>
            </w:r>
          </w:p>
        </w:tc>
        <w:tc>
          <w:tcPr>
            <w:tcW w:w="1440" w:type="pct"/>
            <w:shd w:val="clear" w:color="auto" w:fill="EFF6EA"/>
          </w:tcPr>
          <w:p w14:paraId="7678090D" w14:textId="77777777" w:rsidR="001F77A5" w:rsidRPr="00E420D6" w:rsidRDefault="001F77A5" w:rsidP="00223CB0">
            <w:pPr>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Pr>
                <w:rFonts w:cstheme="minorHAnsi"/>
                <w:b/>
                <w:sz w:val="20"/>
                <w:szCs w:val="20"/>
              </w:rPr>
              <w:t>Equation: main variables</w:t>
            </w:r>
            <w:r w:rsidRPr="005756F2">
              <w:rPr>
                <w:vertAlign w:val="superscript"/>
              </w:rPr>
              <w:t>1/</w:t>
            </w:r>
            <w:r>
              <w:rPr>
                <w:vertAlign w:val="superscript"/>
              </w:rPr>
              <w:t xml:space="preserve"> 2/</w:t>
            </w:r>
          </w:p>
        </w:tc>
        <w:tc>
          <w:tcPr>
            <w:tcW w:w="738" w:type="pct"/>
            <w:shd w:val="clear" w:color="auto" w:fill="EFF6EA"/>
          </w:tcPr>
          <w:p w14:paraId="760027AA" w14:textId="77777777" w:rsidR="001F77A5" w:rsidRPr="00E420D6" w:rsidRDefault="001F77A5" w:rsidP="00223CB0">
            <w:pPr>
              <w:jc w:val="both"/>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Pr>
                <w:rFonts w:cstheme="minorHAnsi"/>
                <w:b/>
                <w:sz w:val="20"/>
                <w:szCs w:val="20"/>
              </w:rPr>
              <w:t>Data frequency</w:t>
            </w:r>
            <w:r w:rsidRPr="00E420D6">
              <w:rPr>
                <w:rFonts w:cstheme="minorHAnsi"/>
                <w:b/>
                <w:sz w:val="20"/>
                <w:szCs w:val="20"/>
              </w:rPr>
              <w:t xml:space="preserve"> </w:t>
            </w:r>
          </w:p>
        </w:tc>
        <w:tc>
          <w:tcPr>
            <w:tcW w:w="582" w:type="pct"/>
            <w:shd w:val="clear" w:color="auto" w:fill="EFF6EA"/>
          </w:tcPr>
          <w:p w14:paraId="7EFE8CFB" w14:textId="77777777" w:rsidR="001F77A5" w:rsidRPr="00E420D6" w:rsidRDefault="001F77A5" w:rsidP="00223CB0">
            <w:pPr>
              <w:jc w:val="both"/>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Pr>
                <w:rFonts w:cstheme="minorHAnsi"/>
                <w:b/>
                <w:sz w:val="20"/>
                <w:szCs w:val="20"/>
              </w:rPr>
              <w:t>Source</w:t>
            </w:r>
          </w:p>
        </w:tc>
        <w:tc>
          <w:tcPr>
            <w:tcW w:w="590" w:type="pct"/>
            <w:shd w:val="clear" w:color="auto" w:fill="EFF6EA"/>
          </w:tcPr>
          <w:p w14:paraId="06736C81" w14:textId="77777777" w:rsidR="001F77A5" w:rsidRPr="00E420D6" w:rsidRDefault="001F77A5" w:rsidP="00223CB0">
            <w:pPr>
              <w:jc w:val="both"/>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sidRPr="00E420D6">
              <w:rPr>
                <w:rFonts w:cstheme="minorHAnsi"/>
                <w:b/>
                <w:sz w:val="20"/>
                <w:szCs w:val="20"/>
              </w:rPr>
              <w:t xml:space="preserve">Latest </w:t>
            </w:r>
            <w:r>
              <w:rPr>
                <w:rFonts w:cstheme="minorHAnsi"/>
                <w:b/>
                <w:sz w:val="20"/>
                <w:szCs w:val="20"/>
              </w:rPr>
              <w:t>data</w:t>
            </w:r>
          </w:p>
        </w:tc>
      </w:tr>
      <w:tr w:rsidR="001F77A5" w:rsidRPr="00F30E8E" w14:paraId="435D0CDC"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0FADAD49" w14:textId="77777777" w:rsidR="001F77A5" w:rsidRDefault="001F77A5" w:rsidP="00223CB0">
            <w:pPr>
              <w:rPr>
                <w:rFonts w:cstheme="minorHAnsi"/>
                <w:sz w:val="20"/>
                <w:szCs w:val="20"/>
              </w:rPr>
            </w:pPr>
            <w:r>
              <w:rPr>
                <w:rFonts w:cstheme="minorHAnsi"/>
                <w:b/>
                <w:bCs/>
                <w:sz w:val="20"/>
                <w:szCs w:val="20"/>
              </w:rPr>
              <w:t xml:space="preserve">1. </w:t>
            </w:r>
            <w:r w:rsidRPr="00C26977">
              <w:rPr>
                <w:rFonts w:cstheme="minorHAnsi"/>
                <w:b/>
                <w:bCs/>
                <w:sz w:val="20"/>
                <w:szCs w:val="20"/>
              </w:rPr>
              <w:t>Real GDP</w:t>
            </w:r>
          </w:p>
          <w:p w14:paraId="14DD798D" w14:textId="77777777" w:rsidR="001F77A5" w:rsidRPr="00E420D6" w:rsidRDefault="001F77A5" w:rsidP="00FB0B0A">
            <w:pPr>
              <w:rPr>
                <w:rFonts w:cstheme="minorHAnsi"/>
                <w:sz w:val="20"/>
                <w:szCs w:val="20"/>
              </w:rPr>
            </w:pPr>
          </w:p>
        </w:tc>
        <w:tc>
          <w:tcPr>
            <w:tcW w:w="1440" w:type="pct"/>
            <w:shd w:val="clear" w:color="auto" w:fill="EFF6EA"/>
          </w:tcPr>
          <w:p w14:paraId="0F8CDA43"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1. </w:t>
            </w:r>
            <w:r w:rsidRPr="00893FCA">
              <w:rPr>
                <w:rFonts w:cstheme="minorHAnsi"/>
                <w:b/>
                <w:bCs/>
                <w:sz w:val="20"/>
                <w:szCs w:val="20"/>
                <w:u w:val="single"/>
              </w:rPr>
              <w:t>Demand-output</w:t>
            </w:r>
          </w:p>
          <w:p w14:paraId="299DED1F" w14:textId="77777777" w:rsidR="001F77A5" w:rsidRPr="00E420D6" w:rsidRDefault="00FB0B0A"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Real interest rate, fiscal impulse,</w:t>
            </w:r>
          </w:p>
        </w:tc>
        <w:tc>
          <w:tcPr>
            <w:tcW w:w="738" w:type="pct"/>
            <w:shd w:val="clear" w:color="auto" w:fill="EFF6EA"/>
          </w:tcPr>
          <w:p w14:paraId="2A9E7B41"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Quarterly</w:t>
            </w:r>
          </w:p>
        </w:tc>
        <w:tc>
          <w:tcPr>
            <w:tcW w:w="582" w:type="pct"/>
            <w:shd w:val="clear" w:color="auto" w:fill="EFF6EA"/>
          </w:tcPr>
          <w:p w14:paraId="1CEB40E9"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NISR</w:t>
            </w:r>
          </w:p>
        </w:tc>
        <w:tc>
          <w:tcPr>
            <w:tcW w:w="590" w:type="pct"/>
            <w:shd w:val="clear" w:color="auto" w:fill="EFF6EA"/>
          </w:tcPr>
          <w:p w14:paraId="0825EB63"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Q</w:t>
            </w:r>
            <w:r w:rsidR="00FB0B0A">
              <w:rPr>
                <w:rFonts w:cstheme="minorHAnsi"/>
                <w:sz w:val="20"/>
                <w:szCs w:val="20"/>
              </w:rPr>
              <w:t>3</w:t>
            </w:r>
            <w:r>
              <w:rPr>
                <w:rFonts w:cstheme="minorHAnsi"/>
                <w:sz w:val="20"/>
                <w:szCs w:val="20"/>
              </w:rPr>
              <w:t xml:space="preserve"> 2022</w:t>
            </w:r>
          </w:p>
          <w:p w14:paraId="31C3E60B"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1F77A5" w:rsidRPr="00F30E8E" w14:paraId="3A31C688" w14:textId="77777777" w:rsidTr="003A33D1">
        <w:trPr>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63C33E18" w14:textId="77777777" w:rsidR="001F77A5" w:rsidRDefault="001F77A5" w:rsidP="00223CB0">
            <w:pPr>
              <w:rPr>
                <w:rFonts w:cstheme="minorHAnsi"/>
                <w:b/>
                <w:bCs/>
                <w:sz w:val="20"/>
                <w:szCs w:val="20"/>
              </w:rPr>
            </w:pPr>
            <w:r>
              <w:rPr>
                <w:rFonts w:cstheme="minorHAnsi"/>
                <w:b/>
                <w:bCs/>
                <w:sz w:val="20"/>
                <w:szCs w:val="20"/>
              </w:rPr>
              <w:t xml:space="preserve">    </w:t>
            </w:r>
            <w:r w:rsidR="00A83BDD" w:rsidRPr="00420752">
              <w:rPr>
                <w:rFonts w:cstheme="minorHAnsi"/>
                <w:b/>
                <w:bCs/>
                <w:sz w:val="20"/>
                <w:szCs w:val="20"/>
              </w:rPr>
              <w:t>1a</w:t>
            </w:r>
            <w:r w:rsidR="00A83BDD" w:rsidRPr="00420752">
              <w:rPr>
                <w:rFonts w:cstheme="minorHAnsi"/>
                <w:sz w:val="20"/>
                <w:szCs w:val="20"/>
              </w:rPr>
              <w:t>.</w:t>
            </w:r>
            <w:r w:rsidR="00A83BDD">
              <w:rPr>
                <w:rFonts w:cstheme="minorHAnsi"/>
                <w:b/>
                <w:bCs/>
                <w:sz w:val="20"/>
                <w:szCs w:val="20"/>
              </w:rPr>
              <w:t xml:space="preserve"> </w:t>
            </w:r>
            <w:r>
              <w:rPr>
                <w:rFonts w:cstheme="minorHAnsi"/>
                <w:b/>
                <w:bCs/>
                <w:sz w:val="20"/>
                <w:szCs w:val="20"/>
              </w:rPr>
              <w:t xml:space="preserve">Macro demand components </w:t>
            </w:r>
          </w:p>
          <w:p w14:paraId="54320751" w14:textId="77777777" w:rsidR="001F77A5" w:rsidRPr="00C26977" w:rsidRDefault="001F77A5" w:rsidP="00223CB0">
            <w:pPr>
              <w:spacing w:after="120"/>
              <w:rPr>
                <w:rFonts w:cstheme="minorHAnsi"/>
                <w:b/>
                <w:bCs/>
                <w:sz w:val="20"/>
                <w:szCs w:val="20"/>
              </w:rPr>
            </w:pPr>
            <w:r>
              <w:rPr>
                <w:rFonts w:cstheme="minorHAnsi"/>
                <w:sz w:val="20"/>
                <w:szCs w:val="20"/>
              </w:rPr>
              <w:t xml:space="preserve">     </w:t>
            </w:r>
            <w:r w:rsidRPr="002804A7">
              <w:rPr>
                <w:rFonts w:cstheme="minorHAnsi"/>
                <w:sz w:val="20"/>
                <w:szCs w:val="20"/>
              </w:rPr>
              <w:t>(C</w:t>
            </w:r>
            <w:r>
              <w:rPr>
                <w:rFonts w:cstheme="minorHAnsi"/>
                <w:sz w:val="20"/>
                <w:szCs w:val="20"/>
              </w:rPr>
              <w:t>ons</w:t>
            </w:r>
            <w:r w:rsidRPr="002804A7">
              <w:rPr>
                <w:rFonts w:cstheme="minorHAnsi"/>
                <w:sz w:val="20"/>
                <w:szCs w:val="20"/>
              </w:rPr>
              <w:t>,</w:t>
            </w:r>
            <w:r>
              <w:rPr>
                <w:rFonts w:cstheme="minorHAnsi"/>
                <w:sz w:val="20"/>
                <w:szCs w:val="20"/>
              </w:rPr>
              <w:t xml:space="preserve"> </w:t>
            </w:r>
            <w:r w:rsidRPr="002804A7">
              <w:rPr>
                <w:rFonts w:cstheme="minorHAnsi"/>
                <w:sz w:val="20"/>
                <w:szCs w:val="20"/>
              </w:rPr>
              <w:t>I</w:t>
            </w:r>
            <w:r>
              <w:rPr>
                <w:rFonts w:cstheme="minorHAnsi"/>
                <w:sz w:val="20"/>
                <w:szCs w:val="20"/>
              </w:rPr>
              <w:t>nv</w:t>
            </w:r>
            <w:r w:rsidRPr="002804A7">
              <w:rPr>
                <w:rFonts w:cstheme="minorHAnsi"/>
                <w:sz w:val="20"/>
                <w:szCs w:val="20"/>
              </w:rPr>
              <w:t>, G</w:t>
            </w:r>
            <w:r>
              <w:rPr>
                <w:rFonts w:cstheme="minorHAnsi"/>
                <w:sz w:val="20"/>
                <w:szCs w:val="20"/>
              </w:rPr>
              <w:t>ovt</w:t>
            </w:r>
            <w:r w:rsidRPr="002804A7">
              <w:rPr>
                <w:rFonts w:cstheme="minorHAnsi"/>
                <w:sz w:val="20"/>
                <w:szCs w:val="20"/>
              </w:rPr>
              <w:t>, E</w:t>
            </w:r>
            <w:r>
              <w:rPr>
                <w:rFonts w:cstheme="minorHAnsi"/>
                <w:sz w:val="20"/>
                <w:szCs w:val="20"/>
              </w:rPr>
              <w:t>xp</w:t>
            </w:r>
            <w:r w:rsidR="005C24C7">
              <w:rPr>
                <w:rFonts w:cstheme="minorHAnsi"/>
                <w:sz w:val="20"/>
                <w:szCs w:val="20"/>
              </w:rPr>
              <w:t>orts</w:t>
            </w:r>
            <w:r w:rsidRPr="002804A7">
              <w:rPr>
                <w:rFonts w:cstheme="minorHAnsi"/>
                <w:sz w:val="20"/>
                <w:szCs w:val="20"/>
              </w:rPr>
              <w:t xml:space="preserve">, </w:t>
            </w:r>
            <w:r>
              <w:rPr>
                <w:rFonts w:cstheme="minorHAnsi"/>
                <w:sz w:val="20"/>
                <w:szCs w:val="20"/>
              </w:rPr>
              <w:t>i</w:t>
            </w:r>
            <w:r w:rsidRPr="002804A7">
              <w:rPr>
                <w:rFonts w:cstheme="minorHAnsi"/>
                <w:sz w:val="20"/>
                <w:szCs w:val="20"/>
              </w:rPr>
              <w:t>M</w:t>
            </w:r>
            <w:r>
              <w:rPr>
                <w:rFonts w:cstheme="minorHAnsi"/>
                <w:sz w:val="20"/>
                <w:szCs w:val="20"/>
              </w:rPr>
              <w:t>p</w:t>
            </w:r>
            <w:r w:rsidR="005C24C7">
              <w:rPr>
                <w:rFonts w:cstheme="minorHAnsi"/>
                <w:sz w:val="20"/>
                <w:szCs w:val="20"/>
              </w:rPr>
              <w:t>orts</w:t>
            </w:r>
            <w:r w:rsidRPr="002804A7">
              <w:rPr>
                <w:rFonts w:cstheme="minorHAnsi"/>
                <w:sz w:val="20"/>
                <w:szCs w:val="20"/>
              </w:rPr>
              <w:t>)</w:t>
            </w:r>
            <w:r>
              <w:rPr>
                <w:rFonts w:cstheme="minorHAnsi"/>
                <w:sz w:val="20"/>
                <w:szCs w:val="20"/>
              </w:rPr>
              <w:t xml:space="preserve"> </w:t>
            </w:r>
          </w:p>
        </w:tc>
        <w:tc>
          <w:tcPr>
            <w:tcW w:w="1440" w:type="pct"/>
            <w:shd w:val="clear" w:color="auto" w:fill="EFF6EA"/>
          </w:tcPr>
          <w:p w14:paraId="1E4F9E25"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income, </w:t>
            </w:r>
            <w:r w:rsidR="00FB0B0A">
              <w:rPr>
                <w:rFonts w:cstheme="minorHAnsi"/>
                <w:sz w:val="20"/>
                <w:szCs w:val="20"/>
              </w:rPr>
              <w:t>foreign demand,</w:t>
            </w:r>
          </w:p>
          <w:p w14:paraId="6F72C49C" w14:textId="77777777" w:rsidR="001F77A5" w:rsidRPr="002804A7" w:rsidRDefault="00FB0B0A"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real exchange rate</w:t>
            </w:r>
          </w:p>
        </w:tc>
        <w:tc>
          <w:tcPr>
            <w:tcW w:w="738" w:type="pct"/>
            <w:shd w:val="clear" w:color="auto" w:fill="EFF6EA"/>
          </w:tcPr>
          <w:p w14:paraId="20ED8657"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Quarterly</w:t>
            </w:r>
          </w:p>
        </w:tc>
        <w:tc>
          <w:tcPr>
            <w:tcW w:w="582" w:type="pct"/>
            <w:shd w:val="clear" w:color="auto" w:fill="EFF6EA"/>
          </w:tcPr>
          <w:p w14:paraId="53478036"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NISR</w:t>
            </w:r>
          </w:p>
        </w:tc>
        <w:tc>
          <w:tcPr>
            <w:tcW w:w="590" w:type="pct"/>
            <w:shd w:val="clear" w:color="auto" w:fill="EFF6EA"/>
          </w:tcPr>
          <w:p w14:paraId="790E71D4"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Q3 2022</w:t>
            </w:r>
          </w:p>
        </w:tc>
      </w:tr>
      <w:tr w:rsidR="001F77A5" w:rsidRPr="00F30E8E" w14:paraId="516D1426"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229A1444" w14:textId="77777777" w:rsidR="001F77A5" w:rsidRPr="00E420D6" w:rsidRDefault="001F77A5" w:rsidP="00223CB0">
            <w:pPr>
              <w:spacing w:after="120"/>
              <w:rPr>
                <w:rFonts w:cstheme="minorHAnsi"/>
                <w:sz w:val="20"/>
                <w:szCs w:val="20"/>
              </w:rPr>
            </w:pPr>
            <w:r>
              <w:rPr>
                <w:rFonts w:cstheme="minorHAnsi"/>
                <w:b/>
                <w:bCs/>
                <w:sz w:val="20"/>
                <w:szCs w:val="20"/>
              </w:rPr>
              <w:t xml:space="preserve">2. </w:t>
            </w:r>
            <w:r w:rsidRPr="00C26977">
              <w:rPr>
                <w:rFonts w:cstheme="minorHAnsi"/>
                <w:b/>
                <w:bCs/>
                <w:sz w:val="20"/>
                <w:szCs w:val="20"/>
              </w:rPr>
              <w:t>CPI Core inflation</w:t>
            </w:r>
            <w:r>
              <w:rPr>
                <w:rFonts w:cstheme="minorHAnsi"/>
                <w:sz w:val="20"/>
                <w:szCs w:val="20"/>
              </w:rPr>
              <w:t xml:space="preserve"> (and food, energy, headline)</w:t>
            </w:r>
          </w:p>
        </w:tc>
        <w:tc>
          <w:tcPr>
            <w:tcW w:w="1440" w:type="pct"/>
            <w:shd w:val="clear" w:color="auto" w:fill="EFF6EA"/>
          </w:tcPr>
          <w:p w14:paraId="0C084BC6" w14:textId="77777777" w:rsidR="00893FCA"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b/>
                <w:bCs/>
                <w:sz w:val="20"/>
                <w:szCs w:val="20"/>
                <w:u w:val="single"/>
              </w:rPr>
            </w:pPr>
            <w:r>
              <w:rPr>
                <w:rFonts w:cstheme="minorHAnsi"/>
                <w:sz w:val="20"/>
                <w:szCs w:val="20"/>
              </w:rPr>
              <w:t xml:space="preserve">2. </w:t>
            </w:r>
            <w:r w:rsidRPr="00C85453">
              <w:rPr>
                <w:rFonts w:cstheme="minorHAnsi"/>
                <w:b/>
                <w:bCs/>
                <w:sz w:val="20"/>
                <w:szCs w:val="20"/>
                <w:u w:val="single"/>
              </w:rPr>
              <w:t xml:space="preserve">Phillips </w:t>
            </w:r>
            <w:r w:rsidR="00893FCA">
              <w:rPr>
                <w:rFonts w:cstheme="minorHAnsi"/>
                <w:b/>
                <w:bCs/>
                <w:sz w:val="20"/>
                <w:szCs w:val="20"/>
                <w:u w:val="single"/>
              </w:rPr>
              <w:t>c</w:t>
            </w:r>
            <w:r w:rsidRPr="00C85453">
              <w:rPr>
                <w:rFonts w:cstheme="minorHAnsi"/>
                <w:b/>
                <w:bCs/>
                <w:sz w:val="20"/>
                <w:szCs w:val="20"/>
                <w:u w:val="single"/>
              </w:rPr>
              <w:t>urve</w:t>
            </w:r>
            <w:r w:rsidR="00893FCA">
              <w:rPr>
                <w:rFonts w:cstheme="minorHAnsi"/>
                <w:b/>
                <w:bCs/>
                <w:sz w:val="20"/>
                <w:szCs w:val="20"/>
                <w:u w:val="single"/>
              </w:rPr>
              <w:t>s:</w:t>
            </w:r>
          </w:p>
          <w:p w14:paraId="354FA0F4"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output and RER gaps</w:t>
            </w:r>
          </w:p>
        </w:tc>
        <w:tc>
          <w:tcPr>
            <w:tcW w:w="738" w:type="pct"/>
            <w:shd w:val="clear" w:color="auto" w:fill="EFF6EA"/>
          </w:tcPr>
          <w:p w14:paraId="4ADE890E"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563CC4D0"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NISR, NBR</w:t>
            </w:r>
          </w:p>
        </w:tc>
        <w:tc>
          <w:tcPr>
            <w:tcW w:w="590" w:type="pct"/>
            <w:shd w:val="clear" w:color="auto" w:fill="EFF6EA"/>
          </w:tcPr>
          <w:p w14:paraId="74573A86"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Nov. 2022</w:t>
            </w:r>
          </w:p>
        </w:tc>
      </w:tr>
      <w:tr w:rsidR="001F77A5" w:rsidRPr="00F30E8E" w14:paraId="07A9FD54" w14:textId="77777777" w:rsidTr="003A33D1">
        <w:trPr>
          <w:trHeight w:val="1148"/>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60AADE2E" w14:textId="77777777" w:rsidR="001F77A5" w:rsidRPr="00E420D6" w:rsidRDefault="001F77A5" w:rsidP="00223CB0">
            <w:pPr>
              <w:rPr>
                <w:rFonts w:cstheme="minorHAnsi"/>
                <w:sz w:val="20"/>
                <w:szCs w:val="20"/>
              </w:rPr>
            </w:pPr>
            <w:r>
              <w:rPr>
                <w:rFonts w:cstheme="minorHAnsi"/>
                <w:b/>
                <w:bCs/>
                <w:sz w:val="20"/>
                <w:szCs w:val="20"/>
              </w:rPr>
              <w:t xml:space="preserve">3. </w:t>
            </w:r>
            <w:r w:rsidRPr="002804A7">
              <w:rPr>
                <w:rFonts w:cstheme="minorHAnsi"/>
                <w:b/>
                <w:bCs/>
                <w:sz w:val="20"/>
                <w:szCs w:val="20"/>
              </w:rPr>
              <w:t>Exchange rate</w:t>
            </w:r>
            <w:r>
              <w:rPr>
                <w:rFonts w:cstheme="minorHAnsi"/>
                <w:sz w:val="20"/>
                <w:szCs w:val="20"/>
              </w:rPr>
              <w:t xml:space="preserve"> (RWF/USD)</w:t>
            </w:r>
          </w:p>
        </w:tc>
        <w:tc>
          <w:tcPr>
            <w:tcW w:w="1440" w:type="pct"/>
            <w:shd w:val="clear" w:color="auto" w:fill="EFF6EA"/>
          </w:tcPr>
          <w:p w14:paraId="161A6587"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3. </w:t>
            </w:r>
            <w:r w:rsidRPr="00C85453">
              <w:rPr>
                <w:rFonts w:cstheme="minorHAnsi"/>
                <w:b/>
                <w:bCs/>
                <w:sz w:val="20"/>
                <w:szCs w:val="20"/>
                <w:u w:val="single"/>
              </w:rPr>
              <w:t>UIP &amp; move to target E</w:t>
            </w:r>
            <w:r>
              <w:rPr>
                <w:rFonts w:cstheme="minorHAnsi"/>
                <w:b/>
                <w:bCs/>
                <w:sz w:val="20"/>
                <w:szCs w:val="20"/>
                <w:u w:val="single"/>
              </w:rPr>
              <w:t>R</w:t>
            </w:r>
            <w:r w:rsidR="00893FCA">
              <w:rPr>
                <w:rFonts w:cstheme="minorHAnsi"/>
                <w:b/>
                <w:bCs/>
                <w:sz w:val="20"/>
                <w:szCs w:val="20"/>
                <w:u w:val="single"/>
              </w:rPr>
              <w:t>:</w:t>
            </w:r>
          </w:p>
          <w:p w14:paraId="0DB5A537"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interest rate, foreign interest rate, country risk premium, equilibrium RER change, inflation target, foreign CPI</w:t>
            </w:r>
          </w:p>
        </w:tc>
        <w:tc>
          <w:tcPr>
            <w:tcW w:w="738" w:type="pct"/>
            <w:shd w:val="clear" w:color="auto" w:fill="EFF6EA"/>
          </w:tcPr>
          <w:p w14:paraId="0C8FF92A"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0A566CFE" w14:textId="77777777" w:rsidR="001F77A5" w:rsidRPr="00E420D6" w:rsidRDefault="001F77A5" w:rsidP="00223CB0">
            <w:pPr>
              <w:ind w:left="-110" w:firstLine="9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30A0109C"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Dec. 2022</w:t>
            </w:r>
          </w:p>
        </w:tc>
      </w:tr>
      <w:tr w:rsidR="001F77A5" w:rsidRPr="00F30E8E" w14:paraId="15DA94C3"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1F682C06" w14:textId="77777777" w:rsidR="001F77A5" w:rsidRDefault="001F77A5" w:rsidP="00223CB0">
            <w:pPr>
              <w:rPr>
                <w:rFonts w:cstheme="minorHAnsi"/>
                <w:b/>
                <w:bCs/>
                <w:sz w:val="20"/>
                <w:szCs w:val="20"/>
              </w:rPr>
            </w:pPr>
            <w:r>
              <w:rPr>
                <w:rFonts w:cstheme="minorHAnsi"/>
                <w:b/>
                <w:bCs/>
                <w:sz w:val="20"/>
                <w:szCs w:val="20"/>
              </w:rPr>
              <w:t xml:space="preserve">    Real exchange rate </w:t>
            </w:r>
            <w:r w:rsidR="007C1E73">
              <w:rPr>
                <w:rFonts w:cstheme="minorHAnsi"/>
                <w:b/>
                <w:bCs/>
                <w:sz w:val="20"/>
                <w:szCs w:val="20"/>
              </w:rPr>
              <w:t>(</w:t>
            </w:r>
            <w:r w:rsidR="007C1E73">
              <w:rPr>
                <w:rFonts w:cstheme="minorHAnsi"/>
                <w:sz w:val="20"/>
                <w:szCs w:val="20"/>
              </w:rPr>
              <w:t>af</w:t>
            </w:r>
            <w:r w:rsidR="007C1E73" w:rsidRPr="001F3FC4">
              <w:rPr>
                <w:rFonts w:cstheme="minorHAnsi"/>
                <w:sz w:val="20"/>
                <w:szCs w:val="20"/>
              </w:rPr>
              <w:t>f</w:t>
            </w:r>
            <w:r w:rsidR="007C1E73">
              <w:rPr>
                <w:rFonts w:cstheme="minorHAnsi"/>
                <w:sz w:val="20"/>
                <w:szCs w:val="20"/>
              </w:rPr>
              <w:t>ecting</w:t>
            </w:r>
          </w:p>
          <w:p w14:paraId="7A6DB7F8" w14:textId="77777777" w:rsidR="001F77A5" w:rsidRPr="002804A7" w:rsidRDefault="001F77A5" w:rsidP="00223CB0">
            <w:pPr>
              <w:spacing w:after="120"/>
              <w:rPr>
                <w:rFonts w:cstheme="minorHAnsi"/>
                <w:b/>
                <w:bCs/>
                <w:sz w:val="20"/>
                <w:szCs w:val="20"/>
              </w:rPr>
            </w:pPr>
            <w:r w:rsidRPr="001F3FC4">
              <w:rPr>
                <w:rFonts w:cstheme="minorHAnsi"/>
                <w:sz w:val="20"/>
                <w:szCs w:val="20"/>
              </w:rPr>
              <w:t xml:space="preserve"> </w:t>
            </w:r>
            <w:r>
              <w:rPr>
                <w:rFonts w:cstheme="minorHAnsi"/>
                <w:sz w:val="20"/>
                <w:szCs w:val="20"/>
              </w:rPr>
              <w:t xml:space="preserve">  </w:t>
            </w:r>
            <w:r w:rsidRPr="001F3FC4">
              <w:rPr>
                <w:rFonts w:cstheme="minorHAnsi"/>
                <w:sz w:val="20"/>
                <w:szCs w:val="20"/>
              </w:rPr>
              <w:t xml:space="preserve"> (demand), </w:t>
            </w:r>
            <w:r>
              <w:rPr>
                <w:rFonts w:cstheme="minorHAnsi"/>
                <w:sz w:val="20"/>
                <w:szCs w:val="20"/>
              </w:rPr>
              <w:t xml:space="preserve">country </w:t>
            </w:r>
            <w:r w:rsidRPr="001F3FC4">
              <w:rPr>
                <w:rFonts w:cstheme="minorHAnsi"/>
                <w:sz w:val="20"/>
                <w:szCs w:val="20"/>
              </w:rPr>
              <w:t>premium</w:t>
            </w:r>
          </w:p>
        </w:tc>
        <w:tc>
          <w:tcPr>
            <w:tcW w:w="1440" w:type="pct"/>
            <w:shd w:val="clear" w:color="auto" w:fill="EFF6EA"/>
          </w:tcPr>
          <w:p w14:paraId="5E37A478" w14:textId="77777777" w:rsidR="001F77A5" w:rsidRDefault="001F77A5" w:rsidP="00223CB0">
            <w:pPr>
              <w:spacing w:after="120"/>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738" w:type="pct"/>
            <w:shd w:val="clear" w:color="auto" w:fill="EFF6EA"/>
          </w:tcPr>
          <w:p w14:paraId="17AD87B5"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773BE4BF" w14:textId="77777777" w:rsidR="001F77A5" w:rsidRDefault="001F77A5" w:rsidP="00223CB0">
            <w:pPr>
              <w:ind w:left="-110" w:firstLine="90"/>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4FC363DA"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w:t>
            </w:r>
            <w:r w:rsidR="00893FCA">
              <w:rPr>
                <w:rFonts w:cstheme="minorHAnsi"/>
                <w:sz w:val="20"/>
                <w:szCs w:val="20"/>
              </w:rPr>
              <w:t>Nov</w:t>
            </w:r>
            <w:r>
              <w:rPr>
                <w:rFonts w:cstheme="minorHAnsi"/>
                <w:sz w:val="20"/>
                <w:szCs w:val="20"/>
              </w:rPr>
              <w:t>. 2022</w:t>
            </w:r>
          </w:p>
        </w:tc>
      </w:tr>
      <w:tr w:rsidR="001F77A5" w:rsidRPr="00F30E8E" w14:paraId="6B61DA46" w14:textId="77777777" w:rsidTr="003A33D1">
        <w:trPr>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7D89CC43" w14:textId="77777777" w:rsidR="001F77A5" w:rsidRDefault="001F77A5" w:rsidP="00223CB0">
            <w:pPr>
              <w:rPr>
                <w:rFonts w:cstheme="minorHAnsi"/>
                <w:b/>
                <w:bCs/>
                <w:sz w:val="20"/>
                <w:szCs w:val="20"/>
              </w:rPr>
            </w:pPr>
            <w:r>
              <w:rPr>
                <w:rFonts w:cstheme="minorHAnsi"/>
                <w:b/>
                <w:bCs/>
                <w:sz w:val="20"/>
                <w:szCs w:val="20"/>
              </w:rPr>
              <w:t xml:space="preserve">4. </w:t>
            </w:r>
            <w:r w:rsidRPr="002804A7">
              <w:rPr>
                <w:rFonts w:cstheme="minorHAnsi"/>
                <w:b/>
                <w:bCs/>
                <w:sz w:val="20"/>
                <w:szCs w:val="20"/>
              </w:rPr>
              <w:t>Po</w:t>
            </w:r>
            <w:r w:rsidR="007C1E73">
              <w:rPr>
                <w:rFonts w:cstheme="minorHAnsi"/>
                <w:b/>
                <w:bCs/>
                <w:sz w:val="20"/>
                <w:szCs w:val="20"/>
              </w:rPr>
              <w:t>l</w:t>
            </w:r>
            <w:r w:rsidRPr="002804A7">
              <w:rPr>
                <w:rFonts w:cstheme="minorHAnsi"/>
                <w:b/>
                <w:bCs/>
                <w:sz w:val="20"/>
                <w:szCs w:val="20"/>
              </w:rPr>
              <w:t xml:space="preserve">icy interest rate </w:t>
            </w:r>
          </w:p>
          <w:p w14:paraId="2A6E14DC" w14:textId="77777777" w:rsidR="001F77A5" w:rsidRPr="00E61230" w:rsidRDefault="001F77A5" w:rsidP="00223CB0">
            <w:pPr>
              <w:rPr>
                <w:rFonts w:cstheme="minorHAnsi"/>
                <w:sz w:val="20"/>
                <w:szCs w:val="20"/>
              </w:rPr>
            </w:pPr>
            <w:r w:rsidRPr="00E61230">
              <w:rPr>
                <w:rFonts w:cstheme="minorHAnsi"/>
                <w:sz w:val="20"/>
                <w:szCs w:val="20"/>
              </w:rPr>
              <w:t>Interbank (IB) rate used</w:t>
            </w:r>
            <w:r>
              <w:rPr>
                <w:rFonts w:cstheme="minorHAnsi"/>
                <w:sz w:val="20"/>
                <w:szCs w:val="20"/>
              </w:rPr>
              <w:t>, influenced by NBR’s CBR</w:t>
            </w:r>
          </w:p>
        </w:tc>
        <w:tc>
          <w:tcPr>
            <w:tcW w:w="1440" w:type="pct"/>
            <w:shd w:val="clear" w:color="auto" w:fill="EFF6EA"/>
          </w:tcPr>
          <w:p w14:paraId="5C2312C3"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4. </w:t>
            </w:r>
            <w:r w:rsidRPr="00C85453">
              <w:rPr>
                <w:rFonts w:cstheme="minorHAnsi"/>
                <w:b/>
                <w:bCs/>
                <w:sz w:val="20"/>
                <w:szCs w:val="20"/>
                <w:u w:val="single"/>
              </w:rPr>
              <w:t>Taylor policy rule</w:t>
            </w:r>
            <w:r w:rsidR="00893FCA">
              <w:rPr>
                <w:rFonts w:cstheme="minorHAnsi"/>
                <w:b/>
                <w:bCs/>
                <w:sz w:val="20"/>
                <w:szCs w:val="20"/>
                <w:u w:val="single"/>
              </w:rPr>
              <w:t>:</w:t>
            </w:r>
          </w:p>
          <w:p w14:paraId="4893B0AF" w14:textId="77777777" w:rsidR="001F77A5" w:rsidRPr="00E420D6" w:rsidRDefault="001F77A5" w:rsidP="00223CB0">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output gap inflation deviation, equilibrium RIR, inflation target</w:t>
            </w:r>
          </w:p>
        </w:tc>
        <w:tc>
          <w:tcPr>
            <w:tcW w:w="738" w:type="pct"/>
            <w:shd w:val="clear" w:color="auto" w:fill="EFF6EA"/>
          </w:tcPr>
          <w:p w14:paraId="64EE0E5A"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1BA9784D"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4F78E123"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 Dec. 2022</w:t>
            </w:r>
          </w:p>
        </w:tc>
      </w:tr>
      <w:tr w:rsidR="001F77A5" w:rsidRPr="00F30E8E" w14:paraId="201F609F" w14:textId="77777777" w:rsidTr="003A33D1">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23FF921D" w14:textId="77777777" w:rsidR="001F77A5" w:rsidRDefault="001F77A5" w:rsidP="00223CB0">
            <w:pPr>
              <w:rPr>
                <w:rFonts w:cstheme="minorHAnsi"/>
                <w:b/>
                <w:bCs/>
                <w:sz w:val="20"/>
                <w:szCs w:val="20"/>
              </w:rPr>
            </w:pPr>
            <w:r>
              <w:rPr>
                <w:rFonts w:cstheme="minorHAnsi"/>
                <w:b/>
                <w:bCs/>
                <w:sz w:val="20"/>
                <w:szCs w:val="20"/>
              </w:rPr>
              <w:t xml:space="preserve">    </w:t>
            </w:r>
            <w:r w:rsidR="007C1E73">
              <w:rPr>
                <w:rFonts w:cstheme="minorHAnsi"/>
                <w:b/>
                <w:bCs/>
                <w:sz w:val="20"/>
                <w:szCs w:val="20"/>
              </w:rPr>
              <w:t>L</w:t>
            </w:r>
            <w:r>
              <w:rPr>
                <w:rFonts w:cstheme="minorHAnsi"/>
                <w:b/>
                <w:bCs/>
                <w:sz w:val="20"/>
                <w:szCs w:val="20"/>
              </w:rPr>
              <w:t xml:space="preserve">ending rate, real interest rate </w:t>
            </w:r>
          </w:p>
          <w:p w14:paraId="1E951E8E" w14:textId="77777777" w:rsidR="001F77A5" w:rsidRPr="001F3FC4" w:rsidRDefault="001F77A5" w:rsidP="00223CB0">
            <w:pPr>
              <w:spacing w:after="120"/>
              <w:rPr>
                <w:rFonts w:cstheme="minorHAnsi"/>
                <w:sz w:val="20"/>
                <w:szCs w:val="20"/>
              </w:rPr>
            </w:pPr>
            <w:r w:rsidRPr="001F3FC4">
              <w:rPr>
                <w:rFonts w:cstheme="minorHAnsi"/>
                <w:sz w:val="20"/>
                <w:szCs w:val="20"/>
              </w:rPr>
              <w:t xml:space="preserve">  </w:t>
            </w:r>
            <w:r>
              <w:rPr>
                <w:rFonts w:cstheme="minorHAnsi"/>
                <w:sz w:val="20"/>
                <w:szCs w:val="20"/>
              </w:rPr>
              <w:t xml:space="preserve">  </w:t>
            </w:r>
            <w:r w:rsidRPr="001F3FC4">
              <w:rPr>
                <w:rFonts w:cstheme="minorHAnsi"/>
                <w:sz w:val="20"/>
                <w:szCs w:val="20"/>
              </w:rPr>
              <w:t xml:space="preserve">(for demand), </w:t>
            </w:r>
            <w:r>
              <w:rPr>
                <w:rFonts w:cstheme="minorHAnsi"/>
                <w:sz w:val="20"/>
                <w:szCs w:val="20"/>
              </w:rPr>
              <w:t xml:space="preserve">lending </w:t>
            </w:r>
            <w:r w:rsidRPr="001F3FC4">
              <w:rPr>
                <w:rFonts w:cstheme="minorHAnsi"/>
                <w:sz w:val="20"/>
                <w:szCs w:val="20"/>
              </w:rPr>
              <w:t>premium</w:t>
            </w:r>
          </w:p>
        </w:tc>
        <w:tc>
          <w:tcPr>
            <w:tcW w:w="1440" w:type="pct"/>
            <w:shd w:val="clear" w:color="auto" w:fill="EFF6EA"/>
          </w:tcPr>
          <w:p w14:paraId="59C1F404"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738" w:type="pct"/>
            <w:shd w:val="clear" w:color="auto" w:fill="EFF6EA"/>
          </w:tcPr>
          <w:p w14:paraId="00BB33C5"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28BDB8C7"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11666438"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Dec. 2022</w:t>
            </w:r>
          </w:p>
        </w:tc>
      </w:tr>
      <w:tr w:rsidR="001F77A5" w:rsidRPr="00F30E8E" w14:paraId="13A120C4" w14:textId="77777777" w:rsidTr="003A33D1">
        <w:trPr>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F9FBF7"/>
            <w:noWrap/>
          </w:tcPr>
          <w:p w14:paraId="6ECA6C4B" w14:textId="77777777" w:rsidR="001F77A5" w:rsidRPr="00E420D6" w:rsidRDefault="001F77A5" w:rsidP="00521564">
            <w:pPr>
              <w:spacing w:before="120" w:after="120"/>
              <w:rPr>
                <w:rFonts w:cstheme="minorHAnsi"/>
                <w:sz w:val="20"/>
                <w:szCs w:val="20"/>
              </w:rPr>
            </w:pPr>
            <w:r>
              <w:rPr>
                <w:rFonts w:cstheme="minorHAnsi"/>
                <w:b/>
                <w:bCs/>
                <w:sz w:val="20"/>
                <w:szCs w:val="20"/>
              </w:rPr>
              <w:t xml:space="preserve">5. </w:t>
            </w:r>
            <w:r w:rsidRPr="001F3FC4">
              <w:rPr>
                <w:rFonts w:cstheme="minorHAnsi"/>
                <w:b/>
                <w:bCs/>
                <w:sz w:val="20"/>
                <w:szCs w:val="20"/>
              </w:rPr>
              <w:t>Fiscal</w:t>
            </w:r>
            <w:r>
              <w:rPr>
                <w:rFonts w:cstheme="minorHAnsi"/>
                <w:sz w:val="20"/>
                <w:szCs w:val="20"/>
              </w:rPr>
              <w:t xml:space="preserve"> deficit, spending G&amp;S, other spending, revenue, grants, debt, interest payments</w:t>
            </w:r>
          </w:p>
        </w:tc>
        <w:tc>
          <w:tcPr>
            <w:tcW w:w="1440" w:type="pct"/>
            <w:shd w:val="clear" w:color="auto" w:fill="F9FBF7"/>
          </w:tcPr>
          <w:p w14:paraId="66A9681A" w14:textId="77777777" w:rsidR="001F77A5" w:rsidRPr="00E420D6" w:rsidRDefault="001F77A5" w:rsidP="00223CB0">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5. </w:t>
            </w:r>
            <w:r w:rsidRPr="00C85453">
              <w:rPr>
                <w:rFonts w:cstheme="minorHAnsi"/>
                <w:b/>
                <w:bCs/>
                <w:sz w:val="20"/>
                <w:szCs w:val="20"/>
                <w:u w:val="single"/>
              </w:rPr>
              <w:t>Fiscal block</w:t>
            </w:r>
            <w:r>
              <w:rPr>
                <w:rFonts w:cstheme="minorHAnsi"/>
                <w:b/>
                <w:bCs/>
                <w:sz w:val="20"/>
                <w:szCs w:val="20"/>
                <w:u w:val="single"/>
              </w:rPr>
              <w:t>, auxiliary debt block</w:t>
            </w:r>
          </w:p>
        </w:tc>
        <w:tc>
          <w:tcPr>
            <w:tcW w:w="738" w:type="pct"/>
            <w:shd w:val="clear" w:color="auto" w:fill="F9FBF7"/>
          </w:tcPr>
          <w:p w14:paraId="0C0B906E"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w:t>
            </w:r>
            <w:r w:rsidR="00EA1941">
              <w:rPr>
                <w:rFonts w:cstheme="minorHAnsi"/>
                <w:sz w:val="20"/>
                <w:szCs w:val="20"/>
              </w:rPr>
              <w:t>uarterly</w:t>
            </w:r>
          </w:p>
        </w:tc>
        <w:tc>
          <w:tcPr>
            <w:tcW w:w="582" w:type="pct"/>
            <w:shd w:val="clear" w:color="auto" w:fill="F9FBF7"/>
          </w:tcPr>
          <w:p w14:paraId="32B07D6A"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MINECOFIN</w:t>
            </w:r>
          </w:p>
        </w:tc>
        <w:tc>
          <w:tcPr>
            <w:tcW w:w="590" w:type="pct"/>
            <w:shd w:val="clear" w:color="auto" w:fill="F9FBF7"/>
          </w:tcPr>
          <w:p w14:paraId="37C820DA"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Q2 </w:t>
            </w:r>
            <w:proofErr w:type="gramStart"/>
            <w:r>
              <w:rPr>
                <w:rFonts w:cstheme="minorHAnsi"/>
                <w:sz w:val="20"/>
                <w:szCs w:val="20"/>
              </w:rPr>
              <w:t xml:space="preserve">2022,   </w:t>
            </w:r>
            <w:proofErr w:type="gramEnd"/>
            <w:r>
              <w:rPr>
                <w:rFonts w:cstheme="minorHAnsi"/>
                <w:sz w:val="20"/>
                <w:szCs w:val="20"/>
              </w:rPr>
              <w:t xml:space="preserve">  budget    2022/23</w:t>
            </w:r>
          </w:p>
        </w:tc>
      </w:tr>
      <w:tr w:rsidR="001F77A5" w:rsidRPr="00F30E8E" w14:paraId="74FB9736"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F9FBF7"/>
            <w:noWrap/>
          </w:tcPr>
          <w:p w14:paraId="2772C351" w14:textId="77777777" w:rsidR="001F77A5" w:rsidRPr="00E420D6" w:rsidRDefault="001F77A5" w:rsidP="00223CB0">
            <w:pPr>
              <w:spacing w:after="120"/>
              <w:rPr>
                <w:rFonts w:cstheme="minorHAnsi"/>
                <w:sz w:val="20"/>
                <w:szCs w:val="20"/>
              </w:rPr>
            </w:pPr>
            <w:r>
              <w:rPr>
                <w:rFonts w:cstheme="minorHAnsi"/>
                <w:b/>
                <w:bCs/>
                <w:sz w:val="20"/>
                <w:szCs w:val="20"/>
              </w:rPr>
              <w:t xml:space="preserve">6. </w:t>
            </w:r>
            <w:r w:rsidRPr="009331EA">
              <w:rPr>
                <w:rFonts w:cstheme="minorHAnsi"/>
                <w:b/>
                <w:bCs/>
                <w:sz w:val="20"/>
                <w:szCs w:val="20"/>
              </w:rPr>
              <w:t>Money</w:t>
            </w:r>
            <w:r>
              <w:rPr>
                <w:rFonts w:cstheme="minorHAnsi"/>
                <w:sz w:val="20"/>
                <w:szCs w:val="20"/>
              </w:rPr>
              <w:t xml:space="preserve"> demand, reserve money and </w:t>
            </w:r>
            <w:r w:rsidR="007C1E73">
              <w:rPr>
                <w:rFonts w:cstheme="minorHAnsi"/>
                <w:sz w:val="20"/>
                <w:szCs w:val="20"/>
              </w:rPr>
              <w:t xml:space="preserve">its </w:t>
            </w:r>
            <w:r>
              <w:rPr>
                <w:rFonts w:cstheme="minorHAnsi"/>
                <w:sz w:val="20"/>
                <w:szCs w:val="20"/>
              </w:rPr>
              <w:t>compo</w:t>
            </w:r>
            <w:r w:rsidR="007C1E73">
              <w:rPr>
                <w:rFonts w:cstheme="minorHAnsi"/>
                <w:sz w:val="20"/>
                <w:szCs w:val="20"/>
              </w:rPr>
              <w:t>nents</w:t>
            </w:r>
          </w:p>
        </w:tc>
        <w:tc>
          <w:tcPr>
            <w:tcW w:w="1440" w:type="pct"/>
            <w:shd w:val="clear" w:color="auto" w:fill="F9FBF7"/>
          </w:tcPr>
          <w:p w14:paraId="78BBB22B" w14:textId="77777777" w:rsidR="001F77A5" w:rsidRPr="00044EAF" w:rsidRDefault="001F77A5" w:rsidP="00223CB0">
            <w:pPr>
              <w:spacing w:after="120"/>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6</w:t>
            </w:r>
            <w:r w:rsidRPr="00C85453">
              <w:rPr>
                <w:rFonts w:cstheme="minorHAnsi"/>
                <w:b/>
                <w:bCs/>
                <w:sz w:val="20"/>
                <w:szCs w:val="20"/>
              </w:rPr>
              <w:t xml:space="preserve">. </w:t>
            </w:r>
            <w:r w:rsidRPr="00C85453">
              <w:rPr>
                <w:rFonts w:cstheme="minorHAnsi"/>
                <w:b/>
                <w:bCs/>
                <w:sz w:val="20"/>
                <w:szCs w:val="20"/>
                <w:u w:val="single"/>
              </w:rPr>
              <w:t>Auxiliary monetary block</w:t>
            </w:r>
          </w:p>
        </w:tc>
        <w:tc>
          <w:tcPr>
            <w:tcW w:w="738" w:type="pct"/>
            <w:shd w:val="clear" w:color="auto" w:fill="F9FBF7"/>
          </w:tcPr>
          <w:p w14:paraId="53AF2138"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F9FBF7"/>
          </w:tcPr>
          <w:p w14:paraId="009A3618"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F9FBF7"/>
          </w:tcPr>
          <w:p w14:paraId="3719D48B"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Nov. 2022</w:t>
            </w:r>
          </w:p>
        </w:tc>
      </w:tr>
      <w:tr w:rsidR="001F77A5" w:rsidRPr="00F30E8E" w14:paraId="49E4A413" w14:textId="77777777" w:rsidTr="003A33D1">
        <w:trPr>
          <w:trHeight w:val="429"/>
        </w:trPr>
        <w:tc>
          <w:tcPr>
            <w:cnfStyle w:val="001000000000" w:firstRow="0" w:lastRow="0" w:firstColumn="1" w:lastColumn="0" w:oddVBand="0" w:evenVBand="0" w:oddHBand="0" w:evenHBand="0" w:firstRowFirstColumn="0" w:firstRowLastColumn="0" w:lastRowFirstColumn="0" w:lastRowLastColumn="0"/>
            <w:tcW w:w="1650" w:type="pct"/>
            <w:shd w:val="clear" w:color="auto" w:fill="F9FBF7"/>
            <w:noWrap/>
          </w:tcPr>
          <w:p w14:paraId="72E4D931" w14:textId="77777777" w:rsidR="001F77A5" w:rsidRPr="00E420D6" w:rsidRDefault="001F77A5" w:rsidP="00223CB0">
            <w:pPr>
              <w:rPr>
                <w:rFonts w:cstheme="minorHAnsi"/>
                <w:sz w:val="20"/>
                <w:szCs w:val="20"/>
              </w:rPr>
            </w:pPr>
            <w:r>
              <w:rPr>
                <w:rFonts w:cstheme="minorHAnsi"/>
                <w:b/>
                <w:bCs/>
                <w:sz w:val="20"/>
                <w:szCs w:val="20"/>
              </w:rPr>
              <w:t xml:space="preserve">7. </w:t>
            </w:r>
            <w:r w:rsidRPr="00E21FF5">
              <w:rPr>
                <w:rFonts w:cstheme="minorHAnsi"/>
                <w:b/>
                <w:bCs/>
                <w:sz w:val="20"/>
                <w:szCs w:val="20"/>
              </w:rPr>
              <w:t>B</w:t>
            </w:r>
            <w:r>
              <w:rPr>
                <w:rFonts w:cstheme="minorHAnsi"/>
                <w:b/>
                <w:bCs/>
                <w:sz w:val="20"/>
                <w:szCs w:val="20"/>
              </w:rPr>
              <w:t>o</w:t>
            </w:r>
            <w:r w:rsidRPr="00E21FF5">
              <w:rPr>
                <w:rFonts w:cstheme="minorHAnsi"/>
                <w:b/>
                <w:bCs/>
                <w:sz w:val="20"/>
                <w:szCs w:val="20"/>
              </w:rPr>
              <w:t>P</w:t>
            </w:r>
            <w:r>
              <w:rPr>
                <w:rFonts w:cstheme="minorHAnsi"/>
                <w:sz w:val="20"/>
                <w:szCs w:val="20"/>
              </w:rPr>
              <w:t xml:space="preserve"> trade balance, government financing, private financing flows</w:t>
            </w:r>
          </w:p>
        </w:tc>
        <w:tc>
          <w:tcPr>
            <w:tcW w:w="1440" w:type="pct"/>
            <w:shd w:val="clear" w:color="auto" w:fill="F9FBF7"/>
          </w:tcPr>
          <w:p w14:paraId="506D2044"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7. </w:t>
            </w:r>
            <w:r w:rsidRPr="00C85453">
              <w:rPr>
                <w:rFonts w:cstheme="minorHAnsi"/>
                <w:b/>
                <w:bCs/>
                <w:sz w:val="20"/>
                <w:szCs w:val="20"/>
                <w:u w:val="single"/>
              </w:rPr>
              <w:t>Auxiliary BoP block</w:t>
            </w:r>
          </w:p>
          <w:p w14:paraId="057BA719" w14:textId="77777777" w:rsidR="001F77A5" w:rsidRPr="00E420D6" w:rsidRDefault="001F77A5" w:rsidP="00223CB0">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738" w:type="pct"/>
            <w:shd w:val="clear" w:color="auto" w:fill="F9FBF7"/>
          </w:tcPr>
          <w:p w14:paraId="73C62E1D"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Quarterly</w:t>
            </w:r>
          </w:p>
        </w:tc>
        <w:tc>
          <w:tcPr>
            <w:tcW w:w="582" w:type="pct"/>
            <w:shd w:val="clear" w:color="auto" w:fill="F9FBF7"/>
          </w:tcPr>
          <w:p w14:paraId="14E40C0B"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F9FBF7"/>
          </w:tcPr>
          <w:p w14:paraId="0BAEBF11"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Q2 2022</w:t>
            </w:r>
          </w:p>
        </w:tc>
      </w:tr>
      <w:tr w:rsidR="001F77A5" w:rsidRPr="00F30E8E" w14:paraId="0905D4B8" w14:textId="77777777" w:rsidTr="003A33D1">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9FBF7"/>
            <w:noWrap/>
          </w:tcPr>
          <w:p w14:paraId="63774FE1" w14:textId="77777777" w:rsidR="001F77A5" w:rsidRDefault="001F77A5" w:rsidP="00223CB0">
            <w:pPr>
              <w:rPr>
                <w:rFonts w:cstheme="minorHAnsi"/>
                <w:sz w:val="18"/>
                <w:szCs w:val="18"/>
              </w:rPr>
            </w:pPr>
            <w:r w:rsidRPr="005756F2">
              <w:rPr>
                <w:rFonts w:cstheme="minorHAnsi"/>
                <w:sz w:val="18"/>
                <w:szCs w:val="18"/>
              </w:rPr>
              <w:t xml:space="preserve">1/ In addition to lags, </w:t>
            </w:r>
            <w:r>
              <w:rPr>
                <w:rFonts w:cstheme="minorHAnsi"/>
                <w:sz w:val="18"/>
                <w:szCs w:val="18"/>
              </w:rPr>
              <w:t>expe</w:t>
            </w:r>
            <w:r w:rsidRPr="005756F2">
              <w:rPr>
                <w:rFonts w:cstheme="minorHAnsi"/>
                <w:sz w:val="18"/>
                <w:szCs w:val="18"/>
              </w:rPr>
              <w:t>ctations</w:t>
            </w:r>
            <w:r>
              <w:rPr>
                <w:rFonts w:cstheme="minorHAnsi"/>
                <w:sz w:val="18"/>
                <w:szCs w:val="18"/>
              </w:rPr>
              <w:t xml:space="preserve"> (leads), and exogenous variables.</w:t>
            </w:r>
          </w:p>
          <w:p w14:paraId="734068EA" w14:textId="77777777" w:rsidR="001F77A5" w:rsidRDefault="001F77A5" w:rsidP="00223CB0">
            <w:pPr>
              <w:rPr>
                <w:rFonts w:cstheme="minorHAnsi"/>
                <w:sz w:val="20"/>
                <w:szCs w:val="20"/>
              </w:rPr>
            </w:pPr>
            <w:r>
              <w:rPr>
                <w:rFonts w:cstheme="minorHAnsi"/>
                <w:sz w:val="18"/>
                <w:szCs w:val="18"/>
              </w:rPr>
              <w:t>2/ Most variables are in real terms (constant prices) and seasonally adjusted.</w:t>
            </w:r>
          </w:p>
        </w:tc>
      </w:tr>
    </w:tbl>
    <w:p w14:paraId="3FBE4620" w14:textId="77777777" w:rsidR="00B326EC" w:rsidRDefault="00B326EC" w:rsidP="009A6A35">
      <w:pPr>
        <w:spacing w:after="0" w:line="276" w:lineRule="auto"/>
        <w:rPr>
          <w:rFonts w:ascii="Times New Roman" w:hAnsi="Times New Roman" w:cs="Times New Roman"/>
          <w:sz w:val="24"/>
          <w:szCs w:val="24"/>
        </w:rPr>
      </w:pPr>
      <w:r>
        <w:rPr>
          <w:rFonts w:ascii="Times New Roman" w:hAnsi="Times New Roman" w:cs="Times New Roman"/>
          <w:sz w:val="24"/>
          <w:szCs w:val="24"/>
        </w:rPr>
        <w:lastRenderedPageBreak/>
        <w:t>--</w:t>
      </w:r>
      <w:r w:rsidRPr="00AA60B2">
        <w:rPr>
          <w:rFonts w:ascii="Times New Roman" w:hAnsi="Times New Roman" w:cs="Times New Roman"/>
          <w:b/>
          <w:bCs/>
          <w:color w:val="0070C0"/>
          <w:sz w:val="24"/>
          <w:szCs w:val="24"/>
        </w:rPr>
        <w:t>formulating most macro aggregates in deviation from their trend levels (</w:t>
      </w:r>
      <w:r w:rsidR="00FB0B0A" w:rsidRPr="00AA60B2">
        <w:rPr>
          <w:rFonts w:ascii="Times New Roman" w:hAnsi="Times New Roman" w:cs="Times New Roman"/>
          <w:b/>
          <w:bCs/>
          <w:color w:val="0070C0"/>
          <w:sz w:val="24"/>
          <w:szCs w:val="24"/>
        </w:rPr>
        <w:t>“</w:t>
      </w:r>
      <w:r w:rsidRPr="00AA60B2">
        <w:rPr>
          <w:rFonts w:ascii="Times New Roman" w:hAnsi="Times New Roman" w:cs="Times New Roman"/>
          <w:b/>
          <w:bCs/>
          <w:color w:val="0070C0"/>
          <w:sz w:val="24"/>
          <w:szCs w:val="24"/>
        </w:rPr>
        <w:t>gap model</w:t>
      </w:r>
      <w:r w:rsidR="00FB0B0A" w:rsidRPr="00AA60B2">
        <w:rPr>
          <w:rFonts w:ascii="Times New Roman" w:hAnsi="Times New Roman" w:cs="Times New Roman"/>
          <w:b/>
          <w:bCs/>
          <w:color w:val="0070C0"/>
          <w:sz w:val="24"/>
          <w:szCs w:val="24"/>
        </w:rPr>
        <w:t>”</w:t>
      </w:r>
      <w:r w:rsidRPr="00AA60B2">
        <w:rPr>
          <w:rFonts w:ascii="Times New Roman" w:hAnsi="Times New Roman" w:cs="Times New Roman"/>
          <w:b/>
          <w:bCs/>
          <w:color w:val="0070C0"/>
          <w:sz w:val="24"/>
          <w:szCs w:val="24"/>
        </w:rPr>
        <w:t>)</w:t>
      </w:r>
      <w:r w:rsidR="000D7269" w:rsidRPr="00AA60B2">
        <w:rPr>
          <w:rFonts w:ascii="Times New Roman" w:hAnsi="Times New Roman" w:cs="Times New Roman"/>
          <w:b/>
          <w:bCs/>
          <w:color w:val="0070C0"/>
          <w:sz w:val="24"/>
          <w:szCs w:val="24"/>
        </w:rPr>
        <w:t>;</w:t>
      </w:r>
      <w:r w:rsidR="000D7269">
        <w:rPr>
          <w:rFonts w:ascii="Times New Roman" w:hAnsi="Times New Roman" w:cs="Times New Roman"/>
          <w:sz w:val="24"/>
          <w:szCs w:val="24"/>
        </w:rPr>
        <w:t xml:space="preserve"> following shocks and policy responses, variables return to their trend levels, and </w:t>
      </w:r>
      <w:r w:rsidR="00DF4645">
        <w:rPr>
          <w:rFonts w:ascii="Times New Roman" w:hAnsi="Times New Roman" w:cs="Times New Roman"/>
          <w:sz w:val="24"/>
          <w:szCs w:val="24"/>
        </w:rPr>
        <w:t xml:space="preserve">to </w:t>
      </w:r>
      <w:r w:rsidR="000D7269">
        <w:rPr>
          <w:rFonts w:ascii="Times New Roman" w:hAnsi="Times New Roman" w:cs="Times New Roman"/>
          <w:sz w:val="24"/>
          <w:szCs w:val="24"/>
        </w:rPr>
        <w:t>exogenous steady states</w:t>
      </w:r>
    </w:p>
    <w:p w14:paraId="019504B5" w14:textId="77777777" w:rsidR="009A6A35" w:rsidRDefault="001F77A5" w:rsidP="009A6A35">
      <w:pPr>
        <w:spacing w:after="0" w:line="276" w:lineRule="auto"/>
        <w:rPr>
          <w:rFonts w:ascii="Times New Roman" w:eastAsia="Calibri" w:hAnsi="Times New Roman" w:cs="Times New Roman"/>
          <w:sz w:val="24"/>
          <w:szCs w:val="24"/>
        </w:rPr>
      </w:pPr>
      <w:r>
        <w:rPr>
          <w:rFonts w:ascii="Times New Roman" w:hAnsi="Times New Roman" w:cs="Times New Roman"/>
          <w:sz w:val="24"/>
          <w:szCs w:val="24"/>
        </w:rPr>
        <w:t>--</w:t>
      </w:r>
      <w:r w:rsidR="009A6A35">
        <w:rPr>
          <w:rFonts w:ascii="Times New Roman" w:eastAsia="Calibri" w:hAnsi="Times New Roman" w:cs="Times New Roman"/>
          <w:sz w:val="24"/>
          <w:szCs w:val="24"/>
        </w:rPr>
        <w:t>allowing structural decomposition of forecast variables by main drivers, and similarly for the past</w:t>
      </w:r>
    </w:p>
    <w:p w14:paraId="4CE24761" w14:textId="77777777" w:rsidR="007C1E73" w:rsidRDefault="007C1E73" w:rsidP="007C1E73">
      <w:pPr>
        <w:spacing w:after="0"/>
        <w:rPr>
          <w:rFonts w:ascii="Times New Roman" w:hAnsi="Times New Roman" w:cs="Times New Roman"/>
          <w:sz w:val="24"/>
          <w:szCs w:val="24"/>
        </w:rPr>
      </w:pPr>
      <w:r>
        <w:rPr>
          <w:rFonts w:ascii="Times New Roman" w:hAnsi="Times New Roman" w:cs="Times New Roman"/>
          <w:sz w:val="24"/>
          <w:szCs w:val="24"/>
        </w:rPr>
        <w:t>--distinguishing three Phillips curves, for CPI</w:t>
      </w:r>
      <w:r w:rsidR="00385327">
        <w:rPr>
          <w:rFonts w:ascii="Times New Roman" w:hAnsi="Times New Roman" w:cs="Times New Roman"/>
          <w:sz w:val="24"/>
          <w:szCs w:val="24"/>
        </w:rPr>
        <w:t>-</w:t>
      </w:r>
      <w:r>
        <w:rPr>
          <w:rFonts w:ascii="Times New Roman" w:hAnsi="Times New Roman" w:cs="Times New Roman"/>
          <w:sz w:val="24"/>
          <w:szCs w:val="24"/>
        </w:rPr>
        <w:t xml:space="preserve">core, </w:t>
      </w:r>
      <w:r w:rsidR="00385327">
        <w:rPr>
          <w:rFonts w:ascii="Times New Roman" w:hAnsi="Times New Roman" w:cs="Times New Roman"/>
          <w:sz w:val="24"/>
          <w:szCs w:val="24"/>
        </w:rPr>
        <w:t>-</w:t>
      </w:r>
      <w:r>
        <w:rPr>
          <w:rFonts w:ascii="Times New Roman" w:hAnsi="Times New Roman" w:cs="Times New Roman"/>
          <w:sz w:val="24"/>
          <w:szCs w:val="24"/>
        </w:rPr>
        <w:t xml:space="preserve">food, and </w:t>
      </w:r>
      <w:r w:rsidR="00385327">
        <w:rPr>
          <w:rFonts w:ascii="Times New Roman" w:hAnsi="Times New Roman" w:cs="Times New Roman"/>
          <w:sz w:val="24"/>
          <w:szCs w:val="24"/>
        </w:rPr>
        <w:t>-</w:t>
      </w:r>
      <w:r>
        <w:rPr>
          <w:rFonts w:ascii="Times New Roman" w:hAnsi="Times New Roman" w:cs="Times New Roman"/>
          <w:sz w:val="24"/>
          <w:szCs w:val="24"/>
        </w:rPr>
        <w:t>energy</w:t>
      </w:r>
      <w:r w:rsidR="00EA1941">
        <w:rPr>
          <w:rFonts w:ascii="Times New Roman" w:hAnsi="Times New Roman" w:cs="Times New Roman"/>
          <w:sz w:val="24"/>
          <w:szCs w:val="24"/>
        </w:rPr>
        <w:t>, w</w:t>
      </w:r>
      <w:r w:rsidR="000D7269">
        <w:rPr>
          <w:rFonts w:ascii="Times New Roman" w:hAnsi="Times New Roman" w:cs="Times New Roman"/>
          <w:sz w:val="24"/>
          <w:szCs w:val="24"/>
        </w:rPr>
        <w:t>hich</w:t>
      </w:r>
      <w:r w:rsidR="00EA1941">
        <w:rPr>
          <w:rFonts w:ascii="Times New Roman" w:hAnsi="Times New Roman" w:cs="Times New Roman"/>
          <w:sz w:val="24"/>
          <w:szCs w:val="24"/>
        </w:rPr>
        <w:t xml:space="preserve"> sum</w:t>
      </w:r>
      <w:r w:rsidR="000D7269">
        <w:rPr>
          <w:rFonts w:ascii="Times New Roman" w:hAnsi="Times New Roman" w:cs="Times New Roman"/>
          <w:sz w:val="24"/>
          <w:szCs w:val="24"/>
        </w:rPr>
        <w:t xml:space="preserve"> to</w:t>
      </w:r>
      <w:r w:rsidR="00EA1941">
        <w:rPr>
          <w:rFonts w:ascii="Times New Roman" w:hAnsi="Times New Roman" w:cs="Times New Roman"/>
          <w:sz w:val="24"/>
          <w:szCs w:val="24"/>
        </w:rPr>
        <w:t xml:space="preserve"> CP</w:t>
      </w:r>
      <w:r w:rsidR="00385327">
        <w:rPr>
          <w:rFonts w:ascii="Times New Roman" w:hAnsi="Times New Roman" w:cs="Times New Roman"/>
          <w:sz w:val="24"/>
          <w:szCs w:val="24"/>
        </w:rPr>
        <w:t>I-</w:t>
      </w:r>
      <w:r w:rsidR="00EA1941">
        <w:rPr>
          <w:rFonts w:ascii="Times New Roman" w:hAnsi="Times New Roman" w:cs="Times New Roman"/>
          <w:sz w:val="24"/>
          <w:szCs w:val="24"/>
        </w:rPr>
        <w:t>headline</w:t>
      </w:r>
    </w:p>
    <w:p w14:paraId="1FD933DA" w14:textId="77777777" w:rsidR="001F77A5" w:rsidRDefault="001F77A5" w:rsidP="001F77A5">
      <w:pPr>
        <w:spacing w:after="120"/>
        <w:rPr>
          <w:rFonts w:ascii="Times New Roman" w:hAnsi="Times New Roman" w:cs="Times New Roman"/>
          <w:sz w:val="24"/>
          <w:szCs w:val="24"/>
        </w:rPr>
      </w:pPr>
      <w:r>
        <w:rPr>
          <w:rFonts w:ascii="Times New Roman" w:hAnsi="Times New Roman" w:cs="Times New Roman"/>
          <w:sz w:val="24"/>
          <w:szCs w:val="24"/>
        </w:rPr>
        <w:t>--</w:t>
      </w:r>
      <w:r w:rsidR="009A6A35">
        <w:rPr>
          <w:rFonts w:ascii="Times New Roman" w:hAnsi="Times New Roman" w:cs="Times New Roman"/>
          <w:sz w:val="24"/>
          <w:szCs w:val="24"/>
        </w:rPr>
        <w:t>having</w:t>
      </w:r>
      <w:r w:rsidR="00A83BDD">
        <w:rPr>
          <w:rFonts w:ascii="Times New Roman" w:hAnsi="Times New Roman" w:cs="Times New Roman"/>
          <w:sz w:val="24"/>
          <w:szCs w:val="24"/>
        </w:rPr>
        <w:t xml:space="preserve"> </w:t>
      </w:r>
      <w:r>
        <w:rPr>
          <w:rFonts w:ascii="Times New Roman" w:hAnsi="Times New Roman" w:cs="Times New Roman"/>
          <w:sz w:val="24"/>
          <w:szCs w:val="24"/>
        </w:rPr>
        <w:t xml:space="preserve">hybrid </w:t>
      </w:r>
      <w:r w:rsidR="00A83BDD">
        <w:rPr>
          <w:rFonts w:ascii="Times New Roman" w:hAnsi="Times New Roman" w:cs="Times New Roman"/>
          <w:sz w:val="24"/>
          <w:szCs w:val="24"/>
        </w:rPr>
        <w:t xml:space="preserve">rule for the </w:t>
      </w:r>
      <w:r>
        <w:rPr>
          <w:rFonts w:ascii="Times New Roman" w:hAnsi="Times New Roman" w:cs="Times New Roman"/>
          <w:sz w:val="24"/>
          <w:szCs w:val="24"/>
        </w:rPr>
        <w:t xml:space="preserve">exchange rate, driven by domestic-foreign interest rate differentials and </w:t>
      </w:r>
      <w:r w:rsidR="00DF4645">
        <w:rPr>
          <w:rFonts w:ascii="Times New Roman" w:hAnsi="Times New Roman" w:cs="Times New Roman"/>
          <w:sz w:val="24"/>
          <w:szCs w:val="24"/>
        </w:rPr>
        <w:t xml:space="preserve">a </w:t>
      </w:r>
      <w:r>
        <w:rPr>
          <w:rFonts w:ascii="Times New Roman" w:hAnsi="Times New Roman" w:cs="Times New Roman"/>
          <w:sz w:val="24"/>
          <w:szCs w:val="24"/>
        </w:rPr>
        <w:t>target ER, determined by trend RER depreciation rate and domestic-foreign inflation rate differentials</w:t>
      </w:r>
      <w:r w:rsidR="00EA1941">
        <w:rPr>
          <w:rFonts w:ascii="Times New Roman" w:hAnsi="Times New Roman" w:cs="Times New Roman"/>
          <w:sz w:val="24"/>
          <w:szCs w:val="24"/>
        </w:rPr>
        <w:t>.</w:t>
      </w:r>
    </w:p>
    <w:p w14:paraId="6AA6E871" w14:textId="77777777" w:rsidR="001F77A5" w:rsidRPr="00AF2580" w:rsidRDefault="00385327" w:rsidP="00521564">
      <w:pPr>
        <w:spacing w:after="120" w:line="276" w:lineRule="auto"/>
        <w:rPr>
          <w:rFonts w:ascii="Times New Roman" w:eastAsia="Calibri" w:hAnsi="Times New Roman" w:cs="Times New Roman"/>
          <w:sz w:val="24"/>
          <w:szCs w:val="24"/>
        </w:rPr>
      </w:pPr>
      <w:r>
        <w:rPr>
          <w:rFonts w:ascii="Times New Roman" w:eastAsia="Calibri" w:hAnsi="Times New Roman" w:cs="Times New Roman"/>
          <w:sz w:val="24"/>
          <w:szCs w:val="24"/>
        </w:rPr>
        <w:t>T</w:t>
      </w:r>
      <w:r w:rsidR="008036A7">
        <w:rPr>
          <w:rFonts w:ascii="Times New Roman" w:eastAsia="Calibri" w:hAnsi="Times New Roman" w:cs="Times New Roman"/>
          <w:sz w:val="24"/>
          <w:szCs w:val="24"/>
        </w:rPr>
        <w:t xml:space="preserve">he </w:t>
      </w:r>
      <w:r w:rsidR="001F77A5">
        <w:rPr>
          <w:rFonts w:ascii="Times New Roman" w:eastAsia="Calibri" w:hAnsi="Times New Roman" w:cs="Times New Roman"/>
          <w:sz w:val="24"/>
          <w:szCs w:val="24"/>
        </w:rPr>
        <w:t>QMFM ha</w:t>
      </w:r>
      <w:r w:rsidR="001F77A5" w:rsidRPr="00385327">
        <w:rPr>
          <w:rFonts w:ascii="Times New Roman" w:eastAsia="Calibri" w:hAnsi="Times New Roman" w:cs="Times New Roman"/>
          <w:color w:val="000000" w:themeColor="text1"/>
          <w:sz w:val="24"/>
          <w:szCs w:val="24"/>
        </w:rPr>
        <w:t xml:space="preserve">s </w:t>
      </w:r>
      <w:r w:rsidRPr="00385327">
        <w:rPr>
          <w:rFonts w:ascii="Times New Roman" w:eastAsia="Calibri" w:hAnsi="Times New Roman" w:cs="Times New Roman"/>
          <w:color w:val="000000" w:themeColor="text1"/>
          <w:sz w:val="24"/>
          <w:szCs w:val="24"/>
        </w:rPr>
        <w:t>some</w:t>
      </w:r>
      <w:r w:rsidRPr="00385327">
        <w:rPr>
          <w:rFonts w:ascii="Times New Roman" w:eastAsia="Calibri" w:hAnsi="Times New Roman" w:cs="Times New Roman"/>
          <w:b/>
          <w:bCs/>
          <w:color w:val="000000" w:themeColor="text1"/>
          <w:sz w:val="24"/>
          <w:szCs w:val="24"/>
        </w:rPr>
        <w:t xml:space="preserve"> </w:t>
      </w:r>
      <w:r w:rsidR="001F77A5" w:rsidRPr="003A33D1">
        <w:rPr>
          <w:rFonts w:ascii="Times New Roman" w:eastAsia="Calibri" w:hAnsi="Times New Roman" w:cs="Times New Roman"/>
          <w:b/>
          <w:bCs/>
          <w:color w:val="0070C0"/>
          <w:sz w:val="24"/>
          <w:szCs w:val="24"/>
        </w:rPr>
        <w:t>features</w:t>
      </w:r>
      <w:r w:rsidR="001F77A5" w:rsidRPr="003A33D1">
        <w:rPr>
          <w:rFonts w:ascii="Times New Roman" w:eastAsia="Calibri" w:hAnsi="Times New Roman" w:cs="Times New Roman"/>
          <w:color w:val="0070C0"/>
          <w:sz w:val="24"/>
          <w:szCs w:val="24"/>
        </w:rPr>
        <w:t xml:space="preserve"> </w:t>
      </w:r>
      <w:r w:rsidR="008036A7">
        <w:rPr>
          <w:rFonts w:ascii="Times New Roman" w:eastAsia="Calibri" w:hAnsi="Times New Roman" w:cs="Times New Roman"/>
          <w:sz w:val="24"/>
          <w:szCs w:val="24"/>
        </w:rPr>
        <w:t xml:space="preserve">that are novel </w:t>
      </w:r>
      <w:r w:rsidR="00EA1941">
        <w:rPr>
          <w:rFonts w:ascii="Times New Roman" w:eastAsia="Calibri" w:hAnsi="Times New Roman" w:cs="Times New Roman"/>
          <w:sz w:val="24"/>
          <w:szCs w:val="24"/>
        </w:rPr>
        <w:t>for an</w:t>
      </w:r>
      <w:r w:rsidR="001F77A5">
        <w:rPr>
          <w:rFonts w:ascii="Times New Roman" w:eastAsia="Calibri" w:hAnsi="Times New Roman" w:cs="Times New Roman"/>
          <w:sz w:val="24"/>
          <w:szCs w:val="24"/>
        </w:rPr>
        <w:t xml:space="preserve"> </w:t>
      </w:r>
      <w:r w:rsidR="001F77A5" w:rsidRPr="00385327">
        <w:rPr>
          <w:rFonts w:ascii="Times New Roman" w:eastAsia="Calibri" w:hAnsi="Times New Roman" w:cs="Times New Roman"/>
          <w:b/>
          <w:bCs/>
          <w:color w:val="0070C0"/>
          <w:sz w:val="24"/>
          <w:szCs w:val="24"/>
        </w:rPr>
        <w:t>FPAS</w:t>
      </w:r>
      <w:r w:rsidRPr="00385327">
        <w:rPr>
          <w:rFonts w:ascii="Times New Roman" w:eastAsia="Calibri" w:hAnsi="Times New Roman" w:cs="Times New Roman"/>
          <w:b/>
          <w:bCs/>
          <w:color w:val="0070C0"/>
          <w:sz w:val="24"/>
          <w:szCs w:val="24"/>
        </w:rPr>
        <w:t xml:space="preserve"> QPM</w:t>
      </w:r>
      <w:r w:rsidRPr="00385327">
        <w:rPr>
          <w:rFonts w:ascii="Times New Roman" w:eastAsia="Calibri" w:hAnsi="Times New Roman" w:cs="Times New Roman"/>
          <w:color w:val="0070C0"/>
          <w:sz w:val="24"/>
          <w:szCs w:val="24"/>
        </w:rPr>
        <w:t xml:space="preserve"> </w:t>
      </w:r>
      <w:r w:rsidR="00A83BDD">
        <w:rPr>
          <w:rFonts w:ascii="Times New Roman" w:eastAsia="Calibri" w:hAnsi="Times New Roman" w:cs="Times New Roman"/>
          <w:sz w:val="24"/>
          <w:szCs w:val="24"/>
        </w:rPr>
        <w:t>(</w:t>
      </w:r>
      <w:r w:rsidR="00A83BDD" w:rsidRPr="00A83BDD">
        <w:rPr>
          <w:rFonts w:ascii="Times New Roman" w:eastAsia="Calibri" w:hAnsi="Times New Roman" w:cs="Times New Roman"/>
          <w:b/>
          <w:bCs/>
          <w:color w:val="0070C0"/>
          <w:sz w:val="24"/>
          <w:szCs w:val="24"/>
        </w:rPr>
        <w:t xml:space="preserve">Table </w:t>
      </w:r>
      <w:r w:rsidR="00EA1941">
        <w:rPr>
          <w:rFonts w:ascii="Times New Roman" w:eastAsia="Calibri" w:hAnsi="Times New Roman" w:cs="Times New Roman"/>
          <w:b/>
          <w:bCs/>
          <w:color w:val="0070C0"/>
          <w:sz w:val="24"/>
          <w:szCs w:val="24"/>
        </w:rPr>
        <w:t>A</w:t>
      </w:r>
      <w:r w:rsidR="00A83BDD" w:rsidRPr="00A83BDD">
        <w:rPr>
          <w:rFonts w:ascii="Times New Roman" w:eastAsia="Calibri" w:hAnsi="Times New Roman" w:cs="Times New Roman"/>
          <w:b/>
          <w:bCs/>
          <w:color w:val="0070C0"/>
          <w:sz w:val="24"/>
          <w:szCs w:val="24"/>
        </w:rPr>
        <w:t>1</w:t>
      </w:r>
      <w:r w:rsidR="00D970C0">
        <w:rPr>
          <w:rFonts w:ascii="Times New Roman" w:eastAsia="Calibri" w:hAnsi="Times New Roman" w:cs="Times New Roman"/>
          <w:b/>
          <w:bCs/>
          <w:color w:val="0070C0"/>
          <w:sz w:val="24"/>
          <w:szCs w:val="24"/>
        </w:rPr>
        <w:t>.1</w:t>
      </w:r>
      <w:r w:rsidR="00521564" w:rsidRPr="00420752">
        <w:rPr>
          <w:rFonts w:ascii="Times New Roman" w:eastAsia="Calibri" w:hAnsi="Times New Roman" w:cs="Times New Roman"/>
          <w:sz w:val="24"/>
          <w:szCs w:val="24"/>
        </w:rPr>
        <w:t xml:space="preserve">, </w:t>
      </w:r>
      <w:r w:rsidR="00420752" w:rsidRPr="00420752">
        <w:rPr>
          <w:rFonts w:ascii="Times New Roman" w:eastAsia="Calibri" w:hAnsi="Times New Roman" w:cs="Times New Roman"/>
          <w:sz w:val="24"/>
          <w:szCs w:val="24"/>
        </w:rPr>
        <w:t>items</w:t>
      </w:r>
      <w:r w:rsidR="00420752" w:rsidRPr="00420752">
        <w:rPr>
          <w:rFonts w:ascii="Times New Roman" w:eastAsia="Calibri" w:hAnsi="Times New Roman" w:cs="Times New Roman"/>
          <w:b/>
          <w:bCs/>
          <w:sz w:val="24"/>
          <w:szCs w:val="24"/>
        </w:rPr>
        <w:t xml:space="preserve"> </w:t>
      </w:r>
      <w:r w:rsidR="00521564">
        <w:rPr>
          <w:rFonts w:ascii="Times New Roman" w:eastAsia="Calibri" w:hAnsi="Times New Roman" w:cs="Times New Roman"/>
          <w:b/>
          <w:bCs/>
          <w:color w:val="0070C0"/>
          <w:sz w:val="24"/>
          <w:szCs w:val="24"/>
        </w:rPr>
        <w:t xml:space="preserve">1a </w:t>
      </w:r>
      <w:r w:rsidR="00521564" w:rsidRPr="00521564">
        <w:rPr>
          <w:rFonts w:ascii="Times New Roman" w:eastAsia="Calibri" w:hAnsi="Times New Roman" w:cs="Times New Roman"/>
          <w:sz w:val="24"/>
          <w:szCs w:val="24"/>
        </w:rPr>
        <w:t>and</w:t>
      </w:r>
      <w:r w:rsidR="00521564">
        <w:rPr>
          <w:rFonts w:ascii="Times New Roman" w:eastAsia="Calibri" w:hAnsi="Times New Roman" w:cs="Times New Roman"/>
          <w:b/>
          <w:bCs/>
          <w:color w:val="0070C0"/>
          <w:sz w:val="24"/>
          <w:szCs w:val="24"/>
        </w:rPr>
        <w:t xml:space="preserve"> 5-7</w:t>
      </w:r>
      <w:r w:rsidR="00A83BDD">
        <w:rPr>
          <w:rFonts w:ascii="Times New Roman" w:eastAsia="Calibri" w:hAnsi="Times New Roman" w:cs="Times New Roman"/>
          <w:sz w:val="24"/>
          <w:szCs w:val="24"/>
        </w:rPr>
        <w:t>)</w:t>
      </w:r>
      <w:r w:rsidR="001F77A5" w:rsidRPr="00AF2580">
        <w:rPr>
          <w:rFonts w:ascii="Times New Roman" w:eastAsia="Calibri" w:hAnsi="Times New Roman" w:cs="Times New Roman"/>
          <w:sz w:val="24"/>
          <w:szCs w:val="24"/>
        </w:rPr>
        <w:t>:</w:t>
      </w:r>
    </w:p>
    <w:p w14:paraId="20302460"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 xml:space="preserve">distinguishing final demand (FD) components in output; instead of only output gap, it has </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private</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 xml:space="preserve"> Consumption</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 xml:space="preserve"> Investment, Government</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 xml:space="preserve"> Export, and Import gap</w:t>
      </w:r>
      <w:r w:rsidR="00385327" w:rsidRPr="0011216E">
        <w:rPr>
          <w:rFonts w:ascii="Times New Roman" w:eastAsia="Calibri" w:hAnsi="Times New Roman" w:cs="Times New Roman"/>
          <w:sz w:val="24"/>
          <w:szCs w:val="24"/>
        </w:rPr>
        <w:t>s</w:t>
      </w:r>
      <w:r w:rsidRPr="0011216E">
        <w:rPr>
          <w:rFonts w:ascii="Times New Roman" w:eastAsia="Calibri" w:hAnsi="Times New Roman" w:cs="Times New Roman"/>
          <w:sz w:val="24"/>
          <w:szCs w:val="24"/>
        </w:rPr>
        <w:t xml:space="preserve"> (</w:t>
      </w:r>
      <w:r w:rsidR="008036A7" w:rsidRPr="0011216E">
        <w:rPr>
          <w:rFonts w:ascii="Times New Roman" w:eastAsia="Calibri" w:hAnsi="Times New Roman" w:cs="Times New Roman"/>
          <w:sz w:val="24"/>
          <w:szCs w:val="24"/>
        </w:rPr>
        <w:t xml:space="preserve">the latter </w:t>
      </w:r>
      <w:r w:rsidRPr="0011216E">
        <w:rPr>
          <w:rFonts w:ascii="Times New Roman" w:eastAsia="Calibri" w:hAnsi="Times New Roman" w:cs="Times New Roman"/>
          <w:sz w:val="24"/>
          <w:szCs w:val="24"/>
        </w:rPr>
        <w:t>from FD import shares)</w:t>
      </w:r>
    </w:p>
    <w:p w14:paraId="71F02ADF"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incorporating various fiscal policies, thus enabling study of interaction and coordination of</w:t>
      </w:r>
      <w:r w:rsidR="00930323" w:rsidRPr="0011216E">
        <w:rPr>
          <w:rFonts w:ascii="Times New Roman" w:eastAsia="Calibri" w:hAnsi="Times New Roman" w:cs="Times New Roman"/>
          <w:sz w:val="24"/>
          <w:szCs w:val="24"/>
        </w:rPr>
        <w:t xml:space="preserve"> </w:t>
      </w:r>
      <w:r w:rsidRPr="0011216E">
        <w:rPr>
          <w:rFonts w:ascii="Times New Roman" w:eastAsia="Calibri" w:hAnsi="Times New Roman" w:cs="Times New Roman"/>
          <w:sz w:val="24"/>
          <w:szCs w:val="24"/>
        </w:rPr>
        <w:t>fiscal and monetary policies; direct effect of gov</w:t>
      </w:r>
      <w:r w:rsidR="00420752" w:rsidRPr="0011216E">
        <w:rPr>
          <w:rFonts w:ascii="Times New Roman" w:eastAsia="Calibri" w:hAnsi="Times New Roman" w:cs="Times New Roman"/>
          <w:sz w:val="24"/>
          <w:szCs w:val="24"/>
        </w:rPr>
        <w:t>ernmen</w:t>
      </w:r>
      <w:r w:rsidRPr="0011216E">
        <w:rPr>
          <w:rFonts w:ascii="Times New Roman" w:eastAsia="Calibri" w:hAnsi="Times New Roman" w:cs="Times New Roman"/>
          <w:sz w:val="24"/>
          <w:szCs w:val="24"/>
        </w:rPr>
        <w:t xml:space="preserve">t demand for G&amp;S on output, indirect effect via private demand affected by fiscal impulse (discretionary deficit </w:t>
      </w:r>
      <w:r w:rsidR="00241713">
        <w:rPr>
          <w:rFonts w:ascii="Times New Roman" w:eastAsia="Calibri" w:hAnsi="Times New Roman" w:cs="Times New Roman"/>
          <w:sz w:val="24"/>
          <w:szCs w:val="24"/>
        </w:rPr>
        <w:t>plus</w:t>
      </w:r>
      <w:r w:rsidRPr="0011216E">
        <w:rPr>
          <w:rFonts w:ascii="Times New Roman" w:eastAsia="Calibri" w:hAnsi="Times New Roman" w:cs="Times New Roman"/>
          <w:sz w:val="24"/>
          <w:szCs w:val="24"/>
        </w:rPr>
        <w:t xml:space="preserve"> change </w:t>
      </w:r>
      <w:r w:rsidR="00241713">
        <w:rPr>
          <w:rFonts w:ascii="Times New Roman" w:eastAsia="Calibri" w:hAnsi="Times New Roman" w:cs="Times New Roman"/>
          <w:sz w:val="24"/>
          <w:szCs w:val="24"/>
        </w:rPr>
        <w:t xml:space="preserve">in </w:t>
      </w:r>
      <w:r w:rsidRPr="0011216E">
        <w:rPr>
          <w:rFonts w:ascii="Times New Roman" w:eastAsia="Calibri" w:hAnsi="Times New Roman" w:cs="Times New Roman"/>
          <w:sz w:val="24"/>
          <w:szCs w:val="24"/>
        </w:rPr>
        <w:t>structural deficit)</w:t>
      </w:r>
    </w:p>
    <w:p w14:paraId="25A9AF77"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tracing financing of</w:t>
      </w:r>
      <w:r w:rsidR="009A6A35" w:rsidRPr="0011216E">
        <w:rPr>
          <w:rFonts w:ascii="Times New Roman" w:eastAsia="Calibri" w:hAnsi="Times New Roman" w:cs="Times New Roman"/>
          <w:sz w:val="24"/>
          <w:szCs w:val="24"/>
        </w:rPr>
        <w:t xml:space="preserve"> </w:t>
      </w:r>
      <w:r w:rsidR="00241713">
        <w:rPr>
          <w:rFonts w:ascii="Times New Roman" w:eastAsia="Calibri" w:hAnsi="Times New Roman" w:cs="Times New Roman"/>
          <w:sz w:val="24"/>
          <w:szCs w:val="24"/>
        </w:rPr>
        <w:t xml:space="preserve">the </w:t>
      </w:r>
      <w:r w:rsidR="008036A7" w:rsidRPr="0011216E">
        <w:rPr>
          <w:rFonts w:ascii="Times New Roman" w:eastAsia="Calibri" w:hAnsi="Times New Roman" w:cs="Times New Roman"/>
          <w:sz w:val="24"/>
          <w:szCs w:val="24"/>
        </w:rPr>
        <w:t xml:space="preserve">government </w:t>
      </w:r>
      <w:r w:rsidRPr="0011216E">
        <w:rPr>
          <w:rFonts w:ascii="Times New Roman" w:eastAsia="Calibri" w:hAnsi="Times New Roman" w:cs="Times New Roman"/>
          <w:sz w:val="24"/>
          <w:szCs w:val="24"/>
        </w:rPr>
        <w:t xml:space="preserve">deficit (grants, domestic/foreign </w:t>
      </w:r>
      <w:r w:rsidR="00A83BDD" w:rsidRPr="0011216E">
        <w:rPr>
          <w:rFonts w:ascii="Times New Roman" w:eastAsia="Calibri" w:hAnsi="Times New Roman" w:cs="Times New Roman"/>
          <w:sz w:val="24"/>
          <w:szCs w:val="24"/>
        </w:rPr>
        <w:t>borrowing</w:t>
      </w:r>
      <w:r w:rsidRPr="0011216E">
        <w:rPr>
          <w:rFonts w:ascii="Times New Roman" w:eastAsia="Calibri" w:hAnsi="Times New Roman" w:cs="Times New Roman"/>
          <w:sz w:val="24"/>
          <w:szCs w:val="24"/>
        </w:rPr>
        <w:t>)</w:t>
      </w:r>
      <w:r w:rsidR="00A83BDD" w:rsidRPr="0011216E">
        <w:rPr>
          <w:rFonts w:ascii="Times New Roman" w:eastAsia="Calibri" w:hAnsi="Times New Roman" w:cs="Times New Roman"/>
          <w:sz w:val="24"/>
          <w:szCs w:val="24"/>
        </w:rPr>
        <w:t>, with an auxiliary debt block tracing debt stocks and interest payments</w:t>
      </w:r>
      <w:r w:rsidR="00EA1941" w:rsidRPr="0011216E">
        <w:rPr>
          <w:rFonts w:ascii="Times New Roman" w:eastAsia="Calibri" w:hAnsi="Times New Roman" w:cs="Times New Roman"/>
          <w:sz w:val="24"/>
          <w:szCs w:val="24"/>
        </w:rPr>
        <w:t xml:space="preserve"> (for target sustainable debt/GDP ratios)</w:t>
      </w:r>
    </w:p>
    <w:p w14:paraId="79BD24D8"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inc</w:t>
      </w:r>
      <w:r w:rsidR="00385327" w:rsidRPr="0011216E">
        <w:rPr>
          <w:rFonts w:ascii="Times New Roman" w:eastAsia="Calibri" w:hAnsi="Times New Roman" w:cs="Times New Roman"/>
          <w:sz w:val="24"/>
          <w:szCs w:val="24"/>
        </w:rPr>
        <w:t>orporating</w:t>
      </w:r>
      <w:r w:rsidRPr="0011216E">
        <w:rPr>
          <w:rFonts w:ascii="Times New Roman" w:eastAsia="Calibri" w:hAnsi="Times New Roman" w:cs="Times New Roman"/>
          <w:sz w:val="24"/>
          <w:szCs w:val="24"/>
        </w:rPr>
        <w:t xml:space="preserve"> </w:t>
      </w:r>
      <w:r w:rsidR="00A83BDD" w:rsidRPr="0011216E">
        <w:rPr>
          <w:rFonts w:ascii="Times New Roman" w:eastAsia="Calibri" w:hAnsi="Times New Roman" w:cs="Times New Roman"/>
          <w:sz w:val="24"/>
          <w:szCs w:val="24"/>
        </w:rPr>
        <w:t xml:space="preserve">auxiliary </w:t>
      </w:r>
      <w:r w:rsidRPr="0011216E">
        <w:rPr>
          <w:rFonts w:ascii="Times New Roman" w:eastAsia="Calibri" w:hAnsi="Times New Roman" w:cs="Times New Roman"/>
          <w:sz w:val="24"/>
          <w:szCs w:val="24"/>
        </w:rPr>
        <w:t>monetary and</w:t>
      </w:r>
      <w:r w:rsidR="000D7269" w:rsidRPr="0011216E">
        <w:rPr>
          <w:rFonts w:ascii="Times New Roman" w:eastAsia="Calibri" w:hAnsi="Times New Roman" w:cs="Times New Roman"/>
          <w:sz w:val="24"/>
          <w:szCs w:val="24"/>
        </w:rPr>
        <w:t xml:space="preserve"> balance of payments</w:t>
      </w:r>
      <w:r w:rsidRPr="0011216E">
        <w:rPr>
          <w:rFonts w:ascii="Times New Roman" w:eastAsia="Calibri" w:hAnsi="Times New Roman" w:cs="Times New Roman"/>
          <w:sz w:val="24"/>
          <w:szCs w:val="24"/>
        </w:rPr>
        <w:t xml:space="preserve"> blocks (money demand, private capital flows</w:t>
      </w:r>
      <w:r w:rsidR="000D7269" w:rsidRPr="0011216E">
        <w:rPr>
          <w:rFonts w:ascii="Times New Roman" w:eastAsia="Calibri" w:hAnsi="Times New Roman" w:cs="Times New Roman"/>
          <w:sz w:val="24"/>
          <w:szCs w:val="24"/>
        </w:rPr>
        <w:t>, …</w:t>
      </w:r>
      <w:r w:rsidRPr="0011216E">
        <w:rPr>
          <w:rFonts w:ascii="Times New Roman" w:eastAsia="Calibri" w:hAnsi="Times New Roman" w:cs="Times New Roman"/>
          <w:sz w:val="24"/>
          <w:szCs w:val="24"/>
        </w:rPr>
        <w:t>)</w:t>
      </w:r>
      <w:r w:rsidR="00241713">
        <w:rPr>
          <w:rFonts w:ascii="Times New Roman" w:eastAsia="Calibri" w:hAnsi="Times New Roman" w:cs="Times New Roman"/>
          <w:sz w:val="24"/>
          <w:szCs w:val="24"/>
        </w:rPr>
        <w:t xml:space="preserve"> </w:t>
      </w:r>
      <w:r w:rsidRPr="0011216E">
        <w:rPr>
          <w:rFonts w:ascii="Times New Roman" w:eastAsia="Calibri" w:hAnsi="Times New Roman" w:cs="Times New Roman"/>
          <w:sz w:val="24"/>
          <w:szCs w:val="24"/>
        </w:rPr>
        <w:t xml:space="preserve">which do not feedback </w:t>
      </w:r>
      <w:r w:rsidR="00385327" w:rsidRPr="0011216E">
        <w:rPr>
          <w:rFonts w:ascii="Times New Roman" w:eastAsia="Calibri" w:hAnsi="Times New Roman" w:cs="Times New Roman"/>
          <w:sz w:val="24"/>
          <w:szCs w:val="24"/>
        </w:rPr>
        <w:t>in</w:t>
      </w:r>
      <w:r w:rsidRPr="0011216E">
        <w:rPr>
          <w:rFonts w:ascii="Times New Roman" w:eastAsia="Calibri" w:hAnsi="Times New Roman" w:cs="Times New Roman"/>
          <w:sz w:val="24"/>
          <w:szCs w:val="24"/>
        </w:rPr>
        <w:t>to the main model</w:t>
      </w:r>
    </w:p>
    <w:p w14:paraId="683B70A5" w14:textId="77777777" w:rsidR="001F77A5" w:rsidRPr="0011216E" w:rsidRDefault="001F77A5">
      <w:pPr>
        <w:pStyle w:val="ListParagraph"/>
        <w:numPr>
          <w:ilvl w:val="0"/>
          <w:numId w:val="6"/>
        </w:numPr>
        <w:spacing w:after="12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deriving macro variables in levels, for comparison with other projection tools.</w:t>
      </w:r>
    </w:p>
    <w:p w14:paraId="4B5D65A6" w14:textId="77777777" w:rsidR="00A21810" w:rsidRDefault="00837C32" w:rsidP="00B326EC">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The thus expanded FPAS is well suited for forecasts and policy analysis by </w:t>
      </w:r>
      <w:r w:rsidR="00385327">
        <w:rPr>
          <w:rFonts w:ascii="Times New Roman" w:eastAsia="Calibri" w:hAnsi="Times New Roman" w:cs="Times New Roman"/>
          <w:sz w:val="24"/>
          <w:szCs w:val="24"/>
        </w:rPr>
        <w:t>m</w:t>
      </w:r>
      <w:r>
        <w:rPr>
          <w:rFonts w:ascii="Times New Roman" w:eastAsia="Calibri" w:hAnsi="Times New Roman" w:cs="Times New Roman"/>
          <w:sz w:val="24"/>
          <w:szCs w:val="24"/>
        </w:rPr>
        <w:t xml:space="preserve">inistries of </w:t>
      </w:r>
      <w:r w:rsidR="00385327">
        <w:rPr>
          <w:rFonts w:ascii="Times New Roman" w:eastAsia="Calibri" w:hAnsi="Times New Roman" w:cs="Times New Roman"/>
          <w:sz w:val="24"/>
          <w:szCs w:val="24"/>
        </w:rPr>
        <w:t>f</w:t>
      </w:r>
      <w:r>
        <w:rPr>
          <w:rFonts w:ascii="Times New Roman" w:eastAsia="Calibri" w:hAnsi="Times New Roman" w:cs="Times New Roman"/>
          <w:sz w:val="24"/>
          <w:szCs w:val="24"/>
        </w:rPr>
        <w:t>inance.</w:t>
      </w:r>
      <w:r>
        <w:rPr>
          <w:rStyle w:val="FootnoteReference"/>
          <w:rFonts w:ascii="Times New Roman" w:eastAsia="Calibri" w:hAnsi="Times New Roman" w:cs="Times New Roman"/>
          <w:sz w:val="24"/>
          <w:szCs w:val="24"/>
        </w:rPr>
        <w:footnoteReference w:id="19"/>
      </w:r>
      <w:r w:rsidR="008A7AF6">
        <w:rPr>
          <w:rFonts w:ascii="Times New Roman" w:eastAsia="Calibri" w:hAnsi="Times New Roman" w:cs="Times New Roman"/>
          <w:sz w:val="24"/>
          <w:szCs w:val="24"/>
        </w:rPr>
        <w:t xml:space="preserve"> </w:t>
      </w:r>
      <w:r w:rsidR="00B326EC">
        <w:rPr>
          <w:rFonts w:ascii="Times New Roman" w:eastAsia="Calibri" w:hAnsi="Times New Roman" w:cs="Times New Roman"/>
          <w:sz w:val="24"/>
          <w:szCs w:val="24"/>
        </w:rPr>
        <w:t>Like</w:t>
      </w:r>
      <w:r w:rsidR="003A33D1">
        <w:rPr>
          <w:rFonts w:ascii="Times New Roman" w:eastAsia="Calibri" w:hAnsi="Times New Roman" w:cs="Times New Roman"/>
          <w:sz w:val="24"/>
          <w:szCs w:val="24"/>
        </w:rPr>
        <w:t xml:space="preserve"> many FPAS and other models, it is more suited for scenarios in deviation from a baseline than for forecasting the baseline itself, </w:t>
      </w:r>
      <w:r w:rsidR="00EA1941">
        <w:rPr>
          <w:rFonts w:ascii="Times New Roman" w:eastAsia="Calibri" w:hAnsi="Times New Roman" w:cs="Times New Roman"/>
          <w:sz w:val="24"/>
          <w:szCs w:val="24"/>
        </w:rPr>
        <w:t>since</w:t>
      </w:r>
      <w:r w:rsidR="003A33D1">
        <w:rPr>
          <w:rFonts w:ascii="Times New Roman" w:eastAsia="Calibri" w:hAnsi="Times New Roman" w:cs="Times New Roman"/>
          <w:sz w:val="24"/>
          <w:szCs w:val="24"/>
        </w:rPr>
        <w:t xml:space="preserve"> the latter is often </w:t>
      </w:r>
      <w:r w:rsidR="00385327">
        <w:rPr>
          <w:rFonts w:ascii="Times New Roman" w:eastAsia="Calibri" w:hAnsi="Times New Roman" w:cs="Times New Roman"/>
          <w:sz w:val="24"/>
          <w:szCs w:val="24"/>
        </w:rPr>
        <w:t xml:space="preserve">tuned </w:t>
      </w:r>
      <w:r w:rsidR="00241713">
        <w:rPr>
          <w:rFonts w:ascii="Times New Roman" w:eastAsia="Calibri" w:hAnsi="Times New Roman" w:cs="Times New Roman"/>
          <w:sz w:val="24"/>
          <w:szCs w:val="24"/>
        </w:rPr>
        <w:t>for the near-term using</w:t>
      </w:r>
      <w:r w:rsidR="003A33D1">
        <w:rPr>
          <w:rFonts w:ascii="Times New Roman" w:eastAsia="Calibri" w:hAnsi="Times New Roman" w:cs="Times New Roman"/>
          <w:sz w:val="24"/>
          <w:szCs w:val="24"/>
        </w:rPr>
        <w:t xml:space="preserve"> </w:t>
      </w:r>
      <w:r w:rsidR="00A21810">
        <w:rPr>
          <w:rFonts w:ascii="Times New Roman" w:eastAsia="Calibri" w:hAnsi="Times New Roman" w:cs="Times New Roman"/>
          <w:sz w:val="24"/>
          <w:szCs w:val="24"/>
        </w:rPr>
        <w:t xml:space="preserve">expert </w:t>
      </w:r>
      <w:r w:rsidR="003A33D1">
        <w:rPr>
          <w:rFonts w:ascii="Times New Roman" w:eastAsia="Calibri" w:hAnsi="Times New Roman" w:cs="Times New Roman"/>
          <w:sz w:val="24"/>
          <w:szCs w:val="24"/>
        </w:rPr>
        <w:t>judgment</w:t>
      </w:r>
      <w:r w:rsidR="00A21810">
        <w:rPr>
          <w:rFonts w:ascii="Times New Roman" w:eastAsia="Calibri" w:hAnsi="Times New Roman" w:cs="Times New Roman"/>
          <w:sz w:val="24"/>
          <w:szCs w:val="24"/>
        </w:rPr>
        <w:t xml:space="preserve"> or econometric time</w:t>
      </w:r>
      <w:r w:rsidR="00EA1941">
        <w:rPr>
          <w:rFonts w:ascii="Times New Roman" w:eastAsia="Calibri" w:hAnsi="Times New Roman" w:cs="Times New Roman"/>
          <w:sz w:val="24"/>
          <w:szCs w:val="24"/>
        </w:rPr>
        <w:t>-</w:t>
      </w:r>
      <w:r w:rsidR="00A21810">
        <w:rPr>
          <w:rFonts w:ascii="Times New Roman" w:eastAsia="Calibri" w:hAnsi="Times New Roman" w:cs="Times New Roman"/>
          <w:sz w:val="24"/>
          <w:szCs w:val="24"/>
        </w:rPr>
        <w:t>series model</w:t>
      </w:r>
      <w:r w:rsidR="00241713">
        <w:rPr>
          <w:rFonts w:ascii="Times New Roman" w:eastAsia="Calibri" w:hAnsi="Times New Roman" w:cs="Times New Roman"/>
          <w:sz w:val="24"/>
          <w:szCs w:val="24"/>
        </w:rPr>
        <w:t xml:space="preserve"> forecast</w:t>
      </w:r>
      <w:r w:rsidR="00A21810">
        <w:rPr>
          <w:rFonts w:ascii="Times New Roman" w:eastAsia="Calibri" w:hAnsi="Times New Roman" w:cs="Times New Roman"/>
          <w:sz w:val="24"/>
          <w:szCs w:val="24"/>
        </w:rPr>
        <w:t>s</w:t>
      </w:r>
      <w:r w:rsidR="003A33D1">
        <w:rPr>
          <w:rFonts w:ascii="Times New Roman" w:eastAsia="Calibri" w:hAnsi="Times New Roman" w:cs="Times New Roman"/>
          <w:sz w:val="24"/>
          <w:szCs w:val="24"/>
        </w:rPr>
        <w:t xml:space="preserve">. </w:t>
      </w:r>
    </w:p>
    <w:p w14:paraId="591166DF" w14:textId="77777777" w:rsidR="00837C32" w:rsidRDefault="003A33D1">
      <w:pPr>
        <w:rPr>
          <w:rFonts w:ascii="Times New Roman" w:eastAsia="Calibri" w:hAnsi="Times New Roman" w:cs="Times New Roman"/>
          <w:sz w:val="24"/>
          <w:szCs w:val="24"/>
        </w:rPr>
      </w:pPr>
      <w:r>
        <w:rPr>
          <w:rFonts w:ascii="Times New Roman" w:eastAsia="Calibri" w:hAnsi="Times New Roman" w:cs="Times New Roman"/>
          <w:sz w:val="24"/>
          <w:szCs w:val="24"/>
        </w:rPr>
        <w:t xml:space="preserve">This </w:t>
      </w:r>
      <w:r w:rsidR="00867013" w:rsidRPr="00867013">
        <w:rPr>
          <w:rFonts w:ascii="Times New Roman" w:eastAsia="Calibri" w:hAnsi="Times New Roman" w:cs="Times New Roman"/>
          <w:sz w:val="24"/>
          <w:szCs w:val="24"/>
        </w:rPr>
        <w:t>QMFM</w:t>
      </w:r>
      <w:r w:rsidR="00867013">
        <w:rPr>
          <w:rFonts w:ascii="Times New Roman" w:eastAsia="Calibri" w:hAnsi="Times New Roman" w:cs="Times New Roman"/>
          <w:sz w:val="24"/>
          <w:szCs w:val="24"/>
        </w:rPr>
        <w:t xml:space="preserve"> </w:t>
      </w:r>
      <w:r w:rsidR="00241713">
        <w:rPr>
          <w:rFonts w:ascii="Times New Roman" w:eastAsia="Calibri" w:hAnsi="Times New Roman" w:cs="Times New Roman"/>
          <w:sz w:val="24"/>
          <w:szCs w:val="24"/>
        </w:rPr>
        <w:t>ha</w:t>
      </w:r>
      <w:r w:rsidR="00A21810">
        <w:rPr>
          <w:rFonts w:ascii="Times New Roman" w:eastAsia="Calibri" w:hAnsi="Times New Roman" w:cs="Times New Roman"/>
          <w:sz w:val="24"/>
          <w:szCs w:val="24"/>
        </w:rPr>
        <w:t>s</w:t>
      </w:r>
      <w:r w:rsidR="00867013">
        <w:rPr>
          <w:rFonts w:ascii="Times New Roman" w:eastAsia="Calibri" w:hAnsi="Times New Roman" w:cs="Times New Roman"/>
          <w:sz w:val="24"/>
          <w:szCs w:val="24"/>
        </w:rPr>
        <w:t xml:space="preserve"> a</w:t>
      </w:r>
      <w:r w:rsidR="00A21810">
        <w:rPr>
          <w:rFonts w:ascii="Times New Roman" w:eastAsia="Calibri" w:hAnsi="Times New Roman" w:cs="Times New Roman"/>
          <w:sz w:val="24"/>
          <w:szCs w:val="24"/>
        </w:rPr>
        <w:t xml:space="preserve"> </w:t>
      </w:r>
      <w:r w:rsidR="00867013">
        <w:rPr>
          <w:rFonts w:ascii="Times New Roman" w:eastAsia="Calibri" w:hAnsi="Times New Roman" w:cs="Times New Roman"/>
          <w:sz w:val="24"/>
          <w:szCs w:val="24"/>
        </w:rPr>
        <w:t xml:space="preserve">larger role for fiscal variables than </w:t>
      </w:r>
      <w:r>
        <w:rPr>
          <w:rFonts w:ascii="Times New Roman" w:eastAsia="Calibri" w:hAnsi="Times New Roman" w:cs="Times New Roman"/>
          <w:sz w:val="24"/>
          <w:szCs w:val="24"/>
        </w:rPr>
        <w:t>most</w:t>
      </w:r>
      <w:r w:rsidR="00867013">
        <w:rPr>
          <w:rFonts w:ascii="Times New Roman" w:eastAsia="Calibri" w:hAnsi="Times New Roman" w:cs="Times New Roman"/>
          <w:sz w:val="24"/>
          <w:szCs w:val="24"/>
        </w:rPr>
        <w:t xml:space="preserve"> FPAS</w:t>
      </w:r>
      <w:r w:rsidR="00A21810">
        <w:rPr>
          <w:rFonts w:ascii="Times New Roman" w:eastAsia="Calibri" w:hAnsi="Times New Roman" w:cs="Times New Roman"/>
          <w:sz w:val="24"/>
          <w:szCs w:val="24"/>
        </w:rPr>
        <w:t xml:space="preserve"> models</w:t>
      </w:r>
      <w:r w:rsidR="000D7269">
        <w:rPr>
          <w:rFonts w:ascii="Times New Roman" w:eastAsia="Calibri" w:hAnsi="Times New Roman" w:cs="Times New Roman"/>
          <w:sz w:val="24"/>
          <w:szCs w:val="24"/>
        </w:rPr>
        <w:t xml:space="preserve"> and</w:t>
      </w:r>
      <w:r w:rsidR="00A21810">
        <w:rPr>
          <w:rFonts w:ascii="Times New Roman" w:eastAsia="Calibri" w:hAnsi="Times New Roman" w:cs="Times New Roman"/>
          <w:sz w:val="24"/>
          <w:szCs w:val="24"/>
        </w:rPr>
        <w:t xml:space="preserve"> has several </w:t>
      </w:r>
      <w:r w:rsidR="00867013">
        <w:rPr>
          <w:rFonts w:ascii="Times New Roman" w:eastAsia="Calibri" w:hAnsi="Times New Roman" w:cs="Times New Roman"/>
          <w:sz w:val="24"/>
          <w:szCs w:val="24"/>
        </w:rPr>
        <w:t xml:space="preserve">fiscal </w:t>
      </w:r>
      <w:r w:rsidR="00867013" w:rsidRPr="00EA1941">
        <w:rPr>
          <w:rFonts w:ascii="Times New Roman" w:eastAsia="Calibri" w:hAnsi="Times New Roman" w:cs="Times New Roman"/>
          <w:b/>
          <w:bCs/>
          <w:color w:val="0070C0"/>
          <w:sz w:val="24"/>
          <w:szCs w:val="24"/>
        </w:rPr>
        <w:t>transmission mechanisms</w:t>
      </w:r>
      <w:r w:rsidR="00867013" w:rsidRPr="00EA1941">
        <w:rPr>
          <w:rFonts w:ascii="Times New Roman" w:eastAsia="Calibri" w:hAnsi="Times New Roman" w:cs="Times New Roman"/>
          <w:color w:val="0070C0"/>
          <w:sz w:val="24"/>
          <w:szCs w:val="24"/>
        </w:rPr>
        <w:t xml:space="preserve"> </w:t>
      </w:r>
      <w:r w:rsidR="00867013">
        <w:rPr>
          <w:rFonts w:ascii="Times New Roman" w:eastAsia="Calibri" w:hAnsi="Times New Roman" w:cs="Times New Roman"/>
          <w:sz w:val="24"/>
          <w:szCs w:val="24"/>
        </w:rPr>
        <w:t>in addition to th</w:t>
      </w:r>
      <w:r w:rsidR="00241713">
        <w:rPr>
          <w:rFonts w:ascii="Times New Roman" w:eastAsia="Calibri" w:hAnsi="Times New Roman" w:cs="Times New Roman"/>
          <w:sz w:val="24"/>
          <w:szCs w:val="24"/>
        </w:rPr>
        <w:t xml:space="preserve">ose </w:t>
      </w:r>
      <w:r w:rsidR="00867013">
        <w:rPr>
          <w:rFonts w:ascii="Times New Roman" w:eastAsia="Calibri" w:hAnsi="Times New Roman" w:cs="Times New Roman"/>
          <w:sz w:val="24"/>
          <w:szCs w:val="24"/>
        </w:rPr>
        <w:t>of interest</w:t>
      </w:r>
      <w:r w:rsidR="00A21810">
        <w:rPr>
          <w:rFonts w:ascii="Times New Roman" w:eastAsia="Calibri" w:hAnsi="Times New Roman" w:cs="Times New Roman"/>
          <w:sz w:val="24"/>
          <w:szCs w:val="24"/>
        </w:rPr>
        <w:t xml:space="preserve"> rates, </w:t>
      </w:r>
      <w:r w:rsidR="00867013">
        <w:rPr>
          <w:rFonts w:ascii="Times New Roman" w:eastAsia="Calibri" w:hAnsi="Times New Roman" w:cs="Times New Roman"/>
          <w:sz w:val="24"/>
          <w:szCs w:val="24"/>
        </w:rPr>
        <w:t>exchange rates</w:t>
      </w:r>
      <w:r w:rsidR="00A21810">
        <w:rPr>
          <w:rFonts w:ascii="Times New Roman" w:eastAsia="Calibri" w:hAnsi="Times New Roman" w:cs="Times New Roman"/>
          <w:sz w:val="24"/>
          <w:szCs w:val="24"/>
        </w:rPr>
        <w:t xml:space="preserve"> and expectations;</w:t>
      </w:r>
      <w:r w:rsidR="00867013">
        <w:rPr>
          <w:rFonts w:ascii="Times New Roman" w:eastAsia="Calibri" w:hAnsi="Times New Roman" w:cs="Times New Roman"/>
          <w:sz w:val="24"/>
          <w:szCs w:val="24"/>
        </w:rPr>
        <w:t xml:space="preserve"> and</w:t>
      </w:r>
      <w:r w:rsidR="00A21810">
        <w:rPr>
          <w:rFonts w:ascii="Times New Roman" w:eastAsia="Calibri" w:hAnsi="Times New Roman" w:cs="Times New Roman"/>
          <w:sz w:val="24"/>
          <w:szCs w:val="24"/>
        </w:rPr>
        <w:t xml:space="preserve"> it</w:t>
      </w:r>
      <w:r w:rsidR="00867013">
        <w:rPr>
          <w:rFonts w:ascii="Times New Roman" w:eastAsia="Calibri" w:hAnsi="Times New Roman" w:cs="Times New Roman"/>
          <w:sz w:val="24"/>
          <w:szCs w:val="24"/>
        </w:rPr>
        <w:t xml:space="preserve"> </w:t>
      </w:r>
      <w:r w:rsidR="00A21810">
        <w:rPr>
          <w:rFonts w:ascii="Times New Roman" w:eastAsia="Calibri" w:hAnsi="Times New Roman" w:cs="Times New Roman"/>
          <w:sz w:val="24"/>
          <w:szCs w:val="24"/>
        </w:rPr>
        <w:t xml:space="preserve">captures the </w:t>
      </w:r>
      <w:r w:rsidR="00867013">
        <w:rPr>
          <w:rFonts w:ascii="Times New Roman" w:eastAsia="Calibri" w:hAnsi="Times New Roman" w:cs="Times New Roman"/>
          <w:sz w:val="24"/>
          <w:szCs w:val="24"/>
        </w:rPr>
        <w:t>interaction of fiscal and monetary policies (</w:t>
      </w:r>
      <w:r w:rsidR="00867013" w:rsidRPr="00867013">
        <w:rPr>
          <w:rFonts w:ascii="Times New Roman" w:eastAsia="Calibri" w:hAnsi="Times New Roman" w:cs="Times New Roman"/>
          <w:b/>
          <w:bCs/>
          <w:color w:val="0070C0"/>
          <w:sz w:val="24"/>
          <w:szCs w:val="24"/>
        </w:rPr>
        <w:t xml:space="preserve">Figure </w:t>
      </w:r>
      <w:r w:rsidR="00EA1941">
        <w:rPr>
          <w:rFonts w:ascii="Times New Roman" w:eastAsia="Calibri" w:hAnsi="Times New Roman" w:cs="Times New Roman"/>
          <w:b/>
          <w:bCs/>
          <w:color w:val="0070C0"/>
          <w:sz w:val="24"/>
          <w:szCs w:val="24"/>
        </w:rPr>
        <w:t>A</w:t>
      </w:r>
      <w:r w:rsidR="00867013" w:rsidRPr="00867013">
        <w:rPr>
          <w:rFonts w:ascii="Times New Roman" w:eastAsia="Calibri" w:hAnsi="Times New Roman" w:cs="Times New Roman"/>
          <w:b/>
          <w:bCs/>
          <w:color w:val="0070C0"/>
          <w:sz w:val="24"/>
          <w:szCs w:val="24"/>
        </w:rPr>
        <w:t>1</w:t>
      </w:r>
      <w:r w:rsidR="00C80E57">
        <w:rPr>
          <w:rFonts w:ascii="Times New Roman" w:eastAsia="Calibri" w:hAnsi="Times New Roman" w:cs="Times New Roman"/>
          <w:b/>
          <w:bCs/>
          <w:color w:val="0070C0"/>
          <w:sz w:val="24"/>
          <w:szCs w:val="24"/>
        </w:rPr>
        <w:t>.1</w:t>
      </w:r>
      <w:r w:rsidR="00867013">
        <w:rPr>
          <w:rFonts w:ascii="Times New Roman" w:eastAsia="Calibri" w:hAnsi="Times New Roman" w:cs="Times New Roman"/>
          <w:sz w:val="24"/>
          <w:szCs w:val="24"/>
        </w:rPr>
        <w:t xml:space="preserve">). </w:t>
      </w:r>
    </w:p>
    <w:p w14:paraId="0BA4637D" w14:textId="77777777" w:rsidR="00A21810" w:rsidRPr="005C4063" w:rsidRDefault="00A21810" w:rsidP="00A21810">
      <w:pPr>
        <w:spacing w:after="120" w:line="276" w:lineRule="auto"/>
        <w:rPr>
          <w:rFonts w:ascii="Times New Roman" w:eastAsia="Times New Roman" w:hAnsi="Times New Roman" w:cs="Times New Roman"/>
          <w:bCs/>
          <w:color w:val="000000" w:themeColor="text1"/>
          <w:sz w:val="24"/>
          <w:szCs w:val="24"/>
          <w:u w:color="000000"/>
          <w:lang w:eastAsia="en-GB"/>
        </w:rPr>
      </w:pPr>
      <w:r w:rsidRPr="005C4063">
        <w:rPr>
          <w:rFonts w:ascii="Times New Roman" w:eastAsia="Times New Roman" w:hAnsi="Times New Roman" w:cs="Times New Roman"/>
          <w:bCs/>
          <w:color w:val="000000" w:themeColor="text1"/>
          <w:sz w:val="24"/>
          <w:szCs w:val="24"/>
          <w:u w:color="000000"/>
          <w:lang w:eastAsia="en-GB"/>
        </w:rPr>
        <w:t xml:space="preserve">The </w:t>
      </w:r>
      <w:r w:rsidRPr="005C4063">
        <w:rPr>
          <w:rFonts w:ascii="Times New Roman" w:eastAsia="Times New Roman" w:hAnsi="Times New Roman" w:cs="Times New Roman"/>
          <w:bCs/>
          <w:i/>
          <w:iCs/>
          <w:color w:val="000000" w:themeColor="text1"/>
          <w:sz w:val="24"/>
          <w:szCs w:val="24"/>
          <w:u w:color="000000"/>
          <w:lang w:eastAsia="en-GB"/>
        </w:rPr>
        <w:t>interest rate channel</w:t>
      </w:r>
      <w:r w:rsidRPr="005C4063">
        <w:rPr>
          <w:rFonts w:ascii="Times New Roman" w:eastAsia="Times New Roman" w:hAnsi="Times New Roman" w:cs="Times New Roman"/>
          <w:bCs/>
          <w:color w:val="000000" w:themeColor="text1"/>
          <w:sz w:val="24"/>
          <w:szCs w:val="24"/>
          <w:u w:color="000000"/>
          <w:lang w:eastAsia="en-GB"/>
        </w:rPr>
        <w:t>: in the short run, an increase in the interbank rate raises the RIR for lending and deposits, which reduces consumption (as intertemporal substitution leads to higher savings) and investment (as projects become less profitable).</w:t>
      </w:r>
    </w:p>
    <w:p w14:paraId="3C896A28" w14:textId="77777777" w:rsidR="00A21810" w:rsidRPr="005C4063" w:rsidRDefault="00A21810" w:rsidP="00A21810">
      <w:pPr>
        <w:spacing w:after="120" w:line="276" w:lineRule="auto"/>
        <w:rPr>
          <w:rFonts w:ascii="Times New Roman" w:eastAsia="Times New Roman" w:hAnsi="Times New Roman" w:cs="Times New Roman"/>
          <w:bCs/>
          <w:color w:val="2F5496"/>
          <w:sz w:val="24"/>
          <w:szCs w:val="24"/>
          <w:u w:color="000000"/>
          <w:lang w:eastAsia="en-GB"/>
        </w:rPr>
      </w:pPr>
      <w:r w:rsidRPr="005C4063">
        <w:rPr>
          <w:rFonts w:ascii="Times New Roman" w:eastAsia="Times New Roman" w:hAnsi="Times New Roman" w:cs="Times New Roman"/>
          <w:bCs/>
          <w:color w:val="000000" w:themeColor="text1"/>
          <w:sz w:val="24"/>
          <w:szCs w:val="24"/>
          <w:u w:color="000000"/>
          <w:lang w:eastAsia="en-GB"/>
        </w:rPr>
        <w:t xml:space="preserve">The </w:t>
      </w:r>
      <w:r w:rsidRPr="005C4063">
        <w:rPr>
          <w:rFonts w:ascii="Times New Roman" w:eastAsia="Times New Roman" w:hAnsi="Times New Roman" w:cs="Times New Roman"/>
          <w:bCs/>
          <w:i/>
          <w:iCs/>
          <w:color w:val="000000" w:themeColor="text1"/>
          <w:sz w:val="24"/>
          <w:szCs w:val="24"/>
          <w:u w:color="000000"/>
          <w:lang w:eastAsia="en-GB"/>
        </w:rPr>
        <w:t>expectations channel</w:t>
      </w:r>
      <w:r w:rsidRPr="005C4063">
        <w:rPr>
          <w:rFonts w:ascii="Times New Roman" w:eastAsia="Times New Roman" w:hAnsi="Times New Roman" w:cs="Times New Roman"/>
          <w:bCs/>
          <w:color w:val="000000" w:themeColor="text1"/>
          <w:sz w:val="24"/>
          <w:szCs w:val="24"/>
          <w:u w:color="000000"/>
          <w:lang w:eastAsia="en-GB"/>
        </w:rPr>
        <w:t xml:space="preserve">: agents are aware of the CB’s policy rule and response to higher-than-targeted inflation and immediately lower their expectations for future inflation. </w:t>
      </w:r>
    </w:p>
    <w:p w14:paraId="7EBA5FC3" w14:textId="77777777" w:rsidR="00A21810" w:rsidRPr="005C4063" w:rsidRDefault="00A21810" w:rsidP="00A21810">
      <w:pPr>
        <w:spacing w:after="120" w:line="276" w:lineRule="auto"/>
        <w:rPr>
          <w:rFonts w:ascii="Times New Roman" w:eastAsia="Times New Roman" w:hAnsi="Times New Roman" w:cs="Times New Roman"/>
          <w:bCs/>
          <w:color w:val="000000" w:themeColor="text1"/>
          <w:sz w:val="24"/>
          <w:szCs w:val="24"/>
          <w:u w:color="000000"/>
          <w:lang w:eastAsia="en-GB"/>
        </w:rPr>
      </w:pPr>
      <w:r w:rsidRPr="005C4063">
        <w:rPr>
          <w:rFonts w:ascii="Times New Roman" w:eastAsia="Times New Roman" w:hAnsi="Times New Roman" w:cs="Times New Roman"/>
          <w:bCs/>
          <w:color w:val="000000" w:themeColor="text1"/>
          <w:sz w:val="24"/>
          <w:szCs w:val="24"/>
          <w:u w:color="000000"/>
          <w:lang w:eastAsia="en-GB"/>
        </w:rPr>
        <w:t xml:space="preserve">The </w:t>
      </w:r>
      <w:r w:rsidRPr="005C4063">
        <w:rPr>
          <w:rFonts w:ascii="Times New Roman" w:eastAsia="Times New Roman" w:hAnsi="Times New Roman" w:cs="Times New Roman"/>
          <w:bCs/>
          <w:i/>
          <w:iCs/>
          <w:color w:val="000000" w:themeColor="text1"/>
          <w:sz w:val="24"/>
          <w:szCs w:val="24"/>
          <w:u w:color="000000"/>
          <w:lang w:eastAsia="en-GB"/>
        </w:rPr>
        <w:t xml:space="preserve">exchange rate channel: </w:t>
      </w:r>
      <w:r w:rsidRPr="005C4063">
        <w:rPr>
          <w:rFonts w:ascii="Times New Roman" w:eastAsia="Times New Roman" w:hAnsi="Times New Roman" w:cs="Times New Roman"/>
          <w:bCs/>
          <w:color w:val="000000" w:themeColor="text1"/>
          <w:sz w:val="24"/>
          <w:szCs w:val="24"/>
          <w:u w:color="000000"/>
          <w:lang w:eastAsia="en-GB"/>
        </w:rPr>
        <w:t>an interest rate increase attracts foreign capital</w:t>
      </w:r>
      <w:r w:rsidRPr="005C4063">
        <w:rPr>
          <w:rFonts w:ascii="Times New Roman" w:eastAsia="Times New Roman" w:hAnsi="Times New Roman" w:cs="Times New Roman"/>
          <w:bCs/>
          <w:i/>
          <w:iCs/>
          <w:color w:val="000000" w:themeColor="text1"/>
          <w:sz w:val="24"/>
          <w:szCs w:val="24"/>
          <w:u w:color="000000"/>
          <w:lang w:eastAsia="en-GB"/>
        </w:rPr>
        <w:t xml:space="preserve"> </w:t>
      </w:r>
      <w:r w:rsidRPr="005C4063">
        <w:rPr>
          <w:rFonts w:ascii="Times New Roman" w:eastAsia="Times New Roman" w:hAnsi="Times New Roman" w:cs="Times New Roman"/>
          <w:bCs/>
          <w:color w:val="000000" w:themeColor="text1"/>
          <w:sz w:val="24"/>
          <w:szCs w:val="24"/>
          <w:u w:color="000000"/>
          <w:lang w:eastAsia="en-GB"/>
        </w:rPr>
        <w:t>and leads to appreciation of the exchange rate</w:t>
      </w:r>
      <w:r>
        <w:rPr>
          <w:rFonts w:ascii="Times New Roman" w:eastAsia="Times New Roman" w:hAnsi="Times New Roman" w:cs="Times New Roman"/>
          <w:bCs/>
          <w:color w:val="000000" w:themeColor="text1"/>
          <w:sz w:val="24"/>
          <w:szCs w:val="24"/>
          <w:u w:color="000000"/>
          <w:lang w:eastAsia="en-GB"/>
        </w:rPr>
        <w:t>,</w:t>
      </w:r>
      <w:r w:rsidRPr="005C4063">
        <w:rPr>
          <w:rFonts w:ascii="Times New Roman" w:eastAsia="Times New Roman" w:hAnsi="Times New Roman" w:cs="Times New Roman"/>
          <w:bCs/>
          <w:color w:val="000000" w:themeColor="text1"/>
          <w:sz w:val="24"/>
          <w:szCs w:val="24"/>
          <w:u w:color="000000"/>
          <w:lang w:eastAsia="en-GB"/>
        </w:rPr>
        <w:t xml:space="preserve"> exerting a downward pressure on inflation through lower import prices.</w:t>
      </w:r>
    </w:p>
    <w:p w14:paraId="4EF8B6DF" w14:textId="77777777" w:rsidR="00837C32" w:rsidRPr="00E321EE" w:rsidRDefault="00A21810" w:rsidP="00A21810">
      <w:pPr>
        <w:rPr>
          <w:rFonts w:ascii="Times New Roman" w:eastAsia="Calibri" w:hAnsi="Times New Roman" w:cs="Times New Roman"/>
          <w:b/>
          <w:color w:val="0070C0"/>
          <w:sz w:val="24"/>
          <w:szCs w:val="24"/>
        </w:rPr>
      </w:pPr>
      <w:commentRangeStart w:id="189"/>
      <w:r w:rsidRPr="00E321EE">
        <w:rPr>
          <w:rFonts w:ascii="Times New Roman" w:eastAsia="Times New Roman" w:hAnsi="Times New Roman" w:cs="Times New Roman"/>
          <w:b/>
          <w:color w:val="0070C0"/>
          <w:sz w:val="24"/>
          <w:szCs w:val="24"/>
          <w:u w:color="000000"/>
          <w:lang w:eastAsia="en-GB"/>
        </w:rPr>
        <w:t xml:space="preserve">The </w:t>
      </w:r>
      <w:r w:rsidRPr="00E321EE">
        <w:rPr>
          <w:rFonts w:ascii="Times New Roman" w:eastAsia="Times New Roman" w:hAnsi="Times New Roman" w:cs="Times New Roman"/>
          <w:b/>
          <w:i/>
          <w:iCs/>
          <w:color w:val="0070C0"/>
          <w:sz w:val="24"/>
          <w:szCs w:val="24"/>
          <w:u w:color="000000"/>
          <w:lang w:eastAsia="en-GB"/>
        </w:rPr>
        <w:t>fiscal channels</w:t>
      </w:r>
      <w:r w:rsidRPr="00E321EE">
        <w:rPr>
          <w:rFonts w:ascii="Times New Roman" w:eastAsia="Times New Roman" w:hAnsi="Times New Roman" w:cs="Times New Roman"/>
          <w:b/>
          <w:color w:val="0070C0"/>
          <w:sz w:val="24"/>
          <w:szCs w:val="24"/>
          <w:u w:color="000000"/>
          <w:lang w:eastAsia="en-GB"/>
        </w:rPr>
        <w:t xml:space="preserve">: an increase in government demand affects aggregate demand directly, and via its impact on discretionary deficit components and fiscal impulse, affects private consumption and investment, indirectly. The discretionary deficit components affecting private demand are revenue and expenditure other than government demand for G&amp;S (i.e., </w:t>
      </w:r>
      <w:r w:rsidRPr="00E321EE">
        <w:rPr>
          <w:rFonts w:ascii="Times New Roman" w:eastAsia="Times New Roman" w:hAnsi="Times New Roman" w:cs="Times New Roman"/>
          <w:b/>
          <w:color w:val="0070C0"/>
          <w:sz w:val="24"/>
          <w:szCs w:val="24"/>
          <w:u w:color="000000"/>
          <w:lang w:eastAsia="en-GB"/>
        </w:rPr>
        <w:lastRenderedPageBreak/>
        <w:t>subsidies/transfers), with an effect on disposable income—and hence private demand—like that of revenue, but with opposite sign.</w:t>
      </w:r>
      <w:r w:rsidR="00837C32" w:rsidRPr="00E321EE">
        <w:rPr>
          <w:rFonts w:ascii="Times New Roman" w:eastAsia="Calibri" w:hAnsi="Times New Roman" w:cs="Times New Roman"/>
          <w:b/>
          <w:color w:val="0070C0"/>
          <w:sz w:val="24"/>
          <w:szCs w:val="24"/>
        </w:rPr>
        <w:br w:type="page"/>
      </w:r>
      <w:commentRangeEnd w:id="189"/>
      <w:r w:rsidR="00E321EE">
        <w:rPr>
          <w:rStyle w:val="CommentReference"/>
        </w:rPr>
        <w:commentReference w:id="189"/>
      </w:r>
    </w:p>
    <w:p w14:paraId="368C6CBE" w14:textId="77777777" w:rsidR="00A21810" w:rsidRDefault="00A21810" w:rsidP="00E71958">
      <w:pPr>
        <w:spacing w:after="0"/>
        <w:rPr>
          <w:rFonts w:eastAsia="Calibri" w:cstheme="minorHAnsi"/>
          <w:b/>
          <w:bCs/>
          <w:color w:val="1F497D"/>
          <w:sz w:val="23"/>
          <w:szCs w:val="23"/>
        </w:rPr>
        <w:sectPr w:rsidR="00A21810" w:rsidSect="009E584C">
          <w:footerReference w:type="default" r:id="rId118"/>
          <w:pgSz w:w="12240" w:h="15840"/>
          <w:pgMar w:top="1440" w:right="1350" w:bottom="1170" w:left="990" w:header="720" w:footer="720" w:gutter="0"/>
          <w:cols w:space="720"/>
          <w:docGrid w:linePitch="360"/>
        </w:sectPr>
      </w:pPr>
    </w:p>
    <w:p w14:paraId="443485CC" w14:textId="77777777" w:rsidR="00C85453" w:rsidRPr="00241713" w:rsidRDefault="00C85453" w:rsidP="0011718F">
      <w:pPr>
        <w:spacing w:after="240"/>
        <w:jc w:val="center"/>
        <w:rPr>
          <w:rFonts w:eastAsia="Calibri" w:cstheme="minorHAnsi"/>
          <w:b/>
          <w:bCs/>
          <w:color w:val="1F497D"/>
          <w:sz w:val="28"/>
          <w:szCs w:val="28"/>
        </w:rPr>
      </w:pPr>
      <w:commentRangeStart w:id="190"/>
      <w:r w:rsidRPr="00241713">
        <w:rPr>
          <w:rFonts w:eastAsia="Calibri" w:cstheme="minorHAnsi"/>
          <w:b/>
          <w:bCs/>
          <w:color w:val="1F497D"/>
          <w:sz w:val="28"/>
          <w:szCs w:val="28"/>
        </w:rPr>
        <w:lastRenderedPageBreak/>
        <w:t xml:space="preserve">Figure </w:t>
      </w:r>
      <w:r w:rsidR="00636384" w:rsidRPr="00241713">
        <w:rPr>
          <w:rFonts w:eastAsia="Calibri" w:cstheme="minorHAnsi"/>
          <w:b/>
          <w:bCs/>
          <w:color w:val="1F497D"/>
          <w:sz w:val="28"/>
          <w:szCs w:val="28"/>
        </w:rPr>
        <w:t>A</w:t>
      </w:r>
      <w:r w:rsidR="007E7D32" w:rsidRPr="00241713">
        <w:rPr>
          <w:rFonts w:eastAsia="Calibri" w:cstheme="minorHAnsi"/>
          <w:b/>
          <w:bCs/>
          <w:color w:val="1F497D"/>
          <w:sz w:val="28"/>
          <w:szCs w:val="28"/>
        </w:rPr>
        <w:t>1</w:t>
      </w:r>
      <w:r w:rsidR="004F7DEF" w:rsidRPr="00241713">
        <w:rPr>
          <w:rFonts w:eastAsia="Calibri" w:cstheme="minorHAnsi"/>
          <w:b/>
          <w:bCs/>
          <w:color w:val="1F497D"/>
          <w:sz w:val="28"/>
          <w:szCs w:val="28"/>
        </w:rPr>
        <w:t>.</w:t>
      </w:r>
      <w:proofErr w:type="gramStart"/>
      <w:r w:rsidR="00C80E57" w:rsidRPr="00241713">
        <w:rPr>
          <w:rFonts w:eastAsia="Calibri" w:cstheme="minorHAnsi"/>
          <w:b/>
          <w:bCs/>
          <w:color w:val="1F497D"/>
          <w:sz w:val="28"/>
          <w:szCs w:val="28"/>
        </w:rPr>
        <w:t>1</w:t>
      </w:r>
      <w:r w:rsidRPr="00241713">
        <w:rPr>
          <w:rFonts w:eastAsia="Calibri" w:cstheme="minorHAnsi"/>
          <w:color w:val="1F497D"/>
          <w:sz w:val="28"/>
          <w:szCs w:val="28"/>
        </w:rPr>
        <w:t xml:space="preserve">  </w:t>
      </w:r>
      <w:r w:rsidRPr="00241713">
        <w:rPr>
          <w:rFonts w:eastAsia="Calibri" w:cstheme="minorHAnsi"/>
          <w:b/>
          <w:bCs/>
          <w:color w:val="1F497D"/>
          <w:sz w:val="28"/>
          <w:szCs w:val="28"/>
        </w:rPr>
        <w:t>Main</w:t>
      </w:r>
      <w:proofErr w:type="gramEnd"/>
      <w:r w:rsidRPr="00241713">
        <w:rPr>
          <w:rFonts w:eastAsia="Calibri" w:cstheme="minorHAnsi"/>
          <w:b/>
          <w:bCs/>
          <w:color w:val="1F497D"/>
          <w:sz w:val="28"/>
          <w:szCs w:val="28"/>
        </w:rPr>
        <w:t xml:space="preserve"> relationships and transmission mechanisms in Quarterly Macro-Fiscal Model</w:t>
      </w:r>
      <w:commentRangeEnd w:id="190"/>
      <w:r w:rsidR="007E475D">
        <w:rPr>
          <w:rStyle w:val="CommentReference"/>
        </w:rPr>
        <w:commentReference w:id="190"/>
      </w:r>
    </w:p>
    <w:p w14:paraId="2DFDB59B" w14:textId="77777777" w:rsidR="0014382E" w:rsidRDefault="00C80E57" w:rsidP="00FE4FB0">
      <w:pPr>
        <w:rPr>
          <w:rFonts w:ascii="Times New Roman" w:eastAsia="Calibri" w:hAnsi="Times New Roman" w:cs="Times New Roman"/>
          <w:b/>
          <w:bCs/>
          <w:color w:val="1F497D"/>
          <w:sz w:val="24"/>
          <w:szCs w:val="24"/>
        </w:rPr>
      </w:pPr>
      <w:r>
        <w:rPr>
          <w:rFonts w:ascii="Times New Roman" w:eastAsia="Calibri" w:hAnsi="Times New Roman" w:cs="Times New Roman"/>
          <w:b/>
          <w:bCs/>
          <w:noProof/>
          <w:color w:val="1F497D"/>
          <w:sz w:val="24"/>
          <w:szCs w:val="24"/>
        </w:rPr>
        <w:drawing>
          <wp:inline distT="0" distB="0" distL="0" distR="0" wp14:anchorId="3BF82DD4" wp14:editId="3B02F41C">
            <wp:extent cx="8972550" cy="5647765"/>
            <wp:effectExtent l="0" t="0" r="0" b="0"/>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8978506" cy="5651514"/>
                    </a:xfrm>
                    <a:prstGeom prst="rect">
                      <a:avLst/>
                    </a:prstGeom>
                    <a:noFill/>
                    <a:ln>
                      <a:noFill/>
                    </a:ln>
                  </pic:spPr>
                </pic:pic>
              </a:graphicData>
            </a:graphic>
          </wp:inline>
        </w:drawing>
      </w:r>
    </w:p>
    <w:p w14:paraId="792CD49F" w14:textId="77777777" w:rsidR="0014382E" w:rsidRDefault="0014382E" w:rsidP="00FE4FB0">
      <w:pPr>
        <w:rPr>
          <w:rFonts w:ascii="Times New Roman" w:eastAsia="Calibri" w:hAnsi="Times New Roman" w:cs="Times New Roman"/>
          <w:b/>
          <w:bCs/>
          <w:color w:val="1F497D"/>
          <w:sz w:val="24"/>
          <w:szCs w:val="24"/>
        </w:rPr>
      </w:pPr>
    </w:p>
    <w:p w14:paraId="47E5C562" w14:textId="77777777" w:rsidR="0014382E" w:rsidRPr="00241713" w:rsidRDefault="0011718F" w:rsidP="0011718F">
      <w:pPr>
        <w:ind w:left="2160"/>
        <w:rPr>
          <w:rFonts w:eastAsia="Calibri" w:cstheme="minorHAnsi"/>
          <w:b/>
          <w:bCs/>
          <w:color w:val="1F497D"/>
          <w:sz w:val="28"/>
          <w:szCs w:val="28"/>
          <w:lang w:val="fr-FR"/>
        </w:rPr>
      </w:pPr>
      <w:r w:rsidRPr="00241713">
        <w:rPr>
          <w:rFonts w:eastAsia="Calibri" w:cstheme="minorHAnsi"/>
          <w:b/>
          <w:bCs/>
          <w:color w:val="1F497D"/>
          <w:sz w:val="28"/>
          <w:szCs w:val="28"/>
          <w:lang w:val="fr-FR"/>
        </w:rPr>
        <w:t xml:space="preserve">      </w:t>
      </w:r>
      <w:r w:rsidR="0014382E" w:rsidRPr="00241713">
        <w:rPr>
          <w:rFonts w:eastAsia="Calibri" w:cstheme="minorHAnsi"/>
          <w:b/>
          <w:bCs/>
          <w:color w:val="1F497D"/>
          <w:sz w:val="28"/>
          <w:szCs w:val="28"/>
          <w:lang w:val="fr-FR"/>
        </w:rPr>
        <w:t>Figure A1.</w:t>
      </w:r>
      <w:proofErr w:type="gramStart"/>
      <w:r w:rsidR="0014382E" w:rsidRPr="00241713">
        <w:rPr>
          <w:rFonts w:eastAsia="Calibri" w:cstheme="minorHAnsi"/>
          <w:b/>
          <w:bCs/>
          <w:color w:val="1F497D"/>
          <w:sz w:val="28"/>
          <w:szCs w:val="28"/>
          <w:lang w:val="fr-FR"/>
        </w:rPr>
        <w:t xml:space="preserve">2 </w:t>
      </w:r>
      <w:r w:rsidR="00045D12" w:rsidRPr="00241713">
        <w:rPr>
          <w:rFonts w:eastAsia="Calibri" w:cstheme="minorHAnsi"/>
          <w:b/>
          <w:bCs/>
          <w:color w:val="1F497D"/>
          <w:sz w:val="28"/>
          <w:szCs w:val="28"/>
          <w:lang w:val="fr-FR"/>
        </w:rPr>
        <w:t xml:space="preserve"> </w:t>
      </w:r>
      <w:r w:rsidR="0014382E" w:rsidRPr="00241713">
        <w:rPr>
          <w:rFonts w:eastAsia="Calibri" w:cstheme="minorHAnsi"/>
          <w:b/>
          <w:bCs/>
          <w:color w:val="1F497D"/>
          <w:sz w:val="28"/>
          <w:szCs w:val="28"/>
          <w:lang w:val="fr-FR"/>
        </w:rPr>
        <w:t>Standard</w:t>
      </w:r>
      <w:proofErr w:type="gramEnd"/>
      <w:r w:rsidR="0014382E" w:rsidRPr="00241713">
        <w:rPr>
          <w:rFonts w:eastAsia="Calibri" w:cstheme="minorHAnsi"/>
          <w:b/>
          <w:bCs/>
          <w:color w:val="1F497D"/>
          <w:sz w:val="28"/>
          <w:szCs w:val="28"/>
          <w:lang w:val="fr-FR"/>
        </w:rPr>
        <w:t xml:space="preserve"> FPAS</w:t>
      </w:r>
      <w:r w:rsidR="00045D12" w:rsidRPr="00241713">
        <w:rPr>
          <w:rFonts w:eastAsia="Calibri" w:cstheme="minorHAnsi"/>
          <w:b/>
          <w:bCs/>
          <w:color w:val="1F497D"/>
          <w:sz w:val="28"/>
          <w:szCs w:val="28"/>
          <w:lang w:val="fr-FR"/>
        </w:rPr>
        <w:t xml:space="preserve"> Quarterly Projection Model</w:t>
      </w:r>
    </w:p>
    <w:p w14:paraId="54D2108D" w14:textId="77777777" w:rsidR="00C80E57" w:rsidRDefault="0014382E" w:rsidP="0014382E">
      <w:pPr>
        <w:ind w:left="1440" w:hanging="450"/>
        <w:rPr>
          <w:rFonts w:ascii="Times New Roman" w:eastAsia="Calibri" w:hAnsi="Times New Roman" w:cs="Times New Roman"/>
          <w:b/>
          <w:bCs/>
          <w:color w:val="1F497D"/>
          <w:sz w:val="24"/>
          <w:szCs w:val="24"/>
        </w:rPr>
      </w:pPr>
      <w:r>
        <w:rPr>
          <w:rFonts w:ascii="Nimbus Sans L" w:hAnsi="Nimbus Sans L" w:cs="Nimbus Sans L"/>
          <w:noProof/>
        </w:rPr>
        <w:drawing>
          <wp:inline distT="0" distB="0" distL="0" distR="0" wp14:anchorId="7B5BA4B2" wp14:editId="05CA284B">
            <wp:extent cx="7486650" cy="4686300"/>
            <wp:effectExtent l="152400" t="133350" r="152400" b="209550"/>
            <wp:docPr id="62" name="Picture 6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7487144" cy="4686609"/>
                    </a:xfrm>
                    <a:prstGeom prst="rect">
                      <a:avLst/>
                    </a:prstGeom>
                    <a:noFill/>
                    <a:ln>
                      <a:noFill/>
                    </a:ln>
                    <a:effectLst>
                      <a:glow rad="127000">
                        <a:schemeClr val="accent4">
                          <a:lumMod val="20000"/>
                          <a:lumOff val="80000"/>
                        </a:schemeClr>
                      </a:glow>
                      <a:outerShdw blurRad="50800" dist="50800" dir="5400000" algn="ctr" rotWithShape="0">
                        <a:schemeClr val="accent4">
                          <a:lumMod val="20000"/>
                          <a:lumOff val="80000"/>
                        </a:schemeClr>
                      </a:outerShdw>
                    </a:effectLst>
                  </pic:spPr>
                </pic:pic>
              </a:graphicData>
            </a:graphic>
          </wp:inline>
        </w:drawing>
      </w:r>
    </w:p>
    <w:p w14:paraId="19D1C3CC" w14:textId="77777777" w:rsidR="00045D12" w:rsidRPr="00045D12" w:rsidRDefault="00045D12" w:rsidP="00045D12">
      <w:pPr>
        <w:autoSpaceDE w:val="0"/>
        <w:autoSpaceDN w:val="0"/>
        <w:adjustRightInd w:val="0"/>
        <w:spacing w:after="0" w:line="240" w:lineRule="auto"/>
        <w:ind w:left="720" w:firstLine="720"/>
        <w:rPr>
          <w:rFonts w:ascii="Times New Roman" w:eastAsia="Calibri" w:hAnsi="Times New Roman" w:cs="Times New Roman"/>
          <w:color w:val="000000" w:themeColor="text1"/>
          <w:sz w:val="20"/>
          <w:szCs w:val="20"/>
        </w:rPr>
        <w:sectPr w:rsidR="00045D12" w:rsidRPr="00045D12" w:rsidSect="009E584C">
          <w:pgSz w:w="15840" w:h="12240" w:orient="landscape"/>
          <w:pgMar w:top="994" w:right="864" w:bottom="1354" w:left="864" w:header="720" w:footer="720" w:gutter="0"/>
          <w:cols w:space="720"/>
          <w:docGrid w:linePitch="360"/>
        </w:sectPr>
      </w:pPr>
      <w:r w:rsidRPr="00045D12">
        <w:rPr>
          <w:rFonts w:ascii="Times New Roman" w:eastAsia="Calibri" w:hAnsi="Times New Roman" w:cs="Times New Roman"/>
          <w:color w:val="000000" w:themeColor="text1"/>
          <w:sz w:val="20"/>
          <w:szCs w:val="20"/>
        </w:rPr>
        <w:t xml:space="preserve">Source: </w:t>
      </w:r>
      <w:r>
        <w:rPr>
          <w:rFonts w:ascii="Times New Roman" w:eastAsia="Calibri" w:hAnsi="Times New Roman" w:cs="Times New Roman"/>
          <w:color w:val="000000" w:themeColor="text1"/>
          <w:sz w:val="20"/>
          <w:szCs w:val="20"/>
        </w:rPr>
        <w:t xml:space="preserve"> Botha et. </w:t>
      </w:r>
      <w:proofErr w:type="gramStart"/>
      <w:r>
        <w:rPr>
          <w:rFonts w:ascii="Times New Roman" w:eastAsia="Calibri" w:hAnsi="Times New Roman" w:cs="Times New Roman"/>
          <w:color w:val="000000" w:themeColor="text1"/>
          <w:sz w:val="20"/>
          <w:szCs w:val="20"/>
        </w:rPr>
        <w:t>al.(</w:t>
      </w:r>
      <w:proofErr w:type="gramEnd"/>
      <w:r>
        <w:rPr>
          <w:rFonts w:ascii="Times New Roman" w:eastAsia="Calibri" w:hAnsi="Times New Roman" w:cs="Times New Roman"/>
          <w:color w:val="000000" w:themeColor="text1"/>
          <w:sz w:val="20"/>
          <w:szCs w:val="20"/>
        </w:rPr>
        <w:t>2017)</w:t>
      </w:r>
      <w:r w:rsidRPr="00045D12">
        <w:rPr>
          <w:rFonts w:ascii="Times New Roman" w:eastAsia="Calibri" w:hAnsi="Times New Roman" w:cs="Times New Roman"/>
          <w:color w:val="000000" w:themeColor="text1"/>
          <w:sz w:val="20"/>
          <w:szCs w:val="20"/>
        </w:rPr>
        <w:t xml:space="preserve"> The Quarterly Projection Model of the SARB</w:t>
      </w:r>
      <w:r>
        <w:rPr>
          <w:rFonts w:ascii="Times New Roman" w:eastAsia="Calibri" w:hAnsi="Times New Roman" w:cs="Times New Roman"/>
          <w:color w:val="000000" w:themeColor="text1"/>
          <w:sz w:val="20"/>
          <w:szCs w:val="20"/>
        </w:rPr>
        <w:t>,</w:t>
      </w:r>
      <w:r w:rsidRPr="00045D12">
        <w:rPr>
          <w:rFonts w:ascii="Times New Roman" w:eastAsia="Calibri" w:hAnsi="Times New Roman" w:cs="Times New Roman"/>
          <w:color w:val="000000" w:themeColor="text1"/>
          <w:sz w:val="20"/>
          <w:szCs w:val="20"/>
        </w:rPr>
        <w:t xml:space="preserve"> </w:t>
      </w:r>
      <w:r w:rsidRPr="00045D12">
        <w:rPr>
          <w:rFonts w:ascii="Times New Roman" w:eastAsia="Calibri" w:hAnsi="Times New Roman" w:cs="Times New Roman"/>
          <w:i/>
          <w:iCs/>
          <w:color w:val="000000" w:themeColor="text1"/>
          <w:sz w:val="20"/>
          <w:szCs w:val="20"/>
        </w:rPr>
        <w:t>South African Reserve Bank Working Paper Series,</w:t>
      </w:r>
      <w:r w:rsidRPr="00045D12">
        <w:rPr>
          <w:rFonts w:ascii="Times New Roman" w:eastAsia="Calibri" w:hAnsi="Times New Roman" w:cs="Times New Roman"/>
          <w:color w:val="000000" w:themeColor="text1"/>
          <w:sz w:val="20"/>
          <w:szCs w:val="20"/>
        </w:rPr>
        <w:t xml:space="preserve"> WP/17/01</w:t>
      </w:r>
      <w:r>
        <w:rPr>
          <w:rFonts w:ascii="Times New Roman" w:eastAsia="Calibri" w:hAnsi="Times New Roman" w:cs="Times New Roman"/>
          <w:color w:val="000000" w:themeColor="text1"/>
          <w:sz w:val="20"/>
          <w:szCs w:val="20"/>
        </w:rPr>
        <w:t>.</w:t>
      </w:r>
    </w:p>
    <w:p w14:paraId="1F512308" w14:textId="10B0CE54" w:rsidR="00A00124" w:rsidRPr="000D7269" w:rsidRDefault="0011718F" w:rsidP="000D7269">
      <w:pPr>
        <w:pStyle w:val="Heading1"/>
        <w:numPr>
          <w:ilvl w:val="0"/>
          <w:numId w:val="0"/>
        </w:numPr>
        <w:spacing w:after="120"/>
        <w:ind w:left="90"/>
        <w:rPr>
          <w:rFonts w:ascii="Times New Roman" w:hAnsi="Times New Roman" w:cs="Times New Roman"/>
          <w:sz w:val="24"/>
          <w:szCs w:val="24"/>
        </w:rPr>
      </w:pPr>
      <w:bookmarkStart w:id="191" w:name="_Toc154000858"/>
      <w:r w:rsidRPr="000D7269">
        <w:rPr>
          <w:rFonts w:ascii="Times New Roman" w:eastAsia="Calibri" w:hAnsi="Times New Roman" w:cs="Times New Roman"/>
          <w:b/>
          <w:bCs/>
          <w:color w:val="1F497D"/>
          <w:sz w:val="24"/>
          <w:szCs w:val="24"/>
        </w:rPr>
        <w:lastRenderedPageBreak/>
        <w:t>A</w:t>
      </w:r>
      <w:r w:rsidR="003121DB" w:rsidRPr="000D7269">
        <w:rPr>
          <w:rFonts w:ascii="Times New Roman" w:eastAsia="Calibri" w:hAnsi="Times New Roman" w:cs="Times New Roman"/>
          <w:b/>
          <w:bCs/>
          <w:color w:val="1F497D"/>
          <w:sz w:val="24"/>
          <w:szCs w:val="24"/>
        </w:rPr>
        <w:t xml:space="preserve">nnex 2. </w:t>
      </w:r>
      <w:r w:rsidR="00A00124" w:rsidRPr="000D7269">
        <w:rPr>
          <w:rFonts w:ascii="Times New Roman" w:eastAsia="Calibri" w:hAnsi="Times New Roman" w:cs="Times New Roman"/>
          <w:b/>
          <w:bCs/>
          <w:color w:val="1F497D"/>
          <w:sz w:val="24"/>
          <w:szCs w:val="24"/>
        </w:rPr>
        <w:t xml:space="preserve">Model calibration/filtering using </w:t>
      </w:r>
      <w:r w:rsidR="00730BEF" w:rsidRPr="000D7269">
        <w:rPr>
          <w:rFonts w:ascii="Times New Roman" w:eastAsia="Calibri" w:hAnsi="Times New Roman" w:cs="Times New Roman"/>
          <w:b/>
          <w:bCs/>
          <w:color w:val="1F497D"/>
          <w:sz w:val="24"/>
          <w:szCs w:val="24"/>
        </w:rPr>
        <w:t xml:space="preserve">model properties and </w:t>
      </w:r>
      <w:r w:rsidR="00A00124" w:rsidRPr="000D7269">
        <w:rPr>
          <w:rFonts w:ascii="Times New Roman" w:eastAsia="Calibri" w:hAnsi="Times New Roman" w:cs="Times New Roman"/>
          <w:b/>
          <w:bCs/>
          <w:color w:val="1F497D"/>
          <w:sz w:val="24"/>
          <w:szCs w:val="24"/>
        </w:rPr>
        <w:t>historical data (2006-2</w:t>
      </w:r>
      <w:r w:rsidR="00C51BDA">
        <w:rPr>
          <w:rFonts w:ascii="Times New Roman" w:eastAsia="Calibri" w:hAnsi="Times New Roman" w:cs="Times New Roman"/>
          <w:b/>
          <w:bCs/>
          <w:color w:val="1F497D"/>
          <w:sz w:val="24"/>
          <w:szCs w:val="24"/>
        </w:rPr>
        <w:t>3Q2</w:t>
      </w:r>
      <w:r w:rsidR="00A00124" w:rsidRPr="000D7269">
        <w:rPr>
          <w:rFonts w:ascii="Times New Roman" w:eastAsia="Calibri" w:hAnsi="Times New Roman" w:cs="Times New Roman"/>
          <w:b/>
          <w:bCs/>
          <w:color w:val="1F497D"/>
          <w:sz w:val="24"/>
          <w:szCs w:val="24"/>
        </w:rPr>
        <w:t>)</w:t>
      </w:r>
      <w:bookmarkEnd w:id="191"/>
    </w:p>
    <w:p w14:paraId="06B9AD0C" w14:textId="77777777" w:rsidR="00EB6BA8" w:rsidRPr="00BF6138" w:rsidRDefault="00AF2580" w:rsidP="003E6BD0">
      <w:pPr>
        <w:shd w:val="clear" w:color="auto" w:fill="FFFFFF"/>
        <w:spacing w:after="120" w:line="276" w:lineRule="auto"/>
        <w:rPr>
          <w:rFonts w:ascii="Times New Roman" w:hAnsi="Times New Roman" w:cs="Times New Roman"/>
          <w:b/>
          <w:bCs/>
          <w:color w:val="000000" w:themeColor="text1"/>
          <w:shd w:val="clear" w:color="auto" w:fill="FFFFFF"/>
        </w:rPr>
      </w:pPr>
      <w:r w:rsidRPr="00BF6138">
        <w:rPr>
          <w:rFonts w:ascii="Times New Roman" w:hAnsi="Times New Roman" w:cs="Times New Roman"/>
          <w:b/>
          <w:bCs/>
          <w:color w:val="000000" w:themeColor="text1"/>
          <w:shd w:val="clear" w:color="auto" w:fill="FFFFFF"/>
        </w:rPr>
        <w:t xml:space="preserve">This Annex summarizes how the model is </w:t>
      </w:r>
      <w:r w:rsidRPr="00AB6A29">
        <w:rPr>
          <w:rFonts w:ascii="Times New Roman" w:hAnsi="Times New Roman" w:cs="Times New Roman"/>
          <w:b/>
          <w:bCs/>
          <w:color w:val="0070C0"/>
          <w:shd w:val="clear" w:color="auto" w:fill="FFFFFF"/>
        </w:rPr>
        <w:t>calibrated</w:t>
      </w:r>
      <w:r w:rsidRPr="00BF6138">
        <w:rPr>
          <w:rFonts w:ascii="Times New Roman" w:hAnsi="Times New Roman" w:cs="Times New Roman"/>
          <w:b/>
          <w:bCs/>
          <w:color w:val="000000" w:themeColor="text1"/>
          <w:shd w:val="clear" w:color="auto" w:fill="FFFFFF"/>
        </w:rPr>
        <w:t>, i.e.</w:t>
      </w:r>
      <w:r w:rsidR="00816AA1" w:rsidRPr="00BF6138">
        <w:rPr>
          <w:rFonts w:ascii="Times New Roman" w:hAnsi="Times New Roman" w:cs="Times New Roman"/>
          <w:b/>
          <w:bCs/>
          <w:color w:val="000000" w:themeColor="text1"/>
          <w:shd w:val="clear" w:color="auto" w:fill="FFFFFF"/>
        </w:rPr>
        <w:t>,</w:t>
      </w:r>
      <w:r w:rsidRPr="00BF6138">
        <w:rPr>
          <w:rFonts w:ascii="Times New Roman" w:hAnsi="Times New Roman" w:cs="Times New Roman"/>
          <w:b/>
          <w:bCs/>
          <w:color w:val="000000" w:themeColor="text1"/>
          <w:shd w:val="clear" w:color="auto" w:fill="FFFFFF"/>
        </w:rPr>
        <w:t xml:space="preserve"> parameters are </w:t>
      </w:r>
      <w:r w:rsidR="00816AA1" w:rsidRPr="00BF6138">
        <w:rPr>
          <w:rFonts w:ascii="Times New Roman" w:hAnsi="Times New Roman" w:cs="Times New Roman"/>
          <w:b/>
          <w:bCs/>
          <w:color w:val="000000" w:themeColor="text1"/>
          <w:shd w:val="clear" w:color="auto" w:fill="FFFFFF"/>
        </w:rPr>
        <w:t xml:space="preserve">set and subsequently </w:t>
      </w:r>
      <w:r w:rsidRPr="00BF6138">
        <w:rPr>
          <w:rFonts w:ascii="Times New Roman" w:hAnsi="Times New Roman" w:cs="Times New Roman"/>
          <w:b/>
          <w:bCs/>
          <w:color w:val="000000" w:themeColor="text1"/>
          <w:shd w:val="clear" w:color="auto" w:fill="FFFFFF"/>
        </w:rPr>
        <w:t>adjusted to ensure</w:t>
      </w:r>
      <w:r w:rsidR="00816AA1" w:rsidRPr="00BF6138">
        <w:rPr>
          <w:rFonts w:ascii="Times New Roman" w:hAnsi="Times New Roman" w:cs="Times New Roman"/>
          <w:b/>
          <w:bCs/>
          <w:color w:val="000000" w:themeColor="text1"/>
          <w:shd w:val="clear" w:color="auto" w:fill="FFFFFF"/>
        </w:rPr>
        <w:t xml:space="preserve"> </w:t>
      </w:r>
      <w:r w:rsidR="00730BEF" w:rsidRPr="00BF6138">
        <w:rPr>
          <w:rFonts w:ascii="Times New Roman" w:hAnsi="Times New Roman" w:cs="Times New Roman"/>
          <w:b/>
          <w:bCs/>
          <w:color w:val="000000" w:themeColor="text1"/>
          <w:shd w:val="clear" w:color="auto" w:fill="FFFFFF"/>
        </w:rPr>
        <w:t xml:space="preserve">(i) plausible </w:t>
      </w:r>
      <w:r w:rsidRPr="00BF6138">
        <w:rPr>
          <w:rFonts w:ascii="Times New Roman" w:hAnsi="Times New Roman" w:cs="Times New Roman"/>
          <w:b/>
          <w:bCs/>
          <w:color w:val="000000" w:themeColor="text1"/>
          <w:shd w:val="clear" w:color="auto" w:fill="FFFFFF"/>
        </w:rPr>
        <w:t>responses to shocks (IRF)</w:t>
      </w:r>
      <w:r w:rsidR="003E6BD0" w:rsidRPr="00BF6138">
        <w:rPr>
          <w:rFonts w:ascii="Times New Roman" w:hAnsi="Times New Roman" w:cs="Times New Roman"/>
          <w:b/>
          <w:bCs/>
          <w:color w:val="000000" w:themeColor="text1"/>
          <w:shd w:val="clear" w:color="auto" w:fill="FFFFFF"/>
        </w:rPr>
        <w:t>;</w:t>
      </w:r>
      <w:r w:rsidRPr="00BF6138">
        <w:rPr>
          <w:rFonts w:ascii="Times New Roman" w:hAnsi="Times New Roman" w:cs="Times New Roman"/>
          <w:b/>
          <w:bCs/>
          <w:color w:val="000000" w:themeColor="text1"/>
          <w:shd w:val="clear" w:color="auto" w:fill="FFFFFF"/>
        </w:rPr>
        <w:t xml:space="preserve"> </w:t>
      </w:r>
      <w:r w:rsidR="00730BEF" w:rsidRPr="00BF6138">
        <w:rPr>
          <w:rFonts w:ascii="Times New Roman" w:hAnsi="Times New Roman" w:cs="Times New Roman"/>
          <w:b/>
          <w:bCs/>
          <w:color w:val="000000" w:themeColor="text1"/>
          <w:shd w:val="clear" w:color="auto" w:fill="FFFFFF"/>
        </w:rPr>
        <w:t xml:space="preserve">(ii) </w:t>
      </w:r>
      <w:r w:rsidR="00816AA1" w:rsidRPr="00BF6138">
        <w:rPr>
          <w:rFonts w:ascii="Times New Roman" w:hAnsi="Times New Roman" w:cs="Times New Roman"/>
          <w:b/>
          <w:bCs/>
          <w:color w:val="000000" w:themeColor="text1"/>
          <w:shd w:val="clear" w:color="auto" w:fill="FFFFFF"/>
        </w:rPr>
        <w:t>a good fit to historic data and reasonable trends and gaps</w:t>
      </w:r>
      <w:r w:rsidR="003E6BD0" w:rsidRPr="00BF6138">
        <w:rPr>
          <w:rFonts w:ascii="Times New Roman" w:hAnsi="Times New Roman" w:cs="Times New Roman"/>
          <w:b/>
          <w:bCs/>
          <w:color w:val="000000" w:themeColor="text1"/>
          <w:shd w:val="clear" w:color="auto" w:fill="FFFFFF"/>
        </w:rPr>
        <w:t>;</w:t>
      </w:r>
      <w:r w:rsidR="00816AA1" w:rsidRPr="00BF6138">
        <w:rPr>
          <w:rFonts w:ascii="Times New Roman" w:hAnsi="Times New Roman" w:cs="Times New Roman"/>
          <w:b/>
          <w:bCs/>
          <w:color w:val="000000" w:themeColor="text1"/>
          <w:shd w:val="clear" w:color="auto" w:fill="FFFFFF"/>
        </w:rPr>
        <w:t xml:space="preserve"> </w:t>
      </w:r>
      <w:r w:rsidR="00730BEF" w:rsidRPr="00BF6138">
        <w:rPr>
          <w:rFonts w:ascii="Times New Roman" w:hAnsi="Times New Roman" w:cs="Times New Roman"/>
          <w:b/>
          <w:bCs/>
          <w:color w:val="000000" w:themeColor="text1"/>
          <w:shd w:val="clear" w:color="auto" w:fill="FFFFFF"/>
        </w:rPr>
        <w:t xml:space="preserve">(iii) </w:t>
      </w:r>
      <w:r w:rsidRPr="00BF6138">
        <w:rPr>
          <w:rFonts w:ascii="Times New Roman" w:hAnsi="Times New Roman" w:cs="Times New Roman"/>
          <w:b/>
          <w:bCs/>
          <w:color w:val="000000" w:themeColor="text1"/>
          <w:shd w:val="clear" w:color="auto" w:fill="FFFFFF"/>
        </w:rPr>
        <w:t>accurate historic</w:t>
      </w:r>
      <w:r w:rsidR="0026016C" w:rsidRPr="00BF6138">
        <w:rPr>
          <w:rFonts w:ascii="Times New Roman" w:hAnsi="Times New Roman" w:cs="Times New Roman"/>
          <w:b/>
          <w:bCs/>
          <w:color w:val="000000" w:themeColor="text1"/>
          <w:shd w:val="clear" w:color="auto" w:fill="FFFFFF"/>
        </w:rPr>
        <w:t>al</w:t>
      </w:r>
      <w:r w:rsidRPr="00BF6138">
        <w:rPr>
          <w:rFonts w:ascii="Times New Roman" w:hAnsi="Times New Roman" w:cs="Times New Roman"/>
          <w:b/>
          <w:bCs/>
          <w:color w:val="000000" w:themeColor="text1"/>
          <w:shd w:val="clear" w:color="auto" w:fill="FFFFFF"/>
        </w:rPr>
        <w:t xml:space="preserve"> forecasts</w:t>
      </w:r>
      <w:r w:rsidR="003E6BD0" w:rsidRPr="00BF6138">
        <w:rPr>
          <w:rFonts w:ascii="Times New Roman" w:hAnsi="Times New Roman" w:cs="Times New Roman"/>
          <w:b/>
          <w:bCs/>
          <w:color w:val="000000" w:themeColor="text1"/>
          <w:shd w:val="clear" w:color="auto" w:fill="FFFFFF"/>
        </w:rPr>
        <w:t>;</w:t>
      </w:r>
      <w:r w:rsidRPr="00BF6138">
        <w:rPr>
          <w:rFonts w:ascii="Times New Roman" w:hAnsi="Times New Roman" w:cs="Times New Roman"/>
          <w:b/>
          <w:bCs/>
          <w:color w:val="000000" w:themeColor="text1"/>
          <w:shd w:val="clear" w:color="auto" w:fill="FFFFFF"/>
        </w:rPr>
        <w:t xml:space="preserve"> and </w:t>
      </w:r>
      <w:r w:rsidR="00816AA1" w:rsidRPr="00BF6138">
        <w:rPr>
          <w:rFonts w:ascii="Times New Roman" w:hAnsi="Times New Roman" w:cs="Times New Roman"/>
          <w:b/>
          <w:bCs/>
          <w:color w:val="000000" w:themeColor="text1"/>
          <w:shd w:val="clear" w:color="auto" w:fill="FFFFFF"/>
        </w:rPr>
        <w:t xml:space="preserve">(iv) </w:t>
      </w:r>
      <w:r w:rsidRPr="00BF6138">
        <w:rPr>
          <w:rFonts w:ascii="Times New Roman" w:hAnsi="Times New Roman" w:cs="Times New Roman"/>
          <w:b/>
          <w:bCs/>
          <w:color w:val="000000" w:themeColor="text1"/>
          <w:shd w:val="clear" w:color="auto" w:fill="FFFFFF"/>
        </w:rPr>
        <w:t>plausible f</w:t>
      </w:r>
      <w:r w:rsidR="0026016C" w:rsidRPr="00BF6138">
        <w:rPr>
          <w:rFonts w:ascii="Times New Roman" w:hAnsi="Times New Roman" w:cs="Times New Roman"/>
          <w:b/>
          <w:bCs/>
          <w:color w:val="000000" w:themeColor="text1"/>
          <w:shd w:val="clear" w:color="auto" w:fill="FFFFFF"/>
        </w:rPr>
        <w:t>uture f</w:t>
      </w:r>
      <w:r w:rsidRPr="00BF6138">
        <w:rPr>
          <w:rFonts w:ascii="Times New Roman" w:hAnsi="Times New Roman" w:cs="Times New Roman"/>
          <w:b/>
          <w:bCs/>
          <w:color w:val="000000" w:themeColor="text1"/>
          <w:shd w:val="clear" w:color="auto" w:fill="FFFFFF"/>
        </w:rPr>
        <w:t>orecasts.</w:t>
      </w:r>
      <w:r w:rsidR="004638B0" w:rsidRPr="00BF6138">
        <w:rPr>
          <w:rFonts w:ascii="Times New Roman" w:hAnsi="Times New Roman" w:cs="Times New Roman"/>
          <w:b/>
          <w:bCs/>
          <w:color w:val="000000" w:themeColor="text1"/>
          <w:shd w:val="clear" w:color="auto" w:fill="FFFFFF"/>
        </w:rPr>
        <w:t xml:space="preserve"> </w:t>
      </w:r>
      <w:bookmarkStart w:id="192" w:name="_Hlk120281352"/>
    </w:p>
    <w:p w14:paraId="1C304F3F" w14:textId="77777777" w:rsidR="003E6BD0" w:rsidRPr="00FB76FE" w:rsidRDefault="00EB6BA8" w:rsidP="003E6BD0">
      <w:pPr>
        <w:shd w:val="clear" w:color="auto" w:fill="FFFFFF"/>
        <w:spacing w:after="120" w:line="276" w:lineRule="auto"/>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The</w:t>
      </w:r>
      <w:r w:rsidR="00816AA1" w:rsidRPr="00FB76FE">
        <w:rPr>
          <w:rFonts w:ascii="Times New Roman" w:hAnsi="Times New Roman" w:cs="Times New Roman"/>
          <w:color w:val="000000" w:themeColor="text1"/>
          <w:shd w:val="clear" w:color="auto" w:fill="FFFFFF"/>
        </w:rPr>
        <w:t xml:space="preserve"> model</w:t>
      </w:r>
      <w:r>
        <w:rPr>
          <w:rFonts w:ascii="Times New Roman" w:hAnsi="Times New Roman" w:cs="Times New Roman"/>
          <w:color w:val="000000" w:themeColor="text1"/>
          <w:shd w:val="clear" w:color="auto" w:fill="FFFFFF"/>
        </w:rPr>
        <w:t xml:space="preserve">’s </w:t>
      </w:r>
      <w:r w:rsidR="00816AA1" w:rsidRPr="00FB76FE">
        <w:rPr>
          <w:rFonts w:ascii="Times New Roman" w:hAnsi="Times New Roman" w:cs="Times New Roman"/>
          <w:color w:val="000000" w:themeColor="text1"/>
          <w:shd w:val="clear" w:color="auto" w:fill="FFFFFF"/>
        </w:rPr>
        <w:t xml:space="preserve">equation coefficients are </w:t>
      </w:r>
      <w:r w:rsidR="0061601E" w:rsidRPr="00FB76FE">
        <w:rPr>
          <w:rFonts w:ascii="Times New Roman" w:hAnsi="Times New Roman" w:cs="Times New Roman"/>
          <w:color w:val="000000" w:themeColor="text1"/>
          <w:shd w:val="clear" w:color="auto" w:fill="FFFFFF"/>
        </w:rPr>
        <w:t xml:space="preserve">set </w:t>
      </w:r>
      <w:r w:rsidR="00816AA1" w:rsidRPr="00FB76FE">
        <w:rPr>
          <w:rFonts w:ascii="Times New Roman" w:hAnsi="Times New Roman" w:cs="Times New Roman"/>
          <w:color w:val="000000" w:themeColor="text1"/>
          <w:shd w:val="clear" w:color="auto" w:fill="FFFFFF"/>
        </w:rPr>
        <w:t>using FPAS studies for Rwanda (NBR, IMF) and</w:t>
      </w:r>
      <w:r w:rsidR="00E71958" w:rsidRPr="00FB76FE">
        <w:rPr>
          <w:rFonts w:ascii="Times New Roman" w:hAnsi="Times New Roman" w:cs="Times New Roman"/>
          <w:color w:val="000000" w:themeColor="text1"/>
          <w:shd w:val="clear" w:color="auto" w:fill="FFFFFF"/>
        </w:rPr>
        <w:t xml:space="preserve"> other </w:t>
      </w:r>
      <w:r w:rsidR="00816AA1" w:rsidRPr="00FB76FE">
        <w:rPr>
          <w:rFonts w:ascii="Times New Roman" w:hAnsi="Times New Roman" w:cs="Times New Roman"/>
          <w:color w:val="000000" w:themeColor="text1"/>
          <w:shd w:val="clear" w:color="auto" w:fill="FFFFFF"/>
        </w:rPr>
        <w:t xml:space="preserve">countries </w:t>
      </w:r>
      <w:r w:rsidR="00E71958" w:rsidRPr="00FB76FE">
        <w:rPr>
          <w:rFonts w:ascii="Times New Roman" w:hAnsi="Times New Roman" w:cs="Times New Roman"/>
          <w:color w:val="000000" w:themeColor="text1"/>
          <w:shd w:val="clear" w:color="auto" w:fill="FFFFFF"/>
        </w:rPr>
        <w:t xml:space="preserve">in the region, Africa and elsewhere, </w:t>
      </w:r>
      <w:r w:rsidR="00816AA1" w:rsidRPr="00FB76FE">
        <w:rPr>
          <w:rFonts w:ascii="Times New Roman" w:hAnsi="Times New Roman" w:cs="Times New Roman"/>
          <w:color w:val="000000" w:themeColor="text1"/>
          <w:shd w:val="clear" w:color="auto" w:fill="FFFFFF"/>
        </w:rPr>
        <w:t>a</w:t>
      </w:r>
      <w:r>
        <w:rPr>
          <w:rFonts w:ascii="Times New Roman" w:hAnsi="Times New Roman" w:cs="Times New Roman"/>
          <w:color w:val="000000" w:themeColor="text1"/>
          <w:shd w:val="clear" w:color="auto" w:fill="FFFFFF"/>
        </w:rPr>
        <w:t>nd</w:t>
      </w:r>
      <w:r w:rsidR="00816AA1" w:rsidRPr="00FB76FE">
        <w:rPr>
          <w:rFonts w:ascii="Times New Roman" w:hAnsi="Times New Roman" w:cs="Times New Roman"/>
          <w:color w:val="000000" w:themeColor="text1"/>
          <w:shd w:val="clear" w:color="auto" w:fill="FFFFFF"/>
        </w:rPr>
        <w:t xml:space="preserve"> information or </w:t>
      </w:r>
      <w:proofErr w:type="gramStart"/>
      <w:r w:rsidR="00816AA1" w:rsidRPr="00FB76FE">
        <w:rPr>
          <w:rFonts w:ascii="Times New Roman" w:hAnsi="Times New Roman" w:cs="Times New Roman"/>
          <w:color w:val="000000" w:themeColor="text1"/>
          <w:shd w:val="clear" w:color="auto" w:fill="FFFFFF"/>
        </w:rPr>
        <w:t>judgement</w:t>
      </w:r>
      <w:r>
        <w:rPr>
          <w:rFonts w:ascii="Times New Roman" w:hAnsi="Times New Roman" w:cs="Times New Roman"/>
          <w:color w:val="000000" w:themeColor="text1"/>
          <w:shd w:val="clear" w:color="auto" w:fill="FFFFFF"/>
        </w:rPr>
        <w:t>.</w:t>
      </w:r>
      <w:r w:rsidR="00816AA1" w:rsidRPr="00FB76FE">
        <w:rPr>
          <w:rFonts w:ascii="Times New Roman" w:hAnsi="Times New Roman" w:cs="Times New Roman"/>
          <w:color w:val="000000" w:themeColor="text1"/>
          <w:shd w:val="clear" w:color="auto" w:fill="FFFFFF"/>
        </w:rPr>
        <w:t>.</w:t>
      </w:r>
      <w:proofErr w:type="gramEnd"/>
      <w:r w:rsidR="00816AA1" w:rsidRPr="00FB76FE">
        <w:rPr>
          <w:rFonts w:ascii="Times New Roman" w:hAnsi="Times New Roman" w:cs="Times New Roman"/>
          <w:color w:val="000000" w:themeColor="text1"/>
          <w:shd w:val="clear" w:color="auto" w:fill="FFFFFF"/>
        </w:rPr>
        <w:t xml:space="preserve"> </w:t>
      </w:r>
      <w:r>
        <w:rPr>
          <w:rFonts w:ascii="Times New Roman" w:hAnsi="Times New Roman" w:cs="Times New Roman"/>
          <w:color w:val="000000" w:themeColor="text1"/>
          <w:shd w:val="clear" w:color="auto" w:fill="FFFFFF"/>
        </w:rPr>
        <w:t>S</w:t>
      </w:r>
      <w:r w:rsidR="00816AA1" w:rsidRPr="00FB76FE">
        <w:rPr>
          <w:rFonts w:ascii="Times New Roman" w:hAnsi="Times New Roman" w:cs="Times New Roman"/>
          <w:color w:val="000000" w:themeColor="text1"/>
          <w:shd w:val="clear" w:color="auto" w:fill="FFFFFF"/>
        </w:rPr>
        <w:t>tandard deviations (SD</w:t>
      </w:r>
      <w:r w:rsidR="00797AB0" w:rsidRPr="00FB76FE">
        <w:rPr>
          <w:rFonts w:ascii="Times New Roman" w:hAnsi="Times New Roman" w:cs="Times New Roman"/>
          <w:color w:val="000000" w:themeColor="text1"/>
          <w:shd w:val="clear" w:color="auto" w:fill="FFFFFF"/>
        </w:rPr>
        <w:t>)</w:t>
      </w:r>
      <w:r w:rsidR="00816AA1" w:rsidRPr="00FB76FE">
        <w:rPr>
          <w:rFonts w:ascii="Times New Roman" w:hAnsi="Times New Roman" w:cs="Times New Roman"/>
          <w:color w:val="000000" w:themeColor="text1"/>
          <w:shd w:val="clear" w:color="auto" w:fill="FFFFFF"/>
        </w:rPr>
        <w:t xml:space="preserve"> of shocks are initially set</w:t>
      </w:r>
      <w:r w:rsidR="00797AB0" w:rsidRPr="00FB76FE">
        <w:rPr>
          <w:rFonts w:ascii="Times New Roman" w:hAnsi="Times New Roman" w:cs="Times New Roman"/>
          <w:color w:val="000000" w:themeColor="text1"/>
          <w:shd w:val="clear" w:color="auto" w:fill="FFFFFF"/>
        </w:rPr>
        <w:t xml:space="preserve"> as parameters</w:t>
      </w:r>
      <w:r w:rsidR="00816AA1" w:rsidRPr="00FB76FE">
        <w:rPr>
          <w:rFonts w:ascii="Times New Roman" w:hAnsi="Times New Roman" w:cs="Times New Roman"/>
          <w:color w:val="000000" w:themeColor="text1"/>
          <w:shd w:val="clear" w:color="auto" w:fill="FFFFFF"/>
        </w:rPr>
        <w:t xml:space="preserve"> using other studies. Steady states are set </w:t>
      </w:r>
      <w:r w:rsidR="00797AB0" w:rsidRPr="00FB76FE">
        <w:rPr>
          <w:rFonts w:ascii="Times New Roman" w:hAnsi="Times New Roman" w:cs="Times New Roman"/>
          <w:color w:val="000000" w:themeColor="text1"/>
          <w:shd w:val="clear" w:color="auto" w:fill="FFFFFF"/>
        </w:rPr>
        <w:t xml:space="preserve">as parameters </w:t>
      </w:r>
      <w:r w:rsidR="00816AA1" w:rsidRPr="00FB76FE">
        <w:rPr>
          <w:rFonts w:ascii="Times New Roman" w:hAnsi="Times New Roman" w:cs="Times New Roman"/>
          <w:color w:val="000000" w:themeColor="text1"/>
          <w:shd w:val="clear" w:color="auto" w:fill="FFFFFF"/>
        </w:rPr>
        <w:t>based on discussion with officials.</w:t>
      </w:r>
      <w:r w:rsidR="004638B0">
        <w:rPr>
          <w:rFonts w:ascii="Times New Roman" w:hAnsi="Times New Roman" w:cs="Times New Roman"/>
          <w:color w:val="000000" w:themeColor="text1"/>
          <w:shd w:val="clear" w:color="auto" w:fill="FFFFFF"/>
        </w:rPr>
        <w:t xml:space="preserve"> </w:t>
      </w:r>
      <w:r w:rsidR="003E6BD0" w:rsidRPr="00FB76FE">
        <w:rPr>
          <w:rFonts w:ascii="Times New Roman" w:hAnsi="Times New Roman" w:cs="Times New Roman"/>
          <w:color w:val="000000" w:themeColor="text1"/>
          <w:shd w:val="clear" w:color="auto" w:fill="FFFFFF"/>
        </w:rPr>
        <w:t xml:space="preserve">In the calibration process, four avenues are followed to </w:t>
      </w:r>
      <w:r w:rsidR="007B2A1D" w:rsidRPr="00FB76FE">
        <w:rPr>
          <w:rFonts w:ascii="Times New Roman" w:hAnsi="Times New Roman" w:cs="Times New Roman"/>
          <w:color w:val="000000" w:themeColor="text1"/>
          <w:shd w:val="clear" w:color="auto" w:fill="FFFFFF"/>
        </w:rPr>
        <w:t>adjust</w:t>
      </w:r>
      <w:r w:rsidR="00D841EE" w:rsidRPr="00FB76FE">
        <w:rPr>
          <w:rFonts w:ascii="Times New Roman" w:hAnsi="Times New Roman" w:cs="Times New Roman"/>
          <w:color w:val="000000" w:themeColor="text1"/>
          <w:shd w:val="clear" w:color="auto" w:fill="FFFFFF"/>
        </w:rPr>
        <w:t xml:space="preserve"> parameters </w:t>
      </w:r>
      <w:r w:rsidR="004123EB" w:rsidRPr="00FB76FE">
        <w:rPr>
          <w:rFonts w:ascii="Times New Roman" w:hAnsi="Times New Roman" w:cs="Times New Roman"/>
          <w:color w:val="000000" w:themeColor="text1"/>
          <w:shd w:val="clear" w:color="auto" w:fill="FFFFFF"/>
        </w:rPr>
        <w:t>to</w:t>
      </w:r>
      <w:r w:rsidR="00D841EE" w:rsidRPr="00FB76FE">
        <w:rPr>
          <w:rFonts w:ascii="Times New Roman" w:hAnsi="Times New Roman" w:cs="Times New Roman"/>
          <w:color w:val="000000" w:themeColor="text1"/>
          <w:shd w:val="clear" w:color="auto" w:fill="FFFFFF"/>
        </w:rPr>
        <w:t xml:space="preserve"> </w:t>
      </w:r>
      <w:r w:rsidR="003E6BD0" w:rsidRPr="00FB76FE">
        <w:rPr>
          <w:rFonts w:ascii="Times New Roman" w:hAnsi="Times New Roman" w:cs="Times New Roman"/>
          <w:color w:val="000000" w:themeColor="text1"/>
          <w:shd w:val="clear" w:color="auto" w:fill="FFFFFF"/>
        </w:rPr>
        <w:t xml:space="preserve">improve model accuracy. </w:t>
      </w:r>
    </w:p>
    <w:p w14:paraId="045CEBF9" w14:textId="77777777" w:rsidR="00A43CF8" w:rsidRPr="00FB76FE" w:rsidRDefault="003E6BD0" w:rsidP="003E6BD0">
      <w:pPr>
        <w:shd w:val="clear" w:color="auto" w:fill="FFFFFF"/>
        <w:spacing w:after="120" w:line="276" w:lineRule="auto"/>
        <w:rPr>
          <w:rFonts w:ascii="Times New Roman" w:hAnsi="Times New Roman" w:cs="Times New Roman"/>
          <w:shd w:val="clear" w:color="auto" w:fill="FFFFFF"/>
        </w:rPr>
      </w:pPr>
      <w:r w:rsidRPr="00FB76FE">
        <w:rPr>
          <w:rFonts w:ascii="Times New Roman" w:eastAsia="Calibri" w:hAnsi="Times New Roman" w:cs="Times New Roman"/>
          <w:b/>
          <w:bCs/>
          <w:color w:val="1F497D"/>
        </w:rPr>
        <w:t>Model features</w:t>
      </w:r>
      <w:r w:rsidRPr="00FB76FE">
        <w:rPr>
          <w:rFonts w:ascii="Times New Roman" w:hAnsi="Times New Roman" w:cs="Times New Roman"/>
          <w:b/>
          <w:bCs/>
          <w:color w:val="000000" w:themeColor="text1"/>
          <w:shd w:val="clear" w:color="auto" w:fill="FFFFFF"/>
        </w:rPr>
        <w:t>.</w:t>
      </w:r>
      <w:r w:rsidRPr="00FB76FE">
        <w:rPr>
          <w:rFonts w:ascii="Times New Roman" w:hAnsi="Times New Roman" w:cs="Times New Roman"/>
          <w:color w:val="000000" w:themeColor="text1"/>
          <w:shd w:val="clear" w:color="auto" w:fill="FFFFFF"/>
        </w:rPr>
        <w:t xml:space="preserve"> </w:t>
      </w:r>
      <w:commentRangeStart w:id="193"/>
      <w:r w:rsidR="00D841EE" w:rsidRPr="00FB76FE">
        <w:rPr>
          <w:rFonts w:ascii="Times New Roman" w:hAnsi="Times New Roman" w:cs="Times New Roman"/>
          <w:color w:val="000000" w:themeColor="text1"/>
          <w:shd w:val="clear" w:color="auto" w:fill="FFFFFF"/>
        </w:rPr>
        <w:t xml:space="preserve">Impulse </w:t>
      </w:r>
      <w:r w:rsidRPr="00FB76FE">
        <w:rPr>
          <w:rFonts w:ascii="Times New Roman" w:hAnsi="Times New Roman" w:cs="Times New Roman"/>
          <w:color w:val="000000" w:themeColor="text1"/>
          <w:shd w:val="clear" w:color="auto" w:fill="FFFFFF"/>
        </w:rPr>
        <w:t>response functions (</w:t>
      </w:r>
      <w:r w:rsidR="00A43CF8" w:rsidRPr="00FB76FE">
        <w:rPr>
          <w:rFonts w:ascii="Times New Roman" w:hAnsi="Times New Roman" w:cs="Times New Roman"/>
          <w:color w:val="000000" w:themeColor="text1"/>
          <w:shd w:val="clear" w:color="auto" w:fill="FFFFFF"/>
        </w:rPr>
        <w:t>IRF</w:t>
      </w:r>
      <w:r w:rsidRPr="00FB76FE">
        <w:rPr>
          <w:rFonts w:ascii="Times New Roman" w:hAnsi="Times New Roman" w:cs="Times New Roman"/>
          <w:color w:val="000000" w:themeColor="text1"/>
          <w:shd w:val="clear" w:color="auto" w:fill="FFFFFF"/>
        </w:rPr>
        <w:t>)</w:t>
      </w:r>
      <w:r w:rsidR="00D841EE" w:rsidRPr="00FB76FE">
        <w:rPr>
          <w:rFonts w:ascii="Times New Roman" w:hAnsi="Times New Roman" w:cs="Times New Roman"/>
          <w:color w:val="000000" w:themeColor="text1"/>
          <w:shd w:val="clear" w:color="auto" w:fill="FFFFFF"/>
        </w:rPr>
        <w:t xml:space="preserve"> </w:t>
      </w:r>
      <w:commentRangeEnd w:id="193"/>
      <w:r w:rsidR="00EF0990">
        <w:rPr>
          <w:rStyle w:val="CommentReference"/>
        </w:rPr>
        <w:commentReference w:id="193"/>
      </w:r>
      <w:r w:rsidR="00A43CF8" w:rsidRPr="00FB76FE">
        <w:rPr>
          <w:rFonts w:ascii="Times New Roman" w:hAnsi="Times New Roman" w:cs="Times New Roman"/>
          <w:color w:val="000000" w:themeColor="text1"/>
          <w:shd w:val="clear" w:color="auto" w:fill="FFFFFF"/>
        </w:rPr>
        <w:t xml:space="preserve">are derived from the model’s reduced form, with </w:t>
      </w:r>
      <w:r w:rsidR="00A43CF8" w:rsidRPr="00FB76FE">
        <w:rPr>
          <w:rFonts w:ascii="Times New Roman" w:hAnsi="Times New Roman" w:cs="Times New Roman"/>
          <w:i/>
          <w:iCs/>
          <w:color w:val="000000" w:themeColor="text1"/>
          <w:shd w:val="clear" w:color="auto" w:fill="FFFFFF"/>
        </w:rPr>
        <w:t>each endogenous variable</w:t>
      </w:r>
      <w:r w:rsidR="00A43CF8" w:rsidRPr="00FB76FE">
        <w:rPr>
          <w:rFonts w:ascii="Times New Roman" w:hAnsi="Times New Roman" w:cs="Times New Roman"/>
          <w:color w:val="000000" w:themeColor="text1"/>
          <w:shd w:val="clear" w:color="auto" w:fill="FFFFFF"/>
        </w:rPr>
        <w:t xml:space="preserve"> expressed as a function of </w:t>
      </w:r>
      <w:r w:rsidR="0061601E" w:rsidRPr="00FB76FE">
        <w:rPr>
          <w:rFonts w:ascii="Times New Roman" w:hAnsi="Times New Roman" w:cs="Times New Roman"/>
          <w:color w:val="000000" w:themeColor="text1"/>
          <w:shd w:val="clear" w:color="auto" w:fill="FFFFFF"/>
        </w:rPr>
        <w:t>the</w:t>
      </w:r>
      <w:r w:rsidR="00A43CF8" w:rsidRPr="00FB76FE">
        <w:rPr>
          <w:rFonts w:ascii="Times New Roman" w:hAnsi="Times New Roman" w:cs="Times New Roman"/>
          <w:color w:val="000000" w:themeColor="text1"/>
          <w:shd w:val="clear" w:color="auto" w:fill="FFFFFF"/>
        </w:rPr>
        <w:t xml:space="preserve"> coefficients and shocks in all </w:t>
      </w:r>
      <w:r w:rsidR="00EB6BA8">
        <w:rPr>
          <w:rFonts w:ascii="Times New Roman" w:hAnsi="Times New Roman" w:cs="Times New Roman"/>
          <w:color w:val="000000" w:themeColor="text1"/>
          <w:shd w:val="clear" w:color="auto" w:fill="FFFFFF"/>
        </w:rPr>
        <w:t xml:space="preserve">relevant </w:t>
      </w:r>
      <w:r w:rsidR="00A43CF8" w:rsidRPr="00FB76FE">
        <w:rPr>
          <w:rFonts w:ascii="Times New Roman" w:hAnsi="Times New Roman" w:cs="Times New Roman"/>
          <w:color w:val="000000" w:themeColor="text1"/>
          <w:shd w:val="clear" w:color="auto" w:fill="FFFFFF"/>
        </w:rPr>
        <w:t xml:space="preserve">equations. </w:t>
      </w:r>
      <w:r w:rsidR="0061601E" w:rsidRPr="00FB76FE">
        <w:rPr>
          <w:rFonts w:ascii="Times New Roman" w:hAnsi="Times New Roman" w:cs="Times New Roman"/>
          <w:color w:val="000000" w:themeColor="text1"/>
          <w:shd w:val="clear" w:color="auto" w:fill="FFFFFF"/>
        </w:rPr>
        <w:t>A</w:t>
      </w:r>
      <w:r w:rsidRPr="00FB76FE">
        <w:rPr>
          <w:rFonts w:ascii="Times New Roman" w:hAnsi="Times New Roman" w:cs="Times New Roman"/>
          <w:color w:val="000000" w:themeColor="text1"/>
          <w:shd w:val="clear" w:color="auto" w:fill="FFFFFF"/>
        </w:rPr>
        <w:t xml:space="preserve"> </w:t>
      </w:r>
      <w:r w:rsidR="00A43CF8" w:rsidRPr="00FB76FE">
        <w:rPr>
          <w:rFonts w:ascii="Times New Roman" w:hAnsi="Times New Roman" w:cs="Times New Roman"/>
          <w:color w:val="000000" w:themeColor="text1"/>
          <w:shd w:val="clear" w:color="auto" w:fill="FFFFFF"/>
        </w:rPr>
        <w:t xml:space="preserve">shock in equation </w:t>
      </w:r>
      <w:r w:rsidR="00A43CF8" w:rsidRPr="00FB76FE">
        <w:rPr>
          <w:rFonts w:ascii="Times New Roman" w:hAnsi="Times New Roman" w:cs="Times New Roman"/>
          <w:b/>
          <w:bCs/>
          <w:color w:val="C00000"/>
          <w:shd w:val="clear" w:color="auto" w:fill="FFFFFF"/>
        </w:rPr>
        <w:t xml:space="preserve">j </w:t>
      </w:r>
      <w:r w:rsidR="00A43CF8" w:rsidRPr="00FB76FE">
        <w:rPr>
          <w:rFonts w:ascii="Times New Roman" w:hAnsi="Times New Roman" w:cs="Times New Roman"/>
          <w:color w:val="000000" w:themeColor="text1"/>
          <w:shd w:val="clear" w:color="auto" w:fill="FFFFFF"/>
        </w:rPr>
        <w:t>induces responses in all variables</w:t>
      </w:r>
      <w:r w:rsidR="00A43CF8" w:rsidRPr="00FB76FE">
        <w:rPr>
          <w:rFonts w:ascii="Times New Roman" w:hAnsi="Times New Roman" w:cs="Times New Roman"/>
          <w:b/>
          <w:bCs/>
          <w:color w:val="FF0000"/>
          <w:shd w:val="clear" w:color="auto" w:fill="FFFFFF"/>
        </w:rPr>
        <w:t xml:space="preserve"> i</w:t>
      </w:r>
      <w:r w:rsidR="00A43CF8" w:rsidRPr="00FB76FE">
        <w:rPr>
          <w:rFonts w:ascii="Times New Roman" w:hAnsi="Times New Roman" w:cs="Times New Roman"/>
          <w:color w:val="000000" w:themeColor="text1"/>
          <w:shd w:val="clear" w:color="auto" w:fill="FFFFFF"/>
        </w:rPr>
        <w:t xml:space="preserve">, and the IRF of variable </w:t>
      </w:r>
      <w:r w:rsidR="00A43CF8" w:rsidRPr="00FB76FE">
        <w:rPr>
          <w:rFonts w:ascii="Times New Roman" w:hAnsi="Times New Roman" w:cs="Times New Roman"/>
          <w:b/>
          <w:bCs/>
          <w:color w:val="C00000"/>
          <w:shd w:val="clear" w:color="auto" w:fill="FFFFFF"/>
        </w:rPr>
        <w:t xml:space="preserve">i </w:t>
      </w:r>
      <w:r w:rsidR="0061601E" w:rsidRPr="00FB76FE">
        <w:rPr>
          <w:rFonts w:ascii="Times New Roman" w:hAnsi="Times New Roman" w:cs="Times New Roman"/>
          <w:color w:val="000000" w:themeColor="text1"/>
          <w:shd w:val="clear" w:color="auto" w:fill="FFFFFF"/>
        </w:rPr>
        <w:t xml:space="preserve">to shock </w:t>
      </w:r>
      <w:r w:rsidR="0061601E" w:rsidRPr="00FB76FE">
        <w:rPr>
          <w:rFonts w:ascii="Times New Roman" w:hAnsi="Times New Roman" w:cs="Times New Roman"/>
          <w:b/>
          <w:bCs/>
          <w:color w:val="C00000"/>
          <w:shd w:val="clear" w:color="auto" w:fill="FFFFFF"/>
        </w:rPr>
        <w:t xml:space="preserve">j </w:t>
      </w:r>
      <w:r w:rsidR="0061601E" w:rsidRPr="00FB76FE">
        <w:rPr>
          <w:rFonts w:ascii="Times New Roman" w:hAnsi="Times New Roman" w:cs="Times New Roman"/>
          <w:color w:val="000000" w:themeColor="text1"/>
          <w:shd w:val="clear" w:color="auto" w:fill="FFFFFF"/>
        </w:rPr>
        <w:t>is</w:t>
      </w:r>
      <w:r w:rsidR="00A43CF8" w:rsidRPr="00FB76FE">
        <w:rPr>
          <w:rFonts w:ascii="Times New Roman" w:hAnsi="Times New Roman" w:cs="Times New Roman"/>
          <w:color w:val="000000" w:themeColor="text1"/>
          <w:shd w:val="clear" w:color="auto" w:fill="FFFFFF"/>
        </w:rPr>
        <w:t xml:space="preserve"> a function of model parameters alone. </w:t>
      </w:r>
      <w:bookmarkEnd w:id="192"/>
      <w:r w:rsidR="00D841EE" w:rsidRPr="00FB76FE">
        <w:rPr>
          <w:rFonts w:ascii="Times New Roman" w:hAnsi="Times New Roman" w:cs="Times New Roman"/>
          <w:color w:val="000000" w:themeColor="text1"/>
          <w:shd w:val="clear" w:color="auto" w:fill="FFFFFF"/>
        </w:rPr>
        <w:t>E.g.,</w:t>
      </w:r>
      <w:r w:rsidRPr="00FB76FE">
        <w:rPr>
          <w:rFonts w:ascii="Times New Roman" w:hAnsi="Times New Roman" w:cs="Times New Roman"/>
          <w:color w:val="000000" w:themeColor="text1"/>
          <w:shd w:val="clear" w:color="auto" w:fill="FFFFFF"/>
        </w:rPr>
        <w:t xml:space="preserve"> t</w:t>
      </w:r>
      <w:r w:rsidR="00A43CF8" w:rsidRPr="00FB76FE">
        <w:rPr>
          <w:rFonts w:ascii="Times New Roman" w:hAnsi="Times New Roman" w:cs="Times New Roman"/>
          <w:shd w:val="clear" w:color="auto" w:fill="FFFFFF"/>
        </w:rPr>
        <w:t xml:space="preserve">he </w:t>
      </w:r>
      <w:r w:rsidRPr="00FB76FE">
        <w:rPr>
          <w:rFonts w:ascii="Times New Roman" w:hAnsi="Times New Roman" w:cs="Times New Roman"/>
          <w:shd w:val="clear" w:color="auto" w:fill="FFFFFF"/>
        </w:rPr>
        <w:t>direct effect</w:t>
      </w:r>
      <w:r w:rsidR="00A43CF8" w:rsidRPr="00FB76FE">
        <w:rPr>
          <w:rFonts w:ascii="Times New Roman" w:hAnsi="Times New Roman" w:cs="Times New Roman"/>
          <w:shd w:val="clear" w:color="auto" w:fill="FFFFFF"/>
        </w:rPr>
        <w:t xml:space="preserve"> of a 1% investment shock should lead to an initial effect on GDP </w:t>
      </w:r>
      <w:r w:rsidRPr="00FB76FE">
        <w:rPr>
          <w:rFonts w:ascii="Times New Roman" w:hAnsi="Times New Roman" w:cs="Times New Roman"/>
          <w:shd w:val="clear" w:color="auto" w:fill="FFFFFF"/>
        </w:rPr>
        <w:t xml:space="preserve">corresponding to </w:t>
      </w:r>
      <w:r w:rsidR="00A43CF8" w:rsidRPr="00FB76FE">
        <w:rPr>
          <w:rFonts w:ascii="Times New Roman" w:hAnsi="Times New Roman" w:cs="Times New Roman"/>
          <w:shd w:val="clear" w:color="auto" w:fill="FFFFFF"/>
        </w:rPr>
        <w:t xml:space="preserve">the share of investment in GDP times the </w:t>
      </w:r>
      <w:r w:rsidR="0061601E" w:rsidRPr="00FB76FE">
        <w:rPr>
          <w:rFonts w:ascii="Times New Roman" w:hAnsi="Times New Roman" w:cs="Times New Roman"/>
          <w:shd w:val="clear" w:color="auto" w:fill="FFFFFF"/>
        </w:rPr>
        <w:t>domestic</w:t>
      </w:r>
      <w:r w:rsidR="00A43CF8" w:rsidRPr="00FB76FE">
        <w:rPr>
          <w:rFonts w:ascii="Times New Roman" w:hAnsi="Times New Roman" w:cs="Times New Roman"/>
          <w:shd w:val="clear" w:color="auto" w:fill="FFFFFF"/>
        </w:rPr>
        <w:t xml:space="preserve"> share of investment. </w:t>
      </w:r>
      <w:r w:rsidR="00EB6BA8">
        <w:rPr>
          <w:rFonts w:ascii="Times New Roman" w:hAnsi="Times New Roman" w:cs="Times New Roman"/>
          <w:shd w:val="clear" w:color="auto" w:fill="FFFFFF"/>
        </w:rPr>
        <w:t>T</w:t>
      </w:r>
      <w:r w:rsidR="00A43CF8" w:rsidRPr="00FB76FE">
        <w:rPr>
          <w:rFonts w:ascii="Times New Roman" w:hAnsi="Times New Roman" w:cs="Times New Roman"/>
          <w:shd w:val="clear" w:color="auto" w:fill="FFFFFF"/>
        </w:rPr>
        <w:t>he initial output increase raises consumption a</w:t>
      </w:r>
      <w:r w:rsidRPr="00FB76FE">
        <w:rPr>
          <w:rFonts w:ascii="Times New Roman" w:hAnsi="Times New Roman" w:cs="Times New Roman"/>
          <w:shd w:val="clear" w:color="auto" w:fill="FFFFFF"/>
        </w:rPr>
        <w:t>nd</w:t>
      </w:r>
      <w:r w:rsidR="00A43CF8" w:rsidRPr="00FB76FE">
        <w:rPr>
          <w:rFonts w:ascii="Times New Roman" w:hAnsi="Times New Roman" w:cs="Times New Roman"/>
          <w:shd w:val="clear" w:color="auto" w:fill="FFFFFF"/>
        </w:rPr>
        <w:t xml:space="preserve"> investment,</w:t>
      </w:r>
      <w:r w:rsidR="0061601E" w:rsidRPr="00FB76FE">
        <w:rPr>
          <w:rFonts w:ascii="Times New Roman" w:hAnsi="Times New Roman" w:cs="Times New Roman"/>
          <w:shd w:val="clear" w:color="auto" w:fill="FFFFFF"/>
        </w:rPr>
        <w:t xml:space="preserve"> which </w:t>
      </w:r>
      <w:r w:rsidR="0026016C" w:rsidRPr="00FB76FE">
        <w:rPr>
          <w:rFonts w:ascii="Times New Roman" w:hAnsi="Times New Roman" w:cs="Times New Roman"/>
          <w:shd w:val="clear" w:color="auto" w:fill="FFFFFF"/>
        </w:rPr>
        <w:t xml:space="preserve">both </w:t>
      </w:r>
      <w:r w:rsidR="0061601E" w:rsidRPr="00FB76FE">
        <w:rPr>
          <w:rFonts w:ascii="Times New Roman" w:hAnsi="Times New Roman" w:cs="Times New Roman"/>
          <w:shd w:val="clear" w:color="auto" w:fill="FFFFFF"/>
        </w:rPr>
        <w:t xml:space="preserve">raise </w:t>
      </w:r>
      <w:r w:rsidR="00A43CF8" w:rsidRPr="00FB76FE">
        <w:rPr>
          <w:rFonts w:ascii="Times New Roman" w:hAnsi="Times New Roman" w:cs="Times New Roman"/>
          <w:shd w:val="clear" w:color="auto" w:fill="FFFFFF"/>
        </w:rPr>
        <w:t>output</w:t>
      </w:r>
      <w:r w:rsidR="0026016C" w:rsidRPr="00FB76FE">
        <w:rPr>
          <w:rFonts w:ascii="Times New Roman" w:hAnsi="Times New Roman" w:cs="Times New Roman"/>
          <w:shd w:val="clear" w:color="auto" w:fill="FFFFFF"/>
        </w:rPr>
        <w:t xml:space="preserve"> in turn</w:t>
      </w:r>
      <w:r w:rsidR="00A43CF8" w:rsidRPr="00FB76FE">
        <w:rPr>
          <w:rFonts w:ascii="Times New Roman" w:hAnsi="Times New Roman" w:cs="Times New Roman"/>
          <w:shd w:val="clear" w:color="auto" w:fill="FFFFFF"/>
        </w:rPr>
        <w:t xml:space="preserve">, </w:t>
      </w:r>
      <w:r w:rsidR="0061601E" w:rsidRPr="00FB76FE">
        <w:rPr>
          <w:rFonts w:ascii="Times New Roman" w:hAnsi="Times New Roman" w:cs="Times New Roman"/>
          <w:shd w:val="clear" w:color="auto" w:fill="FFFFFF"/>
        </w:rPr>
        <w:t xml:space="preserve">and </w:t>
      </w:r>
      <w:r w:rsidRPr="00FB76FE">
        <w:rPr>
          <w:rFonts w:ascii="Times New Roman" w:hAnsi="Times New Roman" w:cs="Times New Roman"/>
          <w:shd w:val="clear" w:color="auto" w:fill="FFFFFF"/>
        </w:rPr>
        <w:t xml:space="preserve">this is the indirect effect. Further effects are generated as the </w:t>
      </w:r>
      <w:r w:rsidR="00EB6BA8">
        <w:rPr>
          <w:rFonts w:ascii="Times New Roman" w:hAnsi="Times New Roman" w:cs="Times New Roman"/>
          <w:shd w:val="clear" w:color="auto" w:fill="FFFFFF"/>
        </w:rPr>
        <w:t xml:space="preserve">higher </w:t>
      </w:r>
      <w:r w:rsidRPr="00FB76FE">
        <w:rPr>
          <w:rFonts w:ascii="Times New Roman" w:hAnsi="Times New Roman" w:cs="Times New Roman"/>
          <w:shd w:val="clear" w:color="auto" w:fill="FFFFFF"/>
        </w:rPr>
        <w:t xml:space="preserve">output gap increases inflation, both </w:t>
      </w:r>
      <w:r w:rsidR="004123EB" w:rsidRPr="00FB76FE">
        <w:rPr>
          <w:rFonts w:ascii="Times New Roman" w:hAnsi="Times New Roman" w:cs="Times New Roman"/>
          <w:shd w:val="clear" w:color="auto" w:fill="FFFFFF"/>
        </w:rPr>
        <w:t>triggering</w:t>
      </w:r>
      <w:r w:rsidRPr="00FB76FE">
        <w:rPr>
          <w:rFonts w:ascii="Times New Roman" w:hAnsi="Times New Roman" w:cs="Times New Roman"/>
          <w:shd w:val="clear" w:color="auto" w:fill="FFFFFF"/>
        </w:rPr>
        <w:t xml:space="preserve"> an interest rate response, with </w:t>
      </w:r>
      <w:r w:rsidR="00D841EE" w:rsidRPr="00FB76FE">
        <w:rPr>
          <w:rFonts w:ascii="Times New Roman" w:hAnsi="Times New Roman" w:cs="Times New Roman"/>
          <w:shd w:val="clear" w:color="auto" w:fill="FFFFFF"/>
        </w:rPr>
        <w:t xml:space="preserve">an effect on RIR and consumption and investment, etc. Analysis of </w:t>
      </w:r>
      <w:r w:rsidR="00EB6BA8">
        <w:rPr>
          <w:rFonts w:ascii="Times New Roman" w:hAnsi="Times New Roman" w:cs="Times New Roman"/>
          <w:shd w:val="clear" w:color="auto" w:fill="FFFFFF"/>
        </w:rPr>
        <w:t>the</w:t>
      </w:r>
      <w:r w:rsidR="00D841EE" w:rsidRPr="00FB76FE">
        <w:rPr>
          <w:rFonts w:ascii="Times New Roman" w:hAnsi="Times New Roman" w:cs="Times New Roman"/>
          <w:shd w:val="clear" w:color="auto" w:fill="FFFFFF"/>
        </w:rPr>
        <w:t xml:space="preserve"> IRF</w:t>
      </w:r>
      <w:r w:rsidR="008F58A5" w:rsidRPr="00FB76FE">
        <w:rPr>
          <w:rFonts w:ascii="Times New Roman" w:hAnsi="Times New Roman" w:cs="Times New Roman"/>
          <w:shd w:val="clear" w:color="auto" w:fill="FFFFFF"/>
        </w:rPr>
        <w:t xml:space="preserve"> usually </w:t>
      </w:r>
      <w:r w:rsidR="00D841EE" w:rsidRPr="00FB76FE">
        <w:rPr>
          <w:rFonts w:ascii="Times New Roman" w:hAnsi="Times New Roman" w:cs="Times New Roman"/>
          <w:shd w:val="clear" w:color="auto" w:fill="FFFFFF"/>
        </w:rPr>
        <w:t>lead</w:t>
      </w:r>
      <w:r w:rsidR="008F58A5" w:rsidRPr="00FB76FE">
        <w:rPr>
          <w:rFonts w:ascii="Times New Roman" w:hAnsi="Times New Roman" w:cs="Times New Roman"/>
          <w:shd w:val="clear" w:color="auto" w:fill="FFFFFF"/>
        </w:rPr>
        <w:t xml:space="preserve">s </w:t>
      </w:r>
      <w:r w:rsidR="00D841EE" w:rsidRPr="00FB76FE">
        <w:rPr>
          <w:rFonts w:ascii="Times New Roman" w:hAnsi="Times New Roman" w:cs="Times New Roman"/>
          <w:shd w:val="clear" w:color="auto" w:fill="FFFFFF"/>
        </w:rPr>
        <w:t xml:space="preserve">to </w:t>
      </w:r>
      <w:r w:rsidR="008F58A5" w:rsidRPr="00FB76FE">
        <w:rPr>
          <w:rFonts w:ascii="Times New Roman" w:hAnsi="Times New Roman" w:cs="Times New Roman"/>
          <w:shd w:val="clear" w:color="auto" w:fill="FFFFFF"/>
        </w:rPr>
        <w:t xml:space="preserve">adjustment </w:t>
      </w:r>
      <w:r w:rsidR="00D841EE" w:rsidRPr="00FB76FE">
        <w:rPr>
          <w:rFonts w:ascii="Times New Roman" w:hAnsi="Times New Roman" w:cs="Times New Roman"/>
          <w:shd w:val="clear" w:color="auto" w:fill="FFFFFF"/>
        </w:rPr>
        <w:t>of model coefficients</w:t>
      </w:r>
      <w:r w:rsidR="008F58A5" w:rsidRPr="00FB76FE">
        <w:rPr>
          <w:rFonts w:ascii="Times New Roman" w:hAnsi="Times New Roman" w:cs="Times New Roman"/>
          <w:shd w:val="clear" w:color="auto" w:fill="FFFFFF"/>
        </w:rPr>
        <w:t>, and this in</w:t>
      </w:r>
      <w:r w:rsidR="00D32819" w:rsidRPr="00FB76FE">
        <w:rPr>
          <w:rFonts w:ascii="Times New Roman" w:hAnsi="Times New Roman" w:cs="Times New Roman"/>
          <w:shd w:val="clear" w:color="auto" w:fill="FFFFFF"/>
        </w:rPr>
        <w:t xml:space="preserve"> an</w:t>
      </w:r>
      <w:r w:rsidR="008F58A5" w:rsidRPr="00FB76FE">
        <w:rPr>
          <w:rFonts w:ascii="Times New Roman" w:hAnsi="Times New Roman" w:cs="Times New Roman"/>
          <w:shd w:val="clear" w:color="auto" w:fill="FFFFFF"/>
        </w:rPr>
        <w:t xml:space="preserve"> iterati</w:t>
      </w:r>
      <w:r w:rsidR="00D32819" w:rsidRPr="00FB76FE">
        <w:rPr>
          <w:rFonts w:ascii="Times New Roman" w:hAnsi="Times New Roman" w:cs="Times New Roman"/>
          <w:shd w:val="clear" w:color="auto" w:fill="FFFFFF"/>
        </w:rPr>
        <w:t>ve way.</w:t>
      </w:r>
    </w:p>
    <w:p w14:paraId="7BD558E4" w14:textId="77777777" w:rsidR="00A43CF8" w:rsidRPr="00FB76FE" w:rsidRDefault="00D841EE" w:rsidP="0026016C">
      <w:pPr>
        <w:spacing w:after="120" w:line="276" w:lineRule="auto"/>
        <w:rPr>
          <w:rFonts w:ascii="Times New Roman" w:hAnsi="Times New Roman" w:cs="Times New Roman"/>
          <w:lang w:val="en-GB"/>
        </w:rPr>
      </w:pPr>
      <w:r w:rsidRPr="00FB76FE">
        <w:rPr>
          <w:rFonts w:ascii="Times New Roman" w:eastAsia="Calibri" w:hAnsi="Times New Roman" w:cs="Times New Roman"/>
          <w:b/>
          <w:bCs/>
          <w:color w:val="1F497D"/>
        </w:rPr>
        <w:t>Filtering</w:t>
      </w:r>
      <w:r w:rsidRPr="00FB76FE">
        <w:rPr>
          <w:rFonts w:ascii="Times New Roman" w:eastAsia="Calibri" w:hAnsi="Times New Roman" w:cs="Times New Roman"/>
        </w:rPr>
        <w:t xml:space="preserve">. </w:t>
      </w:r>
      <w:r w:rsidR="00EB6BA8">
        <w:rPr>
          <w:rFonts w:ascii="Times New Roman" w:eastAsia="Calibri" w:hAnsi="Times New Roman" w:cs="Times New Roman"/>
        </w:rPr>
        <w:t>U</w:t>
      </w:r>
      <w:r w:rsidR="00A43CF8" w:rsidRPr="00FB76FE">
        <w:rPr>
          <w:rFonts w:ascii="Times New Roman" w:hAnsi="Times New Roman" w:cs="Times New Roman"/>
          <w:lang w:val="en-GB"/>
        </w:rPr>
        <w:t xml:space="preserve">nobserved variables </w:t>
      </w:r>
      <w:r w:rsidRPr="00FB76FE">
        <w:rPr>
          <w:rFonts w:ascii="Times New Roman" w:hAnsi="Times New Roman" w:cs="Times New Roman"/>
          <w:lang w:val="en-GB"/>
        </w:rPr>
        <w:t>(trends and gaps of demand</w:t>
      </w:r>
      <w:r w:rsidR="00174FA2" w:rsidRPr="00FB76FE">
        <w:rPr>
          <w:rFonts w:ascii="Times New Roman" w:hAnsi="Times New Roman" w:cs="Times New Roman"/>
          <w:lang w:val="en-GB"/>
        </w:rPr>
        <w:t>s</w:t>
      </w:r>
      <w:r w:rsidR="00EB6BA8">
        <w:rPr>
          <w:rFonts w:ascii="Times New Roman" w:hAnsi="Times New Roman" w:cs="Times New Roman"/>
          <w:lang w:val="en-GB"/>
        </w:rPr>
        <w:t>,</w:t>
      </w:r>
      <w:r w:rsidRPr="00FB76FE">
        <w:rPr>
          <w:rFonts w:ascii="Times New Roman" w:hAnsi="Times New Roman" w:cs="Times New Roman"/>
          <w:lang w:val="en-GB"/>
        </w:rPr>
        <w:t xml:space="preserve"> </w:t>
      </w:r>
      <w:r w:rsidR="00E71958" w:rsidRPr="00FB76FE">
        <w:rPr>
          <w:rFonts w:ascii="Times New Roman" w:hAnsi="Times New Roman" w:cs="Times New Roman"/>
          <w:lang w:val="en-GB"/>
        </w:rPr>
        <w:t>exchange rate and relative prices</w:t>
      </w:r>
      <w:r w:rsidRPr="00FB76FE">
        <w:rPr>
          <w:rFonts w:ascii="Times New Roman" w:hAnsi="Times New Roman" w:cs="Times New Roman"/>
          <w:lang w:val="en-GB"/>
        </w:rPr>
        <w:t xml:space="preserve">) derive from model-wide use of </w:t>
      </w:r>
      <w:r w:rsidR="00A43CF8" w:rsidRPr="00FB76FE">
        <w:rPr>
          <w:rFonts w:ascii="Times New Roman" w:hAnsi="Times New Roman" w:cs="Times New Roman"/>
          <w:lang w:val="en-GB"/>
        </w:rPr>
        <w:t xml:space="preserve">the Kalman filter, </w:t>
      </w:r>
      <w:r w:rsidR="0035649C" w:rsidRPr="00FB76FE">
        <w:rPr>
          <w:rFonts w:ascii="Times New Roman" w:hAnsi="Times New Roman" w:cs="Times New Roman"/>
          <w:lang w:val="en-GB"/>
        </w:rPr>
        <w:t xml:space="preserve">which optimizes a criterion function for the set of </w:t>
      </w:r>
      <w:r w:rsidRPr="00FB76FE">
        <w:rPr>
          <w:rFonts w:ascii="Times New Roman" w:hAnsi="Times New Roman" w:cs="Times New Roman"/>
          <w:lang w:val="en-GB"/>
        </w:rPr>
        <w:t xml:space="preserve">calibrated </w:t>
      </w:r>
      <w:r w:rsidR="00A43CF8" w:rsidRPr="00FB76FE">
        <w:rPr>
          <w:rFonts w:ascii="Times New Roman" w:hAnsi="Times New Roman" w:cs="Times New Roman"/>
          <w:lang w:val="en-GB"/>
        </w:rPr>
        <w:t>SD of shocks</w:t>
      </w:r>
      <w:r w:rsidRPr="00FB76FE">
        <w:rPr>
          <w:rFonts w:ascii="Times New Roman" w:hAnsi="Times New Roman" w:cs="Times New Roman"/>
          <w:lang w:val="en-GB"/>
        </w:rPr>
        <w:t xml:space="preserve"> ove</w:t>
      </w:r>
      <w:r w:rsidR="008F58A5" w:rsidRPr="00FB76FE">
        <w:rPr>
          <w:rFonts w:ascii="Times New Roman" w:hAnsi="Times New Roman" w:cs="Times New Roman"/>
          <w:lang w:val="en-GB"/>
        </w:rPr>
        <w:t xml:space="preserve">r </w:t>
      </w:r>
      <w:r w:rsidRPr="00FB76FE">
        <w:rPr>
          <w:rFonts w:ascii="Times New Roman" w:hAnsi="Times New Roman" w:cs="Times New Roman"/>
          <w:lang w:val="en-GB"/>
        </w:rPr>
        <w:t>2006Q1</w:t>
      </w:r>
      <w:r w:rsidR="008F58A5" w:rsidRPr="00FB76FE">
        <w:rPr>
          <w:rFonts w:ascii="Times New Roman" w:hAnsi="Times New Roman" w:cs="Times New Roman"/>
          <w:lang w:val="en-GB"/>
        </w:rPr>
        <w:t>─</w:t>
      </w:r>
      <w:r w:rsidRPr="00FB76FE">
        <w:rPr>
          <w:rFonts w:ascii="Times New Roman" w:hAnsi="Times New Roman" w:cs="Times New Roman"/>
          <w:lang w:val="en-GB"/>
        </w:rPr>
        <w:t>2022Q2</w:t>
      </w:r>
      <w:r w:rsidR="0061601E" w:rsidRPr="00FB76FE">
        <w:rPr>
          <w:rFonts w:ascii="Times New Roman" w:hAnsi="Times New Roman" w:cs="Times New Roman"/>
          <w:lang w:val="en-GB"/>
        </w:rPr>
        <w:t xml:space="preserve"> or latest quarter with available data</w:t>
      </w:r>
      <w:r w:rsidR="00A43CF8" w:rsidRPr="00FB76FE">
        <w:rPr>
          <w:rFonts w:ascii="Times New Roman" w:hAnsi="Times New Roman" w:cs="Times New Roman"/>
          <w:lang w:val="en-GB"/>
        </w:rPr>
        <w:t xml:space="preserve">. </w:t>
      </w:r>
      <w:r w:rsidRPr="00FB76FE">
        <w:rPr>
          <w:rFonts w:ascii="Times New Roman" w:hAnsi="Times New Roman" w:cs="Times New Roman"/>
          <w:lang w:val="en-GB"/>
        </w:rPr>
        <w:t xml:space="preserve">After estimating the unobserved and calculating the </w:t>
      </w:r>
      <w:r w:rsidRPr="00FB76FE">
        <w:rPr>
          <w:rFonts w:ascii="Times New Roman" w:hAnsi="Times New Roman" w:cs="Times New Roman"/>
          <w:i/>
          <w:iCs/>
          <w:lang w:val="en-GB"/>
        </w:rPr>
        <w:t>historic, data SD</w:t>
      </w:r>
      <w:r w:rsidRPr="00FB76FE">
        <w:rPr>
          <w:rFonts w:ascii="Times New Roman" w:hAnsi="Times New Roman" w:cs="Times New Roman"/>
          <w:lang w:val="en-GB"/>
        </w:rPr>
        <w:t xml:space="preserve"> of variables</w:t>
      </w:r>
      <w:r w:rsidR="0035649C" w:rsidRPr="00FB76FE">
        <w:rPr>
          <w:rFonts w:ascii="Times New Roman" w:hAnsi="Times New Roman" w:cs="Times New Roman"/>
          <w:lang w:val="en-GB"/>
        </w:rPr>
        <w:t xml:space="preserve">, </w:t>
      </w:r>
      <w:r w:rsidRPr="00FB76FE">
        <w:rPr>
          <w:rFonts w:ascii="Times New Roman" w:hAnsi="Times New Roman" w:cs="Times New Roman"/>
          <w:lang w:val="en-GB"/>
        </w:rPr>
        <w:t>ga</w:t>
      </w:r>
      <w:r w:rsidR="00672AC8" w:rsidRPr="00FB76FE">
        <w:rPr>
          <w:rFonts w:ascii="Times New Roman" w:hAnsi="Times New Roman" w:cs="Times New Roman"/>
          <w:lang w:val="en-GB"/>
        </w:rPr>
        <w:t>ps</w:t>
      </w:r>
      <w:r w:rsidRPr="00FB76FE">
        <w:rPr>
          <w:rFonts w:ascii="Times New Roman" w:hAnsi="Times New Roman" w:cs="Times New Roman"/>
          <w:lang w:val="en-GB"/>
        </w:rPr>
        <w:t xml:space="preserve">, </w:t>
      </w:r>
      <w:r w:rsidR="0035649C" w:rsidRPr="00FB76FE">
        <w:rPr>
          <w:rFonts w:ascii="Times New Roman" w:hAnsi="Times New Roman" w:cs="Times New Roman"/>
          <w:lang w:val="en-GB"/>
        </w:rPr>
        <w:t xml:space="preserve">and shocks, </w:t>
      </w:r>
      <w:r w:rsidR="008F58A5" w:rsidRPr="00FB76FE">
        <w:rPr>
          <w:rFonts w:ascii="Times New Roman" w:hAnsi="Times New Roman" w:cs="Times New Roman"/>
          <w:lang w:val="en-GB"/>
        </w:rPr>
        <w:t xml:space="preserve">each </w:t>
      </w:r>
      <w:r w:rsidR="00672AC8" w:rsidRPr="00FB76FE">
        <w:rPr>
          <w:rFonts w:ascii="Times New Roman" w:hAnsi="Times New Roman" w:cs="Times New Roman"/>
          <w:i/>
          <w:iCs/>
          <w:lang w:val="en-GB"/>
        </w:rPr>
        <w:t>data</w:t>
      </w:r>
      <w:r w:rsidR="00797AB0" w:rsidRPr="00FB76FE">
        <w:rPr>
          <w:rFonts w:ascii="Times New Roman" w:hAnsi="Times New Roman" w:cs="Times New Roman"/>
          <w:i/>
          <w:iCs/>
          <w:lang w:val="en-GB"/>
        </w:rPr>
        <w:t>-based</w:t>
      </w:r>
      <w:r w:rsidRPr="00FB76FE">
        <w:rPr>
          <w:rFonts w:ascii="Times New Roman" w:hAnsi="Times New Roman" w:cs="Times New Roman"/>
          <w:i/>
          <w:iCs/>
          <w:lang w:val="en-GB"/>
        </w:rPr>
        <w:t xml:space="preserve"> SD </w:t>
      </w:r>
      <w:r w:rsidR="008F58A5" w:rsidRPr="00FB76FE">
        <w:rPr>
          <w:rFonts w:ascii="Times New Roman" w:hAnsi="Times New Roman" w:cs="Times New Roman"/>
          <w:lang w:val="en-GB"/>
        </w:rPr>
        <w:t>is</w:t>
      </w:r>
      <w:r w:rsidRPr="00FB76FE">
        <w:rPr>
          <w:rFonts w:ascii="Times New Roman" w:hAnsi="Times New Roman" w:cs="Times New Roman"/>
          <w:lang w:val="en-GB"/>
        </w:rPr>
        <w:t xml:space="preserve"> compared with the</w:t>
      </w:r>
      <w:r w:rsidR="008F58A5" w:rsidRPr="00FB76FE">
        <w:rPr>
          <w:rFonts w:ascii="Times New Roman" w:hAnsi="Times New Roman" w:cs="Times New Roman"/>
          <w:lang w:val="en-GB"/>
        </w:rPr>
        <w:t xml:space="preserve"> corresponding</w:t>
      </w:r>
      <w:r w:rsidRPr="00FB76FE">
        <w:rPr>
          <w:rFonts w:ascii="Times New Roman" w:hAnsi="Times New Roman" w:cs="Times New Roman"/>
          <w:lang w:val="en-GB"/>
        </w:rPr>
        <w:t xml:space="preserve"> </w:t>
      </w:r>
      <w:r w:rsidRPr="00FB76FE">
        <w:rPr>
          <w:rFonts w:ascii="Times New Roman" w:hAnsi="Times New Roman" w:cs="Times New Roman"/>
          <w:i/>
          <w:iCs/>
          <w:lang w:val="en-GB"/>
        </w:rPr>
        <w:t>calibrated, model SD</w:t>
      </w:r>
      <w:r w:rsidRPr="00FB76FE">
        <w:rPr>
          <w:rFonts w:ascii="Times New Roman" w:hAnsi="Times New Roman" w:cs="Times New Roman"/>
          <w:lang w:val="en-GB"/>
        </w:rPr>
        <w:t xml:space="preserve"> of the same</w:t>
      </w:r>
      <w:r w:rsidR="008F58A5" w:rsidRPr="00FB76FE">
        <w:rPr>
          <w:rFonts w:ascii="Times New Roman" w:hAnsi="Times New Roman" w:cs="Times New Roman"/>
          <w:lang w:val="en-GB"/>
        </w:rPr>
        <w:t xml:space="preserve"> variable (the latter calculated as function of calibrated SD of shocks and coefficients). In case of</w:t>
      </w:r>
      <w:r w:rsidR="00672AC8" w:rsidRPr="00FB76FE">
        <w:rPr>
          <w:rFonts w:ascii="Times New Roman" w:hAnsi="Times New Roman" w:cs="Times New Roman"/>
          <w:lang w:val="en-GB"/>
        </w:rPr>
        <w:t xml:space="preserve"> </w:t>
      </w:r>
      <w:r w:rsidR="008F58A5" w:rsidRPr="00FB76FE">
        <w:rPr>
          <w:rFonts w:ascii="Times New Roman" w:hAnsi="Times New Roman" w:cs="Times New Roman"/>
          <w:lang w:val="en-GB"/>
        </w:rPr>
        <w:t>large difference</w:t>
      </w:r>
      <w:r w:rsidR="00AC396B" w:rsidRPr="00FB76FE">
        <w:rPr>
          <w:rFonts w:ascii="Times New Roman" w:hAnsi="Times New Roman" w:cs="Times New Roman"/>
          <w:lang w:val="en-GB"/>
        </w:rPr>
        <w:t>s</w:t>
      </w:r>
      <w:r w:rsidR="008F58A5" w:rsidRPr="00FB76FE">
        <w:rPr>
          <w:rFonts w:ascii="Times New Roman" w:hAnsi="Times New Roman" w:cs="Times New Roman"/>
          <w:lang w:val="en-GB"/>
        </w:rPr>
        <w:t xml:space="preserve">, the </w:t>
      </w:r>
      <w:r w:rsidR="008F58A5" w:rsidRPr="00FB76FE">
        <w:rPr>
          <w:rFonts w:ascii="Times New Roman" w:hAnsi="Times New Roman" w:cs="Times New Roman"/>
          <w:i/>
          <w:iCs/>
          <w:lang w:val="en-GB"/>
        </w:rPr>
        <w:t>calibrate</w:t>
      </w:r>
      <w:r w:rsidR="00E71958" w:rsidRPr="00FB76FE">
        <w:rPr>
          <w:rFonts w:ascii="Times New Roman" w:hAnsi="Times New Roman" w:cs="Times New Roman"/>
          <w:i/>
          <w:iCs/>
          <w:lang w:val="en-GB"/>
        </w:rPr>
        <w:t>d</w:t>
      </w:r>
      <w:r w:rsidR="0035649C" w:rsidRPr="00FB76FE">
        <w:rPr>
          <w:rFonts w:ascii="Times New Roman" w:hAnsi="Times New Roman" w:cs="Times New Roman"/>
          <w:i/>
          <w:iCs/>
          <w:lang w:val="en-GB"/>
        </w:rPr>
        <w:t>, model</w:t>
      </w:r>
      <w:r w:rsidR="008F58A5" w:rsidRPr="00FB76FE">
        <w:rPr>
          <w:rFonts w:ascii="Times New Roman" w:hAnsi="Times New Roman" w:cs="Times New Roman"/>
          <w:i/>
          <w:iCs/>
          <w:lang w:val="en-GB"/>
        </w:rPr>
        <w:t xml:space="preserve"> SD of shocks</w:t>
      </w:r>
      <w:r w:rsidR="008F58A5" w:rsidRPr="00FB76FE">
        <w:rPr>
          <w:rFonts w:ascii="Times New Roman" w:hAnsi="Times New Roman" w:cs="Times New Roman"/>
          <w:lang w:val="en-GB"/>
        </w:rPr>
        <w:t xml:space="preserve"> are adjusted to </w:t>
      </w:r>
      <w:r w:rsidR="00672AC8" w:rsidRPr="00FB76FE">
        <w:rPr>
          <w:rFonts w:ascii="Times New Roman" w:hAnsi="Times New Roman" w:cs="Times New Roman"/>
          <w:lang w:val="en-GB"/>
        </w:rPr>
        <w:t>bring</w:t>
      </w:r>
      <w:r w:rsidR="008F58A5" w:rsidRPr="00FB76FE">
        <w:rPr>
          <w:rFonts w:ascii="Times New Roman" w:hAnsi="Times New Roman" w:cs="Times New Roman"/>
          <w:lang w:val="en-GB"/>
        </w:rPr>
        <w:t xml:space="preserve"> the </w:t>
      </w:r>
      <w:r w:rsidR="008F58A5" w:rsidRPr="00FB76FE">
        <w:rPr>
          <w:rFonts w:ascii="Times New Roman" w:hAnsi="Times New Roman" w:cs="Times New Roman"/>
          <w:i/>
          <w:iCs/>
          <w:lang w:val="en-GB"/>
        </w:rPr>
        <w:t xml:space="preserve">calibrated, model SD </w:t>
      </w:r>
      <w:r w:rsidR="00672AC8" w:rsidRPr="00FB76FE">
        <w:rPr>
          <w:rFonts w:ascii="Times New Roman" w:hAnsi="Times New Roman" w:cs="Times New Roman"/>
          <w:lang w:val="en-GB"/>
        </w:rPr>
        <w:t>closer to</w:t>
      </w:r>
      <w:r w:rsidR="008F58A5" w:rsidRPr="00FB76FE">
        <w:rPr>
          <w:rFonts w:ascii="Times New Roman" w:hAnsi="Times New Roman" w:cs="Times New Roman"/>
          <w:lang w:val="en-GB"/>
        </w:rPr>
        <w:t xml:space="preserve"> the </w:t>
      </w:r>
      <w:r w:rsidR="008F58A5" w:rsidRPr="00FB76FE">
        <w:rPr>
          <w:rFonts w:ascii="Times New Roman" w:hAnsi="Times New Roman" w:cs="Times New Roman"/>
          <w:i/>
          <w:iCs/>
          <w:lang w:val="en-GB"/>
        </w:rPr>
        <w:t>data</w:t>
      </w:r>
      <w:r w:rsidR="00797AB0" w:rsidRPr="00FB76FE">
        <w:rPr>
          <w:rFonts w:ascii="Times New Roman" w:hAnsi="Times New Roman" w:cs="Times New Roman"/>
          <w:i/>
          <w:iCs/>
          <w:lang w:val="en-GB"/>
        </w:rPr>
        <w:t>-based</w:t>
      </w:r>
      <w:r w:rsidR="008F58A5" w:rsidRPr="00FB76FE">
        <w:rPr>
          <w:rFonts w:ascii="Times New Roman" w:hAnsi="Times New Roman" w:cs="Times New Roman"/>
          <w:i/>
          <w:iCs/>
          <w:lang w:val="en-GB"/>
        </w:rPr>
        <w:t xml:space="preserve"> SD </w:t>
      </w:r>
      <w:r w:rsidR="008F58A5" w:rsidRPr="00FB76FE">
        <w:rPr>
          <w:rFonts w:ascii="Times New Roman" w:hAnsi="Times New Roman" w:cs="Times New Roman"/>
          <w:lang w:val="en-GB"/>
        </w:rPr>
        <w:t xml:space="preserve">of each variable. </w:t>
      </w:r>
      <w:r w:rsidR="00672AC8" w:rsidRPr="00FB76FE">
        <w:rPr>
          <w:rFonts w:ascii="Times New Roman" w:hAnsi="Times New Roman" w:cs="Times New Roman"/>
          <w:lang w:val="en-GB"/>
        </w:rPr>
        <w:t>Also,</w:t>
      </w:r>
      <w:r w:rsidR="008F58A5" w:rsidRPr="00FB76FE">
        <w:rPr>
          <w:rFonts w:ascii="Times New Roman" w:hAnsi="Times New Roman" w:cs="Times New Roman"/>
          <w:lang w:val="en-GB"/>
        </w:rPr>
        <w:t xml:space="preserve"> judgement about smoothness of trends (</w:t>
      </w:r>
      <w:r w:rsidR="00672AC8" w:rsidRPr="00FB76FE">
        <w:rPr>
          <w:rFonts w:ascii="Times New Roman" w:hAnsi="Times New Roman" w:cs="Times New Roman"/>
          <w:lang w:val="en-GB"/>
        </w:rPr>
        <w:t>e.g.</w:t>
      </w:r>
      <w:r w:rsidR="00AC396B" w:rsidRPr="00FB76FE">
        <w:rPr>
          <w:rFonts w:ascii="Times New Roman" w:hAnsi="Times New Roman" w:cs="Times New Roman"/>
          <w:lang w:val="en-GB"/>
        </w:rPr>
        <w:t>,</w:t>
      </w:r>
      <w:r w:rsidR="008F58A5" w:rsidRPr="00FB76FE">
        <w:rPr>
          <w:rFonts w:ascii="Times New Roman" w:hAnsi="Times New Roman" w:cs="Times New Roman"/>
          <w:lang w:val="en-GB"/>
        </w:rPr>
        <w:t xml:space="preserve"> output) leads us to adjust SD. </w:t>
      </w:r>
      <w:r w:rsidR="00A43CF8" w:rsidRPr="00FB76FE">
        <w:rPr>
          <w:rFonts w:ascii="Times New Roman" w:hAnsi="Times New Roman" w:cs="Times New Roman"/>
          <w:lang w:val="en-GB"/>
        </w:rPr>
        <w:t xml:space="preserve">The lower the SD for the </w:t>
      </w:r>
      <w:r w:rsidR="00A43CF8" w:rsidRPr="00FB76FE">
        <w:rPr>
          <w:rFonts w:ascii="Times New Roman" w:hAnsi="Times New Roman" w:cs="Times New Roman"/>
          <w:i/>
          <w:iCs/>
          <w:lang w:val="en-GB"/>
        </w:rPr>
        <w:t>shock</w:t>
      </w:r>
      <w:r w:rsidR="008F58A5" w:rsidRPr="00FB76FE">
        <w:rPr>
          <w:rFonts w:ascii="Times New Roman" w:hAnsi="Times New Roman" w:cs="Times New Roman"/>
          <w:i/>
          <w:iCs/>
          <w:lang w:val="en-GB"/>
        </w:rPr>
        <w:t xml:space="preserve"> in a gap equation</w:t>
      </w:r>
      <w:r w:rsidR="00A43CF8" w:rsidRPr="00FB76FE">
        <w:rPr>
          <w:rFonts w:ascii="Times New Roman" w:hAnsi="Times New Roman" w:cs="Times New Roman"/>
          <w:lang w:val="en-GB"/>
        </w:rPr>
        <w:t>, the less smooth the trend</w:t>
      </w:r>
      <w:r w:rsidR="0035649C" w:rsidRPr="00FB76FE">
        <w:rPr>
          <w:rFonts w:ascii="Times New Roman" w:hAnsi="Times New Roman" w:cs="Times New Roman"/>
          <w:lang w:val="en-GB"/>
        </w:rPr>
        <w:t xml:space="preserve">; </w:t>
      </w:r>
      <w:r w:rsidR="00797AB0" w:rsidRPr="00FB76FE">
        <w:rPr>
          <w:rFonts w:ascii="Times New Roman" w:hAnsi="Times New Roman" w:cs="Times New Roman"/>
          <w:lang w:val="en-GB"/>
        </w:rPr>
        <w:t xml:space="preserve">and </w:t>
      </w:r>
      <w:r w:rsidR="0035649C" w:rsidRPr="00FB76FE">
        <w:rPr>
          <w:rFonts w:ascii="Times New Roman" w:hAnsi="Times New Roman" w:cs="Times New Roman"/>
          <w:lang w:val="en-GB"/>
        </w:rPr>
        <w:t>t</w:t>
      </w:r>
      <w:r w:rsidR="00A43CF8" w:rsidRPr="00FB76FE">
        <w:rPr>
          <w:rFonts w:ascii="Times New Roman" w:hAnsi="Times New Roman" w:cs="Times New Roman"/>
          <w:lang w:val="en-GB"/>
        </w:rPr>
        <w:t xml:space="preserve">he lower the SD for the </w:t>
      </w:r>
      <w:r w:rsidR="00A43CF8" w:rsidRPr="00FB76FE">
        <w:rPr>
          <w:rFonts w:ascii="Times New Roman" w:hAnsi="Times New Roman" w:cs="Times New Roman"/>
          <w:i/>
          <w:iCs/>
          <w:lang w:val="en-GB"/>
        </w:rPr>
        <w:t>shock</w:t>
      </w:r>
      <w:r w:rsidR="008F58A5" w:rsidRPr="00FB76FE">
        <w:rPr>
          <w:rFonts w:ascii="Times New Roman" w:hAnsi="Times New Roman" w:cs="Times New Roman"/>
          <w:i/>
          <w:iCs/>
          <w:lang w:val="en-GB"/>
        </w:rPr>
        <w:t xml:space="preserve"> in a trend equation</w:t>
      </w:r>
      <w:r w:rsidR="008F58A5" w:rsidRPr="00FB76FE">
        <w:rPr>
          <w:rFonts w:ascii="Times New Roman" w:hAnsi="Times New Roman" w:cs="Times New Roman"/>
          <w:color w:val="C00000"/>
          <w:lang w:val="en-GB"/>
        </w:rPr>
        <w:t xml:space="preserve">, </w:t>
      </w:r>
      <w:r w:rsidR="00A43CF8" w:rsidRPr="00FB76FE">
        <w:rPr>
          <w:rFonts w:ascii="Times New Roman" w:hAnsi="Times New Roman" w:cs="Times New Roman"/>
          <w:lang w:val="en-GB"/>
        </w:rPr>
        <w:t>the smoother the trend, i.e., the closer to the s</w:t>
      </w:r>
      <w:r w:rsidR="008F58A5" w:rsidRPr="00FB76FE">
        <w:rPr>
          <w:rFonts w:ascii="Times New Roman" w:hAnsi="Times New Roman" w:cs="Times New Roman"/>
          <w:lang w:val="en-GB"/>
        </w:rPr>
        <w:t>teady state</w:t>
      </w:r>
      <w:r w:rsidR="00A43CF8" w:rsidRPr="00FB76FE">
        <w:rPr>
          <w:rFonts w:ascii="Times New Roman" w:hAnsi="Times New Roman" w:cs="Times New Roman"/>
          <w:lang w:val="en-GB"/>
        </w:rPr>
        <w:t>.</w:t>
      </w:r>
      <w:r w:rsidR="0035649C" w:rsidRPr="00FB76FE">
        <w:rPr>
          <w:rFonts w:ascii="Times New Roman" w:hAnsi="Times New Roman" w:cs="Times New Roman"/>
          <w:lang w:val="en-GB"/>
        </w:rPr>
        <w:t xml:space="preserve"> E.g., </w:t>
      </w:r>
      <w:r w:rsidR="0061601E" w:rsidRPr="00FB76FE">
        <w:rPr>
          <w:rFonts w:ascii="Times New Roman" w:hAnsi="Times New Roman" w:cs="Times New Roman"/>
          <w:lang w:val="en-GB"/>
        </w:rPr>
        <w:t xml:space="preserve">the </w:t>
      </w:r>
      <w:r w:rsidR="0035649C" w:rsidRPr="00FB76FE">
        <w:rPr>
          <w:rFonts w:ascii="Times New Roman" w:hAnsi="Times New Roman" w:cs="Times New Roman"/>
          <w:lang w:val="en-GB"/>
        </w:rPr>
        <w:t>SD of the growth rates of CPI</w:t>
      </w:r>
      <w:r w:rsidR="003F5A2D" w:rsidRPr="00FB76FE">
        <w:rPr>
          <w:rFonts w:ascii="Times New Roman" w:hAnsi="Times New Roman" w:cs="Times New Roman"/>
          <w:lang w:val="en-GB"/>
        </w:rPr>
        <w:t>-</w:t>
      </w:r>
      <w:r w:rsidR="0035649C" w:rsidRPr="00FB76FE">
        <w:rPr>
          <w:rFonts w:ascii="Times New Roman" w:hAnsi="Times New Roman" w:cs="Times New Roman"/>
          <w:lang w:val="en-GB"/>
        </w:rPr>
        <w:t xml:space="preserve">core, </w:t>
      </w:r>
      <w:r w:rsidR="003F5A2D" w:rsidRPr="00FB76FE">
        <w:rPr>
          <w:rFonts w:ascii="Times New Roman" w:hAnsi="Times New Roman" w:cs="Times New Roman"/>
          <w:lang w:val="en-GB"/>
        </w:rPr>
        <w:t>-</w:t>
      </w:r>
      <w:r w:rsidR="0035649C" w:rsidRPr="00FB76FE">
        <w:rPr>
          <w:rFonts w:ascii="Times New Roman" w:hAnsi="Times New Roman" w:cs="Times New Roman"/>
          <w:lang w:val="en-GB"/>
        </w:rPr>
        <w:t xml:space="preserve">food, and </w:t>
      </w:r>
      <w:r w:rsidR="003F5A2D" w:rsidRPr="00FB76FE">
        <w:rPr>
          <w:rFonts w:ascii="Times New Roman" w:hAnsi="Times New Roman" w:cs="Times New Roman"/>
          <w:lang w:val="en-GB"/>
        </w:rPr>
        <w:t>-</w:t>
      </w:r>
      <w:r w:rsidR="0035649C" w:rsidRPr="00FB76FE">
        <w:rPr>
          <w:rFonts w:ascii="Times New Roman" w:hAnsi="Times New Roman" w:cs="Times New Roman"/>
          <w:lang w:val="en-GB"/>
        </w:rPr>
        <w:t xml:space="preserve">energy were increased to match the </w:t>
      </w:r>
      <w:r w:rsidR="00797AB0" w:rsidRPr="00FB76FE">
        <w:rPr>
          <w:rFonts w:ascii="Times New Roman" w:hAnsi="Times New Roman" w:cs="Times New Roman"/>
          <w:lang w:val="en-GB"/>
        </w:rPr>
        <w:t>data-based</w:t>
      </w:r>
      <w:r w:rsidR="0035649C" w:rsidRPr="00FB76FE">
        <w:rPr>
          <w:rFonts w:ascii="Times New Roman" w:hAnsi="Times New Roman" w:cs="Times New Roman"/>
          <w:lang w:val="en-GB"/>
        </w:rPr>
        <w:t xml:space="preserve"> SD of these variables</w:t>
      </w:r>
      <w:r w:rsidR="0004230E" w:rsidRPr="00FB76FE">
        <w:rPr>
          <w:rFonts w:ascii="Times New Roman" w:hAnsi="Times New Roman" w:cs="Times New Roman"/>
          <w:lang w:val="en-GB"/>
        </w:rPr>
        <w:t xml:space="preserve"> as calculated </w:t>
      </w:r>
      <w:r w:rsidR="00E71958" w:rsidRPr="00FB76FE">
        <w:rPr>
          <w:rFonts w:ascii="Times New Roman" w:hAnsi="Times New Roman" w:cs="Times New Roman"/>
          <w:lang w:val="en-GB"/>
        </w:rPr>
        <w:t xml:space="preserve">from </w:t>
      </w:r>
      <w:r w:rsidR="0061601E" w:rsidRPr="00FB76FE">
        <w:rPr>
          <w:rFonts w:ascii="Times New Roman" w:hAnsi="Times New Roman" w:cs="Times New Roman"/>
          <w:lang w:val="en-GB"/>
        </w:rPr>
        <w:t>the</w:t>
      </w:r>
      <w:r w:rsidR="0004230E" w:rsidRPr="00FB76FE">
        <w:rPr>
          <w:rFonts w:ascii="Times New Roman" w:hAnsi="Times New Roman" w:cs="Times New Roman"/>
          <w:lang w:val="en-GB"/>
        </w:rPr>
        <w:t xml:space="preserve"> filtering </w:t>
      </w:r>
      <w:r w:rsidR="00E71958" w:rsidRPr="00FB76FE">
        <w:rPr>
          <w:rFonts w:ascii="Times New Roman" w:hAnsi="Times New Roman" w:cs="Times New Roman"/>
          <w:lang w:val="en-GB"/>
        </w:rPr>
        <w:t>outcome</w:t>
      </w:r>
      <w:r w:rsidR="0035649C" w:rsidRPr="00FB76FE">
        <w:rPr>
          <w:rFonts w:ascii="Times New Roman" w:hAnsi="Times New Roman" w:cs="Times New Roman"/>
          <w:lang w:val="en-GB"/>
        </w:rPr>
        <w:t>.</w:t>
      </w:r>
    </w:p>
    <w:p w14:paraId="42C00DD3" w14:textId="77777777" w:rsidR="00672AC8" w:rsidRPr="00FB76FE" w:rsidRDefault="00672AC8" w:rsidP="0026016C">
      <w:pPr>
        <w:spacing w:after="120" w:line="276" w:lineRule="auto"/>
        <w:rPr>
          <w:rFonts w:ascii="Times New Roman" w:hAnsi="Times New Roman" w:cs="Times New Roman"/>
          <w:lang w:val="en-GB"/>
        </w:rPr>
      </w:pPr>
      <w:r w:rsidRPr="00FB76FE">
        <w:rPr>
          <w:rFonts w:ascii="Times New Roman" w:eastAsia="Calibri" w:hAnsi="Times New Roman" w:cs="Times New Roman"/>
          <w:b/>
          <w:bCs/>
          <w:color w:val="1F497D"/>
        </w:rPr>
        <w:t>Historic</w:t>
      </w:r>
      <w:r w:rsidR="0026016C" w:rsidRPr="00FB76FE">
        <w:rPr>
          <w:rFonts w:ascii="Times New Roman" w:eastAsia="Calibri" w:hAnsi="Times New Roman" w:cs="Times New Roman"/>
          <w:b/>
          <w:bCs/>
          <w:color w:val="1F497D"/>
        </w:rPr>
        <w:t>al</w:t>
      </w:r>
      <w:r w:rsidR="007B2A1D" w:rsidRPr="00FB76FE">
        <w:rPr>
          <w:rFonts w:ascii="Times New Roman" w:eastAsia="Calibri" w:hAnsi="Times New Roman" w:cs="Times New Roman"/>
          <w:b/>
          <w:bCs/>
          <w:color w:val="1F497D"/>
        </w:rPr>
        <w:t xml:space="preserve"> </w:t>
      </w:r>
      <w:r w:rsidRPr="00FB76FE">
        <w:rPr>
          <w:rFonts w:ascii="Times New Roman" w:eastAsia="Calibri" w:hAnsi="Times New Roman" w:cs="Times New Roman"/>
          <w:b/>
          <w:bCs/>
          <w:color w:val="1F497D"/>
        </w:rPr>
        <w:t>forecast</w:t>
      </w:r>
      <w:r w:rsidR="0026016C" w:rsidRPr="00FB76FE">
        <w:rPr>
          <w:rFonts w:ascii="Times New Roman" w:eastAsia="Calibri" w:hAnsi="Times New Roman" w:cs="Times New Roman"/>
          <w:b/>
          <w:bCs/>
          <w:color w:val="1F497D"/>
        </w:rPr>
        <w:t>s</w:t>
      </w:r>
      <w:r w:rsidRPr="00FB76FE">
        <w:rPr>
          <w:rFonts w:ascii="Times New Roman" w:hAnsi="Times New Roman" w:cs="Times New Roman"/>
          <w:lang w:val="en-GB"/>
        </w:rPr>
        <w:t xml:space="preserve">. For each quarter </w:t>
      </w:r>
      <w:r w:rsidRPr="00FB76FE">
        <w:rPr>
          <w:rFonts w:ascii="Times New Roman" w:hAnsi="Times New Roman" w:cs="Times New Roman"/>
          <w:b/>
          <w:bCs/>
          <w:color w:val="C00000"/>
          <w:lang w:val="en-GB"/>
        </w:rPr>
        <w:t>t</w:t>
      </w:r>
      <w:r w:rsidRPr="00FB76FE">
        <w:rPr>
          <w:rFonts w:ascii="Times New Roman" w:hAnsi="Times New Roman" w:cs="Times New Roman"/>
          <w:b/>
          <w:bCs/>
          <w:lang w:val="en-GB"/>
        </w:rPr>
        <w:t xml:space="preserve"> </w:t>
      </w:r>
      <w:r w:rsidRPr="00FB76FE">
        <w:rPr>
          <w:rFonts w:ascii="Times New Roman" w:hAnsi="Times New Roman" w:cs="Times New Roman"/>
          <w:lang w:val="en-GB"/>
        </w:rPr>
        <w:t xml:space="preserve">in the historic period, the model uses observation of </w:t>
      </w:r>
      <w:r w:rsidR="005A58FE" w:rsidRPr="00FB76FE">
        <w:rPr>
          <w:rFonts w:ascii="Times New Roman" w:hAnsi="Times New Roman" w:cs="Times New Roman"/>
          <w:lang w:val="en-GB"/>
        </w:rPr>
        <w:t>endogenous</w:t>
      </w:r>
      <w:r w:rsidRPr="00FB76FE">
        <w:rPr>
          <w:rFonts w:ascii="Times New Roman" w:hAnsi="Times New Roman" w:cs="Times New Roman"/>
          <w:lang w:val="en-GB"/>
        </w:rPr>
        <w:t xml:space="preserve"> variables up to that quarter </w:t>
      </w:r>
      <w:r w:rsidR="005A58FE" w:rsidRPr="00FB76FE">
        <w:rPr>
          <w:rFonts w:ascii="Times New Roman" w:hAnsi="Times New Roman" w:cs="Times New Roman"/>
          <w:lang w:val="en-GB"/>
        </w:rPr>
        <w:t>(</w:t>
      </w:r>
      <w:r w:rsidRPr="00FB76FE">
        <w:rPr>
          <w:rFonts w:ascii="Times New Roman" w:hAnsi="Times New Roman" w:cs="Times New Roman"/>
          <w:lang w:val="en-GB"/>
        </w:rPr>
        <w:t>taking as given all external variables at their observed levels</w:t>
      </w:r>
      <w:r w:rsidR="005A58FE" w:rsidRPr="00FB76FE">
        <w:rPr>
          <w:rFonts w:ascii="Times New Roman" w:hAnsi="Times New Roman" w:cs="Times New Roman"/>
          <w:lang w:val="en-GB"/>
        </w:rPr>
        <w:t xml:space="preserve">) </w:t>
      </w:r>
      <w:r w:rsidR="00D3369B" w:rsidRPr="00FB76FE">
        <w:rPr>
          <w:rFonts w:ascii="Times New Roman" w:hAnsi="Times New Roman" w:cs="Times New Roman"/>
          <w:lang w:val="en-GB"/>
        </w:rPr>
        <w:t xml:space="preserve">to make </w:t>
      </w:r>
      <w:r w:rsidR="005A58FE" w:rsidRPr="00FB76FE">
        <w:rPr>
          <w:rFonts w:ascii="Times New Roman" w:hAnsi="Times New Roman" w:cs="Times New Roman"/>
          <w:lang w:val="en-GB"/>
        </w:rPr>
        <w:t>forecast</w:t>
      </w:r>
      <w:r w:rsidR="00D3369B" w:rsidRPr="00FB76FE">
        <w:rPr>
          <w:rFonts w:ascii="Times New Roman" w:hAnsi="Times New Roman" w:cs="Times New Roman"/>
          <w:lang w:val="en-GB"/>
        </w:rPr>
        <w:t>s</w:t>
      </w:r>
      <w:r w:rsidR="005A58FE" w:rsidRPr="00FB76FE">
        <w:rPr>
          <w:rFonts w:ascii="Times New Roman" w:hAnsi="Times New Roman" w:cs="Times New Roman"/>
          <w:lang w:val="en-GB"/>
        </w:rPr>
        <w:t xml:space="preserve"> for the 8 periods ahead, through</w:t>
      </w:r>
      <w:r w:rsidR="005A58FE" w:rsidRPr="00FB76FE">
        <w:rPr>
          <w:rFonts w:ascii="Times New Roman" w:hAnsi="Times New Roman" w:cs="Times New Roman"/>
          <w:color w:val="C00000"/>
          <w:lang w:val="en-GB"/>
        </w:rPr>
        <w:t xml:space="preserve"> </w:t>
      </w:r>
      <w:r w:rsidR="005A58FE" w:rsidRPr="00FB76FE">
        <w:rPr>
          <w:rFonts w:ascii="Times New Roman" w:hAnsi="Times New Roman" w:cs="Times New Roman"/>
          <w:b/>
          <w:bCs/>
          <w:color w:val="C00000"/>
          <w:lang w:val="en-GB"/>
        </w:rPr>
        <w:t>t+8</w:t>
      </w:r>
      <w:r w:rsidR="005A58FE" w:rsidRPr="00FB76FE">
        <w:rPr>
          <w:rFonts w:ascii="Times New Roman" w:hAnsi="Times New Roman" w:cs="Times New Roman"/>
          <w:lang w:val="en-GB"/>
        </w:rPr>
        <w:t>. If the historic</w:t>
      </w:r>
      <w:r w:rsidR="0026016C" w:rsidRPr="00FB76FE">
        <w:rPr>
          <w:rFonts w:ascii="Times New Roman" w:hAnsi="Times New Roman" w:cs="Times New Roman"/>
          <w:lang w:val="en-GB"/>
        </w:rPr>
        <w:t>al</w:t>
      </w:r>
      <w:r w:rsidR="005A58FE" w:rsidRPr="00FB76FE">
        <w:rPr>
          <w:rFonts w:ascii="Times New Roman" w:hAnsi="Times New Roman" w:cs="Times New Roman"/>
          <w:lang w:val="en-GB"/>
        </w:rPr>
        <w:t xml:space="preserve"> forecasts for a variable are far from the observed levels</w:t>
      </w:r>
      <w:r w:rsidR="00D3369B" w:rsidRPr="00FB76FE">
        <w:rPr>
          <w:rFonts w:ascii="Times New Roman" w:hAnsi="Times New Roman" w:cs="Times New Roman"/>
          <w:lang w:val="en-GB"/>
        </w:rPr>
        <w:t xml:space="preserve"> </w:t>
      </w:r>
      <w:r w:rsidR="0004230E" w:rsidRPr="00FB76FE">
        <w:rPr>
          <w:rFonts w:ascii="Times New Roman" w:hAnsi="Times New Roman" w:cs="Times New Roman"/>
          <w:lang w:val="en-GB"/>
        </w:rPr>
        <w:t xml:space="preserve">(i.e., </w:t>
      </w:r>
      <w:r w:rsidR="00D3369B" w:rsidRPr="00FB76FE">
        <w:rPr>
          <w:rFonts w:ascii="Times New Roman" w:hAnsi="Times New Roman" w:cs="Times New Roman"/>
          <w:lang w:val="en-GB"/>
        </w:rPr>
        <w:t xml:space="preserve">the </w:t>
      </w:r>
      <w:r w:rsidR="0004230E" w:rsidRPr="00FB76FE">
        <w:rPr>
          <w:rFonts w:ascii="Times New Roman" w:hAnsi="Times New Roman" w:cs="Times New Roman"/>
          <w:lang w:val="en-GB"/>
        </w:rPr>
        <w:t>RMSE</w:t>
      </w:r>
      <w:r w:rsidR="00D3369B" w:rsidRPr="00FB76FE">
        <w:rPr>
          <w:rFonts w:ascii="Times New Roman" w:hAnsi="Times New Roman" w:cs="Times New Roman"/>
          <w:lang w:val="en-GB"/>
        </w:rPr>
        <w:t xml:space="preserve"> </w:t>
      </w:r>
      <w:r w:rsidR="00DF02B9" w:rsidRPr="00FB76FE">
        <w:rPr>
          <w:rFonts w:ascii="Times New Roman" w:hAnsi="Times New Roman" w:cs="Times New Roman"/>
          <w:lang w:val="en-GB"/>
        </w:rPr>
        <w:t xml:space="preserve">is </w:t>
      </w:r>
      <w:r w:rsidR="00D3369B" w:rsidRPr="00FB76FE">
        <w:rPr>
          <w:rFonts w:ascii="Times New Roman" w:hAnsi="Times New Roman" w:cs="Times New Roman"/>
          <w:lang w:val="en-GB"/>
        </w:rPr>
        <w:t>high</w:t>
      </w:r>
      <w:r w:rsidR="0004230E" w:rsidRPr="00FB76FE">
        <w:rPr>
          <w:rFonts w:ascii="Times New Roman" w:hAnsi="Times New Roman" w:cs="Times New Roman"/>
          <w:lang w:val="en-GB"/>
        </w:rPr>
        <w:t xml:space="preserve">)—and </w:t>
      </w:r>
      <w:r w:rsidR="005A58FE" w:rsidRPr="00FB76FE">
        <w:rPr>
          <w:rFonts w:ascii="Times New Roman" w:hAnsi="Times New Roman" w:cs="Times New Roman"/>
          <w:lang w:val="en-GB"/>
        </w:rPr>
        <w:t>not explained by the deviation of actual policies from policy rules</w:t>
      </w:r>
      <w:r w:rsidR="0004230E" w:rsidRPr="00FB76FE">
        <w:rPr>
          <w:rFonts w:ascii="Times New Roman" w:hAnsi="Times New Roman" w:cs="Times New Roman"/>
          <w:lang w:val="en-GB"/>
        </w:rPr>
        <w:t>—</w:t>
      </w:r>
      <w:r w:rsidR="005A58FE" w:rsidRPr="00FB76FE">
        <w:rPr>
          <w:rFonts w:ascii="Times New Roman" w:hAnsi="Times New Roman" w:cs="Times New Roman"/>
          <w:lang w:val="en-GB"/>
        </w:rPr>
        <w:t>parameters (coefficients and</w:t>
      </w:r>
      <w:r w:rsidR="0004230E" w:rsidRPr="00FB76FE">
        <w:rPr>
          <w:rFonts w:ascii="Times New Roman" w:hAnsi="Times New Roman" w:cs="Times New Roman"/>
          <w:lang w:val="en-GB"/>
        </w:rPr>
        <w:t>/or</w:t>
      </w:r>
      <w:r w:rsidR="005A58FE" w:rsidRPr="00FB76FE">
        <w:rPr>
          <w:rFonts w:ascii="Times New Roman" w:hAnsi="Times New Roman" w:cs="Times New Roman"/>
          <w:lang w:val="en-GB"/>
        </w:rPr>
        <w:t xml:space="preserve"> SD of shocks) are adjusted.</w:t>
      </w:r>
      <w:r w:rsidR="0004230E" w:rsidRPr="00FB76FE">
        <w:rPr>
          <w:rFonts w:ascii="Times New Roman" w:hAnsi="Times New Roman" w:cs="Times New Roman"/>
          <w:lang w:val="en-GB"/>
        </w:rPr>
        <w:t xml:space="preserve"> E.g., </w:t>
      </w:r>
      <w:r w:rsidR="0004230E" w:rsidRPr="00FB76FE">
        <w:rPr>
          <w:rFonts w:ascii="Times New Roman" w:hAnsi="Times New Roman" w:cs="Times New Roman"/>
          <w:color w:val="000000" w:themeColor="text1"/>
        </w:rPr>
        <w:t xml:space="preserve">to improve the </w:t>
      </w:r>
      <w:r w:rsidR="00D3369B" w:rsidRPr="00FB76FE">
        <w:rPr>
          <w:rFonts w:ascii="Times New Roman" w:hAnsi="Times New Roman" w:cs="Times New Roman"/>
          <w:color w:val="000000" w:themeColor="text1"/>
        </w:rPr>
        <w:t>poor</w:t>
      </w:r>
      <w:r w:rsidR="0004230E" w:rsidRPr="00FB76FE">
        <w:rPr>
          <w:rFonts w:ascii="Times New Roman" w:hAnsi="Times New Roman" w:cs="Times New Roman"/>
          <w:color w:val="000000" w:themeColor="text1"/>
        </w:rPr>
        <w:t xml:space="preserve"> initial results for </w:t>
      </w:r>
      <w:r w:rsidR="003F5A2D" w:rsidRPr="00FB76FE">
        <w:rPr>
          <w:rFonts w:ascii="Times New Roman" w:hAnsi="Times New Roman" w:cs="Times New Roman"/>
          <w:color w:val="000000" w:themeColor="text1"/>
        </w:rPr>
        <w:t>CPI-</w:t>
      </w:r>
      <w:r w:rsidR="0004230E" w:rsidRPr="00FB76FE">
        <w:rPr>
          <w:rFonts w:ascii="Times New Roman" w:hAnsi="Times New Roman" w:cs="Times New Roman"/>
          <w:color w:val="000000" w:themeColor="text1"/>
        </w:rPr>
        <w:t xml:space="preserve">ener and make the forecast less volatile, the coefficients for the </w:t>
      </w:r>
      <w:r w:rsidR="0026016C" w:rsidRPr="00FB76FE">
        <w:rPr>
          <w:rFonts w:ascii="Times New Roman" w:hAnsi="Times New Roman" w:cs="Times New Roman"/>
          <w:color w:val="000000" w:themeColor="text1"/>
        </w:rPr>
        <w:t xml:space="preserve">direct and </w:t>
      </w:r>
      <w:r w:rsidR="0004230E" w:rsidRPr="00FB76FE">
        <w:rPr>
          <w:rFonts w:ascii="Times New Roman" w:hAnsi="Times New Roman" w:cs="Times New Roman"/>
          <w:color w:val="000000" w:themeColor="text1"/>
        </w:rPr>
        <w:t>indirect import price effects were lowered, that of persistence increased, and that of the expected price lowered.</w:t>
      </w:r>
    </w:p>
    <w:p w14:paraId="5CDF402D" w14:textId="69E81965" w:rsidR="00EB6BA8" w:rsidRDefault="007B2A1D" w:rsidP="00C51BDA">
      <w:pPr>
        <w:spacing w:after="0" w:line="276" w:lineRule="auto"/>
        <w:rPr>
          <w:rFonts w:ascii="Times New Roman" w:hAnsi="Times New Roman" w:cs="Times New Roman"/>
          <w:lang w:val="en-GB"/>
        </w:rPr>
      </w:pPr>
      <w:r w:rsidRPr="00FB76FE">
        <w:rPr>
          <w:rFonts w:ascii="Times New Roman" w:eastAsia="Calibri" w:hAnsi="Times New Roman" w:cs="Times New Roman"/>
          <w:b/>
          <w:bCs/>
          <w:color w:val="1F497D"/>
        </w:rPr>
        <w:t>F</w:t>
      </w:r>
      <w:r w:rsidR="00AC396B" w:rsidRPr="00FB76FE">
        <w:rPr>
          <w:rFonts w:ascii="Times New Roman" w:eastAsia="Calibri" w:hAnsi="Times New Roman" w:cs="Times New Roman"/>
          <w:b/>
          <w:bCs/>
          <w:color w:val="1F497D"/>
        </w:rPr>
        <w:t>orecasts</w:t>
      </w:r>
      <w:r w:rsidRPr="00FB76FE">
        <w:rPr>
          <w:rFonts w:ascii="Times New Roman" w:eastAsia="Calibri" w:hAnsi="Times New Roman" w:cs="Times New Roman"/>
          <w:b/>
          <w:bCs/>
          <w:color w:val="1F497D"/>
        </w:rPr>
        <w:t xml:space="preserve"> into future</w:t>
      </w:r>
      <w:r w:rsidR="00AC396B" w:rsidRPr="00FB76FE">
        <w:rPr>
          <w:rFonts w:ascii="Times New Roman" w:hAnsi="Times New Roman" w:cs="Times New Roman"/>
          <w:lang w:val="en-GB"/>
        </w:rPr>
        <w:t>.</w:t>
      </w:r>
      <w:r w:rsidRPr="00FB76FE">
        <w:rPr>
          <w:rFonts w:ascii="Times New Roman" w:hAnsi="Times New Roman" w:cs="Times New Roman"/>
          <w:lang w:val="en-GB"/>
        </w:rPr>
        <w:t xml:space="preserve"> Based on initial forecast results, the assessment </w:t>
      </w:r>
      <w:r w:rsidR="0026016C" w:rsidRPr="00FB76FE">
        <w:rPr>
          <w:rFonts w:ascii="Times New Roman" w:hAnsi="Times New Roman" w:cs="Times New Roman"/>
          <w:lang w:val="en-GB"/>
        </w:rPr>
        <w:t>of</w:t>
      </w:r>
      <w:r w:rsidRPr="00FB76FE">
        <w:rPr>
          <w:rFonts w:ascii="Times New Roman" w:hAnsi="Times New Roman" w:cs="Times New Roman"/>
          <w:lang w:val="en-GB"/>
        </w:rPr>
        <w:t xml:space="preserve"> plausibility can lead to adjustment of model parameters. </w:t>
      </w:r>
      <w:r w:rsidR="003F5A2D" w:rsidRPr="00FB76FE">
        <w:rPr>
          <w:rFonts w:ascii="Times New Roman" w:hAnsi="Times New Roman" w:cs="Times New Roman"/>
          <w:lang w:val="en-GB"/>
        </w:rPr>
        <w:t>E.g.,</w:t>
      </w:r>
      <w:r w:rsidR="006923B0" w:rsidRPr="00FB76FE">
        <w:rPr>
          <w:rFonts w:ascii="Times New Roman" w:hAnsi="Times New Roman" w:cs="Times New Roman"/>
          <w:lang w:val="en-GB"/>
        </w:rPr>
        <w:t xml:space="preserve"> if the forecast shows a response of the policy rate to the expected inflation{+4Q} deviation from target inflation</w:t>
      </w:r>
      <w:r w:rsidR="0026016C" w:rsidRPr="00FB76FE">
        <w:rPr>
          <w:rFonts w:ascii="Times New Roman" w:hAnsi="Times New Roman" w:cs="Times New Roman"/>
          <w:lang w:val="en-GB"/>
        </w:rPr>
        <w:t xml:space="preserve"> which is judged too timid</w:t>
      </w:r>
      <w:r w:rsidR="006923B0" w:rsidRPr="00FB76FE">
        <w:rPr>
          <w:rFonts w:ascii="Times New Roman" w:hAnsi="Times New Roman" w:cs="Times New Roman"/>
          <w:lang w:val="en-GB"/>
        </w:rPr>
        <w:t>, the</w:t>
      </w:r>
      <w:r w:rsidR="0026016C" w:rsidRPr="00FB76FE">
        <w:rPr>
          <w:rFonts w:ascii="Times New Roman" w:hAnsi="Times New Roman" w:cs="Times New Roman"/>
          <w:lang w:val="en-GB"/>
        </w:rPr>
        <w:t>n the</w:t>
      </w:r>
      <w:r w:rsidR="006923B0" w:rsidRPr="00FB76FE">
        <w:rPr>
          <w:rFonts w:ascii="Times New Roman" w:hAnsi="Times New Roman" w:cs="Times New Roman"/>
          <w:lang w:val="en-GB"/>
        </w:rPr>
        <w:t xml:space="preserve"> coefficient in the policy rule equation may need to be increased.</w:t>
      </w:r>
      <w:r w:rsidR="003F5A2D" w:rsidRPr="00FB76FE">
        <w:rPr>
          <w:rFonts w:ascii="Times New Roman" w:hAnsi="Times New Roman" w:cs="Times New Roman"/>
          <w:lang w:val="en-GB"/>
        </w:rPr>
        <w:t xml:space="preserve"> Similarly, to avoid too high volatility in forecast CPI-food and </w:t>
      </w:r>
      <w:r w:rsidR="0011718F" w:rsidRPr="00FB76FE">
        <w:rPr>
          <w:rFonts w:ascii="Times New Roman" w:hAnsi="Times New Roman" w:cs="Times New Roman"/>
          <w:lang w:val="en-GB"/>
        </w:rPr>
        <w:t>CPI</w:t>
      </w:r>
      <w:r w:rsidR="003F5A2D" w:rsidRPr="00FB76FE">
        <w:rPr>
          <w:rFonts w:ascii="Times New Roman" w:hAnsi="Times New Roman" w:cs="Times New Roman"/>
          <w:lang w:val="en-GB"/>
        </w:rPr>
        <w:t>-energy, the coefficients of the d</w:t>
      </w:r>
      <w:r w:rsidR="00C51BDA">
        <w:rPr>
          <w:rFonts w:ascii="Times New Roman" w:hAnsi="Times New Roman" w:cs="Times New Roman"/>
          <w:lang w:val="en-GB"/>
        </w:rPr>
        <w:t>Q</w:t>
      </w:r>
      <w:r w:rsidR="003F5A2D" w:rsidRPr="00FB76FE">
        <w:rPr>
          <w:rFonts w:ascii="Times New Roman" w:hAnsi="Times New Roman" w:cs="Times New Roman"/>
          <w:lang w:val="en-GB"/>
        </w:rPr>
        <w:t xml:space="preserve">irect effect </w:t>
      </w:r>
      <w:r w:rsidR="0026016C" w:rsidRPr="00FB76FE">
        <w:rPr>
          <w:rFonts w:ascii="Times New Roman" w:hAnsi="Times New Roman" w:cs="Times New Roman"/>
          <w:lang w:val="en-GB"/>
        </w:rPr>
        <w:t>(</w:t>
      </w:r>
      <w:r w:rsidR="003F5A2D" w:rsidRPr="00FB76FE">
        <w:rPr>
          <w:rFonts w:ascii="Times New Roman" w:hAnsi="Times New Roman" w:cs="Times New Roman"/>
          <w:lang w:val="en-GB"/>
        </w:rPr>
        <w:t>of foreign prices times exchange rate) were reduced.</w:t>
      </w:r>
    </w:p>
    <w:p w14:paraId="7BADE718" w14:textId="77777777" w:rsidR="00672AC8" w:rsidRDefault="00934CF9" w:rsidP="00EB6BA8">
      <w:pPr>
        <w:spacing w:after="0" w:line="276" w:lineRule="auto"/>
        <w:rPr>
          <w:rFonts w:ascii="Times New Roman" w:hAnsi="Times New Roman" w:cs="Times New Roman"/>
          <w:sz w:val="24"/>
          <w:szCs w:val="24"/>
          <w:lang w:val="en-GB"/>
        </w:rPr>
      </w:pPr>
      <w:r w:rsidRPr="00934CF9">
        <w:rPr>
          <w:rFonts w:ascii="Times New Roman" w:hAnsi="Times New Roman" w:cs="Times New Roman"/>
          <w:b/>
          <w:bCs/>
          <w:color w:val="2F5496" w:themeColor="accent1" w:themeShade="BF"/>
        </w:rPr>
        <w:t>Forecast errors</w:t>
      </w:r>
      <w:r w:rsidRPr="00934CF9">
        <w:rPr>
          <w:rFonts w:ascii="Times New Roman" w:hAnsi="Times New Roman" w:cs="Times New Roman"/>
          <w:lang w:val="en-GB"/>
        </w:rPr>
        <w:t>.</w:t>
      </w:r>
      <w:r w:rsidRPr="00934CF9">
        <w:rPr>
          <w:rFonts w:ascii="Times New Roman" w:hAnsi="Times New Roman" w:cs="Times New Roman"/>
        </w:rPr>
        <w:t xml:space="preserve"> Using the assumed normal distributions of shocks (based on observed past shocks and calibrated distributions of shocks), the errors for each forecast variable-period are calculated.</w:t>
      </w:r>
      <w:r w:rsidR="00672AC8">
        <w:rPr>
          <w:rFonts w:ascii="Times New Roman" w:hAnsi="Times New Roman" w:cs="Times New Roman"/>
          <w:sz w:val="24"/>
          <w:szCs w:val="24"/>
          <w:lang w:val="en-GB"/>
        </w:rPr>
        <w:br w:type="page"/>
      </w:r>
    </w:p>
    <w:p w14:paraId="5987815F" w14:textId="4901CAED" w:rsidR="00FE4FB0" w:rsidRPr="009A0D99" w:rsidRDefault="00FE4FB0" w:rsidP="00A522D1">
      <w:pPr>
        <w:pStyle w:val="Heading1"/>
        <w:numPr>
          <w:ilvl w:val="0"/>
          <w:numId w:val="0"/>
        </w:numPr>
        <w:ind w:left="90"/>
        <w:rPr>
          <w:rFonts w:ascii="Times New Roman" w:eastAsia="Calibri" w:hAnsi="Times New Roman" w:cs="Times New Roman"/>
          <w:b/>
          <w:bCs/>
          <w:color w:val="1F497D"/>
          <w:sz w:val="24"/>
          <w:szCs w:val="24"/>
        </w:rPr>
      </w:pPr>
      <w:bookmarkStart w:id="194" w:name="_Toc154000859"/>
      <w:r w:rsidRPr="009A0D99">
        <w:rPr>
          <w:rFonts w:ascii="Times New Roman" w:eastAsia="Calibri" w:hAnsi="Times New Roman" w:cs="Times New Roman"/>
          <w:b/>
          <w:bCs/>
          <w:color w:val="1F497D"/>
          <w:sz w:val="24"/>
          <w:szCs w:val="24"/>
        </w:rPr>
        <w:lastRenderedPageBreak/>
        <w:t xml:space="preserve">Annex </w:t>
      </w:r>
      <w:r w:rsidR="003121DB">
        <w:rPr>
          <w:rFonts w:ascii="Times New Roman" w:eastAsia="Calibri" w:hAnsi="Times New Roman" w:cs="Times New Roman"/>
          <w:b/>
          <w:bCs/>
          <w:color w:val="1F497D"/>
          <w:sz w:val="24"/>
          <w:szCs w:val="24"/>
        </w:rPr>
        <w:t>3</w:t>
      </w:r>
      <w:r w:rsidRPr="009A0D99">
        <w:rPr>
          <w:rFonts w:ascii="Times New Roman" w:eastAsia="Calibri" w:hAnsi="Times New Roman" w:cs="Times New Roman"/>
          <w:b/>
          <w:bCs/>
          <w:color w:val="1F497D"/>
          <w:sz w:val="24"/>
          <w:szCs w:val="24"/>
        </w:rPr>
        <w:t xml:space="preserve">. </w:t>
      </w:r>
      <w:r w:rsidR="00672AC8">
        <w:rPr>
          <w:rFonts w:ascii="Times New Roman" w:eastAsia="Calibri" w:hAnsi="Times New Roman" w:cs="Times New Roman"/>
          <w:b/>
          <w:bCs/>
          <w:color w:val="1F497D"/>
          <w:sz w:val="24"/>
          <w:szCs w:val="24"/>
        </w:rPr>
        <w:t>Recent developments o</w:t>
      </w:r>
      <w:r w:rsidRPr="009A0D99">
        <w:rPr>
          <w:rFonts w:ascii="Times New Roman" w:eastAsia="Calibri" w:hAnsi="Times New Roman" w:cs="Times New Roman"/>
          <w:b/>
          <w:bCs/>
          <w:color w:val="1F497D"/>
          <w:sz w:val="24"/>
          <w:szCs w:val="24"/>
        </w:rPr>
        <w:t>f other final demands and decomposition (201</w:t>
      </w:r>
      <w:r w:rsidR="00672AC8">
        <w:rPr>
          <w:rFonts w:ascii="Times New Roman" w:eastAsia="Calibri" w:hAnsi="Times New Roman" w:cs="Times New Roman"/>
          <w:b/>
          <w:bCs/>
          <w:color w:val="1F497D"/>
          <w:sz w:val="24"/>
          <w:szCs w:val="24"/>
        </w:rPr>
        <w:t>5</w:t>
      </w:r>
      <w:r w:rsidRPr="009A0D99">
        <w:rPr>
          <w:rFonts w:ascii="Times New Roman" w:eastAsia="Calibri" w:hAnsi="Times New Roman" w:cs="Times New Roman"/>
          <w:b/>
          <w:bCs/>
          <w:color w:val="1F497D"/>
          <w:sz w:val="24"/>
          <w:szCs w:val="24"/>
        </w:rPr>
        <w:t>-2</w:t>
      </w:r>
      <w:r w:rsidR="00CE40CD">
        <w:rPr>
          <w:rFonts w:ascii="Times New Roman" w:eastAsia="Calibri" w:hAnsi="Times New Roman" w:cs="Times New Roman"/>
          <w:b/>
          <w:bCs/>
          <w:color w:val="1F497D"/>
          <w:sz w:val="24"/>
          <w:szCs w:val="24"/>
        </w:rPr>
        <w:t>3</w:t>
      </w:r>
      <w:r w:rsidR="00C51BDA">
        <w:rPr>
          <w:rFonts w:ascii="Times New Roman" w:eastAsia="Calibri" w:hAnsi="Times New Roman" w:cs="Times New Roman"/>
          <w:b/>
          <w:bCs/>
          <w:color w:val="1F497D"/>
          <w:sz w:val="24"/>
          <w:szCs w:val="24"/>
        </w:rPr>
        <w:t>Q2</w:t>
      </w:r>
      <w:r w:rsidRPr="009A0D99">
        <w:rPr>
          <w:rFonts w:ascii="Times New Roman" w:eastAsia="Calibri" w:hAnsi="Times New Roman" w:cs="Times New Roman"/>
          <w:b/>
          <w:bCs/>
          <w:color w:val="1F497D"/>
          <w:sz w:val="24"/>
          <w:szCs w:val="24"/>
        </w:rPr>
        <w:t>)</w:t>
      </w:r>
      <w:bookmarkEnd w:id="194"/>
    </w:p>
    <w:p w14:paraId="3E7B0AE1" w14:textId="77777777" w:rsidR="00D852BE" w:rsidRPr="006312AE" w:rsidRDefault="00D852BE" w:rsidP="006F60F2">
      <w:pPr>
        <w:spacing w:before="120" w:after="240"/>
        <w:jc w:val="both"/>
        <w:rPr>
          <w:rFonts w:ascii="Times New Roman" w:hAnsi="Times New Roman" w:cs="Times New Roman"/>
          <w:lang w:val="en-GB"/>
        </w:rPr>
      </w:pPr>
      <w:r w:rsidRPr="006312AE">
        <w:rPr>
          <w:rFonts w:ascii="Times New Roman" w:hAnsi="Times New Roman" w:cs="Times New Roman"/>
          <w:lang w:val="en-GB"/>
        </w:rPr>
        <w:t xml:space="preserve">Private investment </w:t>
      </w:r>
      <w:r w:rsidR="00CE40CD">
        <w:rPr>
          <w:rFonts w:ascii="Times New Roman" w:hAnsi="Times New Roman" w:cs="Times New Roman"/>
          <w:lang w:val="en-GB"/>
        </w:rPr>
        <w:t>(fixed capital formation and change in inventories) is subject to high fluctuations</w:t>
      </w:r>
      <w:r w:rsidR="005B40AE">
        <w:rPr>
          <w:rFonts w:ascii="Times New Roman" w:hAnsi="Times New Roman" w:cs="Times New Roman"/>
          <w:lang w:val="en-GB"/>
        </w:rPr>
        <w:t xml:space="preserve"> </w:t>
      </w:r>
      <w:r w:rsidR="00CE40CD">
        <w:rPr>
          <w:rFonts w:ascii="Times New Roman" w:hAnsi="Times New Roman" w:cs="Times New Roman"/>
          <w:lang w:val="en-GB"/>
        </w:rPr>
        <w:t xml:space="preserve">due to the nature of investment decisions and residual character of inventories in national account </w:t>
      </w:r>
      <w:r w:rsidR="00AC330C">
        <w:rPr>
          <w:rFonts w:ascii="Times New Roman" w:hAnsi="Times New Roman" w:cs="Times New Roman"/>
          <w:lang w:val="en-GB"/>
        </w:rPr>
        <w:t>estimates. Private</w:t>
      </w:r>
      <w:r w:rsidR="00CE40CD">
        <w:rPr>
          <w:rFonts w:ascii="Times New Roman" w:hAnsi="Times New Roman" w:cs="Times New Roman"/>
          <w:lang w:val="en-GB"/>
        </w:rPr>
        <w:t xml:space="preserve"> investment </w:t>
      </w:r>
      <w:r w:rsidRPr="006312AE">
        <w:rPr>
          <w:rFonts w:ascii="Times New Roman" w:hAnsi="Times New Roman" w:cs="Times New Roman"/>
          <w:lang w:val="en-GB"/>
        </w:rPr>
        <w:t xml:space="preserve">suffered much </w:t>
      </w:r>
      <w:r w:rsidR="003A074E" w:rsidRPr="006312AE">
        <w:rPr>
          <w:rFonts w:ascii="Times New Roman" w:hAnsi="Times New Roman" w:cs="Times New Roman"/>
          <w:lang w:val="en-GB"/>
        </w:rPr>
        <w:t>early in the</w:t>
      </w:r>
      <w:r w:rsidRPr="006312AE">
        <w:rPr>
          <w:rFonts w:ascii="Times New Roman" w:hAnsi="Times New Roman" w:cs="Times New Roman"/>
          <w:lang w:val="en-GB"/>
        </w:rPr>
        <w:t xml:space="preserve"> pandemic, and a modest reco</w:t>
      </w:r>
      <w:r w:rsidR="00C90063" w:rsidRPr="006312AE">
        <w:rPr>
          <w:rFonts w:ascii="Times New Roman" w:hAnsi="Times New Roman" w:cs="Times New Roman"/>
          <w:lang w:val="en-GB"/>
        </w:rPr>
        <w:t>v</w:t>
      </w:r>
      <w:r w:rsidRPr="006312AE">
        <w:rPr>
          <w:rFonts w:ascii="Times New Roman" w:hAnsi="Times New Roman" w:cs="Times New Roman"/>
          <w:lang w:val="en-GB"/>
        </w:rPr>
        <w:t>ery in early 2021 was interrupted by another adverse shock in Q</w:t>
      </w:r>
      <w:r w:rsidR="00CE40CD">
        <w:rPr>
          <w:rFonts w:ascii="Times New Roman" w:hAnsi="Times New Roman" w:cs="Times New Roman"/>
          <w:lang w:val="en-GB"/>
        </w:rPr>
        <w:t>4</w:t>
      </w:r>
      <w:r w:rsidR="00C90063" w:rsidRPr="006312AE">
        <w:rPr>
          <w:rFonts w:ascii="Times New Roman" w:hAnsi="Times New Roman" w:cs="Times New Roman"/>
          <w:lang w:val="en-GB"/>
        </w:rPr>
        <w:t xml:space="preserve">. </w:t>
      </w:r>
      <w:r w:rsidR="006F60F2">
        <w:rPr>
          <w:rFonts w:ascii="Times New Roman" w:hAnsi="Times New Roman" w:cs="Times New Roman"/>
          <w:lang w:val="en-GB"/>
        </w:rPr>
        <w:t xml:space="preserve">The decline in investment contributed much to the fall in GDP under Covid. </w:t>
      </w:r>
      <w:r w:rsidR="00C90063" w:rsidRPr="006312AE">
        <w:rPr>
          <w:rFonts w:ascii="Times New Roman" w:hAnsi="Times New Roman" w:cs="Times New Roman"/>
          <w:lang w:val="en-GB"/>
        </w:rPr>
        <w:t xml:space="preserve">Since then, </w:t>
      </w:r>
      <w:r w:rsidR="005B40AE">
        <w:rPr>
          <w:rFonts w:ascii="Times New Roman" w:hAnsi="Times New Roman" w:cs="Times New Roman"/>
          <w:lang w:val="en-GB"/>
        </w:rPr>
        <w:t xml:space="preserve">the </w:t>
      </w:r>
      <w:r w:rsidRPr="006312AE">
        <w:rPr>
          <w:rFonts w:ascii="Times New Roman" w:hAnsi="Times New Roman" w:cs="Times New Roman"/>
          <w:lang w:val="en-GB"/>
        </w:rPr>
        <w:t>negative</w:t>
      </w:r>
      <w:r w:rsidR="00C90063" w:rsidRPr="006312AE">
        <w:rPr>
          <w:rFonts w:ascii="Times New Roman" w:hAnsi="Times New Roman" w:cs="Times New Roman"/>
          <w:lang w:val="en-GB"/>
        </w:rPr>
        <w:t xml:space="preserve"> investment </w:t>
      </w:r>
      <w:r w:rsidRPr="006312AE">
        <w:rPr>
          <w:rFonts w:ascii="Times New Roman" w:hAnsi="Times New Roman" w:cs="Times New Roman"/>
          <w:lang w:val="en-GB"/>
        </w:rPr>
        <w:t xml:space="preserve">gap </w:t>
      </w:r>
      <w:r w:rsidR="00C90063" w:rsidRPr="006312AE">
        <w:rPr>
          <w:rFonts w:ascii="Times New Roman" w:hAnsi="Times New Roman" w:cs="Times New Roman"/>
          <w:lang w:val="en-GB"/>
        </w:rPr>
        <w:t>(relative to trend) has been resorbed, helped by negative RIR lending rate</w:t>
      </w:r>
      <w:r w:rsidR="004943CA">
        <w:rPr>
          <w:rFonts w:ascii="Times New Roman" w:hAnsi="Times New Roman" w:cs="Times New Roman"/>
          <w:lang w:val="en-GB"/>
        </w:rPr>
        <w:t>s</w:t>
      </w:r>
      <w:r w:rsidR="00C90063" w:rsidRPr="006312AE">
        <w:rPr>
          <w:rFonts w:ascii="Times New Roman" w:hAnsi="Times New Roman" w:cs="Times New Roman"/>
          <w:lang w:val="en-GB"/>
        </w:rPr>
        <w:t xml:space="preserve"> in recent periods (</w:t>
      </w:r>
      <w:r w:rsidR="003918FC" w:rsidRPr="006312AE">
        <w:rPr>
          <w:rFonts w:ascii="Times New Roman" w:hAnsi="Times New Roman" w:cs="Times New Roman"/>
          <w:b/>
          <w:bCs/>
          <w:color w:val="0070C0"/>
          <w:lang w:val="en-GB"/>
        </w:rPr>
        <w:t>Figure A</w:t>
      </w:r>
      <w:r w:rsidR="005A4FF2">
        <w:rPr>
          <w:rFonts w:ascii="Times New Roman" w:hAnsi="Times New Roman" w:cs="Times New Roman"/>
          <w:b/>
          <w:bCs/>
          <w:color w:val="0070C0"/>
          <w:lang w:val="en-GB"/>
        </w:rPr>
        <w:t>3</w:t>
      </w:r>
      <w:r w:rsidR="003918FC" w:rsidRPr="006312AE">
        <w:rPr>
          <w:rFonts w:ascii="Times New Roman" w:hAnsi="Times New Roman" w:cs="Times New Roman"/>
          <w:b/>
          <w:bCs/>
          <w:color w:val="0070C0"/>
          <w:lang w:val="en-GB"/>
        </w:rPr>
        <w:t>.1</w:t>
      </w:r>
      <w:r w:rsidRPr="006312AE">
        <w:rPr>
          <w:rFonts w:ascii="Times New Roman" w:hAnsi="Times New Roman" w:cs="Times New Roman"/>
          <w:lang w:val="en-GB"/>
        </w:rPr>
        <w:t>)</w:t>
      </w:r>
      <w:r w:rsidR="00C90063" w:rsidRPr="006312AE">
        <w:rPr>
          <w:rFonts w:ascii="Times New Roman" w:hAnsi="Times New Roman" w:cs="Times New Roman"/>
          <w:lang w:val="en-GB"/>
        </w:rPr>
        <w:t>.</w:t>
      </w:r>
      <w:r w:rsidR="00CE40CD">
        <w:rPr>
          <w:rFonts w:ascii="Times New Roman" w:hAnsi="Times New Roman" w:cs="Times New Roman"/>
          <w:lang w:val="en-GB"/>
        </w:rPr>
        <w:t xml:space="preserve"> </w:t>
      </w:r>
      <w:r w:rsidR="006F60F2">
        <w:rPr>
          <w:rFonts w:ascii="Times New Roman" w:hAnsi="Times New Roman" w:cs="Times New Roman"/>
          <w:lang w:val="en-GB"/>
        </w:rPr>
        <w:t>T</w:t>
      </w:r>
      <w:r w:rsidR="00CE40CD">
        <w:rPr>
          <w:rFonts w:ascii="Times New Roman" w:hAnsi="Times New Roman" w:cs="Times New Roman"/>
          <w:lang w:val="en-GB"/>
        </w:rPr>
        <w:t>he impact of the fiscal impulse on private investment is considered to be very small.</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4115"/>
        <w:gridCol w:w="5755"/>
      </w:tblGrid>
      <w:tr w:rsidR="004A3402" w14:paraId="3E8AF235" w14:textId="77777777" w:rsidTr="005B40AE">
        <w:tc>
          <w:tcPr>
            <w:tcW w:w="9890" w:type="dxa"/>
            <w:gridSpan w:val="2"/>
          </w:tcPr>
          <w:p w14:paraId="115D2CC3" w14:textId="77777777" w:rsidR="004A3402" w:rsidRPr="004A3402" w:rsidRDefault="004A3402" w:rsidP="00396CE5">
            <w:pPr>
              <w:spacing w:after="120"/>
              <w:jc w:val="center"/>
              <w:rPr>
                <w:rFonts w:ascii="Times New Roman" w:hAnsi="Times New Roman" w:cs="Times New Roman"/>
                <w:b/>
                <w:bCs/>
                <w:noProof/>
                <w:sz w:val="20"/>
                <w:szCs w:val="20"/>
                <w:lang w:val="en-GB"/>
              </w:rPr>
            </w:pPr>
            <w:r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3</w:t>
            </w:r>
            <w:r w:rsidRPr="004A3402">
              <w:rPr>
                <w:rFonts w:ascii="Times New Roman" w:hAnsi="Times New Roman" w:cs="Times New Roman"/>
                <w:b/>
                <w:bCs/>
                <w:noProof/>
                <w:color w:val="0070C0"/>
                <w:sz w:val="20"/>
                <w:szCs w:val="20"/>
                <w:lang w:val="en-GB"/>
              </w:rPr>
              <w:t>.1</w:t>
            </w:r>
            <w:r w:rsidR="00D3369B">
              <w:rPr>
                <w:rFonts w:ascii="Times New Roman" w:hAnsi="Times New Roman" w:cs="Times New Roman"/>
                <w:b/>
                <w:bCs/>
                <w:noProof/>
                <w:color w:val="0070C0"/>
                <w:sz w:val="20"/>
                <w:szCs w:val="20"/>
                <w:lang w:val="en-GB"/>
              </w:rPr>
              <w:t xml:space="preserve">  Investment </w:t>
            </w:r>
            <w:r w:rsidR="00396CE5">
              <w:rPr>
                <w:rFonts w:ascii="Times New Roman" w:hAnsi="Times New Roman" w:cs="Times New Roman"/>
                <w:b/>
                <w:bCs/>
                <w:noProof/>
                <w:color w:val="0070C0"/>
                <w:sz w:val="20"/>
                <w:szCs w:val="20"/>
                <w:lang w:val="en-GB"/>
              </w:rPr>
              <w:t>g</w:t>
            </w:r>
            <w:r w:rsidR="00396CE5">
              <w:rPr>
                <w:rFonts w:ascii="Times New Roman" w:hAnsi="Times New Roman" w:cs="Times New Roman"/>
                <w:b/>
                <w:bCs/>
                <w:noProof/>
                <w:color w:val="0070C0"/>
                <w:sz w:val="20"/>
                <w:szCs w:val="20"/>
              </w:rPr>
              <w:t xml:space="preserve">rowth </w:t>
            </w:r>
            <w:r w:rsidR="00763548" w:rsidRPr="00763548">
              <w:rPr>
                <w:rFonts w:ascii="Times New Roman" w:hAnsi="Times New Roman" w:cs="Times New Roman"/>
                <w:b/>
                <w:bCs/>
                <w:noProof/>
                <w:color w:val="0070C0"/>
                <w:sz w:val="20"/>
                <w:szCs w:val="20"/>
              </w:rPr>
              <w:t>y-on-y</w:t>
            </w:r>
            <w:r w:rsidR="00396CE5">
              <w:rPr>
                <w:rFonts w:ascii="Times New Roman" w:hAnsi="Times New Roman" w:cs="Times New Roman"/>
                <w:b/>
                <w:bCs/>
                <w:noProof/>
                <w:color w:val="0070C0"/>
                <w:sz w:val="20"/>
                <w:szCs w:val="20"/>
              </w:rPr>
              <w:t xml:space="preserve"> and trend</w:t>
            </w:r>
            <w:r w:rsidR="00711033">
              <w:rPr>
                <w:rFonts w:ascii="Times New Roman" w:hAnsi="Times New Roman" w:cs="Times New Roman"/>
                <w:b/>
                <w:bCs/>
                <w:noProof/>
                <w:color w:val="0070C0"/>
                <w:sz w:val="20"/>
                <w:szCs w:val="20"/>
              </w:rPr>
              <w:t xml:space="preserve"> in</w:t>
            </w:r>
            <w:r w:rsidR="00396CE5">
              <w:rPr>
                <w:rFonts w:ascii="Times New Roman" w:hAnsi="Times New Roman" w:cs="Times New Roman"/>
                <w:b/>
                <w:bCs/>
                <w:noProof/>
                <w:color w:val="0070C0"/>
                <w:sz w:val="20"/>
                <w:szCs w:val="20"/>
              </w:rPr>
              <w:t xml:space="preserve"> %</w:t>
            </w:r>
            <w:r w:rsidR="00711033">
              <w:rPr>
                <w:rFonts w:ascii="Times New Roman" w:hAnsi="Times New Roman" w:cs="Times New Roman"/>
                <w:b/>
                <w:bCs/>
                <w:noProof/>
                <w:color w:val="0070C0"/>
                <w:sz w:val="20"/>
                <w:szCs w:val="20"/>
              </w:rPr>
              <w:t>, and</w:t>
            </w:r>
            <w:r w:rsidR="00396CE5">
              <w:rPr>
                <w:rFonts w:ascii="Times New Roman" w:hAnsi="Times New Roman" w:cs="Times New Roman"/>
                <w:b/>
                <w:bCs/>
                <w:noProof/>
                <w:color w:val="0070C0"/>
                <w:sz w:val="20"/>
                <w:szCs w:val="20"/>
              </w:rPr>
              <w:t xml:space="preserve"> </w:t>
            </w:r>
            <w:r w:rsidR="00D3369B">
              <w:rPr>
                <w:rFonts w:ascii="Times New Roman" w:hAnsi="Times New Roman" w:cs="Times New Roman"/>
                <w:b/>
                <w:bCs/>
                <w:noProof/>
                <w:color w:val="0070C0"/>
                <w:sz w:val="20"/>
                <w:szCs w:val="20"/>
              </w:rPr>
              <w:t xml:space="preserve"> </w:t>
            </w:r>
            <w:r w:rsidR="00711033">
              <w:rPr>
                <w:rFonts w:ascii="Times New Roman" w:hAnsi="Times New Roman" w:cs="Times New Roman"/>
                <w:b/>
                <w:bCs/>
                <w:noProof/>
                <w:color w:val="0070C0"/>
                <w:sz w:val="20"/>
                <w:szCs w:val="20"/>
              </w:rPr>
              <w:t xml:space="preserve">invetsment </w:t>
            </w:r>
            <w:r w:rsidR="00D3369B">
              <w:rPr>
                <w:rFonts w:ascii="Times New Roman" w:hAnsi="Times New Roman" w:cs="Times New Roman"/>
                <w:b/>
                <w:bCs/>
                <w:noProof/>
                <w:color w:val="0070C0"/>
                <w:sz w:val="20"/>
                <w:szCs w:val="20"/>
              </w:rPr>
              <w:t xml:space="preserve">gap and </w:t>
            </w:r>
            <w:r w:rsidR="00711033">
              <w:rPr>
                <w:rFonts w:ascii="Times New Roman" w:hAnsi="Times New Roman" w:cs="Times New Roman"/>
                <w:b/>
                <w:bCs/>
                <w:noProof/>
                <w:color w:val="0070C0"/>
                <w:sz w:val="20"/>
                <w:szCs w:val="20"/>
              </w:rPr>
              <w:t>its drivers</w:t>
            </w:r>
            <w:r w:rsidR="00D3369B">
              <w:rPr>
                <w:rFonts w:ascii="Times New Roman" w:hAnsi="Times New Roman" w:cs="Times New Roman"/>
                <w:b/>
                <w:bCs/>
                <w:noProof/>
                <w:color w:val="0070C0"/>
                <w:sz w:val="20"/>
                <w:szCs w:val="20"/>
              </w:rPr>
              <w:t>, 2015-2</w:t>
            </w:r>
            <w:r w:rsidR="00CE40CD">
              <w:rPr>
                <w:rFonts w:ascii="Times New Roman" w:hAnsi="Times New Roman" w:cs="Times New Roman"/>
                <w:b/>
                <w:bCs/>
                <w:noProof/>
                <w:color w:val="0070C0"/>
                <w:sz w:val="20"/>
                <w:szCs w:val="20"/>
              </w:rPr>
              <w:t>3</w:t>
            </w:r>
          </w:p>
        </w:tc>
      </w:tr>
      <w:tr w:rsidR="00CE40CD" w14:paraId="5C39ECBF" w14:textId="77777777" w:rsidTr="005B40AE">
        <w:trPr>
          <w:trHeight w:val="4308"/>
        </w:trPr>
        <w:tc>
          <w:tcPr>
            <w:tcW w:w="4956" w:type="dxa"/>
          </w:tcPr>
          <w:p w14:paraId="737AAC06" w14:textId="77777777" w:rsidR="0061601E" w:rsidRDefault="0061601E" w:rsidP="00396CE5">
            <w:pPr>
              <w:spacing w:after="120"/>
              <w:rPr>
                <w:rFonts w:ascii="Times New Roman" w:hAnsi="Times New Roman" w:cs="Times New Roman"/>
                <w:noProof/>
                <w:sz w:val="24"/>
                <w:szCs w:val="24"/>
                <w:lang w:val="en-GB"/>
              </w:rPr>
            </w:pPr>
          </w:p>
          <w:p w14:paraId="44265B0A" w14:textId="77777777" w:rsidR="00CE40CD" w:rsidRDefault="00CE40CD" w:rsidP="00396CE5">
            <w:pPr>
              <w:spacing w:after="120"/>
              <w:rPr>
                <w:rFonts w:ascii="Times New Roman" w:hAnsi="Times New Roman" w:cs="Times New Roman"/>
                <w:noProof/>
                <w:sz w:val="24"/>
                <w:szCs w:val="24"/>
                <w:lang w:val="en-GB"/>
              </w:rPr>
            </w:pPr>
          </w:p>
          <w:p w14:paraId="0E7F6807" w14:textId="77777777" w:rsidR="00CE40CD" w:rsidRDefault="00CE40CD" w:rsidP="00396CE5">
            <w:pPr>
              <w:spacing w:after="120"/>
              <w:rPr>
                <w:rFonts w:ascii="Times New Roman" w:hAnsi="Times New Roman" w:cs="Times New Roman"/>
                <w:noProof/>
                <w:sz w:val="24"/>
                <w:szCs w:val="24"/>
                <w:lang w:val="en-GB"/>
              </w:rPr>
            </w:pPr>
          </w:p>
          <w:p w14:paraId="48C67C68" w14:textId="77777777" w:rsidR="004A3402" w:rsidRDefault="00CE40CD" w:rsidP="00396CE5">
            <w:pPr>
              <w:spacing w:after="120"/>
              <w:rPr>
                <w:rFonts w:ascii="Times New Roman" w:hAnsi="Times New Roman" w:cs="Times New Roman"/>
                <w:noProof/>
                <w:color w:val="FF0000"/>
                <w:sz w:val="18"/>
                <w:szCs w:val="18"/>
                <w:lang w:val="en-GB"/>
              </w:rPr>
            </w:pPr>
            <w:r>
              <w:rPr>
                <w:rFonts w:ascii="Times New Roman" w:hAnsi="Times New Roman" w:cs="Times New Roman"/>
                <w:noProof/>
                <w:color w:val="FF0000"/>
                <w:sz w:val="18"/>
                <w:szCs w:val="18"/>
                <w:lang w:val="en-GB"/>
              </w:rPr>
              <w:drawing>
                <wp:inline distT="0" distB="0" distL="0" distR="0" wp14:anchorId="377880D1" wp14:editId="24F294EA">
                  <wp:extent cx="2548850" cy="1950720"/>
                  <wp:effectExtent l="0" t="0" r="0" b="0"/>
                  <wp:docPr id="8011197" name="Picture 5" descr="A graph with blue line and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197" name="Picture 5" descr="A graph with blue line and orange line&#10;&#10;Description automatically generated"/>
                          <pic:cNvPicPr/>
                        </pic:nvPicPr>
                        <pic:blipFill>
                          <a:blip r:embed="rId121">
                            <a:extLst>
                              <a:ext uri="{28A0092B-C50C-407E-A947-70E740481C1C}">
                                <a14:useLocalDpi xmlns:a14="http://schemas.microsoft.com/office/drawing/2010/main" val="0"/>
                              </a:ext>
                            </a:extLst>
                          </a:blip>
                          <a:stretch>
                            <a:fillRect/>
                          </a:stretch>
                        </pic:blipFill>
                        <pic:spPr>
                          <a:xfrm>
                            <a:off x="0" y="0"/>
                            <a:ext cx="2573400" cy="1969509"/>
                          </a:xfrm>
                          <a:prstGeom prst="rect">
                            <a:avLst/>
                          </a:prstGeom>
                        </pic:spPr>
                      </pic:pic>
                    </a:graphicData>
                  </a:graphic>
                </wp:inline>
              </w:drawing>
            </w:r>
          </w:p>
        </w:tc>
        <w:tc>
          <w:tcPr>
            <w:tcW w:w="4934" w:type="dxa"/>
          </w:tcPr>
          <w:p w14:paraId="019F6D8A" w14:textId="77777777" w:rsidR="004A3402" w:rsidRDefault="00CE40CD" w:rsidP="005B40AE">
            <w:pPr>
              <w:rPr>
                <w:rFonts w:ascii="Times New Roman" w:hAnsi="Times New Roman" w:cs="Times New Roman"/>
                <w:noProof/>
                <w:color w:val="FF0000"/>
                <w:sz w:val="18"/>
                <w:szCs w:val="18"/>
                <w:lang w:val="en-GB"/>
              </w:rPr>
            </w:pPr>
            <w:r>
              <w:rPr>
                <w:rFonts w:ascii="Times New Roman" w:hAnsi="Times New Roman" w:cs="Times New Roman"/>
                <w:noProof/>
                <w:color w:val="FF0000"/>
                <w:sz w:val="18"/>
                <w:szCs w:val="18"/>
                <w:lang w:val="en-GB"/>
              </w:rPr>
              <w:drawing>
                <wp:inline distT="0" distB="0" distL="0" distR="0" wp14:anchorId="09479753" wp14:editId="1A84F51D">
                  <wp:extent cx="3617449" cy="2697151"/>
                  <wp:effectExtent l="0" t="0" r="2540" b="8255"/>
                  <wp:docPr id="1856110725" name="Picture 3"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10725" name="Picture 3" descr="A graph with different colored lines&#10;&#10;Description automatically generated"/>
                          <pic:cNvPicPr/>
                        </pic:nvPicPr>
                        <pic:blipFill>
                          <a:blip r:embed="rId122">
                            <a:extLst>
                              <a:ext uri="{28A0092B-C50C-407E-A947-70E740481C1C}">
                                <a14:useLocalDpi xmlns:a14="http://schemas.microsoft.com/office/drawing/2010/main" val="0"/>
                              </a:ext>
                            </a:extLst>
                          </a:blip>
                          <a:stretch>
                            <a:fillRect/>
                          </a:stretch>
                        </pic:blipFill>
                        <pic:spPr>
                          <a:xfrm>
                            <a:off x="0" y="0"/>
                            <a:ext cx="3630305" cy="2706736"/>
                          </a:xfrm>
                          <a:prstGeom prst="rect">
                            <a:avLst/>
                          </a:prstGeom>
                        </pic:spPr>
                      </pic:pic>
                    </a:graphicData>
                  </a:graphic>
                </wp:inline>
              </w:drawing>
            </w:r>
          </w:p>
        </w:tc>
      </w:tr>
    </w:tbl>
    <w:p w14:paraId="353C3C45" w14:textId="77777777" w:rsidR="00396CE5" w:rsidRPr="006312AE" w:rsidRDefault="00FE4FB0" w:rsidP="005B40AE">
      <w:pPr>
        <w:spacing w:after="0"/>
        <w:jc w:val="both"/>
        <w:rPr>
          <w:rFonts w:ascii="Times New Roman" w:hAnsi="Times New Roman" w:cs="Times New Roman"/>
          <w:lang w:val="en-GB"/>
        </w:rPr>
      </w:pPr>
      <w:r w:rsidRPr="006312AE">
        <w:rPr>
          <w:rFonts w:ascii="Times New Roman" w:hAnsi="Times New Roman" w:cs="Times New Roman"/>
          <w:lang w:val="en-GB"/>
        </w:rPr>
        <w:t>Exports of G&amp;S</w:t>
      </w:r>
      <w:r w:rsidR="009A0D99" w:rsidRPr="006312AE">
        <w:rPr>
          <w:rFonts w:ascii="Times New Roman" w:hAnsi="Times New Roman" w:cs="Times New Roman"/>
          <w:lang w:val="en-GB"/>
        </w:rPr>
        <w:t xml:space="preserve"> </w:t>
      </w:r>
      <w:r w:rsidR="00D852BE" w:rsidRPr="006312AE">
        <w:rPr>
          <w:rFonts w:ascii="Times New Roman" w:hAnsi="Times New Roman" w:cs="Times New Roman"/>
          <w:lang w:val="en-GB"/>
        </w:rPr>
        <w:t>growth</w:t>
      </w:r>
      <w:r w:rsidRPr="006312AE">
        <w:rPr>
          <w:rFonts w:ascii="Times New Roman" w:hAnsi="Times New Roman" w:cs="Times New Roman"/>
          <w:lang w:val="en-GB"/>
        </w:rPr>
        <w:t xml:space="preserve"> </w:t>
      </w:r>
      <w:r w:rsidR="005B40AE">
        <w:rPr>
          <w:rFonts w:ascii="Times New Roman" w:hAnsi="Times New Roman" w:cs="Times New Roman"/>
          <w:lang w:val="en-GB"/>
        </w:rPr>
        <w:t>is</w:t>
      </w:r>
      <w:r w:rsidR="00711033">
        <w:rPr>
          <w:rFonts w:ascii="Times New Roman" w:hAnsi="Times New Roman" w:cs="Times New Roman"/>
          <w:lang w:val="en-GB"/>
        </w:rPr>
        <w:t xml:space="preserve"> relatively stable within the year. At the start of Covid in 2020Q2, exports of goods (mineral) and services (tourism) fell sharply and stayed depressed until early 2022</w:t>
      </w:r>
      <w:r w:rsidR="006F60F2">
        <w:rPr>
          <w:rFonts w:ascii="Times New Roman" w:hAnsi="Times New Roman" w:cs="Times New Roman"/>
          <w:lang w:val="en-GB"/>
        </w:rPr>
        <w:t>, contributing strongly to the drop in GDP</w:t>
      </w:r>
      <w:r w:rsidR="00711033">
        <w:rPr>
          <w:rFonts w:ascii="Times New Roman" w:hAnsi="Times New Roman" w:cs="Times New Roman"/>
          <w:lang w:val="en-GB"/>
        </w:rPr>
        <w:t>. The recovery from the negative e</w:t>
      </w:r>
      <w:r w:rsidR="009A0D99" w:rsidRPr="006312AE">
        <w:rPr>
          <w:rFonts w:ascii="Times New Roman" w:hAnsi="Times New Roman" w:cs="Times New Roman"/>
          <w:lang w:val="en-GB"/>
        </w:rPr>
        <w:t xml:space="preserve">xport gap </w:t>
      </w:r>
      <w:r w:rsidR="00711033">
        <w:rPr>
          <w:rFonts w:ascii="Times New Roman" w:hAnsi="Times New Roman" w:cs="Times New Roman"/>
          <w:lang w:val="en-GB"/>
        </w:rPr>
        <w:t xml:space="preserve">took until mid-2022. During Covid, it was </w:t>
      </w:r>
      <w:r w:rsidR="009A0D99" w:rsidRPr="006312AE">
        <w:rPr>
          <w:rFonts w:ascii="Times New Roman" w:hAnsi="Times New Roman" w:cs="Times New Roman"/>
          <w:lang w:val="en-GB"/>
        </w:rPr>
        <w:t>helped by an i</w:t>
      </w:r>
      <w:r w:rsidR="004943CA">
        <w:rPr>
          <w:rFonts w:ascii="Times New Roman" w:hAnsi="Times New Roman" w:cs="Times New Roman"/>
          <w:lang w:val="en-GB"/>
        </w:rPr>
        <w:t>ncreasing</w:t>
      </w:r>
      <w:r w:rsidR="009A0D99" w:rsidRPr="006312AE">
        <w:rPr>
          <w:rFonts w:ascii="Times New Roman" w:hAnsi="Times New Roman" w:cs="Times New Roman"/>
          <w:lang w:val="en-GB"/>
        </w:rPr>
        <w:t xml:space="preserve"> RER</w:t>
      </w:r>
      <w:r w:rsidR="001E728B">
        <w:rPr>
          <w:rFonts w:ascii="Times New Roman" w:hAnsi="Times New Roman" w:cs="Times New Roman"/>
          <w:lang w:val="en-GB"/>
        </w:rPr>
        <w:t>,</w:t>
      </w:r>
      <w:r w:rsidR="003A074E" w:rsidRPr="006312AE">
        <w:rPr>
          <w:rFonts w:ascii="Times New Roman" w:hAnsi="Times New Roman" w:cs="Times New Roman"/>
          <w:lang w:val="en-GB"/>
        </w:rPr>
        <w:t xml:space="preserve"> </w:t>
      </w:r>
      <w:r w:rsidR="00711033">
        <w:rPr>
          <w:rFonts w:ascii="Times New Roman" w:hAnsi="Times New Roman" w:cs="Times New Roman"/>
          <w:lang w:val="en-GB"/>
        </w:rPr>
        <w:t xml:space="preserve">but thereafter hampered by a decreasing RER, </w:t>
      </w:r>
      <w:r w:rsidR="003A074E" w:rsidRPr="006312AE">
        <w:rPr>
          <w:rFonts w:ascii="Times New Roman" w:hAnsi="Times New Roman" w:cs="Times New Roman"/>
          <w:lang w:val="en-GB"/>
        </w:rPr>
        <w:t>albeit with a small coefficient</w:t>
      </w:r>
      <w:r w:rsidR="006F60F2">
        <w:rPr>
          <w:rFonts w:ascii="Times New Roman" w:hAnsi="Times New Roman" w:cs="Times New Roman"/>
          <w:lang w:val="en-GB"/>
        </w:rPr>
        <w:t xml:space="preserve"> </w:t>
      </w:r>
      <w:r w:rsidR="003A074E" w:rsidRPr="006312AE">
        <w:rPr>
          <w:rFonts w:ascii="Times New Roman" w:hAnsi="Times New Roman" w:cs="Times New Roman"/>
          <w:lang w:val="en-GB"/>
        </w:rPr>
        <w:t>(</w:t>
      </w:r>
      <w:r w:rsidR="003918FC" w:rsidRPr="006312AE">
        <w:rPr>
          <w:rFonts w:ascii="Times New Roman" w:hAnsi="Times New Roman" w:cs="Times New Roman"/>
          <w:b/>
          <w:bCs/>
          <w:color w:val="0070C0"/>
          <w:lang w:val="en-GB"/>
        </w:rPr>
        <w:t>Figure A</w:t>
      </w:r>
      <w:r w:rsidR="005A4FF2">
        <w:rPr>
          <w:rFonts w:ascii="Times New Roman" w:hAnsi="Times New Roman" w:cs="Times New Roman"/>
          <w:b/>
          <w:bCs/>
          <w:color w:val="0070C0"/>
          <w:lang w:val="en-GB"/>
        </w:rPr>
        <w:t>3</w:t>
      </w:r>
      <w:r w:rsidR="003918FC" w:rsidRPr="006312AE">
        <w:rPr>
          <w:rFonts w:ascii="Times New Roman" w:hAnsi="Times New Roman" w:cs="Times New Roman"/>
          <w:b/>
          <w:bCs/>
          <w:color w:val="0070C0"/>
          <w:lang w:val="en-GB"/>
        </w:rPr>
        <w:t>.2</w:t>
      </w:r>
      <w:r w:rsidR="003A074E" w:rsidRPr="006312AE">
        <w:rPr>
          <w:rFonts w:ascii="Times New Roman" w:hAnsi="Times New Roman" w:cs="Times New Roman"/>
          <w:lang w:val="en-GB"/>
        </w:rPr>
        <w:t>).</w:t>
      </w:r>
      <w:r w:rsidR="009A0D99" w:rsidRPr="006312AE">
        <w:rPr>
          <w:rFonts w:ascii="Times New Roman" w:hAnsi="Times New Roman" w:cs="Times New Roman"/>
          <w:lang w:val="en-GB"/>
        </w:rPr>
        <w:t xml:space="preserve"> </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3765"/>
        <w:gridCol w:w="6105"/>
      </w:tblGrid>
      <w:tr w:rsidR="00672AC8" w14:paraId="6D3ED759" w14:textId="77777777" w:rsidTr="005B40AE">
        <w:tc>
          <w:tcPr>
            <w:tcW w:w="9870" w:type="dxa"/>
            <w:gridSpan w:val="2"/>
          </w:tcPr>
          <w:p w14:paraId="62E1030C" w14:textId="77777777" w:rsidR="00672AC8" w:rsidRDefault="00672AC8" w:rsidP="005B40AE">
            <w:pPr>
              <w:jc w:val="center"/>
              <w:rPr>
                <w:rFonts w:ascii="Times New Roman" w:hAnsi="Times New Roman" w:cs="Times New Roman"/>
                <w:sz w:val="24"/>
                <w:szCs w:val="24"/>
                <w:lang w:val="en-GB"/>
              </w:rPr>
            </w:pPr>
            <w:r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3</w:t>
            </w:r>
            <w:r w:rsidRPr="004A3402">
              <w:rPr>
                <w:rFonts w:ascii="Times New Roman" w:hAnsi="Times New Roman" w:cs="Times New Roman"/>
                <w:b/>
                <w:bCs/>
                <w:noProof/>
                <w:color w:val="0070C0"/>
                <w:sz w:val="20"/>
                <w:szCs w:val="20"/>
                <w:lang w:val="en-GB"/>
              </w:rPr>
              <w:t>.</w:t>
            </w:r>
            <w:r>
              <w:rPr>
                <w:rFonts w:ascii="Times New Roman" w:hAnsi="Times New Roman" w:cs="Times New Roman"/>
                <w:b/>
                <w:bCs/>
                <w:noProof/>
                <w:color w:val="0070C0"/>
                <w:sz w:val="20"/>
                <w:szCs w:val="20"/>
                <w:lang w:val="en-GB"/>
              </w:rPr>
              <w:t>2</w:t>
            </w:r>
            <w:r w:rsidR="00D3369B">
              <w:rPr>
                <w:rFonts w:ascii="Times New Roman" w:hAnsi="Times New Roman" w:cs="Times New Roman"/>
                <w:b/>
                <w:bCs/>
                <w:noProof/>
                <w:color w:val="0070C0"/>
                <w:sz w:val="20"/>
                <w:szCs w:val="20"/>
                <w:lang w:val="en-GB"/>
              </w:rPr>
              <w:t xml:space="preserve">  Export</w:t>
            </w:r>
            <w:r w:rsidR="00612321">
              <w:rPr>
                <w:rFonts w:ascii="Times New Roman" w:hAnsi="Times New Roman" w:cs="Times New Roman"/>
                <w:b/>
                <w:bCs/>
                <w:noProof/>
                <w:color w:val="0070C0"/>
                <w:sz w:val="20"/>
                <w:szCs w:val="20"/>
                <w:lang w:val="en-GB"/>
              </w:rPr>
              <w:t xml:space="preserve"> </w:t>
            </w:r>
            <w:r w:rsidR="00396CE5">
              <w:rPr>
                <w:rFonts w:ascii="Times New Roman" w:hAnsi="Times New Roman" w:cs="Times New Roman"/>
                <w:b/>
                <w:bCs/>
                <w:noProof/>
                <w:color w:val="0070C0"/>
                <w:sz w:val="20"/>
                <w:szCs w:val="20"/>
                <w:lang w:val="en-GB"/>
              </w:rPr>
              <w:t>g</w:t>
            </w:r>
            <w:r w:rsidR="00396CE5" w:rsidRPr="00763548">
              <w:rPr>
                <w:rFonts w:ascii="Times New Roman" w:hAnsi="Times New Roman" w:cs="Times New Roman"/>
                <w:b/>
                <w:bCs/>
                <w:noProof/>
                <w:color w:val="0070C0"/>
                <w:sz w:val="20"/>
                <w:szCs w:val="20"/>
                <w:lang w:val="en-GB"/>
              </w:rPr>
              <w:t xml:space="preserve">rowth </w:t>
            </w:r>
            <w:r w:rsidR="00763548" w:rsidRPr="00763548">
              <w:rPr>
                <w:rFonts w:ascii="Times New Roman" w:hAnsi="Times New Roman" w:cs="Times New Roman"/>
                <w:b/>
                <w:bCs/>
                <w:noProof/>
                <w:color w:val="0070C0"/>
                <w:sz w:val="20"/>
                <w:szCs w:val="20"/>
                <w:lang w:val="en-GB"/>
              </w:rPr>
              <w:t>y-on-y</w:t>
            </w:r>
            <w:r w:rsidR="00763548">
              <w:rPr>
                <w:rFonts w:ascii="Times New Roman" w:hAnsi="Times New Roman" w:cs="Times New Roman"/>
                <w:sz w:val="24"/>
                <w:szCs w:val="24"/>
                <w:lang w:val="en-GB"/>
              </w:rPr>
              <w:t xml:space="preserve"> </w:t>
            </w:r>
            <w:r w:rsidR="00396CE5">
              <w:rPr>
                <w:rFonts w:ascii="Times New Roman" w:hAnsi="Times New Roman" w:cs="Times New Roman"/>
                <w:b/>
                <w:bCs/>
                <w:noProof/>
                <w:color w:val="0070C0"/>
                <w:sz w:val="20"/>
                <w:szCs w:val="20"/>
              </w:rPr>
              <w:t xml:space="preserve">and trend </w:t>
            </w:r>
            <w:r w:rsidR="00711033">
              <w:rPr>
                <w:rFonts w:ascii="Times New Roman" w:hAnsi="Times New Roman" w:cs="Times New Roman"/>
                <w:b/>
                <w:bCs/>
                <w:noProof/>
                <w:color w:val="0070C0"/>
                <w:sz w:val="20"/>
                <w:szCs w:val="20"/>
              </w:rPr>
              <w:t xml:space="preserve">in </w:t>
            </w:r>
            <w:r w:rsidR="00396CE5">
              <w:rPr>
                <w:rFonts w:ascii="Times New Roman" w:hAnsi="Times New Roman" w:cs="Times New Roman"/>
                <w:b/>
                <w:bCs/>
                <w:noProof/>
                <w:color w:val="0070C0"/>
                <w:sz w:val="20"/>
                <w:szCs w:val="20"/>
              </w:rPr>
              <w:t>%</w:t>
            </w:r>
            <w:r w:rsidR="00711033">
              <w:rPr>
                <w:rFonts w:ascii="Times New Roman" w:hAnsi="Times New Roman" w:cs="Times New Roman"/>
                <w:b/>
                <w:bCs/>
                <w:noProof/>
                <w:color w:val="0070C0"/>
                <w:sz w:val="20"/>
                <w:szCs w:val="20"/>
              </w:rPr>
              <w:t>,</w:t>
            </w:r>
            <w:r w:rsidR="00396CE5">
              <w:rPr>
                <w:rFonts w:ascii="Times New Roman" w:hAnsi="Times New Roman" w:cs="Times New Roman"/>
                <w:b/>
                <w:bCs/>
                <w:noProof/>
                <w:color w:val="0070C0"/>
                <w:sz w:val="20"/>
                <w:szCs w:val="20"/>
              </w:rPr>
              <w:t xml:space="preserve"> and </w:t>
            </w:r>
            <w:r w:rsidR="00711033">
              <w:rPr>
                <w:rFonts w:ascii="Times New Roman" w:hAnsi="Times New Roman" w:cs="Times New Roman"/>
                <w:b/>
                <w:bCs/>
                <w:noProof/>
                <w:color w:val="0070C0"/>
                <w:sz w:val="20"/>
                <w:szCs w:val="20"/>
              </w:rPr>
              <w:t xml:space="preserve">export </w:t>
            </w:r>
            <w:r w:rsidR="00D3369B">
              <w:rPr>
                <w:rFonts w:ascii="Times New Roman" w:hAnsi="Times New Roman" w:cs="Times New Roman"/>
                <w:b/>
                <w:bCs/>
                <w:noProof/>
                <w:color w:val="0070C0"/>
                <w:sz w:val="20"/>
                <w:szCs w:val="20"/>
              </w:rPr>
              <w:t xml:space="preserve">gap </w:t>
            </w:r>
            <w:r w:rsidR="00711033">
              <w:rPr>
                <w:rFonts w:ascii="Times New Roman" w:hAnsi="Times New Roman" w:cs="Times New Roman"/>
                <w:b/>
                <w:bCs/>
                <w:noProof/>
                <w:color w:val="0070C0"/>
                <w:sz w:val="20"/>
                <w:szCs w:val="20"/>
              </w:rPr>
              <w:t>and its drivers</w:t>
            </w:r>
            <w:r w:rsidR="00D3369B">
              <w:rPr>
                <w:rFonts w:ascii="Times New Roman" w:hAnsi="Times New Roman" w:cs="Times New Roman"/>
                <w:b/>
                <w:bCs/>
                <w:noProof/>
                <w:color w:val="0070C0"/>
                <w:sz w:val="20"/>
                <w:szCs w:val="20"/>
              </w:rPr>
              <w:t>, 2015-2</w:t>
            </w:r>
            <w:r w:rsidR="00711033">
              <w:rPr>
                <w:rFonts w:ascii="Times New Roman" w:hAnsi="Times New Roman" w:cs="Times New Roman"/>
                <w:b/>
                <w:bCs/>
                <w:noProof/>
                <w:color w:val="0070C0"/>
                <w:sz w:val="20"/>
                <w:szCs w:val="20"/>
              </w:rPr>
              <w:t>3</w:t>
            </w:r>
          </w:p>
        </w:tc>
      </w:tr>
      <w:tr w:rsidR="00672AC8" w14:paraId="0E185028" w14:textId="77777777" w:rsidTr="005B40AE">
        <w:trPr>
          <w:trHeight w:val="4650"/>
        </w:trPr>
        <w:tc>
          <w:tcPr>
            <w:tcW w:w="3765" w:type="dxa"/>
          </w:tcPr>
          <w:p w14:paraId="1ED85211" w14:textId="77777777" w:rsidR="00094991" w:rsidRDefault="00094991" w:rsidP="00473D76">
            <w:pPr>
              <w:spacing w:before="120" w:after="120"/>
              <w:jc w:val="both"/>
              <w:rPr>
                <w:rFonts w:ascii="Times New Roman" w:hAnsi="Times New Roman" w:cs="Times New Roman"/>
                <w:noProof/>
                <w:sz w:val="24"/>
                <w:szCs w:val="24"/>
                <w:lang w:val="en-GB"/>
              </w:rPr>
            </w:pPr>
          </w:p>
          <w:p w14:paraId="6BD11CD5" w14:textId="77777777" w:rsidR="00672AC8" w:rsidRDefault="00711033" w:rsidP="00473D76">
            <w:pPr>
              <w:spacing w:before="120" w:after="120"/>
              <w:jc w:val="both"/>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79BC2895" wp14:editId="426DCE2C">
                  <wp:extent cx="2348495" cy="2011368"/>
                  <wp:effectExtent l="0" t="0" r="0" b="8255"/>
                  <wp:docPr id="1658318682" name="Picture 6" descr="A graph with blue lines and orang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18682" name="Picture 6" descr="A graph with blue lines and orange lines"/>
                          <pic:cNvPicPr/>
                        </pic:nvPicPr>
                        <pic:blipFill>
                          <a:blip r:embed="rId123">
                            <a:extLst>
                              <a:ext uri="{28A0092B-C50C-407E-A947-70E740481C1C}">
                                <a14:useLocalDpi xmlns:a14="http://schemas.microsoft.com/office/drawing/2010/main" val="0"/>
                              </a:ext>
                            </a:extLst>
                          </a:blip>
                          <a:stretch>
                            <a:fillRect/>
                          </a:stretch>
                        </pic:blipFill>
                        <pic:spPr>
                          <a:xfrm>
                            <a:off x="0" y="0"/>
                            <a:ext cx="2350396" cy="2012996"/>
                          </a:xfrm>
                          <a:prstGeom prst="rect">
                            <a:avLst/>
                          </a:prstGeom>
                        </pic:spPr>
                      </pic:pic>
                    </a:graphicData>
                  </a:graphic>
                </wp:inline>
              </w:drawing>
            </w:r>
          </w:p>
        </w:tc>
        <w:tc>
          <w:tcPr>
            <w:tcW w:w="6105" w:type="dxa"/>
          </w:tcPr>
          <w:p w14:paraId="504BFC3B" w14:textId="77777777" w:rsidR="00672AC8" w:rsidRDefault="00711033" w:rsidP="00473D76">
            <w:pPr>
              <w:spacing w:before="120" w:after="120"/>
              <w:jc w:val="both"/>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98B3326" wp14:editId="3C35DF05">
                  <wp:extent cx="3738877" cy="2828719"/>
                  <wp:effectExtent l="0" t="0" r="0" b="0"/>
                  <wp:docPr id="1235394399" name="Picture 7"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94399" name="Picture 7" descr="A graph with different colored lines&#10;&#10;Description automatically generated"/>
                          <pic:cNvPicPr/>
                        </pic:nvPicPr>
                        <pic:blipFill>
                          <a:blip r:embed="rId124">
                            <a:extLst>
                              <a:ext uri="{28A0092B-C50C-407E-A947-70E740481C1C}">
                                <a14:useLocalDpi xmlns:a14="http://schemas.microsoft.com/office/drawing/2010/main" val="0"/>
                              </a:ext>
                            </a:extLst>
                          </a:blip>
                          <a:stretch>
                            <a:fillRect/>
                          </a:stretch>
                        </pic:blipFill>
                        <pic:spPr>
                          <a:xfrm>
                            <a:off x="0" y="0"/>
                            <a:ext cx="3744521" cy="2832989"/>
                          </a:xfrm>
                          <a:prstGeom prst="rect">
                            <a:avLst/>
                          </a:prstGeom>
                        </pic:spPr>
                      </pic:pic>
                    </a:graphicData>
                  </a:graphic>
                </wp:inline>
              </w:drawing>
            </w:r>
          </w:p>
        </w:tc>
      </w:tr>
    </w:tbl>
    <w:p w14:paraId="55C7D783" w14:textId="77777777" w:rsidR="00FE4FB0" w:rsidRPr="006312AE" w:rsidRDefault="00473D76" w:rsidP="008D2339">
      <w:pPr>
        <w:spacing w:after="120"/>
        <w:jc w:val="both"/>
        <w:rPr>
          <w:rFonts w:ascii="Times New Roman" w:hAnsi="Times New Roman" w:cs="Times New Roman"/>
          <w:lang w:val="en-GB"/>
        </w:rPr>
      </w:pPr>
      <w:r w:rsidRPr="006312AE">
        <w:rPr>
          <w:rFonts w:ascii="Times New Roman" w:hAnsi="Times New Roman" w:cs="Times New Roman"/>
          <w:lang w:val="en-GB"/>
        </w:rPr>
        <w:lastRenderedPageBreak/>
        <w:t>Im</w:t>
      </w:r>
      <w:r w:rsidR="003A074E" w:rsidRPr="006312AE">
        <w:rPr>
          <w:rFonts w:ascii="Times New Roman" w:hAnsi="Times New Roman" w:cs="Times New Roman"/>
          <w:lang w:val="en-GB"/>
        </w:rPr>
        <w:t>ports of G&amp;S are the weighted sum of import shares in final demand co</w:t>
      </w:r>
      <w:r w:rsidR="00FE4FB0" w:rsidRPr="006312AE">
        <w:rPr>
          <w:rFonts w:ascii="Times New Roman" w:hAnsi="Times New Roman" w:cs="Times New Roman"/>
          <w:lang w:val="en-GB"/>
        </w:rPr>
        <w:t xml:space="preserve">mponents </w:t>
      </w:r>
      <w:r w:rsidR="003A074E" w:rsidRPr="006312AE">
        <w:rPr>
          <w:rFonts w:ascii="Times New Roman" w:hAnsi="Times New Roman" w:cs="Times New Roman"/>
          <w:lang w:val="en-GB"/>
        </w:rPr>
        <w:t>(C, I, G, E) wit</w:t>
      </w:r>
      <w:r w:rsidR="00FE4FB0" w:rsidRPr="006312AE">
        <w:rPr>
          <w:rFonts w:ascii="Times New Roman" w:hAnsi="Times New Roman" w:cs="Times New Roman"/>
          <w:lang w:val="en-GB"/>
        </w:rPr>
        <w:t>h</w:t>
      </w:r>
      <w:r w:rsidR="006F60F2">
        <w:rPr>
          <w:rFonts w:ascii="Times New Roman" w:hAnsi="Times New Roman" w:cs="Times New Roman"/>
          <w:lang w:val="en-GB"/>
        </w:rPr>
        <w:t xml:space="preserve">, in addition, </w:t>
      </w:r>
      <w:r w:rsidR="003A074E" w:rsidRPr="006312AE">
        <w:rPr>
          <w:rFonts w:ascii="Times New Roman" w:hAnsi="Times New Roman" w:cs="Times New Roman"/>
          <w:lang w:val="en-GB"/>
        </w:rPr>
        <w:t>a</w:t>
      </w:r>
      <w:r w:rsidR="00FE4FB0" w:rsidRPr="006312AE">
        <w:rPr>
          <w:rFonts w:ascii="Times New Roman" w:hAnsi="Times New Roman" w:cs="Times New Roman"/>
          <w:lang w:val="en-GB"/>
        </w:rPr>
        <w:t xml:space="preserve"> </w:t>
      </w:r>
      <w:r w:rsidR="003A074E" w:rsidRPr="006312AE">
        <w:rPr>
          <w:rFonts w:ascii="Times New Roman" w:hAnsi="Times New Roman" w:cs="Times New Roman"/>
          <w:lang w:val="en-GB"/>
        </w:rPr>
        <w:t xml:space="preserve">negative </w:t>
      </w:r>
      <w:r w:rsidR="00FE4FB0" w:rsidRPr="006312AE">
        <w:rPr>
          <w:rFonts w:ascii="Times New Roman" w:hAnsi="Times New Roman" w:cs="Times New Roman"/>
          <w:lang w:val="en-GB"/>
        </w:rPr>
        <w:t xml:space="preserve">effect of the </w:t>
      </w:r>
      <w:r w:rsidR="003A074E" w:rsidRPr="006312AE">
        <w:rPr>
          <w:rFonts w:ascii="Times New Roman" w:hAnsi="Times New Roman" w:cs="Times New Roman"/>
          <w:lang w:val="en-GB"/>
        </w:rPr>
        <w:t>RER (</w:t>
      </w:r>
      <w:r w:rsidR="003918FC" w:rsidRPr="006312AE">
        <w:rPr>
          <w:rFonts w:ascii="Times New Roman" w:hAnsi="Times New Roman" w:cs="Times New Roman"/>
          <w:b/>
          <w:bCs/>
          <w:color w:val="0070C0"/>
          <w:lang w:val="en-GB"/>
        </w:rPr>
        <w:t>Figure A</w:t>
      </w:r>
      <w:r w:rsidR="005A4FF2">
        <w:rPr>
          <w:rFonts w:ascii="Times New Roman" w:hAnsi="Times New Roman" w:cs="Times New Roman"/>
          <w:b/>
          <w:bCs/>
          <w:color w:val="0070C0"/>
          <w:lang w:val="en-GB"/>
        </w:rPr>
        <w:t>3</w:t>
      </w:r>
      <w:r w:rsidR="003918FC" w:rsidRPr="006312AE">
        <w:rPr>
          <w:rFonts w:ascii="Times New Roman" w:hAnsi="Times New Roman" w:cs="Times New Roman"/>
          <w:b/>
          <w:bCs/>
          <w:color w:val="0070C0"/>
          <w:lang w:val="en-GB"/>
        </w:rPr>
        <w:t>.3</w:t>
      </w:r>
      <w:r w:rsidR="003A074E" w:rsidRPr="006312AE">
        <w:rPr>
          <w:rFonts w:ascii="Times New Roman" w:hAnsi="Times New Roman" w:cs="Times New Roman"/>
          <w:lang w:val="en-GB"/>
        </w:rPr>
        <w:t xml:space="preserve">). </w:t>
      </w:r>
      <w:r w:rsidR="006F60F2" w:rsidRPr="006F60F2">
        <w:rPr>
          <w:rFonts w:ascii="Times New Roman" w:hAnsi="Times New Roman" w:cs="Times New Roman"/>
          <w:lang w:val="en-GB"/>
        </w:rPr>
        <w:t xml:space="preserve">The drop in imports during Covid due to both supply constraints and lack of demand, constituted a favorable shift toward domestic demand and offset somewhat the down pull effect </w:t>
      </w:r>
      <w:r w:rsidR="006F60F2">
        <w:rPr>
          <w:rFonts w:ascii="Times New Roman" w:hAnsi="Times New Roman" w:cs="Times New Roman"/>
          <w:lang w:val="en-GB"/>
        </w:rPr>
        <w:t xml:space="preserve">from private consumption, </w:t>
      </w:r>
      <w:r w:rsidR="006F60F2" w:rsidRPr="006F60F2">
        <w:rPr>
          <w:rFonts w:ascii="Times New Roman" w:hAnsi="Times New Roman" w:cs="Times New Roman"/>
          <w:lang w:val="en-GB"/>
        </w:rPr>
        <w:t>exports and investment</w:t>
      </w:r>
      <w:r w:rsidR="006F60F2">
        <w:rPr>
          <w:rFonts w:ascii="Times New Roman" w:hAnsi="Times New Roman" w:cs="Times New Roman"/>
          <w:lang w:val="en-GB"/>
        </w:rPr>
        <w:t xml:space="preserve">. </w:t>
      </w:r>
      <w:r w:rsidR="008A4125">
        <w:rPr>
          <w:rFonts w:ascii="Times New Roman" w:hAnsi="Times New Roman" w:cs="Times New Roman"/>
          <w:lang w:val="en-GB"/>
        </w:rPr>
        <w:t>Thus,</w:t>
      </w:r>
      <w:r w:rsidR="006F60F2">
        <w:rPr>
          <w:rFonts w:ascii="Times New Roman" w:hAnsi="Times New Roman" w:cs="Times New Roman"/>
          <w:lang w:val="en-GB"/>
        </w:rPr>
        <w:t xml:space="preserve"> in periods when imports fell relative to trend, there was a positive effect on output (</w:t>
      </w:r>
      <w:r w:rsidR="006F60F2" w:rsidRPr="006312AE">
        <w:rPr>
          <w:rFonts w:ascii="Times New Roman" w:hAnsi="Times New Roman" w:cs="Times New Roman"/>
          <w:b/>
          <w:bCs/>
          <w:color w:val="0070C0"/>
          <w:lang w:val="en-GB"/>
        </w:rPr>
        <w:t xml:space="preserve">Figure </w:t>
      </w:r>
      <w:r w:rsidR="006F60F2">
        <w:rPr>
          <w:rFonts w:ascii="Times New Roman" w:hAnsi="Times New Roman" w:cs="Times New Roman"/>
          <w:b/>
          <w:bCs/>
          <w:color w:val="0070C0"/>
          <w:lang w:val="en-GB"/>
        </w:rPr>
        <w:t>1.2</w:t>
      </w:r>
      <w:r w:rsidR="006F60F2" w:rsidRPr="006F60F2">
        <w:rPr>
          <w:rFonts w:ascii="Times New Roman" w:hAnsi="Times New Roman" w:cs="Times New Roman"/>
          <w:lang w:val="en-GB"/>
        </w:rPr>
        <w:t>).</w:t>
      </w:r>
      <w:r w:rsidR="00F56BD2">
        <w:rPr>
          <w:rFonts w:ascii="Times New Roman" w:hAnsi="Times New Roman" w:cs="Times New Roman"/>
          <w:lang w:val="en-GB"/>
        </w:rPr>
        <w:t xml:space="preserve"> </w:t>
      </w:r>
      <w:r w:rsidR="003A074E" w:rsidRPr="006312AE">
        <w:rPr>
          <w:rFonts w:ascii="Times New Roman" w:hAnsi="Times New Roman" w:cs="Times New Roman"/>
          <w:lang w:val="en-GB"/>
        </w:rPr>
        <w:t xml:space="preserve">The discrepancy shocks reflect the difference between the actual import and GDP shares of each </w:t>
      </w:r>
      <w:r w:rsidR="004943CA">
        <w:rPr>
          <w:rFonts w:ascii="Times New Roman" w:hAnsi="Times New Roman" w:cs="Times New Roman"/>
          <w:lang w:val="en-GB"/>
        </w:rPr>
        <w:t>final demand</w:t>
      </w:r>
      <w:r w:rsidR="003A074E" w:rsidRPr="006312AE">
        <w:rPr>
          <w:rFonts w:ascii="Times New Roman" w:hAnsi="Times New Roman" w:cs="Times New Roman"/>
          <w:lang w:val="en-GB"/>
        </w:rPr>
        <w:t xml:space="preserve"> component and the calibrated shares. </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3978"/>
        <w:gridCol w:w="6138"/>
      </w:tblGrid>
      <w:tr w:rsidR="00672AC8" w14:paraId="14561111" w14:textId="77777777" w:rsidTr="006F60F2">
        <w:tc>
          <w:tcPr>
            <w:tcW w:w="10116" w:type="dxa"/>
            <w:gridSpan w:val="2"/>
          </w:tcPr>
          <w:p w14:paraId="6EA39348" w14:textId="77777777" w:rsidR="00672AC8" w:rsidRDefault="00672AC8" w:rsidP="00AB38D0">
            <w:pPr>
              <w:spacing w:after="120"/>
              <w:jc w:val="center"/>
              <w:rPr>
                <w:rFonts w:ascii="Times New Roman" w:hAnsi="Times New Roman" w:cs="Times New Roman"/>
                <w:sz w:val="24"/>
                <w:szCs w:val="24"/>
                <w:lang w:val="en-GB"/>
              </w:rPr>
            </w:pPr>
            <w:r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3</w:t>
            </w:r>
            <w:r w:rsidRPr="004A3402">
              <w:rPr>
                <w:rFonts w:ascii="Times New Roman" w:hAnsi="Times New Roman" w:cs="Times New Roman"/>
                <w:b/>
                <w:bCs/>
                <w:noProof/>
                <w:color w:val="0070C0"/>
                <w:sz w:val="20"/>
                <w:szCs w:val="20"/>
                <w:lang w:val="en-GB"/>
              </w:rPr>
              <w:t>.</w:t>
            </w:r>
            <w:r>
              <w:rPr>
                <w:rFonts w:ascii="Times New Roman" w:hAnsi="Times New Roman" w:cs="Times New Roman"/>
                <w:b/>
                <w:bCs/>
                <w:noProof/>
                <w:color w:val="0070C0"/>
                <w:sz w:val="20"/>
                <w:szCs w:val="20"/>
                <w:lang w:val="en-GB"/>
              </w:rPr>
              <w:t>3</w:t>
            </w:r>
            <w:r w:rsidR="00D3369B">
              <w:rPr>
                <w:rFonts w:ascii="Times New Roman" w:hAnsi="Times New Roman" w:cs="Times New Roman"/>
                <w:b/>
                <w:bCs/>
                <w:noProof/>
                <w:color w:val="0070C0"/>
                <w:sz w:val="20"/>
                <w:szCs w:val="20"/>
                <w:lang w:val="en-GB"/>
              </w:rPr>
              <w:t xml:space="preserve">  Import g</w:t>
            </w:r>
            <w:r w:rsidR="00D3369B">
              <w:rPr>
                <w:rFonts w:ascii="Times New Roman" w:hAnsi="Times New Roman" w:cs="Times New Roman"/>
                <w:b/>
                <w:bCs/>
                <w:noProof/>
                <w:color w:val="0070C0"/>
                <w:sz w:val="20"/>
                <w:szCs w:val="20"/>
              </w:rPr>
              <w:t>rowth</w:t>
            </w:r>
            <w:r w:rsidR="00396CE5">
              <w:rPr>
                <w:rFonts w:ascii="Times New Roman" w:hAnsi="Times New Roman" w:cs="Times New Roman"/>
                <w:b/>
                <w:bCs/>
                <w:noProof/>
                <w:color w:val="0070C0"/>
                <w:sz w:val="20"/>
                <w:szCs w:val="20"/>
              </w:rPr>
              <w:t xml:space="preserve"> </w:t>
            </w:r>
            <w:r w:rsidR="00763548" w:rsidRPr="00763548">
              <w:rPr>
                <w:rFonts w:ascii="Times New Roman" w:hAnsi="Times New Roman" w:cs="Times New Roman"/>
                <w:b/>
                <w:bCs/>
                <w:noProof/>
                <w:color w:val="0070C0"/>
                <w:sz w:val="20"/>
                <w:szCs w:val="20"/>
              </w:rPr>
              <w:t>y-on-y</w:t>
            </w:r>
            <w:r w:rsidR="00396CE5">
              <w:rPr>
                <w:rFonts w:ascii="Times New Roman" w:hAnsi="Times New Roman" w:cs="Times New Roman"/>
                <w:b/>
                <w:bCs/>
                <w:noProof/>
                <w:color w:val="0070C0"/>
                <w:sz w:val="20"/>
                <w:szCs w:val="20"/>
              </w:rPr>
              <w:t xml:space="preserve"> and trend</w:t>
            </w:r>
            <w:r w:rsidR="00711033">
              <w:rPr>
                <w:rFonts w:ascii="Times New Roman" w:hAnsi="Times New Roman" w:cs="Times New Roman"/>
                <w:b/>
                <w:bCs/>
                <w:noProof/>
                <w:color w:val="0070C0"/>
                <w:sz w:val="20"/>
                <w:szCs w:val="20"/>
              </w:rPr>
              <w:t xml:space="preserve"> in </w:t>
            </w:r>
            <w:r w:rsidR="00396CE5">
              <w:rPr>
                <w:rFonts w:ascii="Times New Roman" w:hAnsi="Times New Roman" w:cs="Times New Roman"/>
                <w:b/>
                <w:bCs/>
                <w:noProof/>
                <w:color w:val="0070C0"/>
                <w:sz w:val="20"/>
                <w:szCs w:val="20"/>
              </w:rPr>
              <w:t>%</w:t>
            </w:r>
            <w:r w:rsidR="00711033">
              <w:rPr>
                <w:rFonts w:ascii="Times New Roman" w:hAnsi="Times New Roman" w:cs="Times New Roman"/>
                <w:b/>
                <w:bCs/>
                <w:noProof/>
                <w:color w:val="0070C0"/>
                <w:sz w:val="20"/>
                <w:szCs w:val="20"/>
              </w:rPr>
              <w:t>,</w:t>
            </w:r>
            <w:r w:rsidR="00396CE5">
              <w:rPr>
                <w:rFonts w:ascii="Times New Roman" w:hAnsi="Times New Roman" w:cs="Times New Roman"/>
                <w:b/>
                <w:bCs/>
                <w:noProof/>
                <w:color w:val="0070C0"/>
                <w:sz w:val="20"/>
                <w:szCs w:val="20"/>
              </w:rPr>
              <w:t xml:space="preserve"> and </w:t>
            </w:r>
            <w:r w:rsidR="00711033">
              <w:rPr>
                <w:rFonts w:ascii="Times New Roman" w:hAnsi="Times New Roman" w:cs="Times New Roman"/>
                <w:b/>
                <w:bCs/>
                <w:noProof/>
                <w:color w:val="0070C0"/>
                <w:sz w:val="20"/>
                <w:szCs w:val="20"/>
              </w:rPr>
              <w:t xml:space="preserve">import </w:t>
            </w:r>
            <w:r w:rsidR="00D3369B">
              <w:rPr>
                <w:rFonts w:ascii="Times New Roman" w:hAnsi="Times New Roman" w:cs="Times New Roman"/>
                <w:b/>
                <w:bCs/>
                <w:noProof/>
                <w:color w:val="0070C0"/>
                <w:sz w:val="20"/>
                <w:szCs w:val="20"/>
              </w:rPr>
              <w:t xml:space="preserve">gap and </w:t>
            </w:r>
            <w:r w:rsidR="00711033">
              <w:rPr>
                <w:rFonts w:ascii="Times New Roman" w:hAnsi="Times New Roman" w:cs="Times New Roman"/>
                <w:b/>
                <w:bCs/>
                <w:noProof/>
                <w:color w:val="0070C0"/>
                <w:sz w:val="20"/>
                <w:szCs w:val="20"/>
              </w:rPr>
              <w:t>its driver,</w:t>
            </w:r>
            <w:r w:rsidR="00D3369B">
              <w:rPr>
                <w:rFonts w:ascii="Times New Roman" w:hAnsi="Times New Roman" w:cs="Times New Roman"/>
                <w:b/>
                <w:bCs/>
                <w:noProof/>
                <w:color w:val="0070C0"/>
                <w:sz w:val="20"/>
                <w:szCs w:val="20"/>
              </w:rPr>
              <w:t xml:space="preserve"> 2015-2</w:t>
            </w:r>
            <w:r w:rsidR="00711033">
              <w:rPr>
                <w:rFonts w:ascii="Times New Roman" w:hAnsi="Times New Roman" w:cs="Times New Roman"/>
                <w:b/>
                <w:bCs/>
                <w:noProof/>
                <w:color w:val="0070C0"/>
                <w:sz w:val="20"/>
                <w:szCs w:val="20"/>
              </w:rPr>
              <w:t>3</w:t>
            </w:r>
          </w:p>
        </w:tc>
      </w:tr>
      <w:tr w:rsidR="00672AC8" w14:paraId="394406C5" w14:textId="77777777" w:rsidTr="006F60F2">
        <w:trPr>
          <w:trHeight w:val="3723"/>
        </w:trPr>
        <w:tc>
          <w:tcPr>
            <w:tcW w:w="3978" w:type="dxa"/>
          </w:tcPr>
          <w:p w14:paraId="44D97FD5" w14:textId="77777777" w:rsidR="006F60F2" w:rsidRDefault="006F60F2" w:rsidP="00396CE5">
            <w:pPr>
              <w:spacing w:before="120" w:after="120"/>
              <w:rPr>
                <w:rFonts w:ascii="Times New Roman" w:hAnsi="Times New Roman" w:cs="Times New Roman"/>
                <w:noProof/>
                <w:sz w:val="24"/>
                <w:szCs w:val="24"/>
              </w:rPr>
            </w:pPr>
          </w:p>
          <w:p w14:paraId="6709F33B" w14:textId="77777777" w:rsidR="00672AC8" w:rsidRPr="00396CE5" w:rsidRDefault="006F60F2" w:rsidP="00396CE5">
            <w:pPr>
              <w:spacing w:before="120" w:after="1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9B98EB7" wp14:editId="5EA502C2">
                  <wp:extent cx="2514600" cy="2309495"/>
                  <wp:effectExtent l="0" t="0" r="0" b="0"/>
                  <wp:docPr id="1309287134" name="Picture 8"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87134" name="Picture 8" descr="A graph with blue lines and orange lines&#10;&#10;Description automatically generated"/>
                          <pic:cNvPicPr/>
                        </pic:nvPicPr>
                        <pic:blipFill>
                          <a:blip r:embed="rId125">
                            <a:extLst>
                              <a:ext uri="{28A0092B-C50C-407E-A947-70E740481C1C}">
                                <a14:useLocalDpi xmlns:a14="http://schemas.microsoft.com/office/drawing/2010/main" val="0"/>
                              </a:ext>
                            </a:extLst>
                          </a:blip>
                          <a:stretch>
                            <a:fillRect/>
                          </a:stretch>
                        </pic:blipFill>
                        <pic:spPr>
                          <a:xfrm>
                            <a:off x="0" y="0"/>
                            <a:ext cx="2522887" cy="2317106"/>
                          </a:xfrm>
                          <a:prstGeom prst="rect">
                            <a:avLst/>
                          </a:prstGeom>
                        </pic:spPr>
                      </pic:pic>
                    </a:graphicData>
                  </a:graphic>
                </wp:inline>
              </w:drawing>
            </w:r>
          </w:p>
        </w:tc>
        <w:tc>
          <w:tcPr>
            <w:tcW w:w="6138" w:type="dxa"/>
          </w:tcPr>
          <w:p w14:paraId="03C50B02" w14:textId="77777777" w:rsidR="006F60F2" w:rsidRDefault="006F60F2" w:rsidP="00223CB0">
            <w:pPr>
              <w:spacing w:before="120" w:after="120"/>
              <w:jc w:val="both"/>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7B67A51D" wp14:editId="5236452B">
                  <wp:extent cx="3794760" cy="3255010"/>
                  <wp:effectExtent l="0" t="0" r="0" b="0"/>
                  <wp:docPr id="1781256402" name="Picture 9"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56402" name="Picture 9" descr="A graph of a graph&#10;&#10;Description automatically generated with medium confidence"/>
                          <pic:cNvPicPr/>
                        </pic:nvPicPr>
                        <pic:blipFill>
                          <a:blip r:embed="rId126">
                            <a:extLst>
                              <a:ext uri="{28A0092B-C50C-407E-A947-70E740481C1C}">
                                <a14:useLocalDpi xmlns:a14="http://schemas.microsoft.com/office/drawing/2010/main" val="0"/>
                              </a:ext>
                            </a:extLst>
                          </a:blip>
                          <a:stretch>
                            <a:fillRect/>
                          </a:stretch>
                        </pic:blipFill>
                        <pic:spPr>
                          <a:xfrm>
                            <a:off x="0" y="0"/>
                            <a:ext cx="3795057" cy="3255265"/>
                          </a:xfrm>
                          <a:prstGeom prst="rect">
                            <a:avLst/>
                          </a:prstGeom>
                        </pic:spPr>
                      </pic:pic>
                    </a:graphicData>
                  </a:graphic>
                </wp:inline>
              </w:drawing>
            </w:r>
          </w:p>
        </w:tc>
      </w:tr>
    </w:tbl>
    <w:p w14:paraId="01C49281" w14:textId="77777777" w:rsidR="00461E90" w:rsidRDefault="00461E90" w:rsidP="003847B3">
      <w:pPr>
        <w:rPr>
          <w:rFonts w:ascii="Times New Roman" w:eastAsia="Calibri" w:hAnsi="Times New Roman" w:cs="Times New Roman"/>
          <w:b/>
          <w:bCs/>
          <w:color w:val="1F497D"/>
          <w:sz w:val="24"/>
          <w:szCs w:val="24"/>
        </w:rPr>
      </w:pPr>
    </w:p>
    <w:p w14:paraId="6D3517A8" w14:textId="77777777" w:rsidR="00461E90" w:rsidRDefault="00461E90">
      <w:pPr>
        <w:rPr>
          <w:rFonts w:ascii="Times New Roman" w:eastAsia="Calibri" w:hAnsi="Times New Roman" w:cs="Times New Roman"/>
          <w:b/>
          <w:bCs/>
          <w:color w:val="1F497D"/>
          <w:sz w:val="24"/>
          <w:szCs w:val="24"/>
        </w:rPr>
      </w:pPr>
      <w:r>
        <w:rPr>
          <w:rFonts w:ascii="Times New Roman" w:eastAsia="Calibri" w:hAnsi="Times New Roman" w:cs="Times New Roman"/>
          <w:b/>
          <w:bCs/>
          <w:color w:val="1F497D"/>
          <w:sz w:val="24"/>
          <w:szCs w:val="24"/>
        </w:rPr>
        <w:br w:type="page"/>
      </w:r>
    </w:p>
    <w:p w14:paraId="28D97C19" w14:textId="77777777" w:rsidR="003847B3" w:rsidRPr="003847B3" w:rsidRDefault="003847B3" w:rsidP="00A522D1">
      <w:pPr>
        <w:pStyle w:val="Heading1"/>
        <w:numPr>
          <w:ilvl w:val="0"/>
          <w:numId w:val="0"/>
        </w:numPr>
        <w:ind w:left="90"/>
        <w:rPr>
          <w:rFonts w:ascii="Times New Roman" w:hAnsi="Times New Roman" w:cs="Times New Roman"/>
          <w:sz w:val="24"/>
          <w:szCs w:val="24"/>
        </w:rPr>
      </w:pPr>
      <w:bookmarkStart w:id="195" w:name="_Toc154000860"/>
      <w:r w:rsidRPr="009A0D99">
        <w:rPr>
          <w:rFonts w:ascii="Times New Roman" w:eastAsia="Calibri" w:hAnsi="Times New Roman" w:cs="Times New Roman"/>
          <w:b/>
          <w:bCs/>
          <w:color w:val="1F497D"/>
          <w:sz w:val="24"/>
          <w:szCs w:val="24"/>
        </w:rPr>
        <w:lastRenderedPageBreak/>
        <w:t xml:space="preserve">Annex </w:t>
      </w:r>
      <w:r>
        <w:rPr>
          <w:rFonts w:ascii="Times New Roman" w:eastAsia="Calibri" w:hAnsi="Times New Roman" w:cs="Times New Roman"/>
          <w:b/>
          <w:bCs/>
          <w:color w:val="1F497D"/>
          <w:sz w:val="24"/>
          <w:szCs w:val="24"/>
        </w:rPr>
        <w:t>4</w:t>
      </w:r>
      <w:r w:rsidRPr="009A0D99">
        <w:rPr>
          <w:rFonts w:ascii="Times New Roman" w:eastAsia="Calibri" w:hAnsi="Times New Roman" w:cs="Times New Roman"/>
          <w:b/>
          <w:bCs/>
          <w:color w:val="1F497D"/>
          <w:sz w:val="24"/>
          <w:szCs w:val="24"/>
        </w:rPr>
        <w:t xml:space="preserve">. </w:t>
      </w:r>
      <w:r>
        <w:rPr>
          <w:rFonts w:ascii="Times New Roman" w:eastAsia="Calibri" w:hAnsi="Times New Roman" w:cs="Times New Roman"/>
          <w:b/>
          <w:bCs/>
          <w:color w:val="1F497D"/>
          <w:sz w:val="24"/>
          <w:szCs w:val="24"/>
        </w:rPr>
        <w:t>Fiscal block: deficit,</w:t>
      </w:r>
      <w:r w:rsidR="000577B7">
        <w:rPr>
          <w:rFonts w:ascii="Times New Roman" w:eastAsia="Calibri" w:hAnsi="Times New Roman" w:cs="Times New Roman"/>
          <w:b/>
          <w:bCs/>
          <w:color w:val="1F497D"/>
          <w:sz w:val="24"/>
          <w:szCs w:val="24"/>
        </w:rPr>
        <w:t xml:space="preserve"> fiscal </w:t>
      </w:r>
      <w:r w:rsidR="00D048BC">
        <w:rPr>
          <w:rFonts w:ascii="Times New Roman" w:eastAsia="Calibri" w:hAnsi="Times New Roman" w:cs="Times New Roman"/>
          <w:b/>
          <w:bCs/>
          <w:color w:val="1F497D"/>
          <w:sz w:val="24"/>
          <w:szCs w:val="24"/>
        </w:rPr>
        <w:t>policies,</w:t>
      </w:r>
      <w:r>
        <w:rPr>
          <w:rFonts w:ascii="Times New Roman" w:eastAsia="Calibri" w:hAnsi="Times New Roman" w:cs="Times New Roman"/>
          <w:b/>
          <w:bCs/>
          <w:color w:val="1F497D"/>
          <w:sz w:val="24"/>
          <w:szCs w:val="24"/>
        </w:rPr>
        <w:t xml:space="preserve"> and fisc</w:t>
      </w:r>
      <w:r w:rsidR="000577B7">
        <w:rPr>
          <w:rFonts w:ascii="Times New Roman" w:eastAsia="Calibri" w:hAnsi="Times New Roman" w:cs="Times New Roman"/>
          <w:b/>
          <w:bCs/>
          <w:color w:val="1F497D"/>
          <w:sz w:val="24"/>
          <w:szCs w:val="24"/>
        </w:rPr>
        <w:t>a</w:t>
      </w:r>
      <w:r>
        <w:rPr>
          <w:rFonts w:ascii="Times New Roman" w:eastAsia="Calibri" w:hAnsi="Times New Roman" w:cs="Times New Roman"/>
          <w:b/>
          <w:bCs/>
          <w:color w:val="1F497D"/>
          <w:sz w:val="24"/>
          <w:szCs w:val="24"/>
        </w:rPr>
        <w:t>l impulse in the model</w:t>
      </w:r>
      <w:bookmarkEnd w:id="195"/>
    </w:p>
    <w:p w14:paraId="3A7AA36C" w14:textId="77777777" w:rsidR="003847B3" w:rsidRDefault="003847B3"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Th</w:t>
      </w:r>
      <w:r w:rsidR="00A53105" w:rsidRPr="00E978E5">
        <w:rPr>
          <w:rFonts w:ascii="Times New Roman" w:hAnsi="Times New Roman" w:cs="Times New Roman"/>
          <w:sz w:val="24"/>
          <w:szCs w:val="24"/>
          <w:lang w:val="en-GB"/>
        </w:rPr>
        <w:t xml:space="preserve">is Annex highlights the </w:t>
      </w:r>
      <w:r w:rsidR="001E728B" w:rsidRPr="00E978E5">
        <w:rPr>
          <w:rFonts w:ascii="Times New Roman" w:hAnsi="Times New Roman" w:cs="Times New Roman"/>
          <w:sz w:val="24"/>
          <w:szCs w:val="24"/>
          <w:lang w:val="en-GB"/>
        </w:rPr>
        <w:t>key features</w:t>
      </w:r>
      <w:r w:rsidR="00A53105" w:rsidRPr="00E978E5">
        <w:rPr>
          <w:rFonts w:ascii="Times New Roman" w:hAnsi="Times New Roman" w:cs="Times New Roman"/>
          <w:sz w:val="24"/>
          <w:szCs w:val="24"/>
          <w:lang w:val="en-GB"/>
        </w:rPr>
        <w:t xml:space="preserve"> and concepts used in the elaborate fiscal block</w:t>
      </w:r>
      <w:r w:rsidR="008662DB">
        <w:rPr>
          <w:rFonts w:ascii="Times New Roman" w:hAnsi="Times New Roman" w:cs="Times New Roman"/>
          <w:sz w:val="24"/>
          <w:szCs w:val="24"/>
          <w:lang w:val="en-GB"/>
        </w:rPr>
        <w:t xml:space="preserve">, which </w:t>
      </w:r>
      <w:r w:rsidR="00A53105" w:rsidRPr="00E978E5">
        <w:rPr>
          <w:rFonts w:ascii="Times New Roman" w:hAnsi="Times New Roman" w:cs="Times New Roman"/>
          <w:sz w:val="24"/>
          <w:szCs w:val="24"/>
          <w:lang w:val="en-GB"/>
        </w:rPr>
        <w:t xml:space="preserve">allows </w:t>
      </w:r>
      <w:r w:rsidR="008662DB">
        <w:rPr>
          <w:rFonts w:ascii="Times New Roman" w:hAnsi="Times New Roman" w:cs="Times New Roman"/>
          <w:sz w:val="24"/>
          <w:szCs w:val="24"/>
          <w:lang w:val="en-GB"/>
        </w:rPr>
        <w:t xml:space="preserve">simulating </w:t>
      </w:r>
      <w:r w:rsidR="00A53105" w:rsidRPr="00E978E5">
        <w:rPr>
          <w:rFonts w:ascii="Times New Roman" w:hAnsi="Times New Roman" w:cs="Times New Roman"/>
          <w:sz w:val="24"/>
          <w:szCs w:val="24"/>
          <w:lang w:val="en-GB"/>
        </w:rPr>
        <w:t>a variety of fiscal policies</w:t>
      </w:r>
      <w:r w:rsidR="008662DB">
        <w:rPr>
          <w:rFonts w:ascii="Times New Roman" w:hAnsi="Times New Roman" w:cs="Times New Roman"/>
          <w:sz w:val="24"/>
          <w:szCs w:val="24"/>
          <w:lang w:val="en-GB"/>
        </w:rPr>
        <w:t xml:space="preserve"> and analyzing interaction with monetary policies</w:t>
      </w:r>
      <w:r w:rsidR="00A53105" w:rsidRPr="00E978E5">
        <w:rPr>
          <w:rFonts w:ascii="Times New Roman" w:hAnsi="Times New Roman" w:cs="Times New Roman"/>
          <w:sz w:val="24"/>
          <w:szCs w:val="24"/>
          <w:lang w:val="en-GB"/>
        </w:rPr>
        <w:t xml:space="preserve">. </w:t>
      </w:r>
    </w:p>
    <w:p w14:paraId="0DDC45FF" w14:textId="3D71DFCC" w:rsidR="00987287" w:rsidRPr="002537E4" w:rsidRDefault="00987287" w:rsidP="00987287">
      <w:pPr>
        <w:spacing w:after="120"/>
        <w:rPr>
          <w:rFonts w:ascii="Times New Roman" w:hAnsi="Times New Roman" w:cs="Times New Roman"/>
          <w:color w:val="7030A0"/>
          <w:sz w:val="24"/>
          <w:szCs w:val="24"/>
          <w:lang w:val="en-GB"/>
        </w:rPr>
      </w:pPr>
      <w:r w:rsidRPr="002537E4">
        <w:rPr>
          <w:rFonts w:ascii="Times New Roman" w:hAnsi="Times New Roman" w:cs="Times New Roman"/>
          <w:color w:val="7030A0"/>
          <w:sz w:val="24"/>
          <w:szCs w:val="24"/>
          <w:lang w:val="en-GB"/>
        </w:rPr>
        <w:t xml:space="preserve">The </w:t>
      </w:r>
      <w:r w:rsidRPr="002537E4">
        <w:rPr>
          <w:rFonts w:ascii="Times New Roman" w:hAnsi="Times New Roman" w:cs="Times New Roman"/>
          <w:b/>
          <w:bCs/>
          <w:color w:val="7030A0"/>
          <w:sz w:val="24"/>
          <w:szCs w:val="24"/>
          <w:lang w:val="en-GB"/>
        </w:rPr>
        <w:t xml:space="preserve">fiscal </w:t>
      </w:r>
      <w:del w:id="196" w:author="Chris NGUGABE" w:date="2024-01-13T08:20:00Z">
        <w:r w:rsidRPr="002537E4" w:rsidDel="00BF253D">
          <w:rPr>
            <w:rFonts w:ascii="Times New Roman" w:hAnsi="Times New Roman" w:cs="Times New Roman"/>
            <w:b/>
            <w:bCs/>
            <w:color w:val="7030A0"/>
            <w:sz w:val="24"/>
            <w:szCs w:val="24"/>
            <w:lang w:val="en-GB"/>
          </w:rPr>
          <w:delText>rule</w:delText>
        </w:r>
        <w:r w:rsidRPr="002537E4" w:rsidDel="00BF253D">
          <w:rPr>
            <w:rFonts w:ascii="Times New Roman" w:hAnsi="Times New Roman" w:cs="Times New Roman"/>
            <w:color w:val="7030A0"/>
            <w:sz w:val="24"/>
            <w:szCs w:val="24"/>
            <w:lang w:val="en-GB"/>
          </w:rPr>
          <w:delText xml:space="preserve"> </w:delText>
        </w:r>
      </w:del>
      <w:ins w:id="197" w:author="Chris NGUGABE" w:date="2024-01-13T08:20:00Z">
        <w:r w:rsidR="00BF253D">
          <w:rPr>
            <w:rFonts w:ascii="Times New Roman" w:hAnsi="Times New Roman" w:cs="Times New Roman"/>
            <w:b/>
            <w:bCs/>
            <w:color w:val="7030A0"/>
            <w:sz w:val="24"/>
            <w:szCs w:val="24"/>
            <w:lang w:val="en-GB"/>
          </w:rPr>
          <w:t xml:space="preserve"> targets</w:t>
        </w:r>
        <w:r w:rsidR="009319A9">
          <w:rPr>
            <w:rFonts w:ascii="Times New Roman" w:hAnsi="Times New Roman" w:cs="Times New Roman"/>
            <w:b/>
            <w:bCs/>
            <w:color w:val="7030A0"/>
            <w:sz w:val="24"/>
            <w:szCs w:val="24"/>
            <w:lang w:val="en-GB"/>
          </w:rPr>
          <w:t>/a</w:t>
        </w:r>
      </w:ins>
      <w:ins w:id="198" w:author="Chris NGUGABE" w:date="2024-01-13T08:21:00Z">
        <w:r w:rsidR="009319A9">
          <w:rPr>
            <w:rFonts w:ascii="Times New Roman" w:hAnsi="Times New Roman" w:cs="Times New Roman"/>
            <w:b/>
            <w:bCs/>
            <w:color w:val="7030A0"/>
            <w:sz w:val="24"/>
            <w:szCs w:val="24"/>
            <w:lang w:val="en-GB"/>
          </w:rPr>
          <w:t>nchor</w:t>
        </w:r>
      </w:ins>
      <w:ins w:id="199" w:author="Chris NGUGABE" w:date="2024-01-13T08:20:00Z">
        <w:r w:rsidR="00BF253D" w:rsidRPr="002537E4">
          <w:rPr>
            <w:rFonts w:ascii="Times New Roman" w:hAnsi="Times New Roman" w:cs="Times New Roman"/>
            <w:color w:val="7030A0"/>
            <w:sz w:val="24"/>
            <w:szCs w:val="24"/>
            <w:lang w:val="en-GB"/>
          </w:rPr>
          <w:t xml:space="preserve"> </w:t>
        </w:r>
      </w:ins>
      <w:r w:rsidRPr="002537E4">
        <w:rPr>
          <w:rFonts w:ascii="Times New Roman" w:hAnsi="Times New Roman" w:cs="Times New Roman"/>
          <w:color w:val="7030A0"/>
          <w:sz w:val="24"/>
          <w:szCs w:val="24"/>
          <w:lang w:val="en-GB"/>
        </w:rPr>
        <w:t xml:space="preserve">guiding government decisions on deficit (excl. grants, % of GDP) is the “structural deficit trend” which converges to the steady state deficit, consistent with the </w:t>
      </w:r>
      <w:r w:rsidRPr="002537E4">
        <w:rPr>
          <w:rFonts w:ascii="Times New Roman" w:hAnsi="Times New Roman" w:cs="Times New Roman"/>
          <w:b/>
          <w:bCs/>
          <w:color w:val="7030A0"/>
          <w:sz w:val="24"/>
          <w:szCs w:val="24"/>
        </w:rPr>
        <w:t>target debt-to-GDP ratio</w:t>
      </w:r>
      <w:r w:rsidRPr="002537E4">
        <w:rPr>
          <w:rFonts w:ascii="Times New Roman" w:hAnsi="Times New Roman" w:cs="Times New Roman"/>
          <w:color w:val="7030A0"/>
          <w:sz w:val="24"/>
          <w:szCs w:val="24"/>
          <w:lang w:val="en-GB"/>
        </w:rPr>
        <w:t xml:space="preserve">, taking into account: access to grants, trend real growth rate, trading partner </w:t>
      </w:r>
      <w:r w:rsidR="00EB6BA8" w:rsidRPr="002537E4">
        <w:rPr>
          <w:rFonts w:ascii="Times New Roman" w:hAnsi="Times New Roman" w:cs="Times New Roman"/>
          <w:color w:val="7030A0"/>
          <w:sz w:val="24"/>
          <w:szCs w:val="24"/>
          <w:lang w:val="en-GB"/>
        </w:rPr>
        <w:t>and</w:t>
      </w:r>
      <w:r w:rsidRPr="002537E4">
        <w:rPr>
          <w:rFonts w:ascii="Times New Roman" w:hAnsi="Times New Roman" w:cs="Times New Roman"/>
          <w:color w:val="7030A0"/>
          <w:sz w:val="24"/>
          <w:szCs w:val="24"/>
          <w:lang w:val="en-GB"/>
        </w:rPr>
        <w:t xml:space="preserve"> </w:t>
      </w:r>
      <w:r w:rsidR="00EB6BA8" w:rsidRPr="002537E4">
        <w:rPr>
          <w:rFonts w:ascii="Times New Roman" w:hAnsi="Times New Roman" w:cs="Times New Roman"/>
          <w:color w:val="7030A0"/>
          <w:sz w:val="24"/>
          <w:szCs w:val="24"/>
          <w:lang w:val="en-GB"/>
        </w:rPr>
        <w:t xml:space="preserve">domestic inflation rates, </w:t>
      </w:r>
      <w:r w:rsidRPr="002537E4">
        <w:rPr>
          <w:rFonts w:ascii="Times New Roman" w:hAnsi="Times New Roman" w:cs="Times New Roman"/>
          <w:color w:val="7030A0"/>
          <w:sz w:val="24"/>
          <w:szCs w:val="24"/>
          <w:lang w:val="en-GB"/>
        </w:rPr>
        <w:t>trend RER depreciation rate, and envisaged share of domestic debt in total debt.</w:t>
      </w:r>
    </w:p>
    <w:p w14:paraId="5676005B" w14:textId="72D81725" w:rsidR="00987287" w:rsidRPr="00E978E5" w:rsidRDefault="00987287" w:rsidP="00987287">
      <w:pPr>
        <w:spacing w:after="120"/>
        <w:rPr>
          <w:rFonts w:ascii="Times New Roman" w:hAnsi="Times New Roman" w:cs="Times New Roman"/>
          <w:sz w:val="24"/>
          <w:szCs w:val="24"/>
        </w:rPr>
      </w:pPr>
      <w:r w:rsidRPr="00E978E5">
        <w:rPr>
          <w:rFonts w:ascii="Times New Roman" w:hAnsi="Times New Roman" w:cs="Times New Roman"/>
          <w:b/>
          <w:bCs/>
          <w:color w:val="2F5496" w:themeColor="accent1" w:themeShade="BF"/>
          <w:sz w:val="24"/>
          <w:szCs w:val="24"/>
        </w:rPr>
        <w:t>Deficit excl</w:t>
      </w:r>
      <w:r>
        <w:rPr>
          <w:rFonts w:ascii="Times New Roman" w:hAnsi="Times New Roman" w:cs="Times New Roman"/>
          <w:b/>
          <w:bCs/>
          <w:color w:val="2F5496" w:themeColor="accent1" w:themeShade="BF"/>
          <w:sz w:val="24"/>
          <w:szCs w:val="24"/>
        </w:rPr>
        <w:t>uding</w:t>
      </w:r>
      <w:r w:rsidRPr="00E978E5">
        <w:rPr>
          <w:rFonts w:ascii="Times New Roman" w:hAnsi="Times New Roman" w:cs="Times New Roman"/>
          <w:b/>
          <w:bCs/>
          <w:color w:val="2F5496" w:themeColor="accent1" w:themeShade="BF"/>
          <w:sz w:val="24"/>
          <w:szCs w:val="24"/>
        </w:rPr>
        <w:t xml:space="preserve"> grants</w:t>
      </w:r>
      <w:r w:rsidRPr="00E978E5">
        <w:rPr>
          <w:rFonts w:ascii="Times New Roman" w:hAnsi="Times New Roman" w:cs="Times New Roman"/>
          <w:color w:val="000000" w:themeColor="text1"/>
          <w:sz w:val="24"/>
          <w:szCs w:val="24"/>
        </w:rPr>
        <w:t xml:space="preserve"> is </w:t>
      </w:r>
      <w:r w:rsidRPr="00E978E5">
        <w:rPr>
          <w:rFonts w:ascii="Times New Roman" w:hAnsi="Times New Roman" w:cs="Times New Roman"/>
          <w:sz w:val="24"/>
          <w:szCs w:val="24"/>
        </w:rPr>
        <w:t>defined as: gov</w:t>
      </w:r>
      <w:r w:rsidR="000D7269">
        <w:rPr>
          <w:rFonts w:ascii="Times New Roman" w:hAnsi="Times New Roman" w:cs="Times New Roman"/>
          <w:sz w:val="24"/>
          <w:szCs w:val="24"/>
        </w:rPr>
        <w:t>ernmen</w:t>
      </w:r>
      <w:r w:rsidRPr="00E978E5">
        <w:rPr>
          <w:rFonts w:ascii="Times New Roman" w:hAnsi="Times New Roman" w:cs="Times New Roman"/>
          <w:sz w:val="24"/>
          <w:szCs w:val="24"/>
        </w:rPr>
        <w:t xml:space="preserve">t demand for goods and services </w:t>
      </w:r>
      <w:r w:rsidR="000D7269">
        <w:rPr>
          <w:rFonts w:ascii="Times New Roman" w:hAnsi="Times New Roman" w:cs="Times New Roman"/>
          <w:sz w:val="24"/>
          <w:szCs w:val="24"/>
        </w:rPr>
        <w:t xml:space="preserve">for </w:t>
      </w:r>
      <w:r w:rsidRPr="00E978E5">
        <w:rPr>
          <w:rFonts w:ascii="Times New Roman" w:hAnsi="Times New Roman" w:cs="Times New Roman"/>
          <w:sz w:val="24"/>
          <w:szCs w:val="24"/>
        </w:rPr>
        <w:t>consumption and investment</w:t>
      </w:r>
      <w:r w:rsidR="000D7269">
        <w:rPr>
          <w:rFonts w:ascii="Times New Roman" w:hAnsi="Times New Roman" w:cs="Times New Roman"/>
          <w:sz w:val="24"/>
          <w:szCs w:val="24"/>
        </w:rPr>
        <w:t xml:space="preserve"> (“gdem”</w:t>
      </w:r>
      <w:r w:rsidRPr="00E978E5">
        <w:rPr>
          <w:rFonts w:ascii="Times New Roman" w:hAnsi="Times New Roman" w:cs="Times New Roman"/>
          <w:sz w:val="24"/>
          <w:szCs w:val="24"/>
        </w:rPr>
        <w:t xml:space="preserve">) plus other spending (transfers, subsidies, </w:t>
      </w:r>
      <w:proofErr w:type="gramStart"/>
      <w:r w:rsidR="003170A8">
        <w:rPr>
          <w:rFonts w:ascii="Times New Roman" w:hAnsi="Times New Roman" w:cs="Times New Roman"/>
          <w:sz w:val="24"/>
          <w:szCs w:val="24"/>
        </w:rPr>
        <w:t>part  of</w:t>
      </w:r>
      <w:proofErr w:type="gramEnd"/>
      <w:r w:rsidR="003170A8">
        <w:rPr>
          <w:rFonts w:ascii="Times New Roman" w:hAnsi="Times New Roman" w:cs="Times New Roman"/>
          <w:sz w:val="24"/>
          <w:szCs w:val="24"/>
        </w:rPr>
        <w:t xml:space="preserve">  Economic Recovery Fund spending, </w:t>
      </w:r>
      <w:r w:rsidRPr="00E978E5">
        <w:rPr>
          <w:rFonts w:ascii="Times New Roman" w:hAnsi="Times New Roman" w:cs="Times New Roman"/>
          <w:sz w:val="24"/>
          <w:szCs w:val="24"/>
        </w:rPr>
        <w:t>interest payments,...) minus revenue</w:t>
      </w:r>
      <w:r>
        <w:rPr>
          <w:rFonts w:ascii="Times New Roman" w:hAnsi="Times New Roman" w:cs="Times New Roman"/>
          <w:sz w:val="24"/>
          <w:szCs w:val="24"/>
        </w:rPr>
        <w:t xml:space="preserve">, </w:t>
      </w:r>
      <w:r w:rsidRPr="008662DB">
        <w:rPr>
          <w:rFonts w:ascii="Times New Roman" w:hAnsi="Times New Roman" w:cs="Times New Roman"/>
          <w:b/>
          <w:bCs/>
          <w:color w:val="2F5496" w:themeColor="accent1" w:themeShade="BF"/>
          <w:sz w:val="24"/>
          <w:szCs w:val="24"/>
        </w:rPr>
        <w:t>in % of GDP</w:t>
      </w:r>
      <w:r w:rsidRPr="00E978E5">
        <w:rPr>
          <w:rFonts w:ascii="Times New Roman" w:hAnsi="Times New Roman" w:cs="Times New Roman"/>
          <w:sz w:val="24"/>
          <w:szCs w:val="24"/>
        </w:rPr>
        <w:t xml:space="preserve">. The model has equations for the deficit and its components and </w:t>
      </w:r>
      <w:r w:rsidR="00EB6BA8">
        <w:rPr>
          <w:rFonts w:ascii="Times New Roman" w:hAnsi="Times New Roman" w:cs="Times New Roman"/>
          <w:sz w:val="24"/>
          <w:szCs w:val="24"/>
        </w:rPr>
        <w:t xml:space="preserve">for </w:t>
      </w:r>
      <w:r w:rsidRPr="00E978E5">
        <w:rPr>
          <w:rFonts w:ascii="Times New Roman" w:hAnsi="Times New Roman" w:cs="Times New Roman"/>
          <w:sz w:val="24"/>
          <w:szCs w:val="24"/>
        </w:rPr>
        <w:t>g</w:t>
      </w:r>
      <w:r w:rsidR="000D7269">
        <w:rPr>
          <w:rFonts w:ascii="Times New Roman" w:hAnsi="Times New Roman" w:cs="Times New Roman"/>
          <w:sz w:val="24"/>
          <w:szCs w:val="24"/>
        </w:rPr>
        <w:t>dem</w:t>
      </w:r>
      <w:r w:rsidRPr="00E978E5">
        <w:rPr>
          <w:rFonts w:ascii="Times New Roman" w:hAnsi="Times New Roman" w:cs="Times New Roman"/>
          <w:sz w:val="24"/>
          <w:szCs w:val="24"/>
        </w:rPr>
        <w:t xml:space="preserve"> (see </w:t>
      </w:r>
      <w:r>
        <w:rPr>
          <w:rFonts w:ascii="Times New Roman" w:hAnsi="Times New Roman" w:cs="Times New Roman"/>
          <w:sz w:val="24"/>
          <w:szCs w:val="24"/>
        </w:rPr>
        <w:t>below</w:t>
      </w:r>
      <w:r w:rsidRPr="00E978E5">
        <w:rPr>
          <w:rFonts w:ascii="Times New Roman" w:hAnsi="Times New Roman" w:cs="Times New Roman"/>
          <w:sz w:val="24"/>
          <w:szCs w:val="24"/>
        </w:rPr>
        <w:t>).</w:t>
      </w:r>
    </w:p>
    <w:p w14:paraId="07F89028" w14:textId="77777777" w:rsidR="00987287" w:rsidRPr="00E978E5" w:rsidRDefault="00987287" w:rsidP="00987287">
      <w:pPr>
        <w:spacing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deficit is decomposed</w:t>
      </w:r>
      <w:r w:rsidRPr="00E978E5">
        <w:rPr>
          <w:rFonts w:ascii="Times New Roman" w:hAnsi="Times New Roman" w:cs="Times New Roman"/>
          <w:sz w:val="24"/>
          <w:szCs w:val="24"/>
          <w:lang w:val="en-GB"/>
        </w:rPr>
        <w:t xml:space="preserve"> </w:t>
      </w:r>
      <w:r w:rsidRPr="00AF2BF0">
        <w:rPr>
          <w:rFonts w:ascii="Times New Roman" w:hAnsi="Times New Roman" w:cs="Times New Roman"/>
          <w:b/>
          <w:bCs/>
          <w:sz w:val="24"/>
          <w:szCs w:val="24"/>
          <w:lang w:val="en-GB"/>
        </w:rPr>
        <w:t>into structural deficit (long-term trend), cyclical deficit (business cycle-induced change in deficit) and discretionary deficit (the remainder, discretionary fiscal policies).</w:t>
      </w:r>
      <w:r w:rsidRPr="00E978E5">
        <w:rPr>
          <w:rFonts w:ascii="Times New Roman" w:hAnsi="Times New Roman" w:cs="Times New Roman"/>
          <w:sz w:val="24"/>
          <w:szCs w:val="24"/>
          <w:lang w:val="en-GB"/>
        </w:rPr>
        <w:t xml:space="preserve"> </w:t>
      </w:r>
    </w:p>
    <w:p w14:paraId="65BF13FD" w14:textId="77777777" w:rsidR="00987287" w:rsidRPr="00E978E5" w:rsidRDefault="00987287"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structural deficit</w:t>
      </w:r>
      <w:r w:rsidRPr="00E978E5">
        <w:rPr>
          <w:rFonts w:ascii="Times New Roman" w:hAnsi="Times New Roman" w:cs="Times New Roman"/>
          <w:sz w:val="24"/>
          <w:szCs w:val="24"/>
          <w:lang w:val="en-GB"/>
        </w:rPr>
        <w:t xml:space="preserve"> is the trend deficit converging to the steady state defined by </w:t>
      </w:r>
      <w:r>
        <w:rPr>
          <w:rFonts w:ascii="Times New Roman" w:hAnsi="Times New Roman" w:cs="Times New Roman"/>
          <w:sz w:val="24"/>
          <w:szCs w:val="24"/>
          <w:lang w:val="en-GB"/>
        </w:rPr>
        <w:t xml:space="preserve">the </w:t>
      </w:r>
      <w:r w:rsidRPr="00E978E5">
        <w:rPr>
          <w:rFonts w:ascii="Times New Roman" w:hAnsi="Times New Roman" w:cs="Times New Roman"/>
          <w:sz w:val="24"/>
          <w:szCs w:val="24"/>
          <w:lang w:val="en-GB"/>
        </w:rPr>
        <w:t>target debt/GDP</w:t>
      </w:r>
      <w:r>
        <w:rPr>
          <w:rFonts w:ascii="Times New Roman" w:hAnsi="Times New Roman" w:cs="Times New Roman"/>
          <w:sz w:val="24"/>
          <w:szCs w:val="24"/>
          <w:lang w:val="en-GB"/>
        </w:rPr>
        <w:t xml:space="preserve"> </w:t>
      </w:r>
      <w:r w:rsidR="007049C5">
        <w:rPr>
          <w:rFonts w:ascii="Times New Roman" w:hAnsi="Times New Roman" w:cs="Times New Roman"/>
          <w:sz w:val="24"/>
          <w:szCs w:val="24"/>
          <w:lang w:val="en-GB"/>
        </w:rPr>
        <w:t>ratio</w:t>
      </w:r>
      <w:r w:rsidR="007049C5" w:rsidRPr="00E978E5">
        <w:rPr>
          <w:rFonts w:ascii="Times New Roman" w:hAnsi="Times New Roman" w:cs="Times New Roman"/>
          <w:sz w:val="24"/>
          <w:szCs w:val="24"/>
          <w:lang w:val="en-GB"/>
        </w:rPr>
        <w:t xml:space="preserve"> and</w:t>
      </w:r>
      <w:r>
        <w:rPr>
          <w:rFonts w:ascii="Times New Roman" w:hAnsi="Times New Roman" w:cs="Times New Roman"/>
          <w:sz w:val="24"/>
          <w:szCs w:val="24"/>
          <w:lang w:val="en-GB"/>
        </w:rPr>
        <w:t xml:space="preserve"> is the key outcome of the</w:t>
      </w:r>
      <w:r w:rsidRPr="00E978E5">
        <w:rPr>
          <w:rFonts w:ascii="Times New Roman" w:hAnsi="Times New Roman" w:cs="Times New Roman"/>
          <w:sz w:val="24"/>
          <w:szCs w:val="24"/>
          <w:lang w:val="en-GB"/>
        </w:rPr>
        <w:t xml:space="preserve"> fiscal rule.</w:t>
      </w:r>
    </w:p>
    <w:p w14:paraId="6E6EB95C" w14:textId="77777777" w:rsidR="00987287" w:rsidRPr="00E978E5" w:rsidRDefault="00987287"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cyclical deficit</w:t>
      </w:r>
      <w:r w:rsidRPr="00E978E5">
        <w:rPr>
          <w:rFonts w:ascii="Times New Roman" w:hAnsi="Times New Roman" w:cs="Times New Roman"/>
          <w:sz w:val="24"/>
          <w:szCs w:val="24"/>
          <w:lang w:val="en-GB"/>
        </w:rPr>
        <w:t xml:space="preserve">—also called (semi-)automatic stabilizer—is positive in a downturn, as government collects less revenue relative to GDP (postponed </w:t>
      </w:r>
      <w:r>
        <w:rPr>
          <w:rFonts w:ascii="Times New Roman" w:hAnsi="Times New Roman" w:cs="Times New Roman"/>
          <w:sz w:val="24"/>
          <w:szCs w:val="24"/>
          <w:lang w:val="en-GB"/>
        </w:rPr>
        <w:t xml:space="preserve">tax </w:t>
      </w:r>
      <w:r w:rsidRPr="00E978E5">
        <w:rPr>
          <w:rFonts w:ascii="Times New Roman" w:hAnsi="Times New Roman" w:cs="Times New Roman"/>
          <w:sz w:val="24"/>
          <w:szCs w:val="24"/>
          <w:lang w:val="en-GB"/>
        </w:rPr>
        <w:t>payments, waivers, lower profits</w:t>
      </w:r>
      <w:r>
        <w:rPr>
          <w:rFonts w:ascii="Times New Roman" w:hAnsi="Times New Roman" w:cs="Times New Roman"/>
          <w:sz w:val="24"/>
          <w:szCs w:val="24"/>
          <w:lang w:val="en-GB"/>
        </w:rPr>
        <w:t>,.</w:t>
      </w:r>
      <w:r w:rsidRPr="00E978E5">
        <w:rPr>
          <w:rFonts w:ascii="Times New Roman" w:hAnsi="Times New Roman" w:cs="Times New Roman"/>
          <w:sz w:val="24"/>
          <w:szCs w:val="24"/>
          <w:lang w:val="en-GB"/>
        </w:rPr>
        <w:t xml:space="preserve">) and spends more on transfers and subsidies via the social security system, and negative (surplus) in a boom, as revenue/GDP increases and spending/GDP falls. The social security stabilizer is still small in Rwanda but bound to gain importance over time as social spending </w:t>
      </w:r>
      <w:r>
        <w:rPr>
          <w:rFonts w:ascii="Times New Roman" w:hAnsi="Times New Roman" w:cs="Times New Roman"/>
          <w:sz w:val="24"/>
          <w:szCs w:val="24"/>
          <w:lang w:val="en-GB"/>
        </w:rPr>
        <w:t>gets</w:t>
      </w:r>
      <w:r w:rsidRPr="00E978E5">
        <w:rPr>
          <w:rFonts w:ascii="Times New Roman" w:hAnsi="Times New Roman" w:cs="Times New Roman"/>
          <w:sz w:val="24"/>
          <w:szCs w:val="24"/>
          <w:lang w:val="en-GB"/>
        </w:rPr>
        <w:t xml:space="preserve"> institutionalized. </w:t>
      </w:r>
    </w:p>
    <w:p w14:paraId="28C9E034" w14:textId="77777777" w:rsidR="00987287" w:rsidRPr="00E978E5" w:rsidRDefault="00987287"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discretionary deficit</w:t>
      </w:r>
      <w:r w:rsidRPr="00E978E5">
        <w:rPr>
          <w:rFonts w:ascii="Times New Roman" w:hAnsi="Times New Roman" w:cs="Times New Roman"/>
          <w:sz w:val="24"/>
          <w:szCs w:val="24"/>
          <w:lang w:val="en-GB"/>
        </w:rPr>
        <w:t xml:space="preserve"> contains remaining </w:t>
      </w:r>
      <w:r w:rsidRPr="0072311E">
        <w:rPr>
          <w:rFonts w:ascii="Times New Roman" w:hAnsi="Times New Roman" w:cs="Times New Roman"/>
          <w:color w:val="0070C0"/>
          <w:sz w:val="24"/>
          <w:szCs w:val="24"/>
          <w:lang w:val="en-GB"/>
        </w:rPr>
        <w:t>ad hoc components of fiscal policies</w:t>
      </w:r>
      <w:r w:rsidRPr="00E978E5">
        <w:rPr>
          <w:rFonts w:ascii="Times New Roman" w:hAnsi="Times New Roman" w:cs="Times New Roman"/>
          <w:sz w:val="24"/>
          <w:szCs w:val="24"/>
          <w:lang w:val="en-GB"/>
        </w:rPr>
        <w:t>, mainly spending for specific needs, i.e., 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xml:space="preserve"> in deviation from its trend, a</w:t>
      </w:r>
      <w:r>
        <w:rPr>
          <w:rFonts w:ascii="Times New Roman" w:hAnsi="Times New Roman" w:cs="Times New Roman"/>
          <w:sz w:val="24"/>
          <w:szCs w:val="24"/>
          <w:lang w:val="en-GB"/>
        </w:rPr>
        <w:t>nd some</w:t>
      </w:r>
      <w:r w:rsidRPr="00E978E5">
        <w:rPr>
          <w:rFonts w:ascii="Times New Roman" w:hAnsi="Times New Roman" w:cs="Times New Roman"/>
          <w:sz w:val="24"/>
          <w:szCs w:val="24"/>
          <w:lang w:val="en-GB"/>
        </w:rPr>
        <w:t xml:space="preserve"> ad</w:t>
      </w:r>
      <w:r>
        <w:rPr>
          <w:rFonts w:ascii="Times New Roman" w:hAnsi="Times New Roman" w:cs="Times New Roman"/>
          <w:sz w:val="24"/>
          <w:szCs w:val="24"/>
          <w:lang w:val="en-GB"/>
        </w:rPr>
        <w:t>-</w:t>
      </w:r>
      <w:r w:rsidRPr="00E978E5">
        <w:rPr>
          <w:rFonts w:ascii="Times New Roman" w:hAnsi="Times New Roman" w:cs="Times New Roman"/>
          <w:sz w:val="24"/>
          <w:szCs w:val="24"/>
          <w:lang w:val="en-GB"/>
        </w:rPr>
        <w:t xml:space="preserve">hoc </w:t>
      </w:r>
      <w:r>
        <w:rPr>
          <w:rFonts w:ascii="Times New Roman" w:hAnsi="Times New Roman" w:cs="Times New Roman"/>
          <w:sz w:val="24"/>
          <w:szCs w:val="24"/>
          <w:lang w:val="en-GB"/>
        </w:rPr>
        <w:t xml:space="preserve">impact on </w:t>
      </w:r>
      <w:r w:rsidRPr="00E978E5">
        <w:rPr>
          <w:rFonts w:ascii="Times New Roman" w:hAnsi="Times New Roman" w:cs="Times New Roman"/>
          <w:sz w:val="24"/>
          <w:szCs w:val="24"/>
          <w:lang w:val="en-GB"/>
        </w:rPr>
        <w:t xml:space="preserve">revenue collection (e.g., bandwidth auction, ad hoc </w:t>
      </w:r>
      <w:r>
        <w:rPr>
          <w:rFonts w:ascii="Times New Roman" w:hAnsi="Times New Roman" w:cs="Times New Roman"/>
          <w:sz w:val="24"/>
          <w:szCs w:val="24"/>
          <w:lang w:val="en-GB"/>
        </w:rPr>
        <w:t xml:space="preserve">tax </w:t>
      </w:r>
      <w:proofErr w:type="gramStart"/>
      <w:r w:rsidRPr="00E978E5">
        <w:rPr>
          <w:rFonts w:ascii="Times New Roman" w:hAnsi="Times New Roman" w:cs="Times New Roman"/>
          <w:sz w:val="24"/>
          <w:szCs w:val="24"/>
          <w:lang w:val="en-GB"/>
        </w:rPr>
        <w:t>exemptions</w:t>
      </w:r>
      <w:r>
        <w:rPr>
          <w:rFonts w:ascii="Times New Roman" w:hAnsi="Times New Roman" w:cs="Times New Roman"/>
          <w:sz w:val="24"/>
          <w:szCs w:val="24"/>
          <w:lang w:val="en-GB"/>
        </w:rPr>
        <w:t>,...</w:t>
      </w:r>
      <w:proofErr w:type="gramEnd"/>
      <w:r w:rsidRPr="00E978E5">
        <w:rPr>
          <w:rFonts w:ascii="Times New Roman" w:hAnsi="Times New Roman" w:cs="Times New Roman"/>
          <w:sz w:val="24"/>
          <w:szCs w:val="24"/>
          <w:lang w:val="en-GB"/>
        </w:rPr>
        <w:t>).</w:t>
      </w:r>
    </w:p>
    <w:p w14:paraId="63AB0660" w14:textId="77777777" w:rsidR="00987287" w:rsidRPr="00E978E5" w:rsidRDefault="00987287" w:rsidP="00987287">
      <w:pPr>
        <w:spacing w:before="120" w:after="0"/>
        <w:rPr>
          <w:rFonts w:ascii="Times New Roman" w:hAnsi="Times New Roman" w:cs="Times New Roman"/>
          <w:sz w:val="24"/>
          <w:szCs w:val="24"/>
          <w:lang w:val="en-GB"/>
        </w:rPr>
      </w:pPr>
      <w:r w:rsidRPr="00E978E5">
        <w:rPr>
          <w:rFonts w:ascii="Times New Roman" w:hAnsi="Times New Roman" w:cs="Times New Roman"/>
          <w:b/>
          <w:bCs/>
          <w:color w:val="2F5496" w:themeColor="accent1" w:themeShade="BF"/>
          <w:sz w:val="24"/>
          <w:szCs w:val="24"/>
          <w:lang w:val="en-GB"/>
        </w:rPr>
        <w:t xml:space="preserve">Estimation of deficits and </w:t>
      </w:r>
      <w:r w:rsidR="005301EE" w:rsidRPr="00E978E5">
        <w:rPr>
          <w:rFonts w:ascii="Times New Roman" w:hAnsi="Times New Roman" w:cs="Times New Roman"/>
          <w:b/>
          <w:bCs/>
          <w:color w:val="2F5496" w:themeColor="accent1" w:themeShade="BF"/>
          <w:sz w:val="24"/>
          <w:szCs w:val="24"/>
        </w:rPr>
        <w:t>go</w:t>
      </w:r>
      <w:r w:rsidR="005301EE">
        <w:rPr>
          <w:rFonts w:ascii="Times New Roman" w:hAnsi="Times New Roman" w:cs="Times New Roman"/>
          <w:b/>
          <w:bCs/>
          <w:color w:val="2F5496" w:themeColor="accent1" w:themeShade="BF"/>
          <w:sz w:val="24"/>
          <w:szCs w:val="24"/>
        </w:rPr>
        <w:t>vernme</w:t>
      </w:r>
      <w:r w:rsidR="005301EE" w:rsidRPr="00E978E5">
        <w:rPr>
          <w:rFonts w:ascii="Times New Roman" w:hAnsi="Times New Roman" w:cs="Times New Roman"/>
          <w:b/>
          <w:bCs/>
          <w:color w:val="2F5496" w:themeColor="accent1" w:themeShade="BF"/>
          <w:sz w:val="24"/>
          <w:szCs w:val="24"/>
        </w:rPr>
        <w:t>nt</w:t>
      </w:r>
      <w:r w:rsidRPr="00E978E5">
        <w:rPr>
          <w:rFonts w:ascii="Times New Roman" w:hAnsi="Times New Roman" w:cs="Times New Roman"/>
          <w:b/>
          <w:bCs/>
          <w:color w:val="2F5496" w:themeColor="accent1" w:themeShade="BF"/>
          <w:sz w:val="24"/>
          <w:szCs w:val="24"/>
        </w:rPr>
        <w:t xml:space="preserve"> demand for G&amp;S. </w:t>
      </w:r>
      <w:r w:rsidRPr="00E978E5">
        <w:rPr>
          <w:rFonts w:ascii="Times New Roman" w:hAnsi="Times New Roman" w:cs="Times New Roman"/>
          <w:sz w:val="24"/>
          <w:szCs w:val="24"/>
          <w:lang w:val="en-GB"/>
        </w:rPr>
        <w:t>Structural and discretionary deficit equations are estimated from filtering historical data, each as function of its lag (</w:t>
      </w:r>
      <w:proofErr w:type="gramStart"/>
      <w:r w:rsidRPr="00E978E5">
        <w:rPr>
          <w:rFonts w:ascii="Times New Roman" w:hAnsi="Times New Roman" w:cs="Times New Roman"/>
          <w:sz w:val="24"/>
          <w:szCs w:val="24"/>
          <w:lang w:val="en-GB"/>
        </w:rPr>
        <w:t>AR(</w:t>
      </w:r>
      <w:proofErr w:type="gramEnd"/>
      <w:r w:rsidRPr="00E978E5">
        <w:rPr>
          <w:rFonts w:ascii="Times New Roman" w:hAnsi="Times New Roman" w:cs="Times New Roman"/>
          <w:sz w:val="24"/>
          <w:szCs w:val="24"/>
          <w:lang w:val="en-GB"/>
        </w:rPr>
        <w:t>1), its steady state (zero for discretionary deficit), 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and shocks. The cyclical deficit is a function of output gap.</w:t>
      </w:r>
    </w:p>
    <w:p w14:paraId="332088C3" w14:textId="77777777" w:rsidR="00987287" w:rsidRDefault="00987287" w:rsidP="00987287">
      <w:pPr>
        <w:spacing w:after="120"/>
        <w:rPr>
          <w:rFonts w:ascii="Times New Roman" w:hAnsi="Times New Roman" w:cs="Times New Roman"/>
          <w:sz w:val="24"/>
          <w:szCs w:val="24"/>
          <w:lang w:val="en-GB"/>
        </w:rPr>
      </w:pPr>
      <w:r w:rsidRPr="00E978E5">
        <w:rPr>
          <w:rFonts w:ascii="Times New Roman" w:hAnsi="Times New Roman" w:cs="Times New Roman"/>
          <w:sz w:val="24"/>
          <w:szCs w:val="24"/>
          <w:lang w:val="en-GB"/>
        </w:rPr>
        <w:t>Similarly, 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xml:space="preserve"> is decomposed into trend and gap, </w:t>
      </w:r>
      <w:r>
        <w:rPr>
          <w:rFonts w:ascii="Times New Roman" w:hAnsi="Times New Roman" w:cs="Times New Roman"/>
          <w:sz w:val="24"/>
          <w:szCs w:val="24"/>
          <w:lang w:val="en-GB"/>
        </w:rPr>
        <w:t>estimated from</w:t>
      </w:r>
      <w:r w:rsidRPr="00E978E5">
        <w:rPr>
          <w:rFonts w:ascii="Times New Roman" w:hAnsi="Times New Roman" w:cs="Times New Roman"/>
          <w:sz w:val="24"/>
          <w:szCs w:val="24"/>
          <w:lang w:val="en-GB"/>
        </w:rPr>
        <w:t xml:space="preserve"> filtering historical data a</w:t>
      </w:r>
      <w:r>
        <w:rPr>
          <w:rFonts w:ascii="Times New Roman" w:hAnsi="Times New Roman" w:cs="Times New Roman"/>
          <w:sz w:val="24"/>
          <w:szCs w:val="24"/>
          <w:lang w:val="en-GB"/>
        </w:rPr>
        <w:t xml:space="preserve">nd also with </w:t>
      </w:r>
      <w:proofErr w:type="gramStart"/>
      <w:r w:rsidRPr="00E978E5">
        <w:rPr>
          <w:rFonts w:ascii="Times New Roman" w:hAnsi="Times New Roman" w:cs="Times New Roman"/>
          <w:sz w:val="24"/>
          <w:szCs w:val="24"/>
          <w:lang w:val="en-GB"/>
        </w:rPr>
        <w:t>AR(</w:t>
      </w:r>
      <w:proofErr w:type="gramEnd"/>
      <w:r w:rsidRPr="00E978E5">
        <w:rPr>
          <w:rFonts w:ascii="Times New Roman" w:hAnsi="Times New Roman" w:cs="Times New Roman"/>
          <w:sz w:val="24"/>
          <w:szCs w:val="24"/>
          <w:lang w:val="en-GB"/>
        </w:rPr>
        <w:t>1).</w:t>
      </w:r>
      <w:r>
        <w:rPr>
          <w:rFonts w:ascii="Times New Roman" w:hAnsi="Times New Roman" w:cs="Times New Roman"/>
          <w:sz w:val="24"/>
          <w:szCs w:val="24"/>
          <w:lang w:val="en-GB"/>
        </w:rPr>
        <w:t xml:space="preserve"> </w:t>
      </w:r>
      <w:r w:rsidRPr="00E978E5">
        <w:rPr>
          <w:rFonts w:ascii="Times New Roman" w:hAnsi="Times New Roman" w:cs="Times New Roman"/>
          <w:sz w:val="24"/>
          <w:szCs w:val="24"/>
          <w:lang w:val="en-GB"/>
        </w:rPr>
        <w:t>The Kalman filter finds the best decomposition of deficit components and 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xml:space="preserve"> trend</w:t>
      </w:r>
      <w:r w:rsidR="00844C73">
        <w:rPr>
          <w:rFonts w:ascii="Times New Roman" w:hAnsi="Times New Roman" w:cs="Times New Roman"/>
          <w:sz w:val="24"/>
          <w:szCs w:val="24"/>
          <w:lang w:val="en-GB"/>
        </w:rPr>
        <w:t xml:space="preserve"> and </w:t>
      </w:r>
      <w:r w:rsidRPr="00E978E5">
        <w:rPr>
          <w:rFonts w:ascii="Times New Roman" w:hAnsi="Times New Roman" w:cs="Times New Roman"/>
          <w:sz w:val="24"/>
          <w:szCs w:val="24"/>
          <w:lang w:val="en-GB"/>
        </w:rPr>
        <w:t>gap (and simultaneously also for all other unobserved variables, incl. output gap), for given or calibrated Standard Deviations of the shocks in the equations.</w:t>
      </w:r>
    </w:p>
    <w:p w14:paraId="022B6C4C" w14:textId="77777777" w:rsidR="00987287" w:rsidRPr="00E978E5" w:rsidRDefault="00987287" w:rsidP="00987287">
      <w:pPr>
        <w:spacing w:before="120" w:after="120"/>
        <w:rPr>
          <w:rFonts w:ascii="Times New Roman" w:hAnsi="Times New Roman" w:cs="Times New Roman"/>
          <w:sz w:val="24"/>
          <w:szCs w:val="24"/>
          <w:lang w:val="en-GB"/>
        </w:rPr>
      </w:pPr>
      <w:r>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fiscal impulse</w:t>
      </w:r>
      <w:r w:rsidRPr="00E978E5">
        <w:rPr>
          <w:rFonts w:ascii="Times New Roman" w:hAnsi="Times New Roman" w:cs="Times New Roman"/>
          <w:sz w:val="24"/>
          <w:szCs w:val="24"/>
          <w:lang w:val="en-GB"/>
        </w:rPr>
        <w:t xml:space="preserve"> </w:t>
      </w:r>
      <w:r w:rsidRPr="009F1D72">
        <w:rPr>
          <w:rFonts w:ascii="Times New Roman" w:hAnsi="Times New Roman" w:cs="Times New Roman"/>
          <w:b/>
          <w:bCs/>
          <w:sz w:val="24"/>
          <w:szCs w:val="24"/>
          <w:lang w:val="en-GB"/>
        </w:rPr>
        <w:t>is defined as gov</w:t>
      </w:r>
      <w:r w:rsidR="00844C73" w:rsidRPr="009F1D72">
        <w:rPr>
          <w:rFonts w:ascii="Times New Roman" w:hAnsi="Times New Roman" w:cs="Times New Roman"/>
          <w:b/>
          <w:bCs/>
          <w:sz w:val="24"/>
          <w:szCs w:val="24"/>
          <w:lang w:val="en-GB"/>
        </w:rPr>
        <w:t>ernmen</w:t>
      </w:r>
      <w:r w:rsidRPr="009F1D72">
        <w:rPr>
          <w:rFonts w:ascii="Times New Roman" w:hAnsi="Times New Roman" w:cs="Times New Roman"/>
          <w:b/>
          <w:bCs/>
          <w:sz w:val="24"/>
          <w:szCs w:val="24"/>
          <w:lang w:val="en-GB"/>
        </w:rPr>
        <w:t xml:space="preserve">t discretionary deficit plus </w:t>
      </w:r>
      <w:r w:rsidRPr="009F1D72">
        <w:rPr>
          <w:rFonts w:ascii="Times New Roman" w:hAnsi="Times New Roman" w:cs="Times New Roman"/>
          <w:b/>
          <w:bCs/>
          <w:i/>
          <w:iCs/>
          <w:sz w:val="24"/>
          <w:szCs w:val="24"/>
          <w:lang w:val="en-GB"/>
        </w:rPr>
        <w:t>change</w:t>
      </w:r>
      <w:r w:rsidRPr="009F1D72">
        <w:rPr>
          <w:rFonts w:ascii="Times New Roman" w:hAnsi="Times New Roman" w:cs="Times New Roman"/>
          <w:b/>
          <w:bCs/>
          <w:sz w:val="24"/>
          <w:szCs w:val="24"/>
          <w:lang w:val="en-GB"/>
        </w:rPr>
        <w:t xml:space="preserve"> in structural deficit </w:t>
      </w:r>
      <w:r w:rsidRPr="009F1D72">
        <w:rPr>
          <w:rFonts w:ascii="Times New Roman" w:hAnsi="Times New Roman" w:cs="Times New Roman"/>
          <w:b/>
          <w:bCs/>
          <w:color w:val="2F5496" w:themeColor="accent1" w:themeShade="BF"/>
          <w:sz w:val="24"/>
          <w:szCs w:val="24"/>
          <w:lang w:val="en-GB"/>
        </w:rPr>
        <w:t>in % of GDP</w:t>
      </w:r>
      <w:r w:rsidRPr="009F1D72">
        <w:rPr>
          <w:rFonts w:ascii="Times New Roman" w:hAnsi="Times New Roman" w:cs="Times New Roman"/>
          <w:b/>
          <w:bCs/>
          <w:sz w:val="24"/>
          <w:szCs w:val="24"/>
          <w:lang w:val="en-GB"/>
        </w:rPr>
        <w:t>. It is a common measure of the expansionary (contractionary) nature of fiscal policies, capturing both the direct demand impulse toward output (from g</w:t>
      </w:r>
      <w:r w:rsidR="00844C73" w:rsidRPr="009F1D72">
        <w:rPr>
          <w:rFonts w:ascii="Times New Roman" w:hAnsi="Times New Roman" w:cs="Times New Roman"/>
          <w:b/>
          <w:bCs/>
          <w:sz w:val="24"/>
          <w:szCs w:val="24"/>
          <w:lang w:val="en-GB"/>
        </w:rPr>
        <w:t>dem</w:t>
      </w:r>
      <w:r w:rsidRPr="009F1D72">
        <w:rPr>
          <w:rFonts w:ascii="Times New Roman" w:hAnsi="Times New Roman" w:cs="Times New Roman"/>
          <w:b/>
          <w:bCs/>
          <w:sz w:val="24"/>
          <w:szCs w:val="24"/>
          <w:lang w:val="en-GB"/>
        </w:rPr>
        <w:t>) and the indirect one (via private sector income affected by transfers/subsidies and taxes, and hence consumption and investment). In this model, the two are separated as follows.</w:t>
      </w:r>
    </w:p>
    <w:p w14:paraId="56E64FB6" w14:textId="77777777" w:rsidR="00987287" w:rsidRPr="00E978E5" w:rsidRDefault="00987287" w:rsidP="00987287">
      <w:pPr>
        <w:spacing w:before="120" w:after="0"/>
        <w:rPr>
          <w:rFonts w:ascii="Times New Roman" w:hAnsi="Times New Roman" w:cs="Times New Roman"/>
          <w:b/>
          <w:bCs/>
          <w:color w:val="2F5496" w:themeColor="accent1" w:themeShade="BF"/>
          <w:sz w:val="24"/>
          <w:szCs w:val="24"/>
          <w:lang w:val="en-GB"/>
        </w:rPr>
      </w:pPr>
      <w:r w:rsidRPr="00E978E5">
        <w:rPr>
          <w:rFonts w:ascii="Times New Roman" w:hAnsi="Times New Roman" w:cs="Times New Roman"/>
          <w:b/>
          <w:bCs/>
          <w:color w:val="2F5496" w:themeColor="accent1" w:themeShade="BF"/>
          <w:sz w:val="24"/>
          <w:szCs w:val="24"/>
          <w:lang w:val="en-GB"/>
        </w:rPr>
        <w:t>Fiscal policies and fiscal impulse</w:t>
      </w:r>
      <w:r>
        <w:rPr>
          <w:rFonts w:ascii="Times New Roman" w:hAnsi="Times New Roman" w:cs="Times New Roman"/>
          <w:b/>
          <w:bCs/>
          <w:color w:val="2F5496" w:themeColor="accent1" w:themeShade="BF"/>
          <w:sz w:val="24"/>
          <w:szCs w:val="24"/>
          <w:lang w:val="en-GB"/>
        </w:rPr>
        <w:t xml:space="preserve"> </w:t>
      </w:r>
      <w:r w:rsidRPr="006D41BB">
        <w:rPr>
          <w:rFonts w:ascii="Times New Roman" w:hAnsi="Times New Roman" w:cs="Times New Roman"/>
          <w:sz w:val="24"/>
          <w:szCs w:val="24"/>
          <w:lang w:val="en-GB"/>
        </w:rPr>
        <w:t>(</w:t>
      </w:r>
      <w:r w:rsidRPr="006D41BB">
        <w:rPr>
          <w:rFonts w:ascii="Times New Roman" w:hAnsi="Times New Roman" w:cs="Times New Roman"/>
          <w:b/>
          <w:bCs/>
          <w:color w:val="0070C0"/>
          <w:sz w:val="24"/>
          <w:szCs w:val="24"/>
          <w:lang w:val="en-GB"/>
        </w:rPr>
        <w:t>Figure A4.1</w:t>
      </w:r>
      <w:r w:rsidRPr="006D41BB">
        <w:rPr>
          <w:rFonts w:ascii="Times New Roman" w:hAnsi="Times New Roman" w:cs="Times New Roman"/>
          <w:sz w:val="24"/>
          <w:szCs w:val="24"/>
          <w:lang w:val="en-GB"/>
        </w:rPr>
        <w:t>)</w:t>
      </w:r>
    </w:p>
    <w:p w14:paraId="5C8CEA7C" w14:textId="60F694C7" w:rsidR="00987287" w:rsidRPr="00E978E5" w:rsidRDefault="00987287" w:rsidP="00987287">
      <w:pPr>
        <w:spacing w:after="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Fiscal policies in the model affect demand and output in </w:t>
      </w:r>
      <w:r>
        <w:rPr>
          <w:rFonts w:ascii="Times New Roman" w:hAnsi="Times New Roman" w:cs="Times New Roman"/>
          <w:sz w:val="24"/>
          <w:szCs w:val="24"/>
          <w:lang w:val="en-GB"/>
        </w:rPr>
        <w:t>three</w:t>
      </w:r>
      <w:r w:rsidRPr="00E978E5">
        <w:rPr>
          <w:rFonts w:ascii="Times New Roman" w:hAnsi="Times New Roman" w:cs="Times New Roman"/>
          <w:sz w:val="24"/>
          <w:szCs w:val="24"/>
          <w:lang w:val="en-GB"/>
        </w:rPr>
        <w:t xml:space="preserve"> ways, unlike </w:t>
      </w:r>
      <w:r>
        <w:rPr>
          <w:rFonts w:ascii="Times New Roman" w:hAnsi="Times New Roman" w:cs="Times New Roman"/>
          <w:sz w:val="24"/>
          <w:szCs w:val="24"/>
          <w:lang w:val="en-GB"/>
        </w:rPr>
        <w:t>most</w:t>
      </w:r>
      <w:r w:rsidRPr="00E978E5">
        <w:rPr>
          <w:rFonts w:ascii="Times New Roman" w:hAnsi="Times New Roman" w:cs="Times New Roman"/>
          <w:sz w:val="24"/>
          <w:szCs w:val="24"/>
          <w:lang w:val="en-GB"/>
        </w:rPr>
        <w:t xml:space="preserve"> FPAS</w:t>
      </w:r>
      <w:r>
        <w:rPr>
          <w:rFonts w:ascii="Times New Roman" w:hAnsi="Times New Roman" w:cs="Times New Roman"/>
          <w:sz w:val="24"/>
          <w:szCs w:val="24"/>
          <w:lang w:val="en-GB"/>
        </w:rPr>
        <w:t xml:space="preserve"> models</w:t>
      </w:r>
      <w:r w:rsidRPr="00E978E5">
        <w:rPr>
          <w:rFonts w:ascii="Times New Roman" w:hAnsi="Times New Roman" w:cs="Times New Roman"/>
          <w:sz w:val="24"/>
          <w:szCs w:val="24"/>
          <w:lang w:val="en-GB"/>
        </w:rPr>
        <w:t>:</w:t>
      </w:r>
      <w:r w:rsidR="00790E68">
        <w:rPr>
          <w:rFonts w:ascii="Times New Roman" w:hAnsi="Times New Roman" w:cs="Times New Roman"/>
          <w:sz w:val="24"/>
          <w:szCs w:val="24"/>
          <w:vertAlign w:val="superscript"/>
          <w:lang w:val="en-GB"/>
        </w:rPr>
        <w:t>1</w:t>
      </w:r>
      <w:r w:rsidRPr="00E978E5">
        <w:rPr>
          <w:rFonts w:ascii="Times New Roman" w:hAnsi="Times New Roman" w:cs="Times New Roman"/>
          <w:sz w:val="24"/>
          <w:szCs w:val="24"/>
          <w:vertAlign w:val="superscript"/>
        </w:rPr>
        <w:t>/</w:t>
      </w:r>
      <w:r w:rsidRPr="00E978E5">
        <w:rPr>
          <w:rFonts w:ascii="Times New Roman" w:hAnsi="Times New Roman" w:cs="Times New Roman"/>
          <w:sz w:val="24"/>
          <w:szCs w:val="24"/>
          <w:lang w:val="en-GB"/>
        </w:rPr>
        <w:t xml:space="preserve"> </w:t>
      </w:r>
    </w:p>
    <w:p w14:paraId="250C8113" w14:textId="77777777" w:rsidR="00987287" w:rsidRPr="00E978E5" w:rsidRDefault="00987287" w:rsidP="00987287">
      <w:pPr>
        <w:spacing w:after="0"/>
        <w:rPr>
          <w:rFonts w:ascii="Times New Roman" w:hAnsi="Times New Roman" w:cs="Times New Roman"/>
          <w:sz w:val="24"/>
          <w:szCs w:val="24"/>
          <w:lang w:val="en-GB"/>
        </w:rPr>
      </w:pPr>
      <w:r w:rsidRPr="00E978E5">
        <w:rPr>
          <w:rFonts w:ascii="Times New Roman" w:hAnsi="Times New Roman" w:cs="Times New Roman"/>
          <w:sz w:val="24"/>
          <w:szCs w:val="24"/>
          <w:lang w:val="en-GB"/>
        </w:rPr>
        <w:lastRenderedPageBreak/>
        <w:t>--g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via its own model equation </w:t>
      </w:r>
      <w:r w:rsidRPr="00E978E5">
        <w:rPr>
          <w:rFonts w:ascii="Times New Roman" w:hAnsi="Times New Roman" w:cs="Times New Roman"/>
          <w:sz w:val="24"/>
          <w:szCs w:val="24"/>
          <w:lang w:val="en-GB"/>
        </w:rPr>
        <w:t xml:space="preserve">has a </w:t>
      </w:r>
      <w:r w:rsidRPr="00E978E5">
        <w:rPr>
          <w:rFonts w:ascii="Times New Roman" w:hAnsi="Times New Roman" w:cs="Times New Roman"/>
          <w:b/>
          <w:bCs/>
          <w:color w:val="2F5496" w:themeColor="accent1" w:themeShade="BF"/>
          <w:sz w:val="24"/>
          <w:szCs w:val="24"/>
          <w:lang w:val="en-GB"/>
        </w:rPr>
        <w:t>direct effect</w:t>
      </w:r>
      <w:r w:rsidRPr="00E978E5">
        <w:rPr>
          <w:rFonts w:ascii="Times New Roman" w:hAnsi="Times New Roman" w:cs="Times New Roman"/>
          <w:color w:val="2F5496" w:themeColor="accent1" w:themeShade="BF"/>
          <w:sz w:val="24"/>
          <w:szCs w:val="24"/>
          <w:lang w:val="en-GB"/>
        </w:rPr>
        <w:t xml:space="preserve"> </w:t>
      </w:r>
      <w:r w:rsidRPr="00E978E5">
        <w:rPr>
          <w:rFonts w:ascii="Times New Roman" w:hAnsi="Times New Roman" w:cs="Times New Roman"/>
          <w:sz w:val="24"/>
          <w:szCs w:val="24"/>
          <w:lang w:val="en-GB"/>
        </w:rPr>
        <w:t xml:space="preserve">on output, which </w:t>
      </w:r>
      <w:r>
        <w:rPr>
          <w:rFonts w:ascii="Times New Roman" w:hAnsi="Times New Roman" w:cs="Times New Roman"/>
          <w:sz w:val="24"/>
          <w:szCs w:val="24"/>
          <w:lang w:val="en-GB"/>
        </w:rPr>
        <w:t>equals g</w:t>
      </w:r>
      <w:r w:rsidR="00844C73">
        <w:rPr>
          <w:rFonts w:ascii="Times New Roman" w:hAnsi="Times New Roman" w:cs="Times New Roman"/>
          <w:sz w:val="24"/>
          <w:szCs w:val="24"/>
          <w:lang w:val="en-GB"/>
        </w:rPr>
        <w:t>dem</w:t>
      </w:r>
      <w:r>
        <w:rPr>
          <w:rFonts w:ascii="Times New Roman" w:hAnsi="Times New Roman" w:cs="Times New Roman"/>
          <w:sz w:val="24"/>
          <w:szCs w:val="24"/>
          <w:lang w:val="en-GB"/>
        </w:rPr>
        <w:t xml:space="preserve"> </w:t>
      </w:r>
      <w:r w:rsidRPr="00E978E5">
        <w:rPr>
          <w:rFonts w:ascii="Times New Roman" w:hAnsi="Times New Roman" w:cs="Times New Roman"/>
          <w:sz w:val="24"/>
          <w:szCs w:val="24"/>
          <w:lang w:val="en-GB"/>
        </w:rPr>
        <w:t>times the domestic demand share (one minus import share)</w:t>
      </w:r>
    </w:p>
    <w:p w14:paraId="6BC06A33" w14:textId="77777777" w:rsidR="00987287" w:rsidRDefault="00987287" w:rsidP="00987287">
      <w:pPr>
        <w:spacing w:after="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fiscal impulse</w:t>
      </w:r>
      <w:r w:rsidRPr="00E978E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influences </w:t>
      </w:r>
      <w:r w:rsidRPr="00E978E5">
        <w:rPr>
          <w:rFonts w:ascii="Times New Roman" w:hAnsi="Times New Roman" w:cs="Times New Roman"/>
          <w:sz w:val="24"/>
          <w:szCs w:val="24"/>
          <w:lang w:val="en-GB"/>
        </w:rPr>
        <w:t>private deman</w:t>
      </w:r>
      <w:r>
        <w:rPr>
          <w:rFonts w:ascii="Times New Roman" w:hAnsi="Times New Roman" w:cs="Times New Roman"/>
          <w:sz w:val="24"/>
          <w:szCs w:val="24"/>
          <w:lang w:val="en-GB"/>
        </w:rPr>
        <w:t>d</w:t>
      </w:r>
      <w:r w:rsidRPr="00E978E5">
        <w:rPr>
          <w:rFonts w:ascii="Times New Roman" w:hAnsi="Times New Roman" w:cs="Times New Roman"/>
          <w:sz w:val="24"/>
          <w:szCs w:val="24"/>
          <w:lang w:val="en-GB"/>
        </w:rPr>
        <w:t xml:space="preserve"> and </w:t>
      </w:r>
      <w:r>
        <w:rPr>
          <w:rFonts w:ascii="Times New Roman" w:hAnsi="Times New Roman" w:cs="Times New Roman"/>
          <w:sz w:val="24"/>
          <w:szCs w:val="24"/>
          <w:lang w:val="en-GB"/>
        </w:rPr>
        <w:t>ha</w:t>
      </w:r>
      <w:r w:rsidRPr="00E978E5">
        <w:rPr>
          <w:rFonts w:ascii="Times New Roman" w:hAnsi="Times New Roman" w:cs="Times New Roman"/>
          <w:sz w:val="24"/>
          <w:szCs w:val="24"/>
          <w:lang w:val="en-GB"/>
        </w:rPr>
        <w:t xml:space="preserve">s an </w:t>
      </w:r>
      <w:r w:rsidRPr="00E978E5">
        <w:rPr>
          <w:rFonts w:ascii="Times New Roman" w:hAnsi="Times New Roman" w:cs="Times New Roman"/>
          <w:b/>
          <w:bCs/>
          <w:color w:val="2F5496" w:themeColor="accent1" w:themeShade="BF"/>
          <w:sz w:val="24"/>
          <w:szCs w:val="24"/>
          <w:lang w:val="en-GB"/>
        </w:rPr>
        <w:t>indirect effect</w:t>
      </w:r>
      <w:r w:rsidRPr="00E978E5">
        <w:rPr>
          <w:rFonts w:ascii="Times New Roman" w:hAnsi="Times New Roman" w:cs="Times New Roman"/>
          <w:color w:val="2F5496" w:themeColor="accent1" w:themeShade="BF"/>
          <w:sz w:val="24"/>
          <w:szCs w:val="24"/>
          <w:lang w:val="en-GB"/>
        </w:rPr>
        <w:t xml:space="preserve"> </w:t>
      </w:r>
      <w:r w:rsidRPr="00E978E5">
        <w:rPr>
          <w:rFonts w:ascii="Times New Roman" w:hAnsi="Times New Roman" w:cs="Times New Roman"/>
          <w:sz w:val="24"/>
          <w:szCs w:val="24"/>
          <w:lang w:val="en-GB"/>
        </w:rPr>
        <w:t>on output</w:t>
      </w:r>
    </w:p>
    <w:p w14:paraId="4FB71E7D" w14:textId="77777777" w:rsidR="00987287" w:rsidRPr="00E978E5" w:rsidRDefault="00987287" w:rsidP="003170A8">
      <w:pPr>
        <w:spacing w:after="24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two effects generate </w:t>
      </w:r>
      <w:r w:rsidRPr="002976C9">
        <w:rPr>
          <w:rFonts w:ascii="Times New Roman" w:hAnsi="Times New Roman" w:cs="Times New Roman"/>
          <w:b/>
          <w:bCs/>
          <w:color w:val="2F5496" w:themeColor="accent1" w:themeShade="BF"/>
          <w:sz w:val="24"/>
          <w:szCs w:val="24"/>
          <w:lang w:val="en-GB"/>
        </w:rPr>
        <w:t>other indirect effects on output</w:t>
      </w:r>
      <w:r w:rsidRPr="002976C9">
        <w:rPr>
          <w:rFonts w:ascii="Times New Roman" w:hAnsi="Times New Roman" w:cs="Times New Roman"/>
          <w:color w:val="2F5496" w:themeColor="accent1" w:themeShade="BF"/>
          <w:sz w:val="24"/>
          <w:szCs w:val="24"/>
          <w:lang w:val="en-GB"/>
        </w:rPr>
        <w:t xml:space="preserve"> </w:t>
      </w:r>
      <w:r w:rsidRPr="00777E4A">
        <w:rPr>
          <w:rFonts w:ascii="Times New Roman" w:hAnsi="Times New Roman" w:cs="Times New Roman"/>
          <w:color w:val="000000" w:themeColor="text1"/>
          <w:sz w:val="24"/>
          <w:szCs w:val="24"/>
          <w:lang w:val="en-GB"/>
        </w:rPr>
        <w:t xml:space="preserve">as </w:t>
      </w:r>
      <w:r w:rsidRPr="00E978E5">
        <w:rPr>
          <w:rFonts w:ascii="Times New Roman" w:hAnsi="Times New Roman" w:cs="Times New Roman"/>
          <w:sz w:val="24"/>
          <w:szCs w:val="24"/>
          <w:lang w:val="en-GB"/>
        </w:rPr>
        <w:t>output (income) is among the drivers of private demand</w:t>
      </w:r>
      <w:r>
        <w:rPr>
          <w:rFonts w:ascii="Times New Roman" w:hAnsi="Times New Roman" w:cs="Times New Roman"/>
          <w:sz w:val="24"/>
          <w:szCs w:val="24"/>
          <w:lang w:val="en-GB"/>
        </w:rPr>
        <w:t>, thus</w:t>
      </w:r>
      <w:r w:rsidRPr="00E978E5">
        <w:rPr>
          <w:rFonts w:ascii="Times New Roman" w:hAnsi="Times New Roman" w:cs="Times New Roman"/>
          <w:sz w:val="24"/>
          <w:szCs w:val="24"/>
          <w:lang w:val="en-GB"/>
        </w:rPr>
        <w:t xml:space="preserve"> generating further demand effects </w:t>
      </w:r>
      <w:r>
        <w:rPr>
          <w:rFonts w:ascii="Times New Roman" w:hAnsi="Times New Roman" w:cs="Times New Roman"/>
          <w:sz w:val="24"/>
          <w:szCs w:val="24"/>
          <w:lang w:val="en-GB"/>
        </w:rPr>
        <w:t xml:space="preserve">etc. </w:t>
      </w:r>
      <w:r w:rsidRPr="00E978E5">
        <w:rPr>
          <w:rFonts w:ascii="Times New Roman" w:hAnsi="Times New Roman" w:cs="Times New Roman"/>
          <w:sz w:val="24"/>
          <w:szCs w:val="24"/>
          <w:lang w:val="en-GB"/>
        </w:rPr>
        <w:t>(multiplier)</w:t>
      </w:r>
      <w:r>
        <w:rPr>
          <w:rFonts w:ascii="Times New Roman" w:hAnsi="Times New Roman" w:cs="Times New Roman"/>
          <w:sz w:val="24"/>
          <w:szCs w:val="24"/>
          <w:lang w:val="en-GB"/>
        </w:rPr>
        <w:t>.</w:t>
      </w:r>
    </w:p>
    <w:tbl>
      <w:tblPr>
        <w:tblStyle w:val="TableGrid"/>
        <w:tblW w:w="0" w:type="auto"/>
        <w:tblInd w:w="-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7461"/>
        <w:gridCol w:w="2414"/>
      </w:tblGrid>
      <w:tr w:rsidR="007D22C9" w:rsidRPr="00E978E5" w14:paraId="4E806498" w14:textId="77777777" w:rsidTr="00241713">
        <w:trPr>
          <w:trHeight w:val="350"/>
        </w:trPr>
        <w:tc>
          <w:tcPr>
            <w:tcW w:w="9928" w:type="dxa"/>
            <w:gridSpan w:val="2"/>
          </w:tcPr>
          <w:p w14:paraId="3F1973E8" w14:textId="77777777" w:rsidR="007D22C9" w:rsidRPr="004A3402" w:rsidRDefault="00BA5D48" w:rsidP="00E978E5">
            <w:pPr>
              <w:spacing w:after="120"/>
              <w:rPr>
                <w:rFonts w:ascii="Times New Roman" w:hAnsi="Times New Roman" w:cs="Times New Roman"/>
                <w:b/>
                <w:bCs/>
                <w:noProof/>
                <w:color w:val="0070C0"/>
                <w:sz w:val="20"/>
                <w:szCs w:val="20"/>
                <w:lang w:val="en-GB"/>
              </w:rPr>
            </w:pPr>
            <w:r>
              <w:rPr>
                <w:rFonts w:ascii="Times New Roman" w:hAnsi="Times New Roman" w:cs="Times New Roman"/>
                <w:b/>
                <w:bCs/>
                <w:noProof/>
                <w:color w:val="0070C0"/>
                <w:sz w:val="20"/>
                <w:szCs w:val="20"/>
                <w:lang w:val="en-GB"/>
              </w:rPr>
              <w:t xml:space="preserve">                </w:t>
            </w:r>
            <w:r w:rsidR="007D22C9"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4</w:t>
            </w:r>
            <w:r w:rsidR="007D22C9" w:rsidRPr="004A3402">
              <w:rPr>
                <w:rFonts w:ascii="Times New Roman" w:hAnsi="Times New Roman" w:cs="Times New Roman"/>
                <w:b/>
                <w:bCs/>
                <w:noProof/>
                <w:color w:val="0070C0"/>
                <w:sz w:val="20"/>
                <w:szCs w:val="20"/>
                <w:lang w:val="en-GB"/>
              </w:rPr>
              <w:t>.</w:t>
            </w:r>
            <w:r w:rsidR="005A4FF2">
              <w:rPr>
                <w:rFonts w:ascii="Times New Roman" w:hAnsi="Times New Roman" w:cs="Times New Roman"/>
                <w:b/>
                <w:bCs/>
                <w:noProof/>
                <w:color w:val="0070C0"/>
                <w:sz w:val="20"/>
                <w:szCs w:val="20"/>
                <w:lang w:val="en-GB"/>
              </w:rPr>
              <w:t>1</w:t>
            </w:r>
            <w:r w:rsidR="007D22C9">
              <w:rPr>
                <w:rFonts w:ascii="Times New Roman" w:hAnsi="Times New Roman" w:cs="Times New Roman"/>
                <w:b/>
                <w:bCs/>
                <w:noProof/>
                <w:color w:val="0070C0"/>
                <w:sz w:val="20"/>
                <w:szCs w:val="20"/>
                <w:lang w:val="en-GB"/>
              </w:rPr>
              <w:t xml:space="preserve">  Output gap and fiscal policies,</w:t>
            </w:r>
            <w:r w:rsidR="007D22C9">
              <w:rPr>
                <w:rFonts w:ascii="Times New Roman" w:hAnsi="Times New Roman" w:cs="Times New Roman"/>
                <w:b/>
                <w:bCs/>
                <w:noProof/>
                <w:color w:val="0070C0"/>
                <w:sz w:val="20"/>
                <w:szCs w:val="20"/>
              </w:rPr>
              <w:t xml:space="preserve"> 2017-2</w:t>
            </w:r>
            <w:r w:rsidR="00D31922">
              <w:rPr>
                <w:rFonts w:ascii="Times New Roman" w:hAnsi="Times New Roman" w:cs="Times New Roman"/>
                <w:b/>
                <w:bCs/>
                <w:noProof/>
                <w:color w:val="0070C0"/>
                <w:sz w:val="20"/>
                <w:szCs w:val="20"/>
              </w:rPr>
              <w:t>6</w:t>
            </w:r>
            <w:r w:rsidR="00922D3A">
              <w:rPr>
                <w:rFonts w:ascii="Times New Roman" w:hAnsi="Times New Roman" w:cs="Times New Roman"/>
                <w:b/>
                <w:bCs/>
                <w:noProof/>
                <w:color w:val="0070C0"/>
                <w:sz w:val="20"/>
                <w:szCs w:val="20"/>
              </w:rPr>
              <w:t xml:space="preserve"> (in % of GDP)</w:t>
            </w:r>
          </w:p>
        </w:tc>
      </w:tr>
      <w:tr w:rsidR="007D22C9" w:rsidRPr="007D22C9" w14:paraId="7B38CA70" w14:textId="77777777" w:rsidTr="00241713">
        <w:trPr>
          <w:trHeight w:val="3590"/>
        </w:trPr>
        <w:tc>
          <w:tcPr>
            <w:tcW w:w="6883" w:type="dxa"/>
          </w:tcPr>
          <w:p w14:paraId="2EA008D7" w14:textId="77777777" w:rsidR="007D22C9" w:rsidRDefault="007D22C9" w:rsidP="00E978E5">
            <w:pPr>
              <w:rPr>
                <w:rFonts w:ascii="Times New Roman" w:hAnsi="Times New Roman" w:cs="Times New Roman"/>
                <w:noProof/>
                <w:sz w:val="24"/>
                <w:szCs w:val="24"/>
                <w:lang w:val="en-GB"/>
              </w:rPr>
            </w:pPr>
          </w:p>
          <w:p w14:paraId="4C7FEFFB" w14:textId="77777777" w:rsidR="008A7F79" w:rsidRDefault="008A7F79" w:rsidP="00E978E5">
            <w:pPr>
              <w:rPr>
                <w:rFonts w:ascii="Times New Roman" w:hAnsi="Times New Roman" w:cs="Times New Roman"/>
                <w:noProof/>
                <w:sz w:val="24"/>
                <w:szCs w:val="24"/>
                <w:lang w:val="en-GB"/>
              </w:rPr>
            </w:pPr>
          </w:p>
          <w:p w14:paraId="63263BC9" w14:textId="19C0738C" w:rsidR="007D22C9" w:rsidRDefault="00790E68" w:rsidP="00E978E5">
            <w:pPr>
              <w:rPr>
                <w:rFonts w:ascii="Times New Roman" w:hAnsi="Times New Roman" w:cs="Times New Roman"/>
                <w:sz w:val="20"/>
                <w:szCs w:val="20"/>
                <w:lang w:val="en-GB"/>
              </w:rPr>
            </w:pPr>
            <w:r>
              <w:rPr>
                <w:rFonts w:ascii="Times New Roman" w:hAnsi="Times New Roman" w:cs="Times New Roman"/>
                <w:noProof/>
                <w:sz w:val="20"/>
                <w:szCs w:val="20"/>
                <w:lang w:val="en-GB"/>
              </w:rPr>
              <w:drawing>
                <wp:inline distT="0" distB="0" distL="0" distR="0" wp14:anchorId="071D890C" wp14:editId="50675FBF">
                  <wp:extent cx="4600575" cy="3450431"/>
                  <wp:effectExtent l="0" t="0" r="0" b="0"/>
                  <wp:docPr id="17911015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01558" name="Picture 1791101558"/>
                          <pic:cNvPicPr/>
                        </pic:nvPicPr>
                        <pic:blipFill>
                          <a:blip r:embed="rId127">
                            <a:extLst>
                              <a:ext uri="{28A0092B-C50C-407E-A947-70E740481C1C}">
                                <a14:useLocalDpi xmlns:a14="http://schemas.microsoft.com/office/drawing/2010/main" val="0"/>
                              </a:ext>
                            </a:extLst>
                          </a:blip>
                          <a:stretch>
                            <a:fillRect/>
                          </a:stretch>
                        </pic:blipFill>
                        <pic:spPr>
                          <a:xfrm>
                            <a:off x="0" y="0"/>
                            <a:ext cx="4613082" cy="3459811"/>
                          </a:xfrm>
                          <a:prstGeom prst="rect">
                            <a:avLst/>
                          </a:prstGeom>
                        </pic:spPr>
                      </pic:pic>
                    </a:graphicData>
                  </a:graphic>
                </wp:inline>
              </w:drawing>
            </w:r>
          </w:p>
          <w:p w14:paraId="4CD0726C" w14:textId="77777777" w:rsidR="007D22C9" w:rsidRDefault="007D22C9" w:rsidP="00E978E5">
            <w:pPr>
              <w:rPr>
                <w:rFonts w:ascii="Times New Roman" w:hAnsi="Times New Roman" w:cs="Times New Roman"/>
                <w:sz w:val="20"/>
                <w:szCs w:val="20"/>
                <w:lang w:val="en-GB"/>
              </w:rPr>
            </w:pPr>
          </w:p>
          <w:p w14:paraId="73C2825B" w14:textId="77777777" w:rsidR="007D22C9" w:rsidRPr="00E978E5" w:rsidRDefault="007D22C9" w:rsidP="00E978E5">
            <w:pPr>
              <w:rPr>
                <w:rFonts w:ascii="Times New Roman" w:hAnsi="Times New Roman" w:cs="Times New Roman"/>
                <w:sz w:val="20"/>
                <w:szCs w:val="20"/>
                <w:lang w:val="en-GB"/>
              </w:rPr>
            </w:pPr>
          </w:p>
        </w:tc>
        <w:tc>
          <w:tcPr>
            <w:tcW w:w="3045" w:type="dxa"/>
          </w:tcPr>
          <w:p w14:paraId="080FD732" w14:textId="77777777" w:rsidR="007D22C9" w:rsidRPr="006D41BB" w:rsidRDefault="007D22C9" w:rsidP="0073749D">
            <w:pPr>
              <w:rPr>
                <w:rFonts w:ascii="Times New Roman" w:hAnsi="Times New Roman" w:cs="Times New Roman"/>
                <w:b/>
                <w:bCs/>
                <w:color w:val="0070C0"/>
                <w:sz w:val="20"/>
                <w:szCs w:val="20"/>
              </w:rPr>
            </w:pPr>
            <w:r w:rsidRPr="006D41BB">
              <w:rPr>
                <w:rFonts w:ascii="Times New Roman" w:hAnsi="Times New Roman" w:cs="Times New Roman"/>
                <w:b/>
                <w:bCs/>
                <w:color w:val="0070C0"/>
                <w:sz w:val="20"/>
                <w:szCs w:val="20"/>
              </w:rPr>
              <w:t>Fig. A4</w:t>
            </w:r>
            <w:r w:rsidR="002976C9" w:rsidRPr="006D41BB">
              <w:rPr>
                <w:rFonts w:ascii="Times New Roman" w:hAnsi="Times New Roman" w:cs="Times New Roman"/>
                <w:b/>
                <w:bCs/>
                <w:color w:val="0070C0"/>
                <w:sz w:val="20"/>
                <w:szCs w:val="20"/>
              </w:rPr>
              <w:t>.1</w:t>
            </w:r>
          </w:p>
          <w:p w14:paraId="62BF4FA3" w14:textId="70408347" w:rsidR="007D22C9" w:rsidRDefault="007D22C9" w:rsidP="0073749D">
            <w:pPr>
              <w:spacing w:after="120"/>
              <w:rPr>
                <w:rFonts w:ascii="Times New Roman" w:hAnsi="Times New Roman" w:cs="Times New Roman"/>
                <w:color w:val="2F5496" w:themeColor="accent1" w:themeShade="BF"/>
                <w:sz w:val="20"/>
                <w:szCs w:val="20"/>
              </w:rPr>
            </w:pPr>
            <w:r w:rsidRPr="007D22C9">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g</w:t>
            </w:r>
            <w:r w:rsidR="00844C73">
              <w:rPr>
                <w:rFonts w:ascii="Times New Roman" w:hAnsi="Times New Roman" w:cs="Times New Roman"/>
                <w:b/>
                <w:bCs/>
                <w:color w:val="2F5496" w:themeColor="accent1" w:themeShade="BF"/>
                <w:sz w:val="20"/>
                <w:szCs w:val="20"/>
              </w:rPr>
              <w:t>dem</w:t>
            </w:r>
            <w:r w:rsidRPr="002976C9">
              <w:rPr>
                <w:rFonts w:ascii="Times New Roman" w:hAnsi="Times New Roman" w:cs="Times New Roman"/>
                <w:b/>
                <w:bCs/>
                <w:color w:val="2F5496" w:themeColor="accent1" w:themeShade="BF"/>
                <w:sz w:val="20"/>
                <w:szCs w:val="20"/>
              </w:rPr>
              <w:t xml:space="preserve"> gap</w:t>
            </w:r>
            <w:r w:rsidRPr="007D22C9">
              <w:rPr>
                <w:rFonts w:ascii="Times New Roman" w:hAnsi="Times New Roman" w:cs="Times New Roman"/>
                <w:color w:val="2F5496" w:themeColor="accent1" w:themeShade="BF"/>
                <w:sz w:val="20"/>
                <w:szCs w:val="20"/>
              </w:rPr>
              <w:t xml:space="preserve"> is </w:t>
            </w:r>
            <w:r>
              <w:rPr>
                <w:rFonts w:ascii="Times New Roman" w:hAnsi="Times New Roman" w:cs="Times New Roman"/>
                <w:color w:val="2F5496" w:themeColor="accent1" w:themeShade="BF"/>
                <w:sz w:val="20"/>
                <w:szCs w:val="20"/>
              </w:rPr>
              <w:t>% deviation from</w:t>
            </w:r>
            <w:r w:rsidRPr="007D22C9">
              <w:rPr>
                <w:rFonts w:ascii="Times New Roman" w:hAnsi="Times New Roman" w:cs="Times New Roman"/>
                <w:color w:val="2F5496" w:themeColor="accent1" w:themeShade="BF"/>
                <w:sz w:val="20"/>
                <w:szCs w:val="20"/>
              </w:rPr>
              <w:t xml:space="preserve"> its trend</w:t>
            </w:r>
            <w:r w:rsidR="005F4255">
              <w:rPr>
                <w:rFonts w:ascii="Times New Roman" w:hAnsi="Times New Roman" w:cs="Times New Roman"/>
                <w:color w:val="2F5496" w:themeColor="accent1" w:themeShade="BF"/>
                <w:sz w:val="20"/>
                <w:szCs w:val="20"/>
              </w:rPr>
              <w:t>, here weighted with the share of g</w:t>
            </w:r>
            <w:r w:rsidR="00790E68">
              <w:rPr>
                <w:rFonts w:ascii="Times New Roman" w:hAnsi="Times New Roman" w:cs="Times New Roman"/>
                <w:color w:val="2F5496" w:themeColor="accent1" w:themeShade="BF"/>
                <w:sz w:val="20"/>
                <w:szCs w:val="20"/>
              </w:rPr>
              <w:t xml:space="preserve">ovt dermand </w:t>
            </w:r>
            <w:r w:rsidR="005F4255">
              <w:rPr>
                <w:rFonts w:ascii="Times New Roman" w:hAnsi="Times New Roman" w:cs="Times New Roman"/>
                <w:color w:val="2F5496" w:themeColor="accent1" w:themeShade="BF"/>
                <w:sz w:val="20"/>
                <w:szCs w:val="20"/>
              </w:rPr>
              <w:t>in GDP</w:t>
            </w:r>
          </w:p>
          <w:p w14:paraId="605EFC13" w14:textId="2D814DEA" w:rsidR="007D22C9" w:rsidRDefault="007D22C9" w:rsidP="007D22C9">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direct effect of g</w:t>
            </w:r>
            <w:r w:rsidR="00844C73">
              <w:rPr>
                <w:rFonts w:ascii="Times New Roman" w:hAnsi="Times New Roman" w:cs="Times New Roman"/>
                <w:b/>
                <w:bCs/>
                <w:color w:val="2F5496" w:themeColor="accent1" w:themeShade="BF"/>
                <w:sz w:val="20"/>
                <w:szCs w:val="20"/>
              </w:rPr>
              <w:t>dem</w:t>
            </w:r>
            <w:r>
              <w:rPr>
                <w:rFonts w:ascii="Times New Roman" w:hAnsi="Times New Roman" w:cs="Times New Roman"/>
                <w:color w:val="2F5496" w:themeColor="accent1" w:themeShade="BF"/>
                <w:sz w:val="20"/>
                <w:szCs w:val="20"/>
              </w:rPr>
              <w:t xml:space="preserve"> is the gap </w:t>
            </w:r>
            <w:r w:rsidR="00CF539C">
              <w:rPr>
                <w:rFonts w:ascii="Times New Roman" w:hAnsi="Times New Roman" w:cs="Times New Roman"/>
                <w:color w:val="2F5496" w:themeColor="accent1" w:themeShade="BF"/>
                <w:sz w:val="20"/>
                <w:szCs w:val="20"/>
              </w:rPr>
              <w:t>times the</w:t>
            </w:r>
            <w:r>
              <w:rPr>
                <w:rFonts w:ascii="Times New Roman" w:hAnsi="Times New Roman" w:cs="Times New Roman"/>
                <w:color w:val="2F5496" w:themeColor="accent1" w:themeShade="BF"/>
                <w:sz w:val="20"/>
                <w:szCs w:val="20"/>
              </w:rPr>
              <w:t xml:space="preserve"> share of g</w:t>
            </w:r>
            <w:r w:rsidR="00790E68">
              <w:rPr>
                <w:rFonts w:ascii="Times New Roman" w:hAnsi="Times New Roman" w:cs="Times New Roman"/>
                <w:color w:val="2F5496" w:themeColor="accent1" w:themeShade="BF"/>
                <w:sz w:val="20"/>
                <w:szCs w:val="20"/>
              </w:rPr>
              <w:t xml:space="preserve">ovt demand </w:t>
            </w:r>
            <w:r w:rsidR="00461E90">
              <w:rPr>
                <w:rFonts w:ascii="Times New Roman" w:hAnsi="Times New Roman" w:cs="Times New Roman"/>
                <w:color w:val="2F5496" w:themeColor="accent1" w:themeShade="BF"/>
                <w:sz w:val="20"/>
                <w:szCs w:val="20"/>
              </w:rPr>
              <w:t>dem</w:t>
            </w:r>
            <w:r>
              <w:rPr>
                <w:rFonts w:ascii="Times New Roman" w:hAnsi="Times New Roman" w:cs="Times New Roman"/>
                <w:color w:val="2F5496" w:themeColor="accent1" w:themeShade="BF"/>
                <w:sz w:val="20"/>
                <w:szCs w:val="20"/>
              </w:rPr>
              <w:t xml:space="preserve"> in GDP </w:t>
            </w:r>
            <w:r w:rsidR="00922D3A">
              <w:rPr>
                <w:rFonts w:ascii="Times New Roman" w:hAnsi="Times New Roman" w:cs="Times New Roman"/>
                <w:color w:val="2F5496" w:themeColor="accent1" w:themeShade="BF"/>
                <w:sz w:val="20"/>
                <w:szCs w:val="20"/>
              </w:rPr>
              <w:t>times</w:t>
            </w:r>
            <w:r>
              <w:rPr>
                <w:rFonts w:ascii="Times New Roman" w:hAnsi="Times New Roman" w:cs="Times New Roman"/>
                <w:color w:val="2F5496" w:themeColor="accent1" w:themeShade="BF"/>
                <w:sz w:val="20"/>
                <w:szCs w:val="20"/>
              </w:rPr>
              <w:t xml:space="preserve"> the domestic share of g</w:t>
            </w:r>
            <w:r w:rsidR="00461E90">
              <w:rPr>
                <w:rFonts w:ascii="Times New Roman" w:hAnsi="Times New Roman" w:cs="Times New Roman"/>
                <w:color w:val="2F5496" w:themeColor="accent1" w:themeShade="BF"/>
                <w:sz w:val="20"/>
                <w:szCs w:val="20"/>
              </w:rPr>
              <w:t>dem</w:t>
            </w:r>
          </w:p>
          <w:p w14:paraId="36F95944" w14:textId="77777777" w:rsidR="006D41BB" w:rsidRDefault="007D22C9" w:rsidP="007D22C9">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fiscal impulse</w:t>
            </w:r>
            <w:r>
              <w:rPr>
                <w:rFonts w:ascii="Times New Roman" w:hAnsi="Times New Roman" w:cs="Times New Roman"/>
                <w:color w:val="2F5496" w:themeColor="accent1" w:themeShade="BF"/>
                <w:sz w:val="20"/>
                <w:szCs w:val="20"/>
              </w:rPr>
              <w:t xml:space="preserve"> (</w:t>
            </w:r>
            <w:r w:rsidR="0005710A">
              <w:rPr>
                <w:rFonts w:ascii="Times New Roman" w:hAnsi="Times New Roman" w:cs="Times New Roman"/>
                <w:color w:val="2F5496" w:themeColor="accent1" w:themeShade="BF"/>
                <w:sz w:val="20"/>
                <w:szCs w:val="20"/>
              </w:rPr>
              <w:t xml:space="preserve">defined as </w:t>
            </w:r>
            <w:r>
              <w:rPr>
                <w:rFonts w:ascii="Times New Roman" w:hAnsi="Times New Roman" w:cs="Times New Roman"/>
                <w:color w:val="2F5496" w:themeColor="accent1" w:themeShade="BF"/>
                <w:sz w:val="20"/>
                <w:szCs w:val="20"/>
              </w:rPr>
              <w:t xml:space="preserve">discretionary deficit </w:t>
            </w:r>
            <w:r w:rsidR="0005710A">
              <w:rPr>
                <w:rFonts w:ascii="Times New Roman" w:hAnsi="Times New Roman" w:cs="Times New Roman"/>
                <w:color w:val="2F5496" w:themeColor="accent1" w:themeShade="BF"/>
                <w:sz w:val="20"/>
                <w:szCs w:val="20"/>
              </w:rPr>
              <w:t>plus</w:t>
            </w:r>
            <w:r>
              <w:rPr>
                <w:rFonts w:ascii="Times New Roman" w:hAnsi="Times New Roman" w:cs="Times New Roman"/>
                <w:color w:val="2F5496" w:themeColor="accent1" w:themeShade="BF"/>
                <w:sz w:val="20"/>
                <w:szCs w:val="20"/>
              </w:rPr>
              <w:t xml:space="preserve"> change in structural deficit) affect</w:t>
            </w:r>
            <w:r w:rsidR="0005710A">
              <w:rPr>
                <w:rFonts w:ascii="Times New Roman" w:hAnsi="Times New Roman" w:cs="Times New Roman"/>
                <w:color w:val="2F5496" w:themeColor="accent1" w:themeShade="BF"/>
                <w:sz w:val="20"/>
                <w:szCs w:val="20"/>
              </w:rPr>
              <w:t>s</w:t>
            </w:r>
            <w:r>
              <w:rPr>
                <w:rFonts w:ascii="Times New Roman" w:hAnsi="Times New Roman" w:cs="Times New Roman"/>
                <w:color w:val="2F5496" w:themeColor="accent1" w:themeShade="BF"/>
                <w:sz w:val="20"/>
                <w:szCs w:val="20"/>
              </w:rPr>
              <w:t xml:space="preserve"> private demand</w:t>
            </w:r>
          </w:p>
          <w:p w14:paraId="16E262EB" w14:textId="77777777" w:rsidR="006D41BB" w:rsidRDefault="006D41BB" w:rsidP="007D22C9">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 xml:space="preserve">--in Covid years 2020-22, </w:t>
            </w:r>
            <w:r w:rsidRPr="006D41BB">
              <w:rPr>
                <w:rFonts w:ascii="Times New Roman" w:hAnsi="Times New Roman" w:cs="Times New Roman"/>
                <w:b/>
                <w:bCs/>
                <w:color w:val="2F5496" w:themeColor="accent1" w:themeShade="BF"/>
                <w:sz w:val="20"/>
                <w:szCs w:val="20"/>
              </w:rPr>
              <w:t>the fiscal impulse has been on average over 2% of GDP</w:t>
            </w:r>
            <w:r>
              <w:rPr>
                <w:rFonts w:ascii="Times New Roman" w:hAnsi="Times New Roman" w:cs="Times New Roman"/>
                <w:color w:val="2F5496" w:themeColor="accent1" w:themeShade="BF"/>
                <w:sz w:val="20"/>
                <w:szCs w:val="20"/>
              </w:rPr>
              <w:t>, mainly on account of spending on G&amp;S and transfers</w:t>
            </w:r>
          </w:p>
          <w:p w14:paraId="05F9835A" w14:textId="0A5B6BBA" w:rsidR="007D22C9" w:rsidRDefault="00EF2CD1" w:rsidP="00EF2CD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output gap</w:t>
            </w:r>
            <w:r>
              <w:rPr>
                <w:rFonts w:ascii="Times New Roman" w:hAnsi="Times New Roman" w:cs="Times New Roman"/>
                <w:color w:val="2F5496" w:themeColor="accent1" w:themeShade="BF"/>
                <w:sz w:val="20"/>
                <w:szCs w:val="20"/>
              </w:rPr>
              <w:t xml:space="preserve"> has drivers other than g</w:t>
            </w:r>
            <w:r w:rsidR="00790E68">
              <w:rPr>
                <w:rFonts w:ascii="Times New Roman" w:hAnsi="Times New Roman" w:cs="Times New Roman"/>
                <w:color w:val="2F5496" w:themeColor="accent1" w:themeShade="BF"/>
                <w:sz w:val="20"/>
                <w:szCs w:val="20"/>
              </w:rPr>
              <w:t>ovt demand</w:t>
            </w:r>
            <w:r>
              <w:rPr>
                <w:rFonts w:ascii="Times New Roman" w:hAnsi="Times New Roman" w:cs="Times New Roman"/>
                <w:color w:val="2F5496" w:themeColor="accent1" w:themeShade="BF"/>
                <w:sz w:val="20"/>
                <w:szCs w:val="20"/>
              </w:rPr>
              <w:t xml:space="preserve"> (</w:t>
            </w:r>
            <w:r w:rsidR="00844C73">
              <w:rPr>
                <w:rFonts w:ascii="Times New Roman" w:hAnsi="Times New Roman" w:cs="Times New Roman"/>
                <w:color w:val="2F5496" w:themeColor="accent1" w:themeShade="BF"/>
                <w:sz w:val="20"/>
                <w:szCs w:val="20"/>
              </w:rPr>
              <w:t xml:space="preserve">i.e., </w:t>
            </w:r>
            <w:r>
              <w:rPr>
                <w:rFonts w:ascii="Times New Roman" w:hAnsi="Times New Roman" w:cs="Times New Roman"/>
                <w:color w:val="2F5496" w:themeColor="accent1" w:themeShade="BF"/>
                <w:sz w:val="20"/>
                <w:szCs w:val="20"/>
              </w:rPr>
              <w:t>consumption, investment, ex/imports), in turn influenced by the RIR and RER</w:t>
            </w:r>
          </w:p>
          <w:p w14:paraId="5030CD17" w14:textId="79895EE9" w:rsidR="00987287" w:rsidRPr="007D22C9" w:rsidRDefault="00987287" w:rsidP="0073749D">
            <w:pPr>
              <w:rPr>
                <w:rFonts w:ascii="Times New Roman" w:hAnsi="Times New Roman" w:cs="Times New Roman"/>
                <w:noProof/>
                <w:sz w:val="24"/>
                <w:szCs w:val="24"/>
              </w:rPr>
            </w:pPr>
            <w:r>
              <w:rPr>
                <w:rFonts w:ascii="Times New Roman" w:hAnsi="Times New Roman" w:cs="Times New Roman"/>
                <w:color w:val="2F5496" w:themeColor="accent1" w:themeShade="BF"/>
                <w:sz w:val="20"/>
                <w:szCs w:val="20"/>
              </w:rPr>
              <w:t>--</w:t>
            </w:r>
            <w:r w:rsidRPr="0073749D">
              <w:rPr>
                <w:rFonts w:ascii="Times New Roman" w:hAnsi="Times New Roman" w:cs="Times New Roman"/>
                <w:b/>
                <w:bCs/>
                <w:color w:val="2F5496" w:themeColor="accent1" w:themeShade="BF"/>
                <w:sz w:val="20"/>
                <w:szCs w:val="20"/>
              </w:rPr>
              <w:t>fiscal expansion under Covid</w:t>
            </w:r>
            <w:r>
              <w:rPr>
                <w:rFonts w:ascii="Times New Roman" w:hAnsi="Times New Roman" w:cs="Times New Roman"/>
                <w:color w:val="2F5496" w:themeColor="accent1" w:themeShade="BF"/>
                <w:sz w:val="20"/>
                <w:szCs w:val="20"/>
              </w:rPr>
              <w:t xml:space="preserve">: the direct and indirect effect is estimated to </w:t>
            </w:r>
            <w:r w:rsidR="0073749D">
              <w:rPr>
                <w:rFonts w:ascii="Times New Roman" w:hAnsi="Times New Roman" w:cs="Times New Roman"/>
                <w:color w:val="2F5496" w:themeColor="accent1" w:themeShade="BF"/>
                <w:sz w:val="20"/>
                <w:szCs w:val="20"/>
              </w:rPr>
              <w:t xml:space="preserve">have mitigated </w:t>
            </w:r>
            <w:r>
              <w:rPr>
                <w:rFonts w:ascii="Times New Roman" w:hAnsi="Times New Roman" w:cs="Times New Roman"/>
                <w:color w:val="2F5496" w:themeColor="accent1" w:themeShade="BF"/>
                <w:sz w:val="20"/>
                <w:szCs w:val="20"/>
              </w:rPr>
              <w:t xml:space="preserve">the </w:t>
            </w:r>
            <w:r w:rsidR="0073749D">
              <w:rPr>
                <w:rFonts w:ascii="Times New Roman" w:hAnsi="Times New Roman" w:cs="Times New Roman"/>
                <w:color w:val="2F5496" w:themeColor="accent1" w:themeShade="BF"/>
                <w:sz w:val="20"/>
                <w:szCs w:val="20"/>
              </w:rPr>
              <w:t xml:space="preserve">negative output gap by </w:t>
            </w:r>
            <w:r w:rsidR="00CF4D57">
              <w:rPr>
                <w:rFonts w:ascii="Times New Roman" w:hAnsi="Times New Roman" w:cs="Times New Roman"/>
                <w:color w:val="2F5496" w:themeColor="accent1" w:themeShade="BF"/>
                <w:sz w:val="20"/>
                <w:szCs w:val="20"/>
              </w:rPr>
              <w:t>some 1.5</w:t>
            </w:r>
            <w:r w:rsidR="0073749D">
              <w:rPr>
                <w:rFonts w:ascii="Times New Roman" w:hAnsi="Times New Roman" w:cs="Times New Roman"/>
                <w:color w:val="2F5496" w:themeColor="accent1" w:themeShade="BF"/>
                <w:sz w:val="20"/>
                <w:szCs w:val="20"/>
              </w:rPr>
              <w:t>% of GDP</w:t>
            </w:r>
          </w:p>
        </w:tc>
      </w:tr>
    </w:tbl>
    <w:p w14:paraId="4CBB17C8" w14:textId="77777777" w:rsidR="00241713" w:rsidRDefault="00241713" w:rsidP="00241713">
      <w:pPr>
        <w:spacing w:after="120"/>
        <w:rPr>
          <w:rFonts w:ascii="Times New Roman" w:hAnsi="Times New Roman" w:cs="Times New Roman"/>
          <w:sz w:val="20"/>
          <w:szCs w:val="20"/>
          <w:lang w:val="en-GB"/>
        </w:rPr>
      </w:pPr>
    </w:p>
    <w:p w14:paraId="5F6C13C5" w14:textId="57C5DCF0" w:rsidR="00241713" w:rsidRPr="00CF4D57" w:rsidRDefault="00241713" w:rsidP="00790E68">
      <w:pPr>
        <w:spacing w:after="120"/>
        <w:rPr>
          <w:rFonts w:ascii="Times New Roman" w:hAnsi="Times New Roman" w:cs="Times New Roman"/>
          <w:sz w:val="18"/>
          <w:szCs w:val="18"/>
          <w:lang w:val="en-GB"/>
        </w:rPr>
      </w:pPr>
      <w:r w:rsidRPr="00CF4D57">
        <w:rPr>
          <w:rFonts w:ascii="Times New Roman" w:hAnsi="Times New Roman" w:cs="Times New Roman"/>
          <w:sz w:val="18"/>
          <w:szCs w:val="18"/>
          <w:lang w:val="en-GB"/>
        </w:rPr>
        <w:t xml:space="preserve">1/ </w:t>
      </w:r>
      <w:r w:rsidRPr="00CF4D57">
        <w:rPr>
          <w:rFonts w:ascii="Times New Roman" w:hAnsi="Times New Roman" w:cs="Times New Roman"/>
          <w:sz w:val="18"/>
          <w:szCs w:val="18"/>
        </w:rPr>
        <w:t xml:space="preserve">In FPAS models that include fiscal policy, </w:t>
      </w:r>
      <w:r w:rsidRPr="00CF4D57">
        <w:rPr>
          <w:rFonts w:ascii="Times New Roman" w:hAnsi="Times New Roman" w:cs="Times New Roman"/>
          <w:sz w:val="18"/>
          <w:szCs w:val="18"/>
          <w:lang w:val="en-GB"/>
        </w:rPr>
        <w:t>a fiscal stance variable typically appears in the output gap equation, along with lag, lead, and RIR, RER, etc.</w:t>
      </w:r>
    </w:p>
    <w:p w14:paraId="503F4E59" w14:textId="77777777" w:rsidR="00744A4C" w:rsidRPr="00241713" w:rsidRDefault="00744A4C" w:rsidP="00744A4C">
      <w:pPr>
        <w:ind w:left="720" w:hanging="720"/>
        <w:rPr>
          <w:lang w:val="en-GB"/>
        </w:rPr>
      </w:pPr>
    </w:p>
    <w:sectPr w:rsidR="00744A4C" w:rsidRPr="00241713" w:rsidSect="009E584C">
      <w:pgSz w:w="12240" w:h="15840"/>
      <w:pgMar w:top="1350" w:right="1350" w:bottom="1170" w:left="99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Chris NGUGABE" w:date="2024-01-06T08:29:00Z" w:initials="CN">
    <w:p w14:paraId="1317777B" w14:textId="77777777" w:rsidR="00801041" w:rsidRPr="006A6803" w:rsidRDefault="00801041">
      <w:pPr>
        <w:pStyle w:val="CommentText"/>
        <w:rPr>
          <w:b/>
          <w:bCs/>
        </w:rPr>
      </w:pPr>
      <w:r w:rsidRPr="006A6803">
        <w:rPr>
          <w:rStyle w:val="CommentReference"/>
          <w:b/>
          <w:bCs/>
          <w:highlight w:val="yellow"/>
        </w:rPr>
        <w:annotationRef/>
      </w:r>
      <w:r w:rsidRPr="006A6803">
        <w:rPr>
          <w:b/>
          <w:bCs/>
          <w:highlight w:val="yellow"/>
        </w:rPr>
        <w:t>Very good product.</w:t>
      </w:r>
      <w:r w:rsidRPr="006A6803">
        <w:rPr>
          <w:b/>
          <w:bCs/>
        </w:rPr>
        <w:t xml:space="preserve"> </w:t>
      </w:r>
    </w:p>
    <w:p w14:paraId="2CF5283C" w14:textId="77777777" w:rsidR="00801041" w:rsidRDefault="00801041">
      <w:pPr>
        <w:pStyle w:val="CommentText"/>
      </w:pPr>
    </w:p>
    <w:p w14:paraId="0CA0DF1E" w14:textId="093B7D1C" w:rsidR="00801041" w:rsidRPr="003016AE" w:rsidRDefault="00801041">
      <w:pPr>
        <w:pStyle w:val="CommentText"/>
        <w:rPr>
          <w:color w:val="7030A0"/>
        </w:rPr>
      </w:pPr>
      <w:r w:rsidRPr="003016AE">
        <w:rPr>
          <w:color w:val="7030A0"/>
        </w:rPr>
        <w:t>However, some numbers are off. For instance, growth forecasts, etc. Off meaning different from the ones we have been seeing</w:t>
      </w:r>
    </w:p>
  </w:comment>
  <w:comment w:id="3" w:author="Didier Tabaro" w:date="2024-01-15T15:02:00Z" w:initials="d">
    <w:p w14:paraId="3A3F8D9E" w14:textId="68EDCB96" w:rsidR="00801041" w:rsidRDefault="00801041">
      <w:pPr>
        <w:pStyle w:val="CommentText"/>
      </w:pPr>
      <w:r>
        <w:rPr>
          <w:rStyle w:val="CommentReference"/>
        </w:rPr>
        <w:annotationRef/>
      </w:r>
      <w:r>
        <w:t>As the QMFM is an additional model, numbers match is not a problem, like Nowcasting the QMFM assess the economy and make forecast.</w:t>
      </w:r>
    </w:p>
  </w:comment>
  <w:comment w:id="8" w:author="Chris NGUGABE" w:date="2024-01-10T12:37:00Z" w:initials="CN">
    <w:p w14:paraId="2F6D4878" w14:textId="4C00942C" w:rsidR="00801041" w:rsidRDefault="00801041">
      <w:pPr>
        <w:pStyle w:val="CommentText"/>
      </w:pPr>
      <w:r>
        <w:rPr>
          <w:rStyle w:val="CommentReference"/>
        </w:rPr>
        <w:annotationRef/>
      </w:r>
      <w:r w:rsidRPr="009B26BD">
        <w:rPr>
          <w:b/>
          <w:bCs/>
        </w:rPr>
        <w:t>Develop</w:t>
      </w:r>
      <w:r>
        <w:t>?</w:t>
      </w:r>
    </w:p>
  </w:comment>
  <w:comment w:id="9" w:author="Didier Tabaro" w:date="2024-01-17T14:49:00Z" w:initials="d">
    <w:p w14:paraId="63924AB0" w14:textId="09366844" w:rsidR="00801041" w:rsidRDefault="00801041">
      <w:pPr>
        <w:pStyle w:val="CommentText"/>
      </w:pPr>
      <w:r>
        <w:rPr>
          <w:rStyle w:val="CommentReference"/>
        </w:rPr>
        <w:annotationRef/>
      </w:r>
      <w:r>
        <w:t>The explanation follows</w:t>
      </w:r>
    </w:p>
  </w:comment>
  <w:comment w:id="13" w:author="Chris NGUGABE" w:date="2024-01-05T11:38:00Z" w:initials="CN">
    <w:p w14:paraId="24A5DDB1" w14:textId="77777777" w:rsidR="00801041" w:rsidRPr="003016AE" w:rsidRDefault="00801041">
      <w:pPr>
        <w:pStyle w:val="CommentText"/>
        <w:rPr>
          <w:color w:val="7030A0"/>
        </w:rPr>
      </w:pPr>
      <w:r>
        <w:rPr>
          <w:rStyle w:val="CommentReference"/>
        </w:rPr>
        <w:annotationRef/>
      </w:r>
      <w:r w:rsidRPr="003016AE">
        <w:rPr>
          <w:color w:val="7030A0"/>
        </w:rPr>
        <w:t xml:space="preserve">CB orientation bias. </w:t>
      </w:r>
    </w:p>
    <w:p w14:paraId="0AD135AA" w14:textId="77777777" w:rsidR="00801041" w:rsidRPr="003016AE" w:rsidRDefault="00801041">
      <w:pPr>
        <w:pStyle w:val="CommentText"/>
        <w:rPr>
          <w:color w:val="7030A0"/>
        </w:rPr>
      </w:pPr>
      <w:r w:rsidRPr="003016AE">
        <w:rPr>
          <w:color w:val="7030A0"/>
        </w:rPr>
        <w:t xml:space="preserve">The document is produced by the Ministry of Finance. </w:t>
      </w:r>
    </w:p>
    <w:p w14:paraId="38697E1B" w14:textId="72FA39C5" w:rsidR="00801041" w:rsidRDefault="00801041">
      <w:pPr>
        <w:pStyle w:val="CommentText"/>
      </w:pPr>
      <w:r w:rsidRPr="003016AE">
        <w:rPr>
          <w:color w:val="7030A0"/>
        </w:rPr>
        <w:t xml:space="preserve">Therefore, any analysis or writing should focus on Fiscal policy and variables </w:t>
      </w:r>
      <w:r w:rsidRPr="003016AE">
        <w:rPr>
          <w:b/>
          <w:bCs/>
          <w:color w:val="7030A0"/>
          <w:highlight w:val="yellow"/>
        </w:rPr>
        <w:t>first</w:t>
      </w:r>
      <w:r w:rsidRPr="003016AE">
        <w:rPr>
          <w:color w:val="7030A0"/>
        </w:rPr>
        <w:t xml:space="preserve">. </w:t>
      </w:r>
    </w:p>
  </w:comment>
  <w:comment w:id="23" w:author="Evariste MANIRUMVA" w:date="2024-01-15T09:08:00Z" w:initials="EM">
    <w:p w14:paraId="26DDBB66" w14:textId="40BD4669" w:rsidR="00801041" w:rsidRDefault="00801041">
      <w:pPr>
        <w:pStyle w:val="CommentText"/>
      </w:pPr>
      <w:r>
        <w:rPr>
          <w:rStyle w:val="CommentReference"/>
        </w:rPr>
        <w:annotationRef/>
      </w:r>
      <w:r>
        <w:t>In terms of?</w:t>
      </w:r>
    </w:p>
  </w:comment>
  <w:comment w:id="24" w:author="Didier Tabaro" w:date="2024-01-15T15:05:00Z" w:initials="d">
    <w:p w14:paraId="14B58B31" w14:textId="781F4C79" w:rsidR="00801041" w:rsidRDefault="00801041">
      <w:pPr>
        <w:pStyle w:val="CommentText"/>
      </w:pPr>
      <w:r>
        <w:rPr>
          <w:rStyle w:val="CommentReference"/>
        </w:rPr>
        <w:annotationRef/>
      </w:r>
      <w:r>
        <w:t>To elaborate a little bit to be more comprehensive</w:t>
      </w:r>
    </w:p>
  </w:comment>
  <w:comment w:id="26" w:author="Didier Tabaro" w:date="2024-01-17T15:00:00Z" w:initials="d">
    <w:p w14:paraId="217D6BA5" w14:textId="7FB3DFCC" w:rsidR="00801041" w:rsidRDefault="00801041">
      <w:pPr>
        <w:pStyle w:val="CommentText"/>
      </w:pPr>
      <w:r>
        <w:rPr>
          <w:rStyle w:val="CommentReference"/>
        </w:rPr>
        <w:annotationRef/>
      </w:r>
      <w:r>
        <w:t xml:space="preserve">Why not specify the </w:t>
      </w:r>
      <w:proofErr w:type="gramStart"/>
      <w:r>
        <w:t>model.</w:t>
      </w:r>
      <w:proofErr w:type="gramEnd"/>
    </w:p>
  </w:comment>
  <w:comment w:id="27" w:author="Didier Tabaro" w:date="2024-01-17T15:01:00Z" w:initials="d">
    <w:p w14:paraId="329D873A" w14:textId="6DF4A14F" w:rsidR="00801041" w:rsidRDefault="00801041">
      <w:pPr>
        <w:pStyle w:val="CommentText"/>
      </w:pPr>
      <w:r>
        <w:rPr>
          <w:rStyle w:val="CommentReference"/>
        </w:rPr>
        <w:annotationRef/>
      </w:r>
      <w:r>
        <w:t>Don’t we have Q3?</w:t>
      </w:r>
    </w:p>
  </w:comment>
  <w:comment w:id="59" w:author="Didier Tabaro" w:date="2024-01-17T15:06:00Z" w:initials="d">
    <w:p w14:paraId="4FA31EF0" w14:textId="098A8BF2" w:rsidR="00801041" w:rsidRDefault="00801041">
      <w:pPr>
        <w:pStyle w:val="CommentText"/>
      </w:pPr>
      <w:r>
        <w:rPr>
          <w:rStyle w:val="CommentReference"/>
        </w:rPr>
        <w:annotationRef/>
      </w:r>
      <w:r>
        <w:t>Elaborate more on what the import price by WEO GEE means</w:t>
      </w:r>
    </w:p>
  </w:comment>
  <w:comment w:id="73" w:author="Didier Tabaro" w:date="2024-01-17T15:08:00Z" w:initials="d">
    <w:p w14:paraId="32F7CF82" w14:textId="5E8234BC" w:rsidR="00801041" w:rsidRDefault="00801041">
      <w:pPr>
        <w:pStyle w:val="CommentText"/>
      </w:pPr>
      <w:r>
        <w:rPr>
          <w:rStyle w:val="CommentReference"/>
        </w:rPr>
        <w:annotationRef/>
      </w:r>
      <w:r>
        <w:t>Elaborate a little bit. What does had growth continued normally</w:t>
      </w:r>
    </w:p>
  </w:comment>
  <w:comment w:id="80" w:author="Chris NGUGABE" w:date="2024-01-05T12:21:00Z" w:initials="CN">
    <w:p w14:paraId="17B14629" w14:textId="28124A50" w:rsidR="00801041" w:rsidRPr="006E0597" w:rsidRDefault="00801041">
      <w:pPr>
        <w:pStyle w:val="CommentText"/>
        <w:rPr>
          <w:color w:val="7030A0"/>
        </w:rPr>
      </w:pPr>
      <w:r w:rsidRPr="006E0597">
        <w:rPr>
          <w:rStyle w:val="CommentReference"/>
          <w:color w:val="7030A0"/>
        </w:rPr>
        <w:annotationRef/>
      </w:r>
      <w:r w:rsidRPr="006E0597">
        <w:rPr>
          <w:color w:val="7030A0"/>
        </w:rPr>
        <w:t>Is it what the Fig. 1.1 shows?</w:t>
      </w:r>
    </w:p>
  </w:comment>
  <w:comment w:id="88" w:author="Chris NGUGABE" w:date="2024-01-05T12:23:00Z" w:initials="CN">
    <w:p w14:paraId="6784F47E" w14:textId="505D3453" w:rsidR="00801041" w:rsidRPr="006E0597" w:rsidRDefault="00801041">
      <w:pPr>
        <w:pStyle w:val="CommentText"/>
        <w:rPr>
          <w:color w:val="7030A0"/>
        </w:rPr>
      </w:pPr>
      <w:r w:rsidRPr="006E0597">
        <w:rPr>
          <w:rStyle w:val="CommentReference"/>
          <w:color w:val="7030A0"/>
        </w:rPr>
        <w:annotationRef/>
      </w:r>
      <w:r w:rsidRPr="006E0597">
        <w:rPr>
          <w:color w:val="7030A0"/>
        </w:rPr>
        <w:t>Calculations?</w:t>
      </w:r>
    </w:p>
  </w:comment>
  <w:comment w:id="89" w:author="Didier Tabaro" w:date="2024-01-17T15:12:00Z" w:initials="d">
    <w:p w14:paraId="70D6C275" w14:textId="321A51CE" w:rsidR="00801041" w:rsidRDefault="00801041">
      <w:pPr>
        <w:pStyle w:val="CommentText"/>
      </w:pPr>
      <w:r>
        <w:rPr>
          <w:rStyle w:val="CommentReference"/>
        </w:rPr>
        <w:annotationRef/>
      </w:r>
      <w:r>
        <w:t>Shown in the graph 1.3</w:t>
      </w:r>
    </w:p>
  </w:comment>
  <w:comment w:id="96" w:author="Didier Tabaro" w:date="2024-01-17T15:10:00Z" w:initials="d">
    <w:p w14:paraId="2C728FBE" w14:textId="0AB22F8C" w:rsidR="00801041" w:rsidRDefault="00801041">
      <w:pPr>
        <w:pStyle w:val="CommentText"/>
      </w:pPr>
      <w:r>
        <w:rPr>
          <w:rStyle w:val="CommentReference"/>
        </w:rPr>
        <w:annotationRef/>
      </w:r>
      <w:r>
        <w:t>Replace with levels</w:t>
      </w:r>
    </w:p>
  </w:comment>
  <w:comment w:id="97" w:author="Chris NGUGABE" w:date="2024-01-05T12:22:00Z" w:initials="CN">
    <w:p w14:paraId="16F62A1F" w14:textId="1B031A8A" w:rsidR="00801041" w:rsidRDefault="00801041">
      <w:pPr>
        <w:pStyle w:val="CommentText"/>
      </w:pPr>
      <w:r>
        <w:rPr>
          <w:rStyle w:val="CommentReference"/>
        </w:rPr>
        <w:annotationRef/>
      </w:r>
      <w:r w:rsidRPr="006E0597">
        <w:rPr>
          <w:color w:val="7030A0"/>
        </w:rPr>
        <w:t>Legend</w:t>
      </w:r>
      <w:r>
        <w:t xml:space="preserve"> </w:t>
      </w:r>
      <w:r w:rsidRPr="006E0597">
        <w:rPr>
          <w:color w:val="7030A0"/>
        </w:rPr>
        <w:t>missing</w:t>
      </w:r>
    </w:p>
  </w:comment>
  <w:comment w:id="98" w:author="Didier Tabaro" w:date="2024-01-15T15:07:00Z" w:initials="d">
    <w:p w14:paraId="63C5A8F4" w14:textId="6E502826" w:rsidR="00801041" w:rsidRDefault="00801041">
      <w:pPr>
        <w:pStyle w:val="CommentText"/>
      </w:pPr>
      <w:r>
        <w:rPr>
          <w:rStyle w:val="CommentReference"/>
        </w:rPr>
        <w:annotationRef/>
      </w:r>
      <w:r>
        <w:t>Legends in Black, and bold bleu</w:t>
      </w:r>
    </w:p>
  </w:comment>
  <w:comment w:id="99" w:author="Chris NGUGABE" w:date="2024-01-05T12:28:00Z" w:initials="CN">
    <w:p w14:paraId="7405F24F" w14:textId="382C6D26" w:rsidR="00801041" w:rsidRPr="002C5825" w:rsidRDefault="00801041">
      <w:pPr>
        <w:pStyle w:val="CommentText"/>
        <w:rPr>
          <w:color w:val="7030A0"/>
        </w:rPr>
      </w:pPr>
      <w:r w:rsidRPr="002C5825">
        <w:rPr>
          <w:rStyle w:val="CommentReference"/>
          <w:color w:val="7030A0"/>
        </w:rPr>
        <w:annotationRef/>
      </w:r>
      <w:r w:rsidRPr="002C5825">
        <w:rPr>
          <w:color w:val="7030A0"/>
        </w:rPr>
        <w:t>What’s behind output gap deterioration even in 2023?</w:t>
      </w:r>
    </w:p>
  </w:comment>
  <w:comment w:id="100" w:author="Didier Tabaro" w:date="2024-01-17T15:16:00Z" w:initials="d">
    <w:p w14:paraId="6D4BBFF0" w14:textId="2B17C4B9" w:rsidR="00801041" w:rsidRDefault="00801041">
      <w:pPr>
        <w:pStyle w:val="CommentText"/>
      </w:pPr>
      <w:r>
        <w:rPr>
          <w:rStyle w:val="CommentReference"/>
        </w:rPr>
        <w:annotationRef/>
      </w:r>
      <w:r>
        <w:t>Shown in the decomposition</w:t>
      </w:r>
    </w:p>
  </w:comment>
  <w:comment w:id="103" w:author="Evariste MANIRUMVA" w:date="2024-01-15T09:10:00Z" w:initials="EM">
    <w:p w14:paraId="57EDFCAC" w14:textId="5D8F6464" w:rsidR="00801041" w:rsidRDefault="00801041">
      <w:pPr>
        <w:pStyle w:val="CommentText"/>
      </w:pPr>
      <w:r>
        <w:rPr>
          <w:rStyle w:val="CommentReference"/>
        </w:rPr>
        <w:annotationRef/>
      </w:r>
      <w:r>
        <w:t>What are those constraints</w:t>
      </w:r>
      <w:proofErr w:type="gramStart"/>
      <w:r>
        <w:t>…..</w:t>
      </w:r>
      <w:proofErr w:type="gramEnd"/>
      <w:r>
        <w:t>debt/GDP ratio and borrowing  targets? Is level of grants still a determinant too?</w:t>
      </w:r>
    </w:p>
  </w:comment>
  <w:comment w:id="104" w:author="Evariste MANIRUMVA" w:date="2024-01-15T09:10:00Z" w:initials="EM">
    <w:p w14:paraId="6D4C3CC0" w14:textId="77777777" w:rsidR="00801041" w:rsidRDefault="00801041" w:rsidP="00183024">
      <w:pPr>
        <w:pStyle w:val="CommentText"/>
      </w:pPr>
      <w:r>
        <w:rPr>
          <w:rStyle w:val="CommentReference"/>
        </w:rPr>
        <w:annotationRef/>
      </w:r>
      <w:proofErr w:type="gramStart"/>
      <w:r>
        <w:t>Are</w:t>
      </w:r>
      <w:proofErr w:type="gramEnd"/>
      <w:r>
        <w:t xml:space="preserve"> such spending only attributed to crisis but also normal/persistent spending behavior on some social programs like VUP, subsidies (net lending)?</w:t>
      </w:r>
    </w:p>
    <w:p w14:paraId="2F943DD8" w14:textId="20C374A9" w:rsidR="00801041" w:rsidRDefault="00801041">
      <w:pPr>
        <w:pStyle w:val="CommentText"/>
      </w:pPr>
    </w:p>
  </w:comment>
  <w:comment w:id="109" w:author="Didier Tabaro" w:date="2024-01-15T15:10:00Z" w:initials="d">
    <w:p w14:paraId="14213CDB" w14:textId="08D4B0A1" w:rsidR="00801041" w:rsidRDefault="00801041">
      <w:pPr>
        <w:pStyle w:val="CommentText"/>
      </w:pPr>
      <w:r>
        <w:rPr>
          <w:rStyle w:val="CommentReference"/>
        </w:rPr>
        <w:annotationRef/>
      </w:r>
      <w:r>
        <w:t>Elaborate more to be clear</w:t>
      </w:r>
    </w:p>
  </w:comment>
  <w:comment w:id="115" w:author="Didier Tabaro [2]" w:date="2024-01-22T09:52:00Z" w:initials="d">
    <w:p w14:paraId="714CD29B" w14:textId="2188117A" w:rsidR="00801041" w:rsidRDefault="00801041">
      <w:pPr>
        <w:pStyle w:val="CommentText"/>
      </w:pPr>
      <w:r>
        <w:rPr>
          <w:rStyle w:val="CommentReference"/>
        </w:rPr>
        <w:annotationRef/>
      </w:r>
      <w:r>
        <w:t>We can explain more by a concrete illustration</w:t>
      </w:r>
    </w:p>
  </w:comment>
  <w:comment w:id="116" w:author="Didier Tabaro [3]" w:date="2024-01-22T09:54:00Z" w:initials="d">
    <w:p w14:paraId="6AA6BF78" w14:textId="17551F49" w:rsidR="00801041" w:rsidRDefault="00801041">
      <w:pPr>
        <w:pStyle w:val="CommentText"/>
      </w:pPr>
      <w:r>
        <w:rPr>
          <w:rStyle w:val="CommentReference"/>
        </w:rPr>
        <w:annotationRef/>
      </w:r>
      <w:r>
        <w:t>Explain a bit clearer</w:t>
      </w:r>
    </w:p>
  </w:comment>
  <w:comment w:id="122" w:author="Didier Tabaro [4]" w:date="2024-01-22T10:16:00Z" w:initials="d">
    <w:p w14:paraId="29C30BC8" w14:textId="474DF20D" w:rsidR="004562E3" w:rsidRDefault="004562E3">
      <w:pPr>
        <w:pStyle w:val="CommentText"/>
      </w:pPr>
      <w:r>
        <w:rPr>
          <w:rStyle w:val="CommentReference"/>
        </w:rPr>
        <w:annotationRef/>
      </w:r>
      <w:r w:rsidR="00686ABB">
        <w:t>What if discretionary is countercyclical?</w:t>
      </w:r>
    </w:p>
  </w:comment>
  <w:comment w:id="123" w:author="Didier Tabaro [5]" w:date="2024-01-22T10:19:00Z" w:initials="d">
    <w:p w14:paraId="144BB298" w14:textId="5D000A87" w:rsidR="00686ABB" w:rsidRDefault="00686ABB">
      <w:pPr>
        <w:pStyle w:val="CommentText"/>
      </w:pPr>
      <w:r>
        <w:rPr>
          <w:rStyle w:val="CommentReference"/>
        </w:rPr>
        <w:annotationRef/>
      </w:r>
      <w:r>
        <w:t>Check label, contrary to what in graph (% of GDP vs Level). Add legend lines</w:t>
      </w:r>
    </w:p>
  </w:comment>
  <w:comment w:id="124" w:author="Didier Tabaro" w:date="2024-01-15T15:17:00Z" w:initials="d">
    <w:p w14:paraId="429D1311" w14:textId="7A2070A4" w:rsidR="00801041" w:rsidRDefault="00801041">
      <w:pPr>
        <w:pStyle w:val="CommentText"/>
      </w:pPr>
      <w:r>
        <w:rPr>
          <w:rStyle w:val="CommentReference"/>
        </w:rPr>
        <w:annotationRef/>
      </w:r>
      <w:r>
        <w:t>Could recall the definition</w:t>
      </w:r>
    </w:p>
  </w:comment>
  <w:comment w:id="125" w:author="Chris NGUGABE" w:date="2024-01-05T15:30:00Z" w:initials="CN">
    <w:p w14:paraId="33FB3551" w14:textId="58BA2C4C" w:rsidR="00801041" w:rsidRPr="00A93832" w:rsidRDefault="00801041">
      <w:pPr>
        <w:pStyle w:val="CommentText"/>
        <w:rPr>
          <w:color w:val="7030A0"/>
        </w:rPr>
      </w:pPr>
      <w:r w:rsidRPr="00A93832">
        <w:rPr>
          <w:rStyle w:val="CommentReference"/>
          <w:color w:val="7030A0"/>
        </w:rPr>
        <w:annotationRef/>
      </w:r>
      <w:r w:rsidRPr="00A93832">
        <w:rPr>
          <w:color w:val="7030A0"/>
        </w:rPr>
        <w:t>On average, F impulse has been largely negative. Is this normal? Implications?</w:t>
      </w:r>
    </w:p>
  </w:comment>
  <w:comment w:id="127" w:author="Didier Tabaro [6]" w:date="2024-01-22T10:34:00Z" w:initials="d">
    <w:p w14:paraId="3DC1095C" w14:textId="2413CB23" w:rsidR="005840EE" w:rsidRDefault="005840EE">
      <w:pPr>
        <w:pStyle w:val="CommentText"/>
      </w:pPr>
      <w:r>
        <w:rPr>
          <w:rStyle w:val="CommentReference"/>
        </w:rPr>
        <w:annotationRef/>
      </w:r>
      <w:r>
        <w:t>Do not understand well.</w:t>
      </w:r>
    </w:p>
  </w:comment>
  <w:comment w:id="128" w:author="Didier Tabaro [7]" w:date="2024-01-22T10:37:00Z" w:initials="d">
    <w:p w14:paraId="08CA016B" w14:textId="5D2D81AA" w:rsidR="007555BA" w:rsidRDefault="007555BA">
      <w:pPr>
        <w:pStyle w:val="CommentText"/>
      </w:pPr>
      <w:r>
        <w:rPr>
          <w:rStyle w:val="CommentReference"/>
        </w:rPr>
        <w:annotationRef/>
      </w:r>
      <w:r>
        <w:t>We can add a footnote explaining how it is derived</w:t>
      </w:r>
    </w:p>
  </w:comment>
  <w:comment w:id="129" w:author="Didier Tabaro [8]" w:date="2024-01-22T10:38:00Z" w:initials="d">
    <w:p w14:paraId="35D43F0F" w14:textId="60AE53CA" w:rsidR="007555BA" w:rsidRDefault="007555BA">
      <w:pPr>
        <w:pStyle w:val="CommentText"/>
      </w:pPr>
      <w:r>
        <w:rPr>
          <w:rStyle w:val="CommentReference"/>
        </w:rPr>
        <w:annotationRef/>
      </w:r>
      <w:r>
        <w:t>To consult with BNR</w:t>
      </w:r>
    </w:p>
  </w:comment>
  <w:comment w:id="132" w:author="Didier Tabaro" w:date="2024-01-15T15:18:00Z" w:initials="d">
    <w:p w14:paraId="498E49D9" w14:textId="289C14D7" w:rsidR="00801041" w:rsidRDefault="00801041">
      <w:pPr>
        <w:pStyle w:val="CommentText"/>
      </w:pPr>
      <w:r>
        <w:rPr>
          <w:rStyle w:val="CommentReference"/>
        </w:rPr>
        <w:annotationRef/>
      </w:r>
      <w:r>
        <w:t xml:space="preserve">Use more conventional ways </w:t>
      </w:r>
      <w:r w:rsidR="007555BA">
        <w:t xml:space="preserve">0.5 ppts </w:t>
      </w:r>
    </w:p>
  </w:comment>
  <w:comment w:id="133" w:author="Didier Tabaro [9]" w:date="2024-01-22T10:42:00Z" w:initials="d">
    <w:p w14:paraId="06D85713" w14:textId="227B74E7" w:rsidR="007555BA" w:rsidRDefault="007555BA">
      <w:pPr>
        <w:pStyle w:val="CommentText"/>
      </w:pPr>
      <w:r>
        <w:rPr>
          <w:rStyle w:val="CommentReference"/>
        </w:rPr>
        <w:annotationRef/>
      </w:r>
      <w:r>
        <w:t>Confirm with BNR</w:t>
      </w:r>
    </w:p>
  </w:comment>
  <w:comment w:id="141" w:author="Chris NGUGABE" w:date="2024-01-06T08:25:00Z" w:initials="CN">
    <w:p w14:paraId="6E1DA861" w14:textId="577D9223" w:rsidR="00801041" w:rsidRDefault="00801041">
      <w:pPr>
        <w:pStyle w:val="CommentText"/>
      </w:pPr>
      <w:r>
        <w:rPr>
          <w:rStyle w:val="CommentReference"/>
        </w:rPr>
        <w:annotationRef/>
      </w:r>
      <w:r>
        <w:t>Calculations?</w:t>
      </w:r>
    </w:p>
  </w:comment>
  <w:comment w:id="142" w:author="Didier Tabaro" w:date="2024-01-15T15:20:00Z" w:initials="d">
    <w:p w14:paraId="1C543AAA" w14:textId="179DC87B" w:rsidR="00801041" w:rsidRDefault="00801041">
      <w:pPr>
        <w:pStyle w:val="CommentText"/>
      </w:pPr>
      <w:r>
        <w:rPr>
          <w:rStyle w:val="CommentReference"/>
        </w:rPr>
        <w:annotationRef/>
      </w:r>
      <w:r>
        <w:t>Rephrase to reflect MPC</w:t>
      </w:r>
    </w:p>
  </w:comment>
  <w:comment w:id="145" w:author="Chris NGUGABE" w:date="2024-01-06T08:45:00Z" w:initials="CN">
    <w:p w14:paraId="417FB69A" w14:textId="49956564" w:rsidR="00801041" w:rsidRPr="00A93832" w:rsidRDefault="00801041">
      <w:pPr>
        <w:pStyle w:val="CommentText"/>
        <w:rPr>
          <w:color w:val="7030A0"/>
        </w:rPr>
      </w:pPr>
      <w:r w:rsidRPr="00A93832">
        <w:rPr>
          <w:rStyle w:val="CommentReference"/>
          <w:color w:val="7030A0"/>
        </w:rPr>
        <w:annotationRef/>
      </w:r>
      <w:r w:rsidRPr="00A93832">
        <w:rPr>
          <w:color w:val="7030A0"/>
        </w:rPr>
        <w:t>Caveat put on flood spending</w:t>
      </w:r>
    </w:p>
  </w:comment>
  <w:comment w:id="146" w:author="Evariste MANIRUMVA" w:date="2024-01-15T09:12:00Z" w:initials="EM">
    <w:p w14:paraId="485718FE" w14:textId="19C04A7C" w:rsidR="00801041" w:rsidRDefault="00801041">
      <w:pPr>
        <w:pStyle w:val="CommentText"/>
      </w:pPr>
      <w:r>
        <w:rPr>
          <w:rStyle w:val="CommentReference"/>
        </w:rPr>
        <w:annotationRef/>
      </w:r>
      <w:r>
        <w:t>We still have to check if this still holds with suggested changes on Govt dem trend and higher fisc impulse calibrated</w:t>
      </w:r>
    </w:p>
  </w:comment>
  <w:comment w:id="147" w:author="Evariste MANIRUMVA" w:date="2024-01-15T09:12:00Z" w:initials="EM">
    <w:p w14:paraId="715A9BAF" w14:textId="77777777" w:rsidR="00801041" w:rsidRDefault="00801041" w:rsidP="00183024">
      <w:pPr>
        <w:pStyle w:val="CommentText"/>
      </w:pPr>
      <w:r>
        <w:rPr>
          <w:rStyle w:val="CommentReference"/>
        </w:rPr>
        <w:annotationRef/>
      </w:r>
      <w:r>
        <w:t xml:space="preserve">Don’t remember we derived this </w:t>
      </w:r>
      <w:proofErr w:type="gramStart"/>
      <w:r>
        <w:t>….</w:t>
      </w:r>
      <w:proofErr w:type="spellStart"/>
      <w:r>
        <w:t>i</w:t>
      </w:r>
      <w:proofErr w:type="spellEnd"/>
      <w:proofErr w:type="gramEnd"/>
      <w:r>
        <w:t xml:space="preserve"> get less than that when I try to retrieve</w:t>
      </w:r>
    </w:p>
    <w:p w14:paraId="4C44D145" w14:textId="3C137AFE" w:rsidR="00801041" w:rsidRDefault="00801041">
      <w:pPr>
        <w:pStyle w:val="CommentText"/>
      </w:pPr>
    </w:p>
  </w:comment>
  <w:comment w:id="149" w:author="Evariste MANIRUMVA" w:date="2024-01-15T09:18:00Z" w:initials="EM">
    <w:p w14:paraId="77644F22" w14:textId="56DFEABB" w:rsidR="00801041" w:rsidRDefault="00801041">
      <w:pPr>
        <w:pStyle w:val="CommentText"/>
      </w:pPr>
      <w:r>
        <w:rPr>
          <w:rStyle w:val="CommentReference"/>
        </w:rPr>
        <w:annotationRef/>
      </w:r>
      <w:r>
        <w:t>Still need to check out if this actually holds vs actual (</w:t>
      </w:r>
      <w:proofErr w:type="spellStart"/>
      <w:r>
        <w:t>eop</w:t>
      </w:r>
      <w:proofErr w:type="spellEnd"/>
      <w:r>
        <w:t xml:space="preserve"> Dec is 6.5)</w:t>
      </w:r>
    </w:p>
  </w:comment>
  <w:comment w:id="150" w:author="Evariste MANIRUMVA" w:date="2024-01-15T09:21:00Z" w:initials="EM">
    <w:p w14:paraId="533F1456" w14:textId="6E76AC92" w:rsidR="00801041" w:rsidRDefault="00801041">
      <w:pPr>
        <w:pStyle w:val="CommentText"/>
      </w:pPr>
      <w:r>
        <w:rPr>
          <w:rStyle w:val="CommentReference"/>
        </w:rPr>
        <w:annotationRef/>
      </w:r>
      <w:r>
        <w:t xml:space="preserve">Which period is this? Early to </w:t>
      </w:r>
      <w:proofErr w:type="spellStart"/>
      <w:r>
        <w:t>mid 2023</w:t>
      </w:r>
      <w:proofErr w:type="spellEnd"/>
      <w:r>
        <w:t xml:space="preserve"> two indicators were high! Making RIR steadily growing</w:t>
      </w:r>
    </w:p>
  </w:comment>
  <w:comment w:id="151" w:author="Evariste MANIRUMVA" w:date="2024-01-15T09:22:00Z" w:initials="EM">
    <w:p w14:paraId="4929DDAC" w14:textId="7E0491F0" w:rsidR="00801041" w:rsidRDefault="00801041">
      <w:pPr>
        <w:pStyle w:val="CommentText"/>
      </w:pPr>
      <w:r>
        <w:rPr>
          <w:rStyle w:val="CommentReference"/>
        </w:rPr>
        <w:annotationRef/>
      </w:r>
      <w:r>
        <w:t>The coefficients of RIR in RMCI is 1…so the effect is one-to-one to the cons and inv</w:t>
      </w:r>
    </w:p>
  </w:comment>
  <w:comment w:id="155" w:author="Chris NGUGABE" w:date="2024-01-06T10:30:00Z" w:initials="CN">
    <w:p w14:paraId="267553BD" w14:textId="69260359" w:rsidR="00801041" w:rsidRPr="00A93832" w:rsidRDefault="00801041">
      <w:pPr>
        <w:pStyle w:val="CommentText"/>
        <w:rPr>
          <w:color w:val="7030A0"/>
        </w:rPr>
      </w:pPr>
      <w:r w:rsidRPr="00A93832">
        <w:rPr>
          <w:rStyle w:val="CommentReference"/>
          <w:color w:val="7030A0"/>
        </w:rPr>
        <w:annotationRef/>
      </w:r>
      <w:r w:rsidRPr="00A93832">
        <w:rPr>
          <w:color w:val="7030A0"/>
        </w:rPr>
        <w:t>No trend?</w:t>
      </w:r>
    </w:p>
  </w:comment>
  <w:comment w:id="159" w:author="Chris NGUGABE" w:date="2024-01-06T10:41:00Z" w:initials="CN">
    <w:p w14:paraId="5F106D1D" w14:textId="22A39FAE" w:rsidR="00801041" w:rsidRDefault="00801041">
      <w:pPr>
        <w:pStyle w:val="CommentText"/>
      </w:pPr>
      <w:r>
        <w:rPr>
          <w:rStyle w:val="CommentReference"/>
        </w:rPr>
        <w:annotationRef/>
      </w:r>
      <w:r w:rsidRPr="001777A3">
        <w:rPr>
          <w:color w:val="7030A0"/>
        </w:rPr>
        <w:t>Meaning</w:t>
      </w:r>
      <w:r>
        <w:t>?</w:t>
      </w:r>
    </w:p>
  </w:comment>
  <w:comment w:id="160" w:author="arend Kouwenaar" w:date="2023-12-10T07:39:00Z" w:initials="aK">
    <w:p w14:paraId="1F4FA91D" w14:textId="77777777" w:rsidR="00801041" w:rsidRDefault="00801041" w:rsidP="00CD69F4">
      <w:pPr>
        <w:pStyle w:val="CommentText"/>
      </w:pPr>
      <w:r>
        <w:rPr>
          <w:rStyle w:val="CommentReference"/>
        </w:rPr>
        <w:annotationRef/>
      </w:r>
      <w:r>
        <w:t>These numbers are 10.4 and 9.3 % of GDP if correct GDP deflator for 2023 is used, and similar for next 2 years.</w:t>
      </w:r>
    </w:p>
  </w:comment>
  <w:comment w:id="162" w:author="Evariste MANIRUMVA" w:date="2024-01-15T09:37:00Z" w:initials="EM">
    <w:p w14:paraId="1AC8C488" w14:textId="651B96EB" w:rsidR="00801041" w:rsidRDefault="00801041">
      <w:pPr>
        <w:pStyle w:val="CommentText"/>
      </w:pPr>
      <w:r>
        <w:rPr>
          <w:rStyle w:val="CommentReference"/>
        </w:rPr>
        <w:annotationRef/>
      </w:r>
      <w:proofErr w:type="spellStart"/>
      <w:r>
        <w:t>Wht</w:t>
      </w:r>
      <w:proofErr w:type="spellEnd"/>
      <w:r>
        <w:t xml:space="preserve"> means restrictive fiscal policies? </w:t>
      </w:r>
      <w:proofErr w:type="gramStart"/>
      <w:r>
        <w:t>Tight?,</w:t>
      </w:r>
      <w:proofErr w:type="gramEnd"/>
      <w:r>
        <w:t xml:space="preserve"> we have overall fiscal consolidation (</w:t>
      </w:r>
      <w:proofErr w:type="spellStart"/>
      <w:r>
        <w:t>gdem</w:t>
      </w:r>
      <w:proofErr w:type="spellEnd"/>
      <w:r>
        <w:t>). May be the less restrictive is the little positive fiscal impulse</w:t>
      </w:r>
    </w:p>
  </w:comment>
  <w:comment w:id="167" w:author="Chris NGUGABE" w:date="2024-01-06T11:14:00Z" w:initials="CN">
    <w:p w14:paraId="5D7F5D0C" w14:textId="581BA9F4" w:rsidR="00801041" w:rsidRPr="00E20E31" w:rsidRDefault="00801041">
      <w:pPr>
        <w:pStyle w:val="CommentText"/>
        <w:rPr>
          <w:color w:val="7030A0"/>
        </w:rPr>
      </w:pPr>
      <w:r w:rsidRPr="00E20E31">
        <w:rPr>
          <w:rStyle w:val="CommentReference"/>
          <w:color w:val="7030A0"/>
        </w:rPr>
        <w:annotationRef/>
      </w:r>
      <w:r w:rsidRPr="00E20E31">
        <w:rPr>
          <w:color w:val="7030A0"/>
        </w:rPr>
        <w:t>How high would it be if this was not the situation?</w:t>
      </w:r>
    </w:p>
  </w:comment>
  <w:comment w:id="171" w:author="Chris NGUGABE" w:date="2024-01-06T11:48:00Z" w:initials="CN">
    <w:p w14:paraId="49AC83FC" w14:textId="77777777" w:rsidR="00801041" w:rsidRPr="006E3B05" w:rsidRDefault="00801041">
      <w:pPr>
        <w:pStyle w:val="CommentText"/>
        <w:rPr>
          <w:color w:val="7030A0"/>
        </w:rPr>
      </w:pPr>
      <w:r>
        <w:rPr>
          <w:rStyle w:val="CommentReference"/>
        </w:rPr>
        <w:annotationRef/>
      </w:r>
      <w:r w:rsidRPr="006E3B05">
        <w:rPr>
          <w:color w:val="7030A0"/>
        </w:rPr>
        <w:t xml:space="preserve">Is </w:t>
      </w:r>
      <w:proofErr w:type="spellStart"/>
      <w:r w:rsidRPr="006E3B05">
        <w:rPr>
          <w:color w:val="7030A0"/>
        </w:rPr>
        <w:t>gdem</w:t>
      </w:r>
      <w:proofErr w:type="spellEnd"/>
      <w:r w:rsidRPr="006E3B05">
        <w:rPr>
          <w:color w:val="7030A0"/>
        </w:rPr>
        <w:t xml:space="preserve"> effect on output di-associated from FI? </w:t>
      </w:r>
    </w:p>
    <w:p w14:paraId="783C298B" w14:textId="77777777" w:rsidR="00801041" w:rsidRDefault="00801041">
      <w:pPr>
        <w:pStyle w:val="CommentText"/>
        <w:rPr>
          <w:color w:val="7030A0"/>
        </w:rPr>
      </w:pPr>
      <w:r w:rsidRPr="006E3B05">
        <w:rPr>
          <w:color w:val="7030A0"/>
        </w:rPr>
        <w:t xml:space="preserve">Don’t both </w:t>
      </w:r>
      <w:proofErr w:type="spellStart"/>
      <w:r w:rsidRPr="006E3B05">
        <w:rPr>
          <w:color w:val="7030A0"/>
        </w:rPr>
        <w:t>gvt</w:t>
      </w:r>
      <w:proofErr w:type="spellEnd"/>
      <w:r w:rsidRPr="006E3B05">
        <w:rPr>
          <w:color w:val="7030A0"/>
        </w:rPr>
        <w:t xml:space="preserve"> and </w:t>
      </w:r>
      <w:proofErr w:type="spellStart"/>
      <w:r w:rsidRPr="006E3B05">
        <w:rPr>
          <w:color w:val="7030A0"/>
        </w:rPr>
        <w:t>prvt</w:t>
      </w:r>
      <w:proofErr w:type="spellEnd"/>
      <w:r w:rsidRPr="006E3B05">
        <w:rPr>
          <w:color w:val="7030A0"/>
        </w:rPr>
        <w:t xml:space="preserve"> dd effects constitute FI?</w:t>
      </w:r>
    </w:p>
    <w:p w14:paraId="715BCED9" w14:textId="77777777" w:rsidR="00801041" w:rsidRDefault="00801041">
      <w:pPr>
        <w:pStyle w:val="CommentText"/>
        <w:rPr>
          <w:color w:val="7030A0"/>
        </w:rPr>
      </w:pPr>
    </w:p>
    <w:p w14:paraId="4F4B1423" w14:textId="780A2C1D" w:rsidR="00801041" w:rsidRPr="00BF253D" w:rsidRDefault="00801041">
      <w:pPr>
        <w:pStyle w:val="CommentText"/>
        <w:rPr>
          <w:b/>
          <w:bCs/>
        </w:rPr>
      </w:pPr>
      <w:r w:rsidRPr="00BF253D">
        <w:rPr>
          <w:b/>
          <w:bCs/>
          <w:color w:val="7030A0"/>
        </w:rPr>
        <w:t xml:space="preserve">In the main text, define Fiscal impulse used in this document given that it is slightly different from the usual definition. </w:t>
      </w:r>
    </w:p>
  </w:comment>
  <w:comment w:id="179" w:author="Chris NGUGABE" w:date="2024-01-07T15:00:00Z" w:initials="CN">
    <w:p w14:paraId="228CECDC" w14:textId="48CF3B57" w:rsidR="00801041" w:rsidRPr="00374F56" w:rsidRDefault="00801041">
      <w:pPr>
        <w:pStyle w:val="CommentText"/>
        <w:rPr>
          <w:color w:val="7030A0"/>
        </w:rPr>
      </w:pPr>
      <w:r w:rsidRPr="00374F56">
        <w:rPr>
          <w:rStyle w:val="CommentReference"/>
          <w:color w:val="7030A0"/>
        </w:rPr>
        <w:annotationRef/>
      </w:r>
      <w:r w:rsidRPr="00374F56">
        <w:rPr>
          <w:color w:val="7030A0"/>
        </w:rPr>
        <w:t xml:space="preserve">Double check if the same numbers </w:t>
      </w:r>
      <w:r>
        <w:rPr>
          <w:color w:val="7030A0"/>
        </w:rPr>
        <w:t>are u</w:t>
      </w:r>
      <w:r w:rsidRPr="00374F56">
        <w:rPr>
          <w:color w:val="7030A0"/>
        </w:rPr>
        <w:t>sed through out</w:t>
      </w:r>
    </w:p>
  </w:comment>
  <w:comment w:id="182" w:author="Chris NGUGABE" w:date="2024-01-07T15:01:00Z" w:initials="CN">
    <w:p w14:paraId="7933E65B" w14:textId="1BFDDC66" w:rsidR="00801041" w:rsidRPr="00BF4D9E" w:rsidRDefault="00801041">
      <w:pPr>
        <w:pStyle w:val="CommentText"/>
        <w:rPr>
          <w:color w:val="7030A0"/>
        </w:rPr>
      </w:pPr>
      <w:r w:rsidRPr="00BF4D9E">
        <w:rPr>
          <w:rStyle w:val="CommentReference"/>
          <w:color w:val="7030A0"/>
        </w:rPr>
        <w:annotationRef/>
      </w:r>
      <w:r w:rsidRPr="00BF4D9E">
        <w:rPr>
          <w:color w:val="7030A0"/>
        </w:rPr>
        <w:t>The numbers are quite different, why? For each variable</w:t>
      </w:r>
    </w:p>
  </w:comment>
  <w:comment w:id="187" w:author="Chris NGUGABE" w:date="2024-01-07T15:21:00Z" w:initials="CN">
    <w:p w14:paraId="3378EFC0" w14:textId="77777777" w:rsidR="00801041" w:rsidRPr="00FE1A07" w:rsidRDefault="00801041">
      <w:pPr>
        <w:pStyle w:val="CommentText"/>
        <w:rPr>
          <w:color w:val="7030A0"/>
        </w:rPr>
      </w:pPr>
      <w:r>
        <w:rPr>
          <w:rStyle w:val="CommentReference"/>
        </w:rPr>
        <w:annotationRef/>
      </w:r>
      <w:r w:rsidRPr="00FE1A07">
        <w:rPr>
          <w:color w:val="7030A0"/>
        </w:rPr>
        <w:t>Include a more comprehensive recommendations section in the report.</w:t>
      </w:r>
    </w:p>
    <w:p w14:paraId="79A69726" w14:textId="77777777" w:rsidR="00801041" w:rsidRPr="00FE1A07" w:rsidRDefault="00801041">
      <w:pPr>
        <w:pStyle w:val="CommentText"/>
        <w:rPr>
          <w:color w:val="7030A0"/>
        </w:rPr>
      </w:pPr>
    </w:p>
    <w:p w14:paraId="4D0A6324" w14:textId="77777777" w:rsidR="00801041" w:rsidRDefault="00801041">
      <w:pPr>
        <w:pStyle w:val="CommentText"/>
        <w:rPr>
          <w:color w:val="7030A0"/>
        </w:rPr>
      </w:pPr>
      <w:r w:rsidRPr="00FE1A07">
        <w:rPr>
          <w:color w:val="7030A0"/>
        </w:rPr>
        <w:t>Policy actions section.</w:t>
      </w:r>
    </w:p>
    <w:p w14:paraId="5485CAC1" w14:textId="77777777" w:rsidR="00801041" w:rsidRDefault="00801041">
      <w:pPr>
        <w:pStyle w:val="CommentText"/>
        <w:rPr>
          <w:color w:val="7030A0"/>
        </w:rPr>
      </w:pPr>
    </w:p>
    <w:p w14:paraId="4A4EB38C" w14:textId="12E5A806" w:rsidR="00801041" w:rsidRDefault="00801041">
      <w:pPr>
        <w:pStyle w:val="CommentText"/>
      </w:pPr>
      <w:r>
        <w:rPr>
          <w:color w:val="7030A0"/>
        </w:rPr>
        <w:t xml:space="preserve">Policy makers are mainly interested by what they should do (actions/recommendations). After all this heavy lifting by the model, thy would want to know that they should do – suggestions for them to select. </w:t>
      </w:r>
    </w:p>
  </w:comment>
  <w:comment w:id="189" w:author="Chris NGUGABE" w:date="2024-01-07T16:16:00Z" w:initials="CN">
    <w:p w14:paraId="2AF5728F" w14:textId="4858AAB8" w:rsidR="00801041" w:rsidRPr="00E36127" w:rsidRDefault="00801041">
      <w:pPr>
        <w:pStyle w:val="CommentText"/>
        <w:rPr>
          <w:color w:val="7030A0"/>
        </w:rPr>
      </w:pPr>
      <w:r w:rsidRPr="00E36127">
        <w:rPr>
          <w:rStyle w:val="CommentReference"/>
          <w:color w:val="7030A0"/>
        </w:rPr>
        <w:annotationRef/>
      </w:r>
      <w:r>
        <w:rPr>
          <w:color w:val="7030A0"/>
        </w:rPr>
        <w:t xml:space="preserve">More </w:t>
      </w:r>
      <w:r w:rsidRPr="00E36127">
        <w:rPr>
          <w:color w:val="7030A0"/>
        </w:rPr>
        <w:t xml:space="preserve">Details </w:t>
      </w:r>
      <w:r>
        <w:rPr>
          <w:color w:val="7030A0"/>
        </w:rPr>
        <w:t>…</w:t>
      </w:r>
    </w:p>
  </w:comment>
  <w:comment w:id="190" w:author="Chris NGUGABE" w:date="2024-01-07T16:16:00Z" w:initials="CN">
    <w:p w14:paraId="4170ADDB" w14:textId="7749EAF1" w:rsidR="00801041" w:rsidRPr="002555FD" w:rsidRDefault="00801041">
      <w:pPr>
        <w:pStyle w:val="CommentText"/>
        <w:rPr>
          <w:color w:val="7030A0"/>
        </w:rPr>
      </w:pPr>
      <w:r w:rsidRPr="002555FD">
        <w:rPr>
          <w:rStyle w:val="CommentReference"/>
          <w:color w:val="7030A0"/>
        </w:rPr>
        <w:annotationRef/>
      </w:r>
      <w:r w:rsidRPr="002555FD">
        <w:rPr>
          <w:color w:val="7030A0"/>
        </w:rPr>
        <w:t xml:space="preserve">Clear explanation of the relationships and transmission </w:t>
      </w:r>
    </w:p>
  </w:comment>
  <w:comment w:id="193" w:author="Chris NGUGABE" w:date="2024-01-07T16:26:00Z" w:initials="CN">
    <w:p w14:paraId="001202A9" w14:textId="6D6EF27C" w:rsidR="00801041" w:rsidRDefault="00801041">
      <w:pPr>
        <w:pStyle w:val="CommentText"/>
      </w:pPr>
      <w:r>
        <w:rPr>
          <w:rStyle w:val="CommentReference"/>
        </w:rPr>
        <w:annotationRef/>
      </w:r>
      <w:r w:rsidRPr="002555FD">
        <w:rPr>
          <w:color w:val="7030A0"/>
        </w:rPr>
        <w:t>Meaning</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CA0DF1E" w15:done="0"/>
  <w15:commentEx w15:paraId="3A3F8D9E" w15:paraIdParent="0CA0DF1E" w15:done="0"/>
  <w15:commentEx w15:paraId="2F6D4878" w15:done="0"/>
  <w15:commentEx w15:paraId="63924AB0" w15:paraIdParent="2F6D4878" w15:done="0"/>
  <w15:commentEx w15:paraId="38697E1B" w15:done="0"/>
  <w15:commentEx w15:paraId="26DDBB66" w15:done="0"/>
  <w15:commentEx w15:paraId="14B58B31" w15:paraIdParent="26DDBB66" w15:done="0"/>
  <w15:commentEx w15:paraId="217D6BA5" w15:done="0"/>
  <w15:commentEx w15:paraId="329D873A" w15:done="0"/>
  <w15:commentEx w15:paraId="4FA31EF0" w15:done="0"/>
  <w15:commentEx w15:paraId="32F7CF82" w15:done="0"/>
  <w15:commentEx w15:paraId="17B14629" w15:done="1"/>
  <w15:commentEx w15:paraId="6784F47E" w15:done="0"/>
  <w15:commentEx w15:paraId="70D6C275" w15:paraIdParent="6784F47E" w15:done="0"/>
  <w15:commentEx w15:paraId="2C728FBE" w15:done="0"/>
  <w15:commentEx w15:paraId="16F62A1F" w15:done="0"/>
  <w15:commentEx w15:paraId="63C5A8F4" w15:paraIdParent="16F62A1F" w15:done="0"/>
  <w15:commentEx w15:paraId="7405F24F" w15:done="0"/>
  <w15:commentEx w15:paraId="6D4BBFF0" w15:paraIdParent="7405F24F" w15:done="0"/>
  <w15:commentEx w15:paraId="57EDFCAC" w15:done="0"/>
  <w15:commentEx w15:paraId="2F943DD8" w15:done="0"/>
  <w15:commentEx w15:paraId="14213CDB" w15:done="0"/>
  <w15:commentEx w15:paraId="714CD29B" w15:done="0"/>
  <w15:commentEx w15:paraId="6AA6BF78" w15:done="0"/>
  <w15:commentEx w15:paraId="29C30BC8" w15:done="0"/>
  <w15:commentEx w15:paraId="144BB298" w15:done="0"/>
  <w15:commentEx w15:paraId="429D1311" w15:done="0"/>
  <w15:commentEx w15:paraId="33FB3551" w15:done="0"/>
  <w15:commentEx w15:paraId="3DC1095C" w15:done="0"/>
  <w15:commentEx w15:paraId="08CA016B" w15:done="0"/>
  <w15:commentEx w15:paraId="35D43F0F" w15:done="0"/>
  <w15:commentEx w15:paraId="498E49D9" w15:done="0"/>
  <w15:commentEx w15:paraId="06D85713" w15:done="0"/>
  <w15:commentEx w15:paraId="6E1DA861" w15:done="0"/>
  <w15:commentEx w15:paraId="1C543AAA" w15:done="0"/>
  <w15:commentEx w15:paraId="417FB69A" w15:done="0"/>
  <w15:commentEx w15:paraId="485718FE" w15:done="0"/>
  <w15:commentEx w15:paraId="4C44D145" w15:done="0"/>
  <w15:commentEx w15:paraId="77644F22" w15:done="0"/>
  <w15:commentEx w15:paraId="533F1456" w15:done="0"/>
  <w15:commentEx w15:paraId="4929DDAC" w15:done="0"/>
  <w15:commentEx w15:paraId="267553BD" w15:done="0"/>
  <w15:commentEx w15:paraId="5F106D1D" w15:done="0"/>
  <w15:commentEx w15:paraId="1F4FA91D" w15:done="0"/>
  <w15:commentEx w15:paraId="1AC8C488" w15:done="0"/>
  <w15:commentEx w15:paraId="5D7F5D0C" w15:done="0"/>
  <w15:commentEx w15:paraId="4F4B1423" w15:done="0"/>
  <w15:commentEx w15:paraId="228CECDC" w15:done="0"/>
  <w15:commentEx w15:paraId="7933E65B" w15:done="0"/>
  <w15:commentEx w15:paraId="4A4EB38C" w15:done="0"/>
  <w15:commentEx w15:paraId="2AF5728F" w15:done="0"/>
  <w15:commentEx w15:paraId="4170ADDB" w15:done="0"/>
  <w15:commentEx w15:paraId="001202A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CA0DF1E" w16cid:durableId="5FFAE742"/>
  <w16cid:commentId w16cid:paraId="3A3F8D9E" w16cid:durableId="294FC78F"/>
  <w16cid:commentId w16cid:paraId="2F6D4878" w16cid:durableId="27E610B2"/>
  <w16cid:commentId w16cid:paraId="63924AB0" w16cid:durableId="2952678C"/>
  <w16cid:commentId w16cid:paraId="38697E1B" w16cid:durableId="12F425A7"/>
  <w16cid:commentId w16cid:paraId="26DDBB66" w16cid:durableId="4E5CF5BD"/>
  <w16cid:commentId w16cid:paraId="14B58B31" w16cid:durableId="294FC829"/>
  <w16cid:commentId w16cid:paraId="217D6BA5" w16cid:durableId="29526A04"/>
  <w16cid:commentId w16cid:paraId="329D873A" w16cid:durableId="29526A3D"/>
  <w16cid:commentId w16cid:paraId="4FA31EF0" w16cid:durableId="29526B88"/>
  <w16cid:commentId w16cid:paraId="32F7CF82" w16cid:durableId="29526BFC"/>
  <w16cid:commentId w16cid:paraId="17B14629" w16cid:durableId="484E661F"/>
  <w16cid:commentId w16cid:paraId="6784F47E" w16cid:durableId="7730234A"/>
  <w16cid:commentId w16cid:paraId="70D6C275" w16cid:durableId="29526CD9"/>
  <w16cid:commentId w16cid:paraId="2C728FBE" w16cid:durableId="29526C81"/>
  <w16cid:commentId w16cid:paraId="16F62A1F" w16cid:durableId="67E4A571"/>
  <w16cid:commentId w16cid:paraId="63C5A8F4" w16cid:durableId="294FC8B7"/>
  <w16cid:commentId w16cid:paraId="7405F24F" w16cid:durableId="2CD4BAF7"/>
  <w16cid:commentId w16cid:paraId="6D4BBFF0" w16cid:durableId="29526DC9"/>
  <w16cid:commentId w16cid:paraId="57EDFCAC" w16cid:durableId="33E414E2"/>
  <w16cid:commentId w16cid:paraId="2F943DD8" w16cid:durableId="3B4A7C8E"/>
  <w16cid:commentId w16cid:paraId="14213CDB" w16cid:durableId="294FC969"/>
  <w16cid:commentId w16cid:paraId="714CD29B" w16cid:durableId="2958B967"/>
  <w16cid:commentId w16cid:paraId="6AA6BF78" w16cid:durableId="2958B9E9"/>
  <w16cid:commentId w16cid:paraId="29C30BC8" w16cid:durableId="2958BEF7"/>
  <w16cid:commentId w16cid:paraId="144BB298" w16cid:durableId="2958BFB5"/>
  <w16cid:commentId w16cid:paraId="429D1311" w16cid:durableId="294FCAF0"/>
  <w16cid:commentId w16cid:paraId="33FB3551" w16cid:durableId="30A26119"/>
  <w16cid:commentId w16cid:paraId="3DC1095C" w16cid:durableId="2958C351"/>
  <w16cid:commentId w16cid:paraId="08CA016B" w16cid:durableId="2958C3EA"/>
  <w16cid:commentId w16cid:paraId="35D43F0F" w16cid:durableId="2958C438"/>
  <w16cid:commentId w16cid:paraId="498E49D9" w16cid:durableId="294FCB34"/>
  <w16cid:commentId w16cid:paraId="06D85713" w16cid:durableId="2958C4F8"/>
  <w16cid:commentId w16cid:paraId="6E1DA861" w16cid:durableId="53F8BA59"/>
  <w16cid:commentId w16cid:paraId="1C543AAA" w16cid:durableId="294FCBC8"/>
  <w16cid:commentId w16cid:paraId="417FB69A" w16cid:durableId="79A574F7"/>
  <w16cid:commentId w16cid:paraId="485718FE" w16cid:durableId="22A83769"/>
  <w16cid:commentId w16cid:paraId="4C44D145" w16cid:durableId="79CD21A9"/>
  <w16cid:commentId w16cid:paraId="77644F22" w16cid:durableId="29CF0596"/>
  <w16cid:commentId w16cid:paraId="533F1456" w16cid:durableId="37EB32BC"/>
  <w16cid:commentId w16cid:paraId="4929DDAC" w16cid:durableId="1240A012"/>
  <w16cid:commentId w16cid:paraId="267553BD" w16cid:durableId="6435222B"/>
  <w16cid:commentId w16cid:paraId="5F106D1D" w16cid:durableId="77022345"/>
  <w16cid:commentId w16cid:paraId="1F4FA91D" w16cid:durableId="1681AA0C"/>
  <w16cid:commentId w16cid:paraId="1AC8C488" w16cid:durableId="53949232"/>
  <w16cid:commentId w16cid:paraId="5D7F5D0C" w16cid:durableId="68F2E238"/>
  <w16cid:commentId w16cid:paraId="4F4B1423" w16cid:durableId="04EBBC15"/>
  <w16cid:commentId w16cid:paraId="228CECDC" w16cid:durableId="22802F63"/>
  <w16cid:commentId w16cid:paraId="7933E65B" w16cid:durableId="10BC29AE"/>
  <w16cid:commentId w16cid:paraId="4A4EB38C" w16cid:durableId="52DFF46C"/>
  <w16cid:commentId w16cid:paraId="2AF5728F" w16cid:durableId="3DF0D82A"/>
  <w16cid:commentId w16cid:paraId="4170ADDB" w16cid:durableId="5672076B"/>
  <w16cid:commentId w16cid:paraId="001202A9" w16cid:durableId="634FAC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2D9D2F" w14:textId="77777777" w:rsidR="008B79D2" w:rsidRDefault="008B79D2" w:rsidP="00A6114A">
      <w:pPr>
        <w:spacing w:after="0" w:line="240" w:lineRule="auto"/>
      </w:pPr>
      <w:r>
        <w:separator/>
      </w:r>
    </w:p>
  </w:endnote>
  <w:endnote w:type="continuationSeparator" w:id="0">
    <w:p w14:paraId="2A57A595" w14:textId="77777777" w:rsidR="008B79D2" w:rsidRDefault="008B79D2" w:rsidP="00A61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imbus Sans L">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6685240"/>
      <w:docPartObj>
        <w:docPartGallery w:val="Page Numbers (Bottom of Page)"/>
        <w:docPartUnique/>
      </w:docPartObj>
    </w:sdtPr>
    <w:sdtEndPr>
      <w:rPr>
        <w:noProof/>
      </w:rPr>
    </w:sdtEndPr>
    <w:sdtContent>
      <w:p w14:paraId="415A66D2" w14:textId="77777777" w:rsidR="00801041" w:rsidRDefault="0080104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274FB8" w14:textId="77777777" w:rsidR="00801041" w:rsidRDefault="008010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1ADB31" w14:textId="77777777" w:rsidR="008B79D2" w:rsidRDefault="008B79D2" w:rsidP="00A6114A">
      <w:pPr>
        <w:spacing w:after="0" w:line="240" w:lineRule="auto"/>
      </w:pPr>
      <w:r>
        <w:separator/>
      </w:r>
    </w:p>
  </w:footnote>
  <w:footnote w:type="continuationSeparator" w:id="0">
    <w:p w14:paraId="5B6F2649" w14:textId="77777777" w:rsidR="008B79D2" w:rsidRDefault="008B79D2" w:rsidP="00A6114A">
      <w:pPr>
        <w:spacing w:after="0" w:line="240" w:lineRule="auto"/>
      </w:pPr>
      <w:r>
        <w:continuationSeparator/>
      </w:r>
    </w:p>
  </w:footnote>
  <w:footnote w:id="1">
    <w:p w14:paraId="62F647D6" w14:textId="0C4767AB" w:rsidR="00801041" w:rsidRPr="001144E1" w:rsidRDefault="00801041">
      <w:pPr>
        <w:pStyle w:val="FootnoteText"/>
        <w:rPr>
          <w:rFonts w:ascii="Times New Roman" w:hAnsi="Times New Roman" w:cs="Times New Roman"/>
          <w:sz w:val="18"/>
          <w:szCs w:val="18"/>
        </w:rPr>
      </w:pPr>
      <w:r w:rsidRPr="001144E1">
        <w:rPr>
          <w:rStyle w:val="FootnoteReference"/>
          <w:rFonts w:ascii="Times New Roman" w:hAnsi="Times New Roman" w:cs="Times New Roman"/>
          <w:sz w:val="18"/>
          <w:szCs w:val="18"/>
        </w:rPr>
        <w:footnoteRef/>
      </w:r>
      <w:r w:rsidRPr="001144E1">
        <w:rPr>
          <w:rFonts w:ascii="Times New Roman" w:hAnsi="Times New Roman" w:cs="Times New Roman"/>
          <w:sz w:val="18"/>
          <w:szCs w:val="18"/>
        </w:rPr>
        <w:t xml:space="preserve"> Prepared by QMFM team consisting of </w:t>
      </w:r>
      <w:r>
        <w:rPr>
          <w:rFonts w:ascii="Times New Roman" w:hAnsi="Times New Roman" w:cs="Times New Roman"/>
          <w:sz w:val="18"/>
          <w:szCs w:val="18"/>
        </w:rPr>
        <w:t xml:space="preserve">Didier Tabaro, </w:t>
      </w:r>
      <w:r w:rsidRPr="001144E1">
        <w:rPr>
          <w:rFonts w:ascii="Times New Roman" w:hAnsi="Times New Roman" w:cs="Times New Roman"/>
          <w:sz w:val="18"/>
          <w:szCs w:val="18"/>
        </w:rPr>
        <w:t xml:space="preserve">Evariste </w:t>
      </w:r>
      <w:proofErr w:type="spellStart"/>
      <w:r w:rsidRPr="001144E1">
        <w:rPr>
          <w:rFonts w:ascii="Times New Roman" w:hAnsi="Times New Roman" w:cs="Times New Roman"/>
          <w:sz w:val="18"/>
          <w:szCs w:val="18"/>
        </w:rPr>
        <w:t>Karenzo</w:t>
      </w:r>
      <w:proofErr w:type="spellEnd"/>
      <w:r w:rsidRPr="001144E1">
        <w:rPr>
          <w:rFonts w:ascii="Times New Roman" w:hAnsi="Times New Roman" w:cs="Times New Roman"/>
          <w:sz w:val="18"/>
          <w:szCs w:val="18"/>
        </w:rPr>
        <w:t xml:space="preserve">, Swadiq </w:t>
      </w:r>
      <w:proofErr w:type="spellStart"/>
      <w:r w:rsidRPr="001144E1">
        <w:rPr>
          <w:rFonts w:ascii="Times New Roman" w:hAnsi="Times New Roman" w:cs="Times New Roman"/>
          <w:sz w:val="18"/>
          <w:szCs w:val="18"/>
        </w:rPr>
        <w:t>Ishimwe</w:t>
      </w:r>
      <w:proofErr w:type="spellEnd"/>
      <w:r w:rsidRPr="001144E1">
        <w:rPr>
          <w:rFonts w:ascii="Times New Roman" w:hAnsi="Times New Roman" w:cs="Times New Roman"/>
          <w:sz w:val="18"/>
          <w:szCs w:val="18"/>
        </w:rPr>
        <w:t>,</w:t>
      </w:r>
      <w:r w:rsidRPr="00EA736E">
        <w:rPr>
          <w:rFonts w:ascii="Times New Roman" w:hAnsi="Times New Roman" w:cs="Times New Roman"/>
          <w:sz w:val="18"/>
          <w:szCs w:val="18"/>
        </w:rPr>
        <w:t xml:space="preserve"> </w:t>
      </w:r>
      <w:r w:rsidRPr="001144E1">
        <w:rPr>
          <w:rFonts w:ascii="Times New Roman" w:hAnsi="Times New Roman" w:cs="Times New Roman"/>
          <w:sz w:val="18"/>
          <w:szCs w:val="18"/>
        </w:rPr>
        <w:t>Elie Sebagabo, and Arend Kouwenaar.</w:t>
      </w:r>
    </w:p>
  </w:footnote>
  <w:footnote w:id="2">
    <w:p w14:paraId="750D908A" w14:textId="18D6BE9D" w:rsidR="00801041" w:rsidRPr="009075EE" w:rsidRDefault="00801041">
      <w:pPr>
        <w:pStyle w:val="FootnoteText"/>
        <w:rPr>
          <w:lang w:val="en-GB"/>
          <w:rPrChange w:id="19" w:author="Chris NGUGABE" w:date="2024-01-05T11:49:00Z">
            <w:rPr/>
          </w:rPrChange>
        </w:rPr>
      </w:pPr>
      <w:ins w:id="20" w:author="Chris NGUGABE" w:date="2024-01-05T11:49:00Z">
        <w:r>
          <w:rPr>
            <w:rStyle w:val="FootnoteReference"/>
          </w:rPr>
          <w:footnoteRef/>
        </w:r>
        <w:r>
          <w:t xml:space="preserve"> </w:t>
        </w:r>
        <w:r>
          <w:rPr>
            <w:lang w:val="en-GB"/>
          </w:rPr>
          <w:t xml:space="preserve">Explain which fiscal deficit is used: </w:t>
        </w:r>
      </w:ins>
    </w:p>
  </w:footnote>
  <w:footnote w:id="3">
    <w:p w14:paraId="1D2ED2E8" w14:textId="77777777" w:rsidR="00801041" w:rsidRPr="00C22FC7" w:rsidRDefault="00801041" w:rsidP="00C22FC7">
      <w:pPr>
        <w:pStyle w:val="FootnoteText"/>
        <w:rPr>
          <w:sz w:val="18"/>
          <w:szCs w:val="18"/>
        </w:rPr>
      </w:pPr>
      <w:r w:rsidRPr="00C22FC7">
        <w:rPr>
          <w:rStyle w:val="FootnoteReference"/>
          <w:rFonts w:ascii="Times New Roman" w:hAnsi="Times New Roman" w:cs="Times New Roman"/>
          <w:sz w:val="18"/>
          <w:szCs w:val="18"/>
        </w:rPr>
        <w:footnoteRef/>
      </w:r>
      <w:r w:rsidRPr="00C22FC7">
        <w:rPr>
          <w:rFonts w:ascii="Times New Roman" w:hAnsi="Times New Roman" w:cs="Times New Roman"/>
          <w:sz w:val="18"/>
          <w:szCs w:val="18"/>
        </w:rPr>
        <w:t xml:space="preserve"> </w:t>
      </w:r>
      <w:r w:rsidRPr="00C22FC7">
        <w:rPr>
          <w:rFonts w:ascii="Times New Roman" w:hAnsi="Times New Roman" w:cs="Times New Roman"/>
          <w:b/>
          <w:bCs/>
          <w:color w:val="0070C0"/>
          <w:sz w:val="18"/>
          <w:szCs w:val="18"/>
        </w:rPr>
        <w:t>Annex 1</w:t>
      </w:r>
      <w:r w:rsidRPr="00C22FC7">
        <w:rPr>
          <w:rFonts w:ascii="Times New Roman" w:hAnsi="Times New Roman" w:cs="Times New Roman"/>
          <w:color w:val="0070C0"/>
          <w:sz w:val="18"/>
          <w:szCs w:val="18"/>
        </w:rPr>
        <w:t xml:space="preserve"> </w:t>
      </w:r>
      <w:r w:rsidRPr="00C22FC7">
        <w:rPr>
          <w:rFonts w:ascii="Times New Roman" w:hAnsi="Times New Roman" w:cs="Times New Roman"/>
          <w:sz w:val="18"/>
          <w:szCs w:val="18"/>
        </w:rPr>
        <w:t>summarizes</w:t>
      </w:r>
      <w:r w:rsidRPr="00C22FC7">
        <w:rPr>
          <w:rFonts w:ascii="Times New Roman" w:hAnsi="Times New Roman" w:cs="Times New Roman"/>
          <w:color w:val="0070C0"/>
          <w:sz w:val="18"/>
          <w:szCs w:val="18"/>
        </w:rPr>
        <w:t xml:space="preserve"> </w:t>
      </w:r>
      <w:r w:rsidRPr="00C22FC7">
        <w:rPr>
          <w:rFonts w:ascii="Times New Roman" w:hAnsi="Times New Roman" w:cs="Times New Roman"/>
          <w:sz w:val="18"/>
          <w:szCs w:val="18"/>
        </w:rPr>
        <w:t>the main features and transmission mechanisms of the quarterly model used.</w:t>
      </w:r>
    </w:p>
  </w:footnote>
  <w:footnote w:id="4">
    <w:p w14:paraId="285DD2EB" w14:textId="3B8AD5E7" w:rsidR="00801041" w:rsidRPr="001144E1" w:rsidRDefault="00801041" w:rsidP="00085462">
      <w:pPr>
        <w:pStyle w:val="FootnoteText"/>
        <w:rPr>
          <w:rFonts w:ascii="Times New Roman" w:hAnsi="Times New Roman" w:cs="Times New Roman"/>
          <w:sz w:val="18"/>
          <w:szCs w:val="18"/>
        </w:rPr>
      </w:pPr>
      <w:r w:rsidRPr="00C22FC7">
        <w:rPr>
          <w:rStyle w:val="FootnoteReference"/>
          <w:rFonts w:ascii="Times New Roman" w:hAnsi="Times New Roman" w:cs="Times New Roman"/>
          <w:sz w:val="18"/>
          <w:szCs w:val="18"/>
        </w:rPr>
        <w:footnoteRef/>
      </w:r>
      <w:r w:rsidRPr="00C22FC7">
        <w:rPr>
          <w:rFonts w:ascii="Times New Roman" w:hAnsi="Times New Roman" w:cs="Times New Roman"/>
          <w:sz w:val="18"/>
          <w:szCs w:val="18"/>
        </w:rPr>
        <w:t xml:space="preserve"> </w:t>
      </w:r>
      <w:r w:rsidRPr="00C22FC7">
        <w:rPr>
          <w:rFonts w:ascii="Times New Roman" w:hAnsi="Times New Roman" w:cs="Times New Roman"/>
          <w:b/>
          <w:bCs/>
          <w:color w:val="0070C0"/>
          <w:sz w:val="18"/>
          <w:szCs w:val="18"/>
          <w:lang w:val="en-GB"/>
        </w:rPr>
        <w:t>Annex 2</w:t>
      </w:r>
      <w:r w:rsidRPr="00C22FC7">
        <w:rPr>
          <w:rFonts w:ascii="Times New Roman" w:hAnsi="Times New Roman" w:cs="Times New Roman"/>
          <w:sz w:val="18"/>
          <w:szCs w:val="18"/>
          <w:lang w:val="en-GB"/>
        </w:rPr>
        <w:t xml:space="preserve"> summarizes model calibration/filtering to </w:t>
      </w:r>
      <w:r>
        <w:rPr>
          <w:rFonts w:ascii="Times New Roman" w:hAnsi="Times New Roman" w:cs="Times New Roman"/>
          <w:sz w:val="18"/>
          <w:szCs w:val="18"/>
          <w:lang w:val="en-GB"/>
        </w:rPr>
        <w:t xml:space="preserve">as to: </w:t>
      </w:r>
      <w:r w:rsidRPr="00C22FC7">
        <w:rPr>
          <w:rFonts w:ascii="Times New Roman" w:hAnsi="Times New Roman" w:cs="Times New Roman"/>
          <w:sz w:val="18"/>
          <w:szCs w:val="18"/>
          <w:lang w:val="en-GB"/>
        </w:rPr>
        <w:t>fit the data</w:t>
      </w:r>
      <w:r>
        <w:rPr>
          <w:rFonts w:ascii="Times New Roman" w:hAnsi="Times New Roman" w:cs="Times New Roman"/>
          <w:sz w:val="18"/>
          <w:szCs w:val="18"/>
          <w:lang w:val="en-GB"/>
        </w:rPr>
        <w:t>,</w:t>
      </w:r>
      <w:r w:rsidRPr="00C22FC7">
        <w:rPr>
          <w:rFonts w:ascii="Times New Roman" w:hAnsi="Times New Roman" w:cs="Times New Roman"/>
          <w:sz w:val="18"/>
          <w:szCs w:val="18"/>
          <w:lang w:val="en-GB"/>
        </w:rPr>
        <w:t xml:space="preserve"> explain macro variables by their main drivers</w:t>
      </w:r>
      <w:r>
        <w:rPr>
          <w:rFonts w:ascii="Times New Roman" w:hAnsi="Times New Roman" w:cs="Times New Roman"/>
          <w:sz w:val="18"/>
          <w:szCs w:val="18"/>
          <w:lang w:val="en-GB"/>
        </w:rPr>
        <w:t>,</w:t>
      </w:r>
      <w:r w:rsidRPr="00C22FC7">
        <w:rPr>
          <w:rFonts w:ascii="Times New Roman" w:hAnsi="Times New Roman" w:cs="Times New Roman"/>
          <w:sz w:val="18"/>
          <w:szCs w:val="18"/>
          <w:lang w:val="en-GB"/>
        </w:rPr>
        <w:t xml:space="preserve"> derive plausible impulse responses of macro variables to shocks</w:t>
      </w:r>
      <w:r>
        <w:rPr>
          <w:rFonts w:ascii="Times New Roman" w:hAnsi="Times New Roman" w:cs="Times New Roman"/>
          <w:sz w:val="18"/>
          <w:szCs w:val="18"/>
          <w:lang w:val="en-GB"/>
        </w:rPr>
        <w:t>,</w:t>
      </w:r>
      <w:r w:rsidRPr="00C22FC7">
        <w:rPr>
          <w:rFonts w:ascii="Times New Roman" w:hAnsi="Times New Roman" w:cs="Times New Roman"/>
          <w:sz w:val="18"/>
          <w:szCs w:val="18"/>
          <w:lang w:val="en-GB"/>
        </w:rPr>
        <w:t xml:space="preserve"> and obtain credible historical forecasts.</w:t>
      </w:r>
    </w:p>
  </w:footnote>
  <w:footnote w:id="5">
    <w:p w14:paraId="46FB2CB6" w14:textId="0406ABB4" w:rsidR="00801041" w:rsidRPr="00DC5C52" w:rsidRDefault="00801041">
      <w:pPr>
        <w:pStyle w:val="FootnoteText"/>
        <w:rPr>
          <w:rFonts w:ascii="Times New Roman" w:hAnsi="Times New Roman" w:cs="Times New Roman"/>
          <w:sz w:val="18"/>
          <w:szCs w:val="18"/>
        </w:rPr>
      </w:pPr>
      <w:r w:rsidRPr="00DC5C52">
        <w:rPr>
          <w:rStyle w:val="FootnoteReference"/>
          <w:rFonts w:ascii="Times New Roman" w:hAnsi="Times New Roman" w:cs="Times New Roman"/>
          <w:sz w:val="18"/>
          <w:szCs w:val="18"/>
        </w:rPr>
        <w:footnoteRef/>
      </w:r>
      <w:r w:rsidRPr="00DC5C52">
        <w:rPr>
          <w:rFonts w:ascii="Times New Roman" w:hAnsi="Times New Roman" w:cs="Times New Roman"/>
          <w:sz w:val="18"/>
          <w:szCs w:val="18"/>
        </w:rPr>
        <w:t xml:space="preserve"> Other spending </w:t>
      </w:r>
      <w:r>
        <w:rPr>
          <w:rFonts w:ascii="Times New Roman" w:hAnsi="Times New Roman" w:cs="Times New Roman"/>
          <w:sz w:val="18"/>
          <w:szCs w:val="18"/>
        </w:rPr>
        <w:t>consists of transfers and subsidies, net lending and domestic interest.</w:t>
      </w:r>
    </w:p>
  </w:footnote>
  <w:footnote w:id="6">
    <w:p w14:paraId="32714389" w14:textId="2242E915" w:rsidR="00801041" w:rsidRPr="001144E1" w:rsidRDefault="00801041">
      <w:pPr>
        <w:pStyle w:val="FootnoteText"/>
        <w:rPr>
          <w:rFonts w:ascii="Times New Roman" w:hAnsi="Times New Roman" w:cs="Times New Roman"/>
          <w:sz w:val="18"/>
          <w:szCs w:val="18"/>
        </w:rPr>
      </w:pPr>
      <w:r w:rsidRPr="001144E1">
        <w:rPr>
          <w:rStyle w:val="FootnoteReference"/>
          <w:rFonts w:ascii="Times New Roman" w:hAnsi="Times New Roman" w:cs="Times New Roman"/>
          <w:sz w:val="18"/>
          <w:szCs w:val="18"/>
        </w:rPr>
        <w:footnoteRef/>
      </w:r>
      <w:r w:rsidRPr="001144E1">
        <w:rPr>
          <w:rFonts w:ascii="Times New Roman" w:hAnsi="Times New Roman" w:cs="Times New Roman"/>
          <w:sz w:val="18"/>
          <w:szCs w:val="18"/>
        </w:rPr>
        <w:t xml:space="preserve"> </w:t>
      </w:r>
      <w:r>
        <w:rPr>
          <w:rFonts w:ascii="Times New Roman" w:hAnsi="Times New Roman" w:cs="Times New Roman"/>
          <w:sz w:val="18"/>
          <w:szCs w:val="18"/>
        </w:rPr>
        <w:t>GF</w:t>
      </w:r>
      <w:r w:rsidRPr="001144E1">
        <w:rPr>
          <w:rFonts w:ascii="Times New Roman" w:hAnsi="Times New Roman" w:cs="Times New Roman"/>
          <w:sz w:val="18"/>
          <w:szCs w:val="18"/>
        </w:rPr>
        <w:t xml:space="preserve">CF, Gross Fixed Capital Formation in National Accounts; </w:t>
      </w:r>
      <w:r w:rsidRPr="00EF4E29">
        <w:rPr>
          <w:rFonts w:ascii="Times New Roman" w:hAnsi="Times New Roman" w:cs="Times New Roman"/>
          <w:color w:val="C00000"/>
          <w:sz w:val="18"/>
          <w:szCs w:val="18"/>
        </w:rPr>
        <w:t>NANFA, Net Acquisition of Non-Financial Assets in GFS-2014</w:t>
      </w:r>
      <w:ins w:id="117" w:author="Chris NGUGABE" w:date="2024-01-13T08:13:00Z">
        <w:r>
          <w:rPr>
            <w:rFonts w:ascii="Times New Roman" w:hAnsi="Times New Roman" w:cs="Times New Roman"/>
            <w:color w:val="C00000"/>
            <w:sz w:val="18"/>
            <w:szCs w:val="18"/>
          </w:rPr>
          <w:t xml:space="preserve"> (GFS 14 </w:t>
        </w:r>
        <w:r w:rsidRPr="00BF253D">
          <w:rPr>
            <w:rFonts w:ascii="Times New Roman" w:hAnsi="Times New Roman" w:cs="Times New Roman"/>
            <w:color w:val="7030A0"/>
            <w:sz w:val="18"/>
            <w:szCs w:val="18"/>
            <w:rPrChange w:id="118" w:author="Chris NGUGABE" w:date="2024-01-13T08:14:00Z">
              <w:rPr>
                <w:rFonts w:ascii="Times New Roman" w:hAnsi="Times New Roman" w:cs="Times New Roman"/>
                <w:color w:val="C00000"/>
                <w:sz w:val="18"/>
                <w:szCs w:val="18"/>
              </w:rPr>
            </w:rPrChange>
          </w:rPr>
          <w:t>Use Net Investment in Non-Financial A</w:t>
        </w:r>
      </w:ins>
      <w:ins w:id="119" w:author="Chris NGUGABE" w:date="2024-01-13T08:14:00Z">
        <w:r w:rsidRPr="00BF253D">
          <w:rPr>
            <w:rFonts w:ascii="Times New Roman" w:hAnsi="Times New Roman" w:cs="Times New Roman"/>
            <w:color w:val="7030A0"/>
            <w:sz w:val="18"/>
            <w:szCs w:val="18"/>
            <w:rPrChange w:id="120" w:author="Chris NGUGABE" w:date="2024-01-13T08:14:00Z">
              <w:rPr>
                <w:rFonts w:ascii="Times New Roman" w:hAnsi="Times New Roman" w:cs="Times New Roman"/>
                <w:color w:val="C00000"/>
                <w:sz w:val="18"/>
                <w:szCs w:val="18"/>
              </w:rPr>
            </w:rPrChange>
          </w:rPr>
          <w:t>ssets (NINA) rather</w:t>
        </w:r>
      </w:ins>
      <w:r w:rsidRPr="00BF253D">
        <w:rPr>
          <w:rFonts w:ascii="Times New Roman" w:hAnsi="Times New Roman" w:cs="Times New Roman"/>
          <w:color w:val="7030A0"/>
          <w:sz w:val="18"/>
          <w:szCs w:val="18"/>
          <w:rPrChange w:id="121" w:author="Chris NGUGABE" w:date="2024-01-13T08:14:00Z">
            <w:rPr>
              <w:rFonts w:ascii="Times New Roman" w:hAnsi="Times New Roman" w:cs="Times New Roman"/>
              <w:color w:val="C00000"/>
              <w:sz w:val="18"/>
              <w:szCs w:val="18"/>
            </w:rPr>
          </w:rPrChange>
        </w:rPr>
        <w:t>.</w:t>
      </w:r>
    </w:p>
  </w:footnote>
  <w:footnote w:id="7">
    <w:p w14:paraId="3E38A128" w14:textId="77777777" w:rsidR="00801041" w:rsidRPr="003B1066" w:rsidRDefault="00801041" w:rsidP="00023A98">
      <w:pPr>
        <w:pStyle w:val="FootnoteText"/>
        <w:rPr>
          <w:rFonts w:ascii="Times New Roman" w:hAnsi="Times New Roman" w:cs="Times New Roman"/>
          <w:sz w:val="18"/>
          <w:szCs w:val="18"/>
        </w:rPr>
      </w:pPr>
      <w:r w:rsidRPr="003B1066">
        <w:rPr>
          <w:rStyle w:val="FootnoteReference"/>
          <w:rFonts w:ascii="Times New Roman" w:hAnsi="Times New Roman" w:cs="Times New Roman"/>
          <w:sz w:val="18"/>
          <w:szCs w:val="18"/>
        </w:rPr>
        <w:footnoteRef/>
      </w:r>
      <w:r w:rsidRPr="003B1066">
        <w:rPr>
          <w:rFonts w:ascii="Times New Roman" w:hAnsi="Times New Roman" w:cs="Times New Roman"/>
          <w:sz w:val="18"/>
          <w:szCs w:val="18"/>
        </w:rPr>
        <w:t xml:space="preserve"> In </w:t>
      </w:r>
      <w:r>
        <w:rPr>
          <w:rFonts w:ascii="Times New Roman" w:hAnsi="Times New Roman" w:cs="Times New Roman"/>
          <w:sz w:val="18"/>
          <w:szCs w:val="18"/>
        </w:rPr>
        <w:t xml:space="preserve">contrast, </w:t>
      </w:r>
      <w:r w:rsidRPr="003B1066">
        <w:rPr>
          <w:rFonts w:ascii="Times New Roman" w:hAnsi="Times New Roman" w:cs="Times New Roman"/>
          <w:sz w:val="18"/>
          <w:szCs w:val="18"/>
        </w:rPr>
        <w:t>many studies</w:t>
      </w:r>
      <w:r>
        <w:rPr>
          <w:rFonts w:ascii="Times New Roman" w:hAnsi="Times New Roman" w:cs="Times New Roman"/>
          <w:sz w:val="18"/>
          <w:szCs w:val="18"/>
        </w:rPr>
        <w:t xml:space="preserve"> use</w:t>
      </w:r>
      <w:r w:rsidRPr="003B1066">
        <w:rPr>
          <w:rFonts w:ascii="Times New Roman" w:hAnsi="Times New Roman" w:cs="Times New Roman"/>
          <w:sz w:val="18"/>
          <w:szCs w:val="18"/>
        </w:rPr>
        <w:t xml:space="preserve"> the fiscal impulse—defined in various ways—</w:t>
      </w:r>
      <w:r>
        <w:rPr>
          <w:rFonts w:ascii="Times New Roman" w:hAnsi="Times New Roman" w:cs="Times New Roman"/>
          <w:sz w:val="18"/>
          <w:szCs w:val="18"/>
        </w:rPr>
        <w:t>t</w:t>
      </w:r>
      <w:r w:rsidRPr="003B1066">
        <w:rPr>
          <w:rFonts w:ascii="Times New Roman" w:hAnsi="Times New Roman" w:cs="Times New Roman"/>
          <w:sz w:val="18"/>
          <w:szCs w:val="18"/>
        </w:rPr>
        <w:t xml:space="preserve">o capture the </w:t>
      </w:r>
      <w:r w:rsidRPr="00AE075B">
        <w:rPr>
          <w:rFonts w:ascii="Times New Roman" w:hAnsi="Times New Roman" w:cs="Times New Roman"/>
          <w:i/>
          <w:iCs/>
          <w:sz w:val="18"/>
          <w:szCs w:val="18"/>
        </w:rPr>
        <w:t>total effect of the fiscal policy stance</w:t>
      </w:r>
      <w:r w:rsidRPr="003B1066">
        <w:rPr>
          <w:rFonts w:ascii="Times New Roman" w:hAnsi="Times New Roman" w:cs="Times New Roman"/>
          <w:sz w:val="18"/>
          <w:szCs w:val="18"/>
        </w:rPr>
        <w:t xml:space="preserve"> on output, i.e., both </w:t>
      </w:r>
      <w:r>
        <w:rPr>
          <w:rFonts w:ascii="Times New Roman" w:hAnsi="Times New Roman" w:cs="Times New Roman"/>
          <w:sz w:val="18"/>
          <w:szCs w:val="18"/>
        </w:rPr>
        <w:t>the</w:t>
      </w:r>
      <w:r w:rsidRPr="003B1066">
        <w:rPr>
          <w:rFonts w:ascii="Times New Roman" w:hAnsi="Times New Roman" w:cs="Times New Roman"/>
          <w:sz w:val="18"/>
          <w:szCs w:val="18"/>
        </w:rPr>
        <w:t xml:space="preserve"> direct effect of govt demand for G&amp;S and the indirect effect of induced private demand. </w:t>
      </w:r>
    </w:p>
  </w:footnote>
  <w:footnote w:id="8">
    <w:p w14:paraId="1D8B52D3" w14:textId="77777777" w:rsidR="00801041" w:rsidRPr="00177C7A" w:rsidRDefault="00801041" w:rsidP="00BB32D9">
      <w:pPr>
        <w:pStyle w:val="FootnoteText"/>
        <w:spacing w:after="120"/>
        <w:rPr>
          <w:rFonts w:ascii="Times New Roman" w:hAnsi="Times New Roman" w:cs="Times New Roman"/>
          <w:b/>
          <w:bCs/>
          <w:sz w:val="18"/>
          <w:szCs w:val="18"/>
        </w:rPr>
      </w:pPr>
      <w:r w:rsidRPr="00177C7A">
        <w:rPr>
          <w:rStyle w:val="FootnoteReference"/>
          <w:rFonts w:ascii="Times New Roman" w:hAnsi="Times New Roman" w:cs="Times New Roman"/>
          <w:b/>
          <w:bCs/>
          <w:sz w:val="18"/>
          <w:szCs w:val="18"/>
        </w:rPr>
        <w:footnoteRef/>
      </w:r>
      <w:r w:rsidRPr="00177C7A">
        <w:rPr>
          <w:rFonts w:ascii="Times New Roman" w:hAnsi="Times New Roman" w:cs="Times New Roman"/>
          <w:b/>
          <w:bCs/>
          <w:sz w:val="18"/>
          <w:szCs w:val="18"/>
        </w:rPr>
        <w:t xml:space="preserve"> NBR has standing lending and deposit facilities, with rates 1% above and below the CBR. Since June 2020, the actual reverse repo (lending to banks) and repo (deposits by banks) rates have been identical to the CBR. Before that, the actual average rates were mostly in-between the CBR (or its predecessor Key Repo Rate) and the standing and deposit rates, respectively. </w:t>
      </w:r>
    </w:p>
  </w:footnote>
  <w:footnote w:id="9">
    <w:p w14:paraId="04F53396" w14:textId="77777777" w:rsidR="00801041" w:rsidRPr="00742AB4" w:rsidRDefault="00801041" w:rsidP="00FF1C0A">
      <w:pPr>
        <w:spacing w:after="120"/>
        <w:rPr>
          <w:rFonts w:ascii="Times New Roman" w:hAnsi="Times New Roman" w:cs="Times New Roman"/>
          <w:b/>
          <w:bCs/>
          <w:sz w:val="18"/>
          <w:szCs w:val="18"/>
        </w:rPr>
      </w:pPr>
      <w:r w:rsidRPr="00742AB4">
        <w:rPr>
          <w:rStyle w:val="FootnoteReference"/>
          <w:rFonts w:ascii="Times New Roman" w:hAnsi="Times New Roman" w:cs="Times New Roman"/>
          <w:b/>
          <w:bCs/>
          <w:sz w:val="18"/>
          <w:szCs w:val="18"/>
        </w:rPr>
        <w:footnoteRef/>
      </w:r>
      <w:r w:rsidRPr="00742AB4">
        <w:rPr>
          <w:rFonts w:ascii="Times New Roman" w:hAnsi="Times New Roman" w:cs="Times New Roman"/>
          <w:b/>
          <w:bCs/>
          <w:sz w:val="18"/>
          <w:szCs w:val="18"/>
        </w:rPr>
        <w:t xml:space="preserve"> The NBR follows an unwritten, modeled interest rate policy rule aimed at meeting the inflation target and minimizing output fluctuations, while utilizing discretion to deviate from the rule.</w:t>
      </w:r>
    </w:p>
    <w:p w14:paraId="4DC8A72E" w14:textId="77777777" w:rsidR="00801041" w:rsidRDefault="00801041">
      <w:pPr>
        <w:pStyle w:val="FootnoteText"/>
      </w:pPr>
    </w:p>
  </w:footnote>
  <w:footnote w:id="10">
    <w:p w14:paraId="25C27790" w14:textId="77777777" w:rsidR="00801041" w:rsidRPr="00512FF1" w:rsidRDefault="00801041" w:rsidP="00CC249A">
      <w:pPr>
        <w:pStyle w:val="FootnoteText"/>
        <w:rPr>
          <w:rFonts w:ascii="Times New Roman" w:hAnsi="Times New Roman" w:cs="Times New Roman"/>
          <w:sz w:val="18"/>
          <w:szCs w:val="18"/>
        </w:rPr>
      </w:pPr>
      <w:r w:rsidRPr="00512FF1">
        <w:rPr>
          <w:rStyle w:val="FootnoteReference"/>
          <w:rFonts w:ascii="Times New Roman" w:hAnsi="Times New Roman" w:cs="Times New Roman"/>
          <w:sz w:val="18"/>
          <w:szCs w:val="18"/>
        </w:rPr>
        <w:footnoteRef/>
      </w:r>
      <w:r w:rsidRPr="00512FF1">
        <w:rPr>
          <w:rFonts w:ascii="Times New Roman" w:hAnsi="Times New Roman" w:cs="Times New Roman"/>
          <w:sz w:val="18"/>
          <w:szCs w:val="18"/>
        </w:rPr>
        <w:t xml:space="preserve"> The neutral rate</w:t>
      </w:r>
      <w:r>
        <w:rPr>
          <w:rFonts w:ascii="Times New Roman" w:hAnsi="Times New Roman" w:cs="Times New Roman"/>
          <w:sz w:val="18"/>
          <w:szCs w:val="18"/>
        </w:rPr>
        <w:t xml:space="preserve"> is </w:t>
      </w:r>
      <w:r w:rsidRPr="00512FF1">
        <w:rPr>
          <w:rFonts w:ascii="Times New Roman" w:hAnsi="Times New Roman" w:cs="Times New Roman"/>
          <w:sz w:val="18"/>
          <w:szCs w:val="18"/>
        </w:rPr>
        <w:t>driven by foreign</w:t>
      </w:r>
      <w:r>
        <w:rPr>
          <w:rFonts w:ascii="Times New Roman" w:hAnsi="Times New Roman" w:cs="Times New Roman"/>
          <w:sz w:val="18"/>
          <w:szCs w:val="18"/>
        </w:rPr>
        <w:t xml:space="preserve"> real</w:t>
      </w:r>
      <w:r w:rsidRPr="00512FF1">
        <w:rPr>
          <w:rFonts w:ascii="Times New Roman" w:hAnsi="Times New Roman" w:cs="Times New Roman"/>
          <w:sz w:val="18"/>
          <w:szCs w:val="18"/>
        </w:rPr>
        <w:t xml:space="preserve"> interest rate</w:t>
      </w:r>
      <w:r>
        <w:rPr>
          <w:rFonts w:ascii="Times New Roman" w:hAnsi="Times New Roman" w:cs="Times New Roman"/>
          <w:sz w:val="18"/>
          <w:szCs w:val="18"/>
        </w:rPr>
        <w:t xml:space="preserve"> (3-month US government bonds, currently -1 to 0%, but rising)</w:t>
      </w:r>
      <w:r w:rsidRPr="00512FF1">
        <w:rPr>
          <w:rFonts w:ascii="Times New Roman" w:hAnsi="Times New Roman" w:cs="Times New Roman"/>
          <w:sz w:val="18"/>
          <w:szCs w:val="18"/>
        </w:rPr>
        <w:t xml:space="preserve">, </w:t>
      </w:r>
      <w:r>
        <w:rPr>
          <w:rFonts w:ascii="Times New Roman" w:hAnsi="Times New Roman" w:cs="Times New Roman"/>
          <w:sz w:val="18"/>
          <w:szCs w:val="18"/>
        </w:rPr>
        <w:t xml:space="preserve">target core </w:t>
      </w:r>
      <w:r w:rsidRPr="00512FF1">
        <w:rPr>
          <w:rFonts w:ascii="Times New Roman" w:hAnsi="Times New Roman" w:cs="Times New Roman"/>
          <w:sz w:val="18"/>
          <w:szCs w:val="18"/>
        </w:rPr>
        <w:t>inflation</w:t>
      </w:r>
      <w:r>
        <w:rPr>
          <w:rFonts w:ascii="Times New Roman" w:hAnsi="Times New Roman" w:cs="Times New Roman"/>
          <w:sz w:val="18"/>
          <w:szCs w:val="18"/>
        </w:rPr>
        <w:t xml:space="preserve"> (4.5%),</w:t>
      </w:r>
      <w:r w:rsidRPr="00512FF1">
        <w:rPr>
          <w:rFonts w:ascii="Times New Roman" w:hAnsi="Times New Roman" w:cs="Times New Roman"/>
          <w:sz w:val="18"/>
          <w:szCs w:val="18"/>
        </w:rPr>
        <w:t xml:space="preserve"> country </w:t>
      </w:r>
      <w:r>
        <w:rPr>
          <w:rFonts w:ascii="Times New Roman" w:hAnsi="Times New Roman" w:cs="Times New Roman"/>
          <w:sz w:val="18"/>
          <w:szCs w:val="18"/>
        </w:rPr>
        <w:t xml:space="preserve">risk </w:t>
      </w:r>
      <w:r w:rsidRPr="00512FF1">
        <w:rPr>
          <w:rFonts w:ascii="Times New Roman" w:hAnsi="Times New Roman" w:cs="Times New Roman"/>
          <w:sz w:val="18"/>
          <w:szCs w:val="18"/>
        </w:rPr>
        <w:t>premium</w:t>
      </w:r>
      <w:r>
        <w:rPr>
          <w:rFonts w:ascii="Times New Roman" w:hAnsi="Times New Roman" w:cs="Times New Roman"/>
          <w:sz w:val="18"/>
          <w:szCs w:val="18"/>
        </w:rPr>
        <w:t xml:space="preserve"> (estimated at 2%</w:t>
      </w:r>
      <w:proofErr w:type="gramStart"/>
      <w:r>
        <w:rPr>
          <w:rFonts w:ascii="Times New Roman" w:hAnsi="Times New Roman" w:cs="Times New Roman"/>
          <w:sz w:val="18"/>
          <w:szCs w:val="18"/>
        </w:rPr>
        <w:t>),  and</w:t>
      </w:r>
      <w:proofErr w:type="gramEnd"/>
      <w:r>
        <w:rPr>
          <w:rFonts w:ascii="Times New Roman" w:hAnsi="Times New Roman" w:cs="Times New Roman"/>
          <w:sz w:val="18"/>
          <w:szCs w:val="18"/>
        </w:rPr>
        <w:t xml:space="preserve"> trend real exchange rate depreciation.(currently estimated at 0%).</w:t>
      </w:r>
    </w:p>
  </w:footnote>
  <w:footnote w:id="11">
    <w:p w14:paraId="3316BD13" w14:textId="68904FD0" w:rsidR="00801041" w:rsidRPr="00952934" w:rsidRDefault="00801041">
      <w:pPr>
        <w:pStyle w:val="FootnoteText"/>
        <w:rPr>
          <w:rFonts w:ascii="Times New Roman" w:hAnsi="Times New Roman" w:cs="Times New Roman"/>
          <w:sz w:val="18"/>
          <w:szCs w:val="18"/>
        </w:rPr>
      </w:pPr>
      <w:r w:rsidRPr="00952934">
        <w:rPr>
          <w:rStyle w:val="FootnoteReference"/>
          <w:rFonts w:ascii="Times New Roman" w:hAnsi="Times New Roman" w:cs="Times New Roman"/>
          <w:sz w:val="18"/>
          <w:szCs w:val="18"/>
        </w:rPr>
        <w:footnoteRef/>
      </w:r>
      <w:r w:rsidRPr="00952934">
        <w:rPr>
          <w:rFonts w:ascii="Times New Roman" w:hAnsi="Times New Roman" w:cs="Times New Roman"/>
          <w:sz w:val="18"/>
          <w:szCs w:val="18"/>
        </w:rPr>
        <w:t xml:space="preserve"> </w:t>
      </w:r>
      <w:r>
        <w:rPr>
          <w:rFonts w:ascii="Times New Roman" w:hAnsi="Times New Roman" w:cs="Times New Roman"/>
          <w:sz w:val="18"/>
          <w:szCs w:val="18"/>
          <w:lang w:val="en-GB"/>
        </w:rPr>
        <w:t>B</w:t>
      </w:r>
      <w:r w:rsidRPr="00952934">
        <w:rPr>
          <w:rFonts w:ascii="Times New Roman" w:hAnsi="Times New Roman" w:cs="Times New Roman"/>
          <w:sz w:val="18"/>
          <w:szCs w:val="18"/>
          <w:lang w:val="en-GB"/>
        </w:rPr>
        <w:t xml:space="preserve">ased on </w:t>
      </w:r>
      <w:r>
        <w:rPr>
          <w:rFonts w:ascii="Times New Roman" w:hAnsi="Times New Roman" w:cs="Times New Roman"/>
          <w:sz w:val="18"/>
          <w:szCs w:val="18"/>
          <w:lang w:val="en-GB"/>
        </w:rPr>
        <w:t>world</w:t>
      </w:r>
      <w:r w:rsidRPr="00952934">
        <w:rPr>
          <w:rFonts w:ascii="Times New Roman" w:hAnsi="Times New Roman" w:cs="Times New Roman"/>
          <w:sz w:val="18"/>
          <w:szCs w:val="18"/>
          <w:lang w:val="en-GB"/>
        </w:rPr>
        <w:t xml:space="preserve"> real interest rates, </w:t>
      </w:r>
      <w:r>
        <w:rPr>
          <w:rFonts w:ascii="Times New Roman" w:hAnsi="Times New Roman" w:cs="Times New Roman"/>
          <w:sz w:val="18"/>
          <w:szCs w:val="18"/>
          <w:lang w:val="en-GB"/>
        </w:rPr>
        <w:t xml:space="preserve">target </w:t>
      </w:r>
      <w:r w:rsidRPr="00952934">
        <w:rPr>
          <w:rFonts w:ascii="Times New Roman" w:hAnsi="Times New Roman" w:cs="Times New Roman"/>
          <w:sz w:val="18"/>
          <w:szCs w:val="18"/>
          <w:lang w:val="en-GB"/>
        </w:rPr>
        <w:t xml:space="preserve">domestic </w:t>
      </w:r>
      <w:r>
        <w:rPr>
          <w:rFonts w:ascii="Times New Roman" w:hAnsi="Times New Roman" w:cs="Times New Roman"/>
          <w:sz w:val="18"/>
          <w:szCs w:val="18"/>
          <w:lang w:val="en-GB"/>
        </w:rPr>
        <w:t>core i</w:t>
      </w:r>
      <w:r w:rsidRPr="00952934">
        <w:rPr>
          <w:rFonts w:ascii="Times New Roman" w:hAnsi="Times New Roman" w:cs="Times New Roman"/>
          <w:sz w:val="18"/>
          <w:szCs w:val="18"/>
          <w:lang w:val="en-GB"/>
        </w:rPr>
        <w:t>nflation, country risk premium, and expected rate of RER depreciation</w:t>
      </w:r>
      <w:r>
        <w:rPr>
          <w:rFonts w:ascii="Times New Roman" w:hAnsi="Times New Roman" w:cs="Times New Roman"/>
          <w:sz w:val="18"/>
          <w:szCs w:val="18"/>
          <w:lang w:val="en-GB"/>
        </w:rPr>
        <w:t>, currently at -1%, 4.5%, 2% and 2%, i.e. neutral policy rate of 7.5%. It will be higher when international interest rates turn positive again.</w:t>
      </w:r>
    </w:p>
  </w:footnote>
  <w:footnote w:id="12">
    <w:p w14:paraId="21059677" w14:textId="0C05675F" w:rsidR="00801041" w:rsidRPr="0069139C" w:rsidRDefault="00801041">
      <w:pPr>
        <w:pStyle w:val="FootnoteText"/>
        <w:rPr>
          <w:lang w:val="en-GB"/>
        </w:rPr>
      </w:pPr>
      <w:r>
        <w:rPr>
          <w:rStyle w:val="FootnoteReference"/>
        </w:rPr>
        <w:footnoteRef/>
      </w:r>
      <w:r>
        <w:t xml:space="preserve"> </w:t>
      </w:r>
      <w:r w:rsidRPr="00E20E31">
        <w:rPr>
          <w:color w:val="7030A0"/>
          <w:lang w:val="en-GB"/>
          <w:rPrChange w:id="157" w:author="Chris NGUGABE" w:date="2024-01-10T14:30:00Z">
            <w:rPr>
              <w:lang w:val="en-GB"/>
            </w:rPr>
          </w:rPrChange>
        </w:rPr>
        <w:t>Tuning</w:t>
      </w:r>
      <w:r>
        <w:rPr>
          <w:lang w:val="en-GB"/>
        </w:rPr>
        <w:t>:</w:t>
      </w:r>
    </w:p>
  </w:footnote>
  <w:footnote w:id="13">
    <w:p w14:paraId="0086BF18" w14:textId="726A4B4F" w:rsidR="00801041" w:rsidRPr="00D612D3" w:rsidRDefault="00801041">
      <w:pPr>
        <w:pStyle w:val="FootnoteText"/>
        <w:rPr>
          <w:rFonts w:ascii="Times New Roman" w:hAnsi="Times New Roman" w:cs="Times New Roman"/>
          <w:sz w:val="18"/>
          <w:szCs w:val="18"/>
        </w:rPr>
      </w:pPr>
      <w:r w:rsidRPr="00D612D3">
        <w:rPr>
          <w:rStyle w:val="FootnoteReference"/>
          <w:rFonts w:ascii="Times New Roman" w:hAnsi="Times New Roman" w:cs="Times New Roman"/>
          <w:sz w:val="18"/>
          <w:szCs w:val="18"/>
        </w:rPr>
        <w:footnoteRef/>
      </w:r>
      <w:r w:rsidRPr="00D612D3">
        <w:rPr>
          <w:rFonts w:ascii="Times New Roman" w:hAnsi="Times New Roman" w:cs="Times New Roman"/>
          <w:sz w:val="18"/>
          <w:szCs w:val="18"/>
        </w:rPr>
        <w:t xml:space="preserve"> See footnote 13 below.</w:t>
      </w:r>
    </w:p>
  </w:footnote>
  <w:footnote w:id="14">
    <w:p w14:paraId="05641833" w14:textId="731F69F9" w:rsidR="00801041" w:rsidRPr="00407B77" w:rsidRDefault="00801041" w:rsidP="0022540E">
      <w:pPr>
        <w:pStyle w:val="FootnoteText"/>
        <w:rPr>
          <w:rFonts w:ascii="Times New Roman" w:hAnsi="Times New Roman" w:cs="Times New Roman"/>
          <w:sz w:val="18"/>
          <w:szCs w:val="18"/>
        </w:rPr>
      </w:pPr>
      <w:r w:rsidRPr="00407B77">
        <w:rPr>
          <w:rStyle w:val="FootnoteReference"/>
          <w:rFonts w:ascii="Times New Roman" w:hAnsi="Times New Roman" w:cs="Times New Roman"/>
          <w:sz w:val="18"/>
          <w:szCs w:val="18"/>
        </w:rPr>
        <w:footnoteRef/>
      </w:r>
      <w:r w:rsidRPr="00407B77">
        <w:rPr>
          <w:rFonts w:ascii="Times New Roman" w:hAnsi="Times New Roman" w:cs="Times New Roman"/>
          <w:sz w:val="18"/>
          <w:szCs w:val="18"/>
        </w:rPr>
        <w:t xml:space="preserve"> </w:t>
      </w:r>
      <w:r w:rsidRPr="00407B77">
        <w:rPr>
          <w:rFonts w:ascii="Times New Roman" w:hAnsi="Times New Roman" w:cs="Times New Roman"/>
          <w:sz w:val="18"/>
          <w:szCs w:val="18"/>
          <w:lang w:val="en-GB"/>
        </w:rPr>
        <w:t xml:space="preserve">The 2023/24 </w:t>
      </w:r>
      <w:r>
        <w:rPr>
          <w:rFonts w:ascii="Times New Roman" w:hAnsi="Times New Roman" w:cs="Times New Roman"/>
          <w:sz w:val="18"/>
          <w:szCs w:val="18"/>
          <w:lang w:val="en-GB"/>
        </w:rPr>
        <w:t xml:space="preserve">and 2024/25 </w:t>
      </w:r>
      <w:r w:rsidRPr="00407B77">
        <w:rPr>
          <w:rFonts w:ascii="Times New Roman" w:hAnsi="Times New Roman" w:cs="Times New Roman"/>
          <w:sz w:val="18"/>
          <w:szCs w:val="18"/>
          <w:lang w:val="en-GB"/>
        </w:rPr>
        <w:t>Budget deficit</w:t>
      </w:r>
      <w:r>
        <w:rPr>
          <w:rFonts w:ascii="Times New Roman" w:hAnsi="Times New Roman" w:cs="Times New Roman"/>
          <w:sz w:val="18"/>
          <w:szCs w:val="18"/>
          <w:lang w:val="en-GB"/>
        </w:rPr>
        <w:t>s</w:t>
      </w:r>
      <w:r w:rsidRPr="00407B77">
        <w:rPr>
          <w:rFonts w:ascii="Times New Roman" w:hAnsi="Times New Roman" w:cs="Times New Roman"/>
          <w:sz w:val="18"/>
          <w:szCs w:val="18"/>
          <w:lang w:val="en-GB"/>
        </w:rPr>
        <w:t xml:space="preserve"> and spending on G&amp;S have been tuned based on </w:t>
      </w:r>
      <w:r>
        <w:rPr>
          <w:rFonts w:ascii="Times New Roman" w:hAnsi="Times New Roman" w:cs="Times New Roman"/>
          <w:sz w:val="18"/>
          <w:szCs w:val="18"/>
          <w:lang w:val="en-GB"/>
        </w:rPr>
        <w:t xml:space="preserve">the semester breakdown of </w:t>
      </w:r>
      <w:r w:rsidRPr="00407B77">
        <w:rPr>
          <w:rFonts w:ascii="Times New Roman" w:hAnsi="Times New Roman" w:cs="Times New Roman"/>
          <w:sz w:val="18"/>
          <w:szCs w:val="18"/>
          <w:lang w:val="en-GB"/>
        </w:rPr>
        <w:t xml:space="preserve">annual figures (as the programmed quarterly breakdown is </w:t>
      </w:r>
      <w:r>
        <w:rPr>
          <w:rFonts w:ascii="Times New Roman" w:hAnsi="Times New Roman" w:cs="Times New Roman"/>
          <w:sz w:val="18"/>
          <w:szCs w:val="18"/>
          <w:lang w:val="en-GB"/>
        </w:rPr>
        <w:t>not</w:t>
      </w:r>
      <w:r w:rsidRPr="00407B77">
        <w:rPr>
          <w:rFonts w:ascii="Times New Roman" w:hAnsi="Times New Roman" w:cs="Times New Roman"/>
          <w:sz w:val="18"/>
          <w:szCs w:val="18"/>
          <w:lang w:val="en-GB"/>
        </w:rPr>
        <w:t xml:space="preserve"> available)</w:t>
      </w:r>
      <w:r>
        <w:rPr>
          <w:rFonts w:ascii="Times New Roman" w:hAnsi="Times New Roman" w:cs="Times New Roman"/>
          <w:sz w:val="18"/>
          <w:szCs w:val="18"/>
          <w:lang w:val="en-GB"/>
        </w:rPr>
        <w:t>, hence quarters are the same within the semester</w:t>
      </w:r>
      <w:r w:rsidRPr="00407B77">
        <w:rPr>
          <w:rFonts w:ascii="Times New Roman" w:hAnsi="Times New Roman" w:cs="Times New Roman"/>
          <w:sz w:val="18"/>
          <w:szCs w:val="18"/>
          <w:lang w:val="en-GB"/>
        </w:rPr>
        <w:t>.</w:t>
      </w:r>
    </w:p>
  </w:footnote>
  <w:footnote w:id="15">
    <w:p w14:paraId="6C0103A3" w14:textId="28A9D0E7" w:rsidR="00801041" w:rsidRPr="00C02C17" w:rsidRDefault="00801041" w:rsidP="00407B77">
      <w:pPr>
        <w:pStyle w:val="FootnoteText"/>
        <w:spacing w:before="120"/>
        <w:rPr>
          <w:rFonts w:ascii="Times New Roman" w:hAnsi="Times New Roman" w:cs="Times New Roman"/>
          <w:color w:val="C00000"/>
          <w:sz w:val="18"/>
          <w:szCs w:val="18"/>
        </w:rPr>
      </w:pPr>
      <w:r w:rsidRPr="00C02C17">
        <w:rPr>
          <w:rStyle w:val="FootnoteReference"/>
          <w:rFonts w:ascii="Times New Roman" w:hAnsi="Times New Roman" w:cs="Times New Roman"/>
          <w:color w:val="C00000"/>
          <w:sz w:val="18"/>
          <w:szCs w:val="18"/>
        </w:rPr>
        <w:footnoteRef/>
      </w:r>
      <w:r w:rsidRPr="00C02C17">
        <w:rPr>
          <w:rFonts w:ascii="Times New Roman" w:hAnsi="Times New Roman" w:cs="Times New Roman"/>
          <w:color w:val="C00000"/>
          <w:sz w:val="18"/>
          <w:szCs w:val="18"/>
        </w:rPr>
        <w:t xml:space="preserve"> The sustainable </w:t>
      </w:r>
      <w:r w:rsidRPr="00C02C17">
        <w:rPr>
          <w:rFonts w:ascii="Times New Roman" w:hAnsi="Times New Roman" w:cs="Times New Roman"/>
          <w:b/>
          <w:bCs/>
          <w:color w:val="C00000"/>
          <w:sz w:val="18"/>
          <w:szCs w:val="18"/>
        </w:rPr>
        <w:t>debt-creating deficit is 5% of GDP</w:t>
      </w:r>
      <w:r w:rsidRPr="00C02C17">
        <w:rPr>
          <w:rFonts w:ascii="Times New Roman" w:hAnsi="Times New Roman" w:cs="Times New Roman"/>
          <w:color w:val="C00000"/>
          <w:sz w:val="18"/>
          <w:szCs w:val="18"/>
        </w:rPr>
        <w:t xml:space="preserve"> under assumptions of: </w:t>
      </w:r>
      <w:r w:rsidRPr="00C02C17">
        <w:rPr>
          <w:rFonts w:ascii="Times New Roman" w:hAnsi="Times New Roman" w:cs="Times New Roman"/>
          <w:color w:val="C00000"/>
          <w:sz w:val="18"/>
          <w:szCs w:val="18"/>
          <w:u w:val="single"/>
        </w:rPr>
        <w:t>debt/GDP target of 55%</w:t>
      </w:r>
      <w:r w:rsidRPr="00C02C17">
        <w:rPr>
          <w:rFonts w:ascii="Times New Roman" w:hAnsi="Times New Roman" w:cs="Times New Roman"/>
          <w:color w:val="C00000"/>
          <w:sz w:val="18"/>
          <w:szCs w:val="18"/>
        </w:rPr>
        <w:t xml:space="preserve"> </w:t>
      </w:r>
      <w:r w:rsidRPr="00C02C17">
        <w:rPr>
          <w:rFonts w:ascii="Times New Roman" w:hAnsi="Times New Roman" w:cs="Times New Roman"/>
          <w:color w:val="C00000"/>
          <w:sz w:val="18"/>
          <w:szCs w:val="18"/>
          <w:u w:val="single"/>
        </w:rPr>
        <w:t>(45% in NPV terms</w:t>
      </w:r>
      <w:r w:rsidRPr="00C02C17">
        <w:rPr>
          <w:rFonts w:ascii="Times New Roman" w:hAnsi="Times New Roman" w:cs="Times New Roman"/>
          <w:color w:val="C00000"/>
          <w:sz w:val="18"/>
          <w:szCs w:val="18"/>
        </w:rPr>
        <w:t xml:space="preserve">, o/w 10% domestic and 35% foreign debt, grant element of 22%), real GDP growth of 7.5% </w:t>
      </w:r>
      <w:proofErr w:type="spellStart"/>
      <w:r w:rsidRPr="00C02C17">
        <w:rPr>
          <w:rFonts w:ascii="Times New Roman" w:hAnsi="Times New Roman" w:cs="Times New Roman"/>
          <w:color w:val="C00000"/>
          <w:sz w:val="18"/>
          <w:szCs w:val="18"/>
        </w:rPr>
        <w:t>p.y</w:t>
      </w:r>
      <w:proofErr w:type="spellEnd"/>
      <w:r w:rsidRPr="00C02C17">
        <w:rPr>
          <w:rFonts w:ascii="Times New Roman" w:hAnsi="Times New Roman" w:cs="Times New Roman"/>
          <w:color w:val="C00000"/>
          <w:sz w:val="18"/>
          <w:szCs w:val="18"/>
        </w:rPr>
        <w:t xml:space="preserve">., trading partner inflation of 2% </w:t>
      </w:r>
      <w:proofErr w:type="spellStart"/>
      <w:r w:rsidRPr="00C02C17">
        <w:rPr>
          <w:rFonts w:ascii="Times New Roman" w:hAnsi="Times New Roman" w:cs="Times New Roman"/>
          <w:color w:val="C00000"/>
          <w:sz w:val="18"/>
          <w:szCs w:val="18"/>
        </w:rPr>
        <w:t>p.y</w:t>
      </w:r>
      <w:proofErr w:type="spellEnd"/>
      <w:r w:rsidRPr="00C02C17">
        <w:rPr>
          <w:rFonts w:ascii="Times New Roman" w:hAnsi="Times New Roman" w:cs="Times New Roman"/>
          <w:color w:val="C00000"/>
          <w:sz w:val="18"/>
          <w:szCs w:val="18"/>
        </w:rPr>
        <w:t xml:space="preserve">., and trend RER depreciation rate 0%. The structural deficit consists of revenue 21%, consumption 13%, investment 11%, and other spending 5% of GDP. In contrast, the PCI program foresees a sustainable debt-creating deficit of </w:t>
      </w:r>
      <w:r w:rsidRPr="00C02C17">
        <w:rPr>
          <w:rFonts w:ascii="Times New Roman" w:hAnsi="Times New Roman" w:cs="Times New Roman"/>
          <w:b/>
          <w:bCs/>
          <w:color w:val="C00000"/>
          <w:sz w:val="18"/>
          <w:szCs w:val="18"/>
        </w:rPr>
        <w:t>2% of GDP</w:t>
      </w:r>
      <w:r w:rsidRPr="00C02C17">
        <w:rPr>
          <w:rFonts w:ascii="Times New Roman" w:hAnsi="Times New Roman" w:cs="Times New Roman"/>
          <w:color w:val="C00000"/>
          <w:sz w:val="18"/>
          <w:szCs w:val="18"/>
        </w:rPr>
        <w:t xml:space="preserve">, in contradiction with its </w:t>
      </w:r>
      <w:r w:rsidRPr="00C02C17">
        <w:rPr>
          <w:rFonts w:ascii="Times New Roman" w:hAnsi="Times New Roman" w:cs="Times New Roman"/>
          <w:color w:val="C00000"/>
          <w:sz w:val="18"/>
          <w:szCs w:val="18"/>
          <w:u w:val="single"/>
        </w:rPr>
        <w:t>debt/GDP target of 65% (50% in NPV terms)</w:t>
      </w:r>
      <w:r w:rsidRPr="00C02C17">
        <w:rPr>
          <w:rFonts w:ascii="Times New Roman" w:hAnsi="Times New Roman" w:cs="Times New Roman"/>
          <w:color w:val="C00000"/>
          <w:sz w:val="18"/>
          <w:szCs w:val="18"/>
        </w:rPr>
        <w:t xml:space="preserve"> which implies a sustainable debt-creating deficit of some </w:t>
      </w:r>
      <w:r w:rsidRPr="00C02C17">
        <w:rPr>
          <w:rFonts w:ascii="Times New Roman" w:hAnsi="Times New Roman" w:cs="Times New Roman"/>
          <w:b/>
          <w:bCs/>
          <w:color w:val="C00000"/>
          <w:sz w:val="18"/>
          <w:szCs w:val="18"/>
        </w:rPr>
        <w:t>6% of GDP</w:t>
      </w:r>
      <w:r w:rsidRPr="00C02C17">
        <w:rPr>
          <w:rFonts w:ascii="Times New Roman" w:hAnsi="Times New Roman" w:cs="Times New Roman"/>
          <w:color w:val="C00000"/>
          <w:sz w:val="18"/>
          <w:szCs w:val="18"/>
        </w:rPr>
        <w:t>.</w:t>
      </w:r>
    </w:p>
    <w:p w14:paraId="7DF57D5F" w14:textId="77777777" w:rsidR="00801041" w:rsidRDefault="00801041" w:rsidP="004646DB">
      <w:pPr>
        <w:pStyle w:val="FootnoteText"/>
      </w:pPr>
    </w:p>
  </w:footnote>
  <w:footnote w:id="16">
    <w:p w14:paraId="4DD79AC6" w14:textId="77777777" w:rsidR="00801041" w:rsidRPr="00C61C3E" w:rsidRDefault="00801041">
      <w:pPr>
        <w:pStyle w:val="FootnoteText"/>
        <w:rPr>
          <w:rFonts w:ascii="Times New Roman" w:hAnsi="Times New Roman" w:cs="Times New Roman"/>
          <w:sz w:val="18"/>
          <w:szCs w:val="18"/>
        </w:rPr>
      </w:pPr>
      <w:r w:rsidRPr="00C61C3E">
        <w:rPr>
          <w:rStyle w:val="FootnoteReference"/>
          <w:rFonts w:ascii="Times New Roman" w:hAnsi="Times New Roman" w:cs="Times New Roman"/>
          <w:sz w:val="18"/>
          <w:szCs w:val="18"/>
        </w:rPr>
        <w:footnoteRef/>
      </w:r>
      <w:r w:rsidRPr="00C61C3E">
        <w:rPr>
          <w:rFonts w:ascii="Times New Roman" w:hAnsi="Times New Roman" w:cs="Times New Roman"/>
          <w:sz w:val="18"/>
          <w:szCs w:val="18"/>
        </w:rPr>
        <w:t xml:space="preserve"> Compare</w:t>
      </w:r>
      <w:r>
        <w:rPr>
          <w:rFonts w:ascii="Times New Roman" w:hAnsi="Times New Roman" w:cs="Times New Roman"/>
          <w:sz w:val="18"/>
          <w:szCs w:val="18"/>
        </w:rPr>
        <w:t>d</w:t>
      </w:r>
      <w:r w:rsidRPr="00C61C3E">
        <w:rPr>
          <w:rFonts w:ascii="Times New Roman" w:hAnsi="Times New Roman" w:cs="Times New Roman"/>
          <w:sz w:val="18"/>
          <w:szCs w:val="18"/>
        </w:rPr>
        <w:t xml:space="preserve"> to country risk premiums for South Africa (SARB): 3%, Ghana (</w:t>
      </w:r>
      <w:proofErr w:type="spellStart"/>
      <w:r w:rsidRPr="00C61C3E">
        <w:rPr>
          <w:rFonts w:ascii="Times New Roman" w:hAnsi="Times New Roman" w:cs="Times New Roman"/>
          <w:sz w:val="18"/>
          <w:szCs w:val="18"/>
        </w:rPr>
        <w:t>BoG</w:t>
      </w:r>
      <w:proofErr w:type="spellEnd"/>
      <w:r w:rsidRPr="00C61C3E">
        <w:rPr>
          <w:rFonts w:ascii="Times New Roman" w:hAnsi="Times New Roman" w:cs="Times New Roman"/>
          <w:sz w:val="18"/>
          <w:szCs w:val="18"/>
        </w:rPr>
        <w:t>): 5%.</w:t>
      </w:r>
    </w:p>
  </w:footnote>
  <w:footnote w:id="17">
    <w:p w14:paraId="6359821B" w14:textId="77777777" w:rsidR="00801041" w:rsidRPr="00AF01FC" w:rsidRDefault="00801041">
      <w:pPr>
        <w:pStyle w:val="FootnoteText"/>
        <w:rPr>
          <w:rFonts w:ascii="Times New Roman" w:hAnsi="Times New Roman" w:cs="Times New Roman"/>
          <w:sz w:val="18"/>
          <w:szCs w:val="18"/>
        </w:rPr>
      </w:pPr>
      <w:r w:rsidRPr="00AF01FC">
        <w:rPr>
          <w:rStyle w:val="FootnoteReference"/>
          <w:rFonts w:ascii="Times New Roman" w:hAnsi="Times New Roman" w:cs="Times New Roman"/>
          <w:sz w:val="18"/>
          <w:szCs w:val="18"/>
        </w:rPr>
        <w:footnoteRef/>
      </w:r>
      <w:r w:rsidRPr="00AF01FC">
        <w:rPr>
          <w:rFonts w:ascii="Times New Roman" w:hAnsi="Times New Roman" w:cs="Times New Roman"/>
          <w:sz w:val="18"/>
          <w:szCs w:val="18"/>
        </w:rPr>
        <w:t xml:space="preserve"> Unless there was pre-Covid real overvaluation as IMF staff has argued (some 20%). If we built this in in the initial condition, a stronger nominal RER depreciation will ensue for 2024-27.</w:t>
      </w:r>
    </w:p>
  </w:footnote>
  <w:footnote w:id="18">
    <w:p w14:paraId="7BE14063" w14:textId="77777777" w:rsidR="00801041" w:rsidRPr="00386759" w:rsidRDefault="00801041">
      <w:pPr>
        <w:pStyle w:val="FootnoteText"/>
        <w:rPr>
          <w:rFonts w:ascii="Times New Roman" w:hAnsi="Times New Roman" w:cs="Times New Roman"/>
          <w:sz w:val="18"/>
          <w:szCs w:val="18"/>
        </w:rPr>
      </w:pPr>
      <w:r w:rsidRPr="00386759">
        <w:rPr>
          <w:rStyle w:val="FootnoteReference"/>
          <w:rFonts w:ascii="Times New Roman" w:hAnsi="Times New Roman" w:cs="Times New Roman"/>
          <w:sz w:val="18"/>
          <w:szCs w:val="18"/>
        </w:rPr>
        <w:footnoteRef/>
      </w:r>
      <w:r w:rsidRPr="00386759">
        <w:rPr>
          <w:rFonts w:ascii="Times New Roman" w:hAnsi="Times New Roman" w:cs="Times New Roman"/>
          <w:sz w:val="18"/>
          <w:szCs w:val="18"/>
        </w:rPr>
        <w:t xml:space="preserve"> The Forecasting and Policy Analysis Systems (FPAS) for use by Central Banks were developed by the IMF from the early 2000s. ‘System’ refers to the combination of a quarterly projection model (QPM), a time-series based now/forecasting tool, other satellite models (e.g., fiscal, labor </w:t>
      </w:r>
      <w:proofErr w:type="gramStart"/>
      <w:r w:rsidRPr="00386759">
        <w:rPr>
          <w:rFonts w:ascii="Times New Roman" w:hAnsi="Times New Roman" w:cs="Times New Roman"/>
          <w:sz w:val="18"/>
          <w:szCs w:val="18"/>
        </w:rPr>
        <w:t>market,..</w:t>
      </w:r>
      <w:proofErr w:type="gramEnd"/>
      <w:r w:rsidRPr="00386759">
        <w:rPr>
          <w:rFonts w:ascii="Times New Roman" w:hAnsi="Times New Roman" w:cs="Times New Roman"/>
          <w:sz w:val="18"/>
          <w:szCs w:val="18"/>
        </w:rPr>
        <w:t xml:space="preserve">), and policy preparation and communication processes. </w:t>
      </w:r>
    </w:p>
  </w:footnote>
  <w:footnote w:id="19">
    <w:p w14:paraId="0B701C77" w14:textId="77777777" w:rsidR="00801041" w:rsidRPr="00C51BDA" w:rsidRDefault="00801041">
      <w:pPr>
        <w:pStyle w:val="FootnoteText"/>
        <w:rPr>
          <w:rFonts w:ascii="Times New Roman" w:hAnsi="Times New Roman" w:cs="Times New Roman"/>
          <w:sz w:val="18"/>
          <w:szCs w:val="18"/>
        </w:rPr>
      </w:pPr>
      <w:r w:rsidRPr="00C51BDA">
        <w:rPr>
          <w:rStyle w:val="FootnoteReference"/>
          <w:rFonts w:ascii="Times New Roman" w:hAnsi="Times New Roman" w:cs="Times New Roman"/>
          <w:sz w:val="18"/>
          <w:szCs w:val="18"/>
        </w:rPr>
        <w:footnoteRef/>
      </w:r>
      <w:r w:rsidRPr="00C51BDA">
        <w:rPr>
          <w:rFonts w:ascii="Times New Roman" w:hAnsi="Times New Roman" w:cs="Times New Roman"/>
          <w:sz w:val="18"/>
          <w:szCs w:val="18"/>
        </w:rPr>
        <w:t xml:space="preserve"> Many Ministries of Finance use DSGE, incorporating monetary and fiscal policies, for 3-5 year forecasts, especially in EU and Nordic countries (see </w:t>
      </w:r>
      <w:hyperlink r:id="rId1" w:history="1">
        <w:r w:rsidRPr="00C51BDA">
          <w:rPr>
            <w:rStyle w:val="Hyperlink"/>
            <w:rFonts w:ascii="Times New Roman" w:hAnsi="Times New Roman" w:cs="Times New Roman"/>
            <w:sz w:val="18"/>
            <w:szCs w:val="18"/>
          </w:rPr>
          <w:t>recent</w:t>
        </w:r>
      </w:hyperlink>
      <w:r w:rsidRPr="00C51BDA">
        <w:rPr>
          <w:rFonts w:ascii="Times New Roman" w:hAnsi="Times New Roman" w:cs="Times New Roman"/>
          <w:sz w:val="18"/>
          <w:szCs w:val="18"/>
        </w:rPr>
        <w:t xml:space="preserve"> </w:t>
      </w:r>
      <w:hyperlink r:id="rId2" w:history="1">
        <w:r w:rsidRPr="00C51BDA">
          <w:rPr>
            <w:rStyle w:val="Hyperlink"/>
            <w:rFonts w:ascii="Times New Roman" w:hAnsi="Times New Roman" w:cs="Times New Roman"/>
            <w:sz w:val="18"/>
            <w:szCs w:val="18"/>
          </w:rPr>
          <w:t>surveys</w:t>
        </w:r>
      </w:hyperlink>
      <w:r w:rsidRPr="00C51BDA">
        <w:rPr>
          <w:rFonts w:ascii="Times New Roman" w:hAnsi="Times New Roman" w:cs="Times New Roman"/>
          <w:sz w:val="18"/>
          <w:szCs w:val="18"/>
        </w:rPr>
        <w:t xml:space="preserve">). They have clear advantages compared to macro-econometric models.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81359F"/>
    <w:multiLevelType w:val="multilevel"/>
    <w:tmpl w:val="B3DA65C2"/>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ascii="Times New Roman" w:hAnsi="Times New Roman" w:cs="Times New Roman"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 w15:restartNumberingAfterBreak="0">
    <w:nsid w:val="1B570DC0"/>
    <w:multiLevelType w:val="hybridMultilevel"/>
    <w:tmpl w:val="7338CD74"/>
    <w:lvl w:ilvl="0" w:tplc="7CE4B458">
      <w:start w:val="1"/>
      <w:numFmt w:val="bullet"/>
      <w:lvlText w:val="•"/>
      <w:lvlJc w:val="left"/>
      <w:pPr>
        <w:tabs>
          <w:tab w:val="num" w:pos="720"/>
        </w:tabs>
        <w:ind w:left="720" w:hanging="360"/>
      </w:pPr>
      <w:rPr>
        <w:rFonts w:ascii="Arial" w:hAnsi="Arial" w:hint="default"/>
      </w:rPr>
    </w:lvl>
    <w:lvl w:ilvl="1" w:tplc="2B42DDC6" w:tentative="1">
      <w:start w:val="1"/>
      <w:numFmt w:val="bullet"/>
      <w:lvlText w:val="•"/>
      <w:lvlJc w:val="left"/>
      <w:pPr>
        <w:tabs>
          <w:tab w:val="num" w:pos="1440"/>
        </w:tabs>
        <w:ind w:left="1440" w:hanging="360"/>
      </w:pPr>
      <w:rPr>
        <w:rFonts w:ascii="Arial" w:hAnsi="Arial" w:hint="default"/>
      </w:rPr>
    </w:lvl>
    <w:lvl w:ilvl="2" w:tplc="70806EBE" w:tentative="1">
      <w:start w:val="1"/>
      <w:numFmt w:val="bullet"/>
      <w:lvlText w:val="•"/>
      <w:lvlJc w:val="left"/>
      <w:pPr>
        <w:tabs>
          <w:tab w:val="num" w:pos="2160"/>
        </w:tabs>
        <w:ind w:left="2160" w:hanging="360"/>
      </w:pPr>
      <w:rPr>
        <w:rFonts w:ascii="Arial" w:hAnsi="Arial" w:hint="default"/>
      </w:rPr>
    </w:lvl>
    <w:lvl w:ilvl="3" w:tplc="07B4E962" w:tentative="1">
      <w:start w:val="1"/>
      <w:numFmt w:val="bullet"/>
      <w:lvlText w:val="•"/>
      <w:lvlJc w:val="left"/>
      <w:pPr>
        <w:tabs>
          <w:tab w:val="num" w:pos="2880"/>
        </w:tabs>
        <w:ind w:left="2880" w:hanging="360"/>
      </w:pPr>
      <w:rPr>
        <w:rFonts w:ascii="Arial" w:hAnsi="Arial" w:hint="default"/>
      </w:rPr>
    </w:lvl>
    <w:lvl w:ilvl="4" w:tplc="F0464F3E" w:tentative="1">
      <w:start w:val="1"/>
      <w:numFmt w:val="bullet"/>
      <w:lvlText w:val="•"/>
      <w:lvlJc w:val="left"/>
      <w:pPr>
        <w:tabs>
          <w:tab w:val="num" w:pos="3600"/>
        </w:tabs>
        <w:ind w:left="3600" w:hanging="360"/>
      </w:pPr>
      <w:rPr>
        <w:rFonts w:ascii="Arial" w:hAnsi="Arial" w:hint="default"/>
      </w:rPr>
    </w:lvl>
    <w:lvl w:ilvl="5" w:tplc="6582BDE2" w:tentative="1">
      <w:start w:val="1"/>
      <w:numFmt w:val="bullet"/>
      <w:lvlText w:val="•"/>
      <w:lvlJc w:val="left"/>
      <w:pPr>
        <w:tabs>
          <w:tab w:val="num" w:pos="4320"/>
        </w:tabs>
        <w:ind w:left="4320" w:hanging="360"/>
      </w:pPr>
      <w:rPr>
        <w:rFonts w:ascii="Arial" w:hAnsi="Arial" w:hint="default"/>
      </w:rPr>
    </w:lvl>
    <w:lvl w:ilvl="6" w:tplc="35E2A85A" w:tentative="1">
      <w:start w:val="1"/>
      <w:numFmt w:val="bullet"/>
      <w:lvlText w:val="•"/>
      <w:lvlJc w:val="left"/>
      <w:pPr>
        <w:tabs>
          <w:tab w:val="num" w:pos="5040"/>
        </w:tabs>
        <w:ind w:left="5040" w:hanging="360"/>
      </w:pPr>
      <w:rPr>
        <w:rFonts w:ascii="Arial" w:hAnsi="Arial" w:hint="default"/>
      </w:rPr>
    </w:lvl>
    <w:lvl w:ilvl="7" w:tplc="3124B94C" w:tentative="1">
      <w:start w:val="1"/>
      <w:numFmt w:val="bullet"/>
      <w:lvlText w:val="•"/>
      <w:lvlJc w:val="left"/>
      <w:pPr>
        <w:tabs>
          <w:tab w:val="num" w:pos="5760"/>
        </w:tabs>
        <w:ind w:left="5760" w:hanging="360"/>
      </w:pPr>
      <w:rPr>
        <w:rFonts w:ascii="Arial" w:hAnsi="Arial" w:hint="default"/>
      </w:rPr>
    </w:lvl>
    <w:lvl w:ilvl="8" w:tplc="3AF4159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25F44DC"/>
    <w:multiLevelType w:val="hybridMultilevel"/>
    <w:tmpl w:val="05D4DFFC"/>
    <w:lvl w:ilvl="0" w:tplc="DF764D94">
      <w:start w:val="1"/>
      <w:numFmt w:val="bullet"/>
      <w:lvlText w:val=""/>
      <w:lvlJc w:val="left"/>
      <w:pPr>
        <w:ind w:left="216"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37294E"/>
    <w:multiLevelType w:val="multilevel"/>
    <w:tmpl w:val="1CA42130"/>
    <w:lvl w:ilvl="0">
      <w:start w:val="1"/>
      <w:numFmt w:val="upperRoman"/>
      <w:pStyle w:val="Heading1"/>
      <w:lvlText w:val="%1."/>
      <w:lvlJc w:val="left"/>
      <w:pPr>
        <w:ind w:left="90" w:firstLine="0"/>
      </w:pPr>
      <w:rPr>
        <w:rFonts w:asciiTheme="majorHAnsi" w:hAnsiTheme="majorHAnsi" w:cstheme="majorHAnsi" w:hint="default"/>
        <w:b/>
        <w:bCs/>
        <w:color w:val="2F5496" w:themeColor="accent1" w:themeShade="BF"/>
        <w:sz w:val="32"/>
        <w:szCs w:val="32"/>
      </w:rPr>
    </w:lvl>
    <w:lvl w:ilvl="1">
      <w:start w:val="1"/>
      <w:numFmt w:val="upperLetter"/>
      <w:pStyle w:val="Heading2"/>
      <w:lvlText w:val="%2."/>
      <w:lvlJc w:val="left"/>
      <w:pPr>
        <w:ind w:left="504" w:hanging="72"/>
      </w:pPr>
      <w:rPr>
        <w:rFonts w:hint="default"/>
        <w:b/>
        <w:bCs/>
        <w:color w:val="2F5496" w:themeColor="accent1" w:themeShade="BF"/>
        <w:sz w:val="24"/>
        <w:szCs w:val="24"/>
      </w:rPr>
    </w:lvl>
    <w:lvl w:ilvl="2">
      <w:start w:val="1"/>
      <w:numFmt w:val="decimal"/>
      <w:pStyle w:val="Heading3"/>
      <w:lvlText w:val="%3."/>
      <w:lvlJc w:val="left"/>
      <w:pPr>
        <w:ind w:left="990" w:firstLine="90"/>
      </w:pPr>
      <w:rPr>
        <w:rFonts w:ascii="Times New Roman" w:hAnsi="Times New Roman" w:cs="Times New Roman" w:hint="default"/>
        <w:b/>
        <w:bCs/>
        <w:color w:val="2F5496" w:themeColor="accent1" w:themeShade="BF"/>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4" w15:restartNumberingAfterBreak="0">
    <w:nsid w:val="25846C49"/>
    <w:multiLevelType w:val="hybridMultilevel"/>
    <w:tmpl w:val="F73C7D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077138A"/>
    <w:multiLevelType w:val="hybridMultilevel"/>
    <w:tmpl w:val="BC4E7458"/>
    <w:lvl w:ilvl="0" w:tplc="F48E82C8">
      <w:start w:val="1"/>
      <w:numFmt w:val="bullet"/>
      <w:lvlText w:val=""/>
      <w:lvlJc w:val="left"/>
      <w:pPr>
        <w:ind w:left="288" w:hanging="216"/>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386A6A"/>
    <w:multiLevelType w:val="multilevel"/>
    <w:tmpl w:val="8C261EF4"/>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7" w15:restartNumberingAfterBreak="0">
    <w:nsid w:val="38B419C1"/>
    <w:multiLevelType w:val="hybridMultilevel"/>
    <w:tmpl w:val="C5260028"/>
    <w:lvl w:ilvl="0" w:tplc="B43AA0D6">
      <w:start w:val="1"/>
      <w:numFmt w:val="bullet"/>
      <w:lvlText w:val=""/>
      <w:lvlJc w:val="left"/>
      <w:pPr>
        <w:ind w:left="360"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6F531A"/>
    <w:multiLevelType w:val="hybridMultilevel"/>
    <w:tmpl w:val="24DEB5EE"/>
    <w:lvl w:ilvl="0" w:tplc="1DA21F4A">
      <w:start w:val="1"/>
      <w:numFmt w:val="bullet"/>
      <w:lvlText w:val=""/>
      <w:lvlJc w:val="left"/>
      <w:pPr>
        <w:ind w:left="504" w:hanging="216"/>
      </w:pPr>
      <w:rPr>
        <w:rFonts w:ascii="Symbol" w:hAnsi="Symbol" w:hint="default"/>
        <w:lang w:val="en-G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8871A4"/>
    <w:multiLevelType w:val="hybridMultilevel"/>
    <w:tmpl w:val="F1F046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B1A6986"/>
    <w:multiLevelType w:val="multilevel"/>
    <w:tmpl w:val="B3DA65C2"/>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ascii="Times New Roman" w:hAnsi="Times New Roman" w:cs="Times New Roman"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1" w15:restartNumberingAfterBreak="0">
    <w:nsid w:val="4D254B31"/>
    <w:multiLevelType w:val="hybridMultilevel"/>
    <w:tmpl w:val="734EF9F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CF43F98"/>
    <w:multiLevelType w:val="hybridMultilevel"/>
    <w:tmpl w:val="EE306F8A"/>
    <w:lvl w:ilvl="0" w:tplc="605AF594">
      <w:start w:val="1"/>
      <w:numFmt w:val="decimal"/>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5F4519E8"/>
    <w:multiLevelType w:val="hybridMultilevel"/>
    <w:tmpl w:val="FFF4DFE0"/>
    <w:lvl w:ilvl="0" w:tplc="51C08916">
      <w:start w:val="1"/>
      <w:numFmt w:val="bullet"/>
      <w:lvlText w:val="•"/>
      <w:lvlJc w:val="left"/>
      <w:pPr>
        <w:tabs>
          <w:tab w:val="num" w:pos="720"/>
        </w:tabs>
        <w:ind w:left="720" w:hanging="360"/>
      </w:pPr>
      <w:rPr>
        <w:rFonts w:ascii="Arial" w:hAnsi="Arial" w:hint="default"/>
      </w:rPr>
    </w:lvl>
    <w:lvl w:ilvl="1" w:tplc="82DCA64A" w:tentative="1">
      <w:start w:val="1"/>
      <w:numFmt w:val="bullet"/>
      <w:lvlText w:val="•"/>
      <w:lvlJc w:val="left"/>
      <w:pPr>
        <w:tabs>
          <w:tab w:val="num" w:pos="1440"/>
        </w:tabs>
        <w:ind w:left="1440" w:hanging="360"/>
      </w:pPr>
      <w:rPr>
        <w:rFonts w:ascii="Arial" w:hAnsi="Arial" w:hint="default"/>
      </w:rPr>
    </w:lvl>
    <w:lvl w:ilvl="2" w:tplc="E59E87AA" w:tentative="1">
      <w:start w:val="1"/>
      <w:numFmt w:val="bullet"/>
      <w:lvlText w:val="•"/>
      <w:lvlJc w:val="left"/>
      <w:pPr>
        <w:tabs>
          <w:tab w:val="num" w:pos="2160"/>
        </w:tabs>
        <w:ind w:left="2160" w:hanging="360"/>
      </w:pPr>
      <w:rPr>
        <w:rFonts w:ascii="Arial" w:hAnsi="Arial" w:hint="default"/>
      </w:rPr>
    </w:lvl>
    <w:lvl w:ilvl="3" w:tplc="04CEB356" w:tentative="1">
      <w:start w:val="1"/>
      <w:numFmt w:val="bullet"/>
      <w:lvlText w:val="•"/>
      <w:lvlJc w:val="left"/>
      <w:pPr>
        <w:tabs>
          <w:tab w:val="num" w:pos="2880"/>
        </w:tabs>
        <w:ind w:left="2880" w:hanging="360"/>
      </w:pPr>
      <w:rPr>
        <w:rFonts w:ascii="Arial" w:hAnsi="Arial" w:hint="default"/>
      </w:rPr>
    </w:lvl>
    <w:lvl w:ilvl="4" w:tplc="75C0E3A4" w:tentative="1">
      <w:start w:val="1"/>
      <w:numFmt w:val="bullet"/>
      <w:lvlText w:val="•"/>
      <w:lvlJc w:val="left"/>
      <w:pPr>
        <w:tabs>
          <w:tab w:val="num" w:pos="3600"/>
        </w:tabs>
        <w:ind w:left="3600" w:hanging="360"/>
      </w:pPr>
      <w:rPr>
        <w:rFonts w:ascii="Arial" w:hAnsi="Arial" w:hint="default"/>
      </w:rPr>
    </w:lvl>
    <w:lvl w:ilvl="5" w:tplc="B852A4AE" w:tentative="1">
      <w:start w:val="1"/>
      <w:numFmt w:val="bullet"/>
      <w:lvlText w:val="•"/>
      <w:lvlJc w:val="left"/>
      <w:pPr>
        <w:tabs>
          <w:tab w:val="num" w:pos="4320"/>
        </w:tabs>
        <w:ind w:left="4320" w:hanging="360"/>
      </w:pPr>
      <w:rPr>
        <w:rFonts w:ascii="Arial" w:hAnsi="Arial" w:hint="default"/>
      </w:rPr>
    </w:lvl>
    <w:lvl w:ilvl="6" w:tplc="597E941A" w:tentative="1">
      <w:start w:val="1"/>
      <w:numFmt w:val="bullet"/>
      <w:lvlText w:val="•"/>
      <w:lvlJc w:val="left"/>
      <w:pPr>
        <w:tabs>
          <w:tab w:val="num" w:pos="5040"/>
        </w:tabs>
        <w:ind w:left="5040" w:hanging="360"/>
      </w:pPr>
      <w:rPr>
        <w:rFonts w:ascii="Arial" w:hAnsi="Arial" w:hint="default"/>
      </w:rPr>
    </w:lvl>
    <w:lvl w:ilvl="7" w:tplc="3886D3C8" w:tentative="1">
      <w:start w:val="1"/>
      <w:numFmt w:val="bullet"/>
      <w:lvlText w:val="•"/>
      <w:lvlJc w:val="left"/>
      <w:pPr>
        <w:tabs>
          <w:tab w:val="num" w:pos="5760"/>
        </w:tabs>
        <w:ind w:left="5760" w:hanging="360"/>
      </w:pPr>
      <w:rPr>
        <w:rFonts w:ascii="Arial" w:hAnsi="Arial" w:hint="default"/>
      </w:rPr>
    </w:lvl>
    <w:lvl w:ilvl="8" w:tplc="2462188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FBD262D"/>
    <w:multiLevelType w:val="hybridMultilevel"/>
    <w:tmpl w:val="67EAE9B6"/>
    <w:lvl w:ilvl="0" w:tplc="F2BCA91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3C4721"/>
    <w:multiLevelType w:val="hybridMultilevel"/>
    <w:tmpl w:val="A178EA90"/>
    <w:lvl w:ilvl="0" w:tplc="E9CE03B4">
      <w:start w:val="1"/>
      <w:numFmt w:val="bullet"/>
      <w:lvlText w:val=""/>
      <w:lvlJc w:val="left"/>
      <w:pPr>
        <w:ind w:left="720" w:hanging="288"/>
      </w:pPr>
      <w:rPr>
        <w:rFonts w:ascii="Wingdings" w:hAnsi="Wingdings" w:hint="default"/>
        <w:color w:val="auto"/>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7730316A"/>
    <w:multiLevelType w:val="hybridMultilevel"/>
    <w:tmpl w:val="F4D05130"/>
    <w:lvl w:ilvl="0" w:tplc="E9202AE2">
      <w:start w:val="1"/>
      <w:numFmt w:val="bullet"/>
      <w:lvlText w:val=""/>
      <w:lvlJc w:val="left"/>
      <w:pPr>
        <w:ind w:left="288" w:hanging="216"/>
      </w:pPr>
      <w:rPr>
        <w:rFonts w:ascii="Symbol" w:hAnsi="Symbol" w:hint="default"/>
        <w:lang w:val="en-G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7E7785"/>
    <w:multiLevelType w:val="multilevel"/>
    <w:tmpl w:val="8C261EF4"/>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num w:numId="1">
    <w:abstractNumId w:val="6"/>
  </w:num>
  <w:num w:numId="2">
    <w:abstractNumId w:val="3"/>
  </w:num>
  <w:num w:numId="3">
    <w:abstractNumId w:val="10"/>
  </w:num>
  <w:num w:numId="4">
    <w:abstractNumId w:val="8"/>
  </w:num>
  <w:num w:numId="5">
    <w:abstractNumId w:val="15"/>
  </w:num>
  <w:num w:numId="6">
    <w:abstractNumId w:val="16"/>
  </w:num>
  <w:num w:numId="7">
    <w:abstractNumId w:val="13"/>
  </w:num>
  <w:num w:numId="8">
    <w:abstractNumId w:val="1"/>
  </w:num>
  <w:num w:numId="9">
    <w:abstractNumId w:val="0"/>
  </w:num>
  <w:num w:numId="10">
    <w:abstractNumId w:val="12"/>
  </w:num>
  <w:num w:numId="11">
    <w:abstractNumId w:val="17"/>
  </w:num>
  <w:num w:numId="12">
    <w:abstractNumId w:val="7"/>
  </w:num>
  <w:num w:numId="13">
    <w:abstractNumId w:val="5"/>
  </w:num>
  <w:num w:numId="14">
    <w:abstractNumId w:val="2"/>
  </w:num>
  <w:num w:numId="15">
    <w:abstractNumId w:val="3"/>
  </w:num>
  <w:num w:numId="16">
    <w:abstractNumId w:val="3"/>
  </w:num>
  <w:num w:numId="17">
    <w:abstractNumId w:val="3"/>
  </w:num>
  <w:num w:numId="18">
    <w:abstractNumId w:val="3"/>
  </w:num>
  <w:num w:numId="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num>
  <w:num w:numId="21">
    <w:abstractNumId w:val="4"/>
  </w:num>
  <w:num w:numId="22">
    <w:abstractNumId w:val="9"/>
  </w:num>
  <w:num w:numId="23">
    <w:abstractNumId w:val="14"/>
  </w:num>
  <w:num w:numId="24">
    <w:abstractNumId w:val="11"/>
  </w:num>
  <w:num w:numId="25">
    <w:abstractNumId w:val="3"/>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hris NGUGABE">
    <w15:presenceInfo w15:providerId="AD" w15:userId="S-1-5-21-367653040-3284563744-1480659140-58738"/>
  </w15:person>
  <w15:person w15:author="Didier Tabaro">
    <w15:presenceInfo w15:providerId="AD" w15:userId="S-1-5-21-367653040-3284563744-1480659140-5994"/>
  </w15:person>
  <w15:person w15:author="Evariste MANIRUMVA">
    <w15:presenceInfo w15:providerId="AD" w15:userId="S-1-5-21-367653040-3284563744-1480659140-55151"/>
  </w15:person>
  <w15:person w15:author="Didier Tabaro [2]">
    <w15:presenceInfo w15:providerId="AD" w15:userId="S-1-5-21-367653040-3284563744-1480659140-5994"/>
  </w15:person>
  <w15:person w15:author="Didier Tabaro [3]">
    <w15:presenceInfo w15:providerId="AD" w15:userId="S-1-5-21-367653040-3284563744-1480659140-5994"/>
  </w15:person>
  <w15:person w15:author="Didier Tabaro [4]">
    <w15:presenceInfo w15:providerId="AD" w15:userId="S-1-5-21-367653040-3284563744-1480659140-5994"/>
  </w15:person>
  <w15:person w15:author="Didier Tabaro [5]">
    <w15:presenceInfo w15:providerId="AD" w15:userId="S-1-5-21-367653040-3284563744-1480659140-5994"/>
  </w15:person>
  <w15:person w15:author="Didier Tabaro [6]">
    <w15:presenceInfo w15:providerId="AD" w15:userId="S-1-5-21-367653040-3284563744-1480659140-5994"/>
  </w15:person>
  <w15:person w15:author="Didier Tabaro [7]">
    <w15:presenceInfo w15:providerId="AD" w15:userId="S-1-5-21-367653040-3284563744-1480659140-5994"/>
  </w15:person>
  <w15:person w15:author="Didier Tabaro [8]">
    <w15:presenceInfo w15:providerId="AD" w15:userId="S-1-5-21-367653040-3284563744-1480659140-5994"/>
  </w15:person>
  <w15:person w15:author="Didier Tabaro [9]">
    <w15:presenceInfo w15:providerId="AD" w15:userId="S-1-5-21-367653040-3284563744-1480659140-5994"/>
  </w15:person>
  <w15:person w15:author="arend Kouwenaar">
    <w15:presenceInfo w15:providerId="Windows Live" w15:userId="adbbcea973320f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14A"/>
    <w:rsid w:val="0000038D"/>
    <w:rsid w:val="000015DD"/>
    <w:rsid w:val="00001659"/>
    <w:rsid w:val="00001706"/>
    <w:rsid w:val="00001BCF"/>
    <w:rsid w:val="00003353"/>
    <w:rsid w:val="00003965"/>
    <w:rsid w:val="00003BB3"/>
    <w:rsid w:val="000055FC"/>
    <w:rsid w:val="00012373"/>
    <w:rsid w:val="00012A34"/>
    <w:rsid w:val="0001375C"/>
    <w:rsid w:val="00013CB6"/>
    <w:rsid w:val="00014E3C"/>
    <w:rsid w:val="000156D5"/>
    <w:rsid w:val="00015B43"/>
    <w:rsid w:val="000160D1"/>
    <w:rsid w:val="00016F5B"/>
    <w:rsid w:val="00020C41"/>
    <w:rsid w:val="00022E5C"/>
    <w:rsid w:val="00023A98"/>
    <w:rsid w:val="000246B0"/>
    <w:rsid w:val="00026BC4"/>
    <w:rsid w:val="0003088A"/>
    <w:rsid w:val="00031750"/>
    <w:rsid w:val="0003193D"/>
    <w:rsid w:val="00036924"/>
    <w:rsid w:val="00036EBD"/>
    <w:rsid w:val="00040EAC"/>
    <w:rsid w:val="000422EC"/>
    <w:rsid w:val="0004230E"/>
    <w:rsid w:val="0004285C"/>
    <w:rsid w:val="00044227"/>
    <w:rsid w:val="00044A44"/>
    <w:rsid w:val="00045D12"/>
    <w:rsid w:val="00046A5D"/>
    <w:rsid w:val="000470C6"/>
    <w:rsid w:val="000477D7"/>
    <w:rsid w:val="00050558"/>
    <w:rsid w:val="000512A5"/>
    <w:rsid w:val="0005272C"/>
    <w:rsid w:val="00052A98"/>
    <w:rsid w:val="00054013"/>
    <w:rsid w:val="00054B7C"/>
    <w:rsid w:val="000553F3"/>
    <w:rsid w:val="0005710A"/>
    <w:rsid w:val="000577B7"/>
    <w:rsid w:val="00062891"/>
    <w:rsid w:val="00065A44"/>
    <w:rsid w:val="00070A5C"/>
    <w:rsid w:val="000714E4"/>
    <w:rsid w:val="000761EE"/>
    <w:rsid w:val="0008054C"/>
    <w:rsid w:val="0008153F"/>
    <w:rsid w:val="00085462"/>
    <w:rsid w:val="000854B0"/>
    <w:rsid w:val="00085551"/>
    <w:rsid w:val="00085A63"/>
    <w:rsid w:val="00090370"/>
    <w:rsid w:val="00090921"/>
    <w:rsid w:val="0009334C"/>
    <w:rsid w:val="00093C1E"/>
    <w:rsid w:val="00094991"/>
    <w:rsid w:val="0009595D"/>
    <w:rsid w:val="000968EA"/>
    <w:rsid w:val="0009692F"/>
    <w:rsid w:val="000A07F2"/>
    <w:rsid w:val="000A0A5E"/>
    <w:rsid w:val="000A17D7"/>
    <w:rsid w:val="000A3216"/>
    <w:rsid w:val="000A5426"/>
    <w:rsid w:val="000A734D"/>
    <w:rsid w:val="000B1755"/>
    <w:rsid w:val="000B2F92"/>
    <w:rsid w:val="000B2FF3"/>
    <w:rsid w:val="000B5423"/>
    <w:rsid w:val="000B7D9C"/>
    <w:rsid w:val="000C38B5"/>
    <w:rsid w:val="000C5168"/>
    <w:rsid w:val="000C6F5B"/>
    <w:rsid w:val="000C7CB5"/>
    <w:rsid w:val="000D1146"/>
    <w:rsid w:val="000D23F1"/>
    <w:rsid w:val="000D2D45"/>
    <w:rsid w:val="000D3639"/>
    <w:rsid w:val="000D7269"/>
    <w:rsid w:val="000D7781"/>
    <w:rsid w:val="000E13D1"/>
    <w:rsid w:val="000E24FF"/>
    <w:rsid w:val="000E2F3D"/>
    <w:rsid w:val="000E3AF1"/>
    <w:rsid w:val="000E49B2"/>
    <w:rsid w:val="000E4D77"/>
    <w:rsid w:val="000E594F"/>
    <w:rsid w:val="000E7AE1"/>
    <w:rsid w:val="000F27B7"/>
    <w:rsid w:val="000F3C8C"/>
    <w:rsid w:val="000F3E7A"/>
    <w:rsid w:val="000F7975"/>
    <w:rsid w:val="000F7A7D"/>
    <w:rsid w:val="000F7C50"/>
    <w:rsid w:val="00100465"/>
    <w:rsid w:val="00100716"/>
    <w:rsid w:val="00102E09"/>
    <w:rsid w:val="00103548"/>
    <w:rsid w:val="00105465"/>
    <w:rsid w:val="00105D21"/>
    <w:rsid w:val="00107A0A"/>
    <w:rsid w:val="001105AC"/>
    <w:rsid w:val="001113C1"/>
    <w:rsid w:val="0011216E"/>
    <w:rsid w:val="001144E1"/>
    <w:rsid w:val="0011718F"/>
    <w:rsid w:val="00120CEF"/>
    <w:rsid w:val="0012216D"/>
    <w:rsid w:val="0012401C"/>
    <w:rsid w:val="00124595"/>
    <w:rsid w:val="0012483A"/>
    <w:rsid w:val="00126B84"/>
    <w:rsid w:val="0013199D"/>
    <w:rsid w:val="001327AE"/>
    <w:rsid w:val="0013362D"/>
    <w:rsid w:val="00135132"/>
    <w:rsid w:val="00135168"/>
    <w:rsid w:val="00136107"/>
    <w:rsid w:val="0013699C"/>
    <w:rsid w:val="0013716E"/>
    <w:rsid w:val="001426A4"/>
    <w:rsid w:val="0014382E"/>
    <w:rsid w:val="00146203"/>
    <w:rsid w:val="00146C1D"/>
    <w:rsid w:val="00147AC2"/>
    <w:rsid w:val="00147F66"/>
    <w:rsid w:val="0015018E"/>
    <w:rsid w:val="00150A45"/>
    <w:rsid w:val="00150F17"/>
    <w:rsid w:val="00152769"/>
    <w:rsid w:val="00152BA6"/>
    <w:rsid w:val="00154E71"/>
    <w:rsid w:val="00156BC0"/>
    <w:rsid w:val="00157644"/>
    <w:rsid w:val="00160382"/>
    <w:rsid w:val="00161448"/>
    <w:rsid w:val="001619CD"/>
    <w:rsid w:val="00161EFC"/>
    <w:rsid w:val="00162819"/>
    <w:rsid w:val="001652E5"/>
    <w:rsid w:val="00165E55"/>
    <w:rsid w:val="00166563"/>
    <w:rsid w:val="00166662"/>
    <w:rsid w:val="0016677E"/>
    <w:rsid w:val="001700C3"/>
    <w:rsid w:val="00170625"/>
    <w:rsid w:val="00173240"/>
    <w:rsid w:val="0017339B"/>
    <w:rsid w:val="001748F3"/>
    <w:rsid w:val="00174FA2"/>
    <w:rsid w:val="001777A3"/>
    <w:rsid w:val="00177C7A"/>
    <w:rsid w:val="001800DE"/>
    <w:rsid w:val="00180736"/>
    <w:rsid w:val="0018078C"/>
    <w:rsid w:val="00181F73"/>
    <w:rsid w:val="001825D2"/>
    <w:rsid w:val="0018290F"/>
    <w:rsid w:val="00183024"/>
    <w:rsid w:val="001833BC"/>
    <w:rsid w:val="00187973"/>
    <w:rsid w:val="001914A9"/>
    <w:rsid w:val="00192BB1"/>
    <w:rsid w:val="001949B6"/>
    <w:rsid w:val="001A0162"/>
    <w:rsid w:val="001A121F"/>
    <w:rsid w:val="001A1B95"/>
    <w:rsid w:val="001A3010"/>
    <w:rsid w:val="001A438C"/>
    <w:rsid w:val="001A5061"/>
    <w:rsid w:val="001A6282"/>
    <w:rsid w:val="001A6467"/>
    <w:rsid w:val="001B04DE"/>
    <w:rsid w:val="001B14D9"/>
    <w:rsid w:val="001B18D2"/>
    <w:rsid w:val="001B638A"/>
    <w:rsid w:val="001B6B31"/>
    <w:rsid w:val="001C38A3"/>
    <w:rsid w:val="001C4D58"/>
    <w:rsid w:val="001C64BC"/>
    <w:rsid w:val="001C7F87"/>
    <w:rsid w:val="001D0F32"/>
    <w:rsid w:val="001D1680"/>
    <w:rsid w:val="001D16D2"/>
    <w:rsid w:val="001D21FF"/>
    <w:rsid w:val="001D44D4"/>
    <w:rsid w:val="001D621F"/>
    <w:rsid w:val="001D74B0"/>
    <w:rsid w:val="001E24DB"/>
    <w:rsid w:val="001E5238"/>
    <w:rsid w:val="001E5651"/>
    <w:rsid w:val="001E728B"/>
    <w:rsid w:val="001F102F"/>
    <w:rsid w:val="001F1F7C"/>
    <w:rsid w:val="001F3057"/>
    <w:rsid w:val="001F3639"/>
    <w:rsid w:val="001F74C9"/>
    <w:rsid w:val="001F77A5"/>
    <w:rsid w:val="00200B7C"/>
    <w:rsid w:val="0020275B"/>
    <w:rsid w:val="00204323"/>
    <w:rsid w:val="00204751"/>
    <w:rsid w:val="002056E3"/>
    <w:rsid w:val="00206C4D"/>
    <w:rsid w:val="00206E6C"/>
    <w:rsid w:val="00207967"/>
    <w:rsid w:val="00207EDD"/>
    <w:rsid w:val="00210107"/>
    <w:rsid w:val="002101CA"/>
    <w:rsid w:val="00210B3F"/>
    <w:rsid w:val="002110FE"/>
    <w:rsid w:val="0021191B"/>
    <w:rsid w:val="002122EB"/>
    <w:rsid w:val="00212982"/>
    <w:rsid w:val="00214889"/>
    <w:rsid w:val="00214D57"/>
    <w:rsid w:val="00214FE8"/>
    <w:rsid w:val="00215A66"/>
    <w:rsid w:val="002235A4"/>
    <w:rsid w:val="00223CB0"/>
    <w:rsid w:val="0022540E"/>
    <w:rsid w:val="00227FC9"/>
    <w:rsid w:val="002302C3"/>
    <w:rsid w:val="00233731"/>
    <w:rsid w:val="002350A1"/>
    <w:rsid w:val="0023521A"/>
    <w:rsid w:val="00235AAE"/>
    <w:rsid w:val="0023681E"/>
    <w:rsid w:val="00237B31"/>
    <w:rsid w:val="002414DB"/>
    <w:rsid w:val="00241713"/>
    <w:rsid w:val="00242F40"/>
    <w:rsid w:val="00243BFA"/>
    <w:rsid w:val="00244BF2"/>
    <w:rsid w:val="0024568A"/>
    <w:rsid w:val="00247363"/>
    <w:rsid w:val="00247426"/>
    <w:rsid w:val="00247E36"/>
    <w:rsid w:val="0025045C"/>
    <w:rsid w:val="0025106A"/>
    <w:rsid w:val="00251996"/>
    <w:rsid w:val="002519D8"/>
    <w:rsid w:val="00251B58"/>
    <w:rsid w:val="00252126"/>
    <w:rsid w:val="0025278A"/>
    <w:rsid w:val="002527A1"/>
    <w:rsid w:val="002537E4"/>
    <w:rsid w:val="00254703"/>
    <w:rsid w:val="002555FD"/>
    <w:rsid w:val="00255C6D"/>
    <w:rsid w:val="002564F0"/>
    <w:rsid w:val="00256B5C"/>
    <w:rsid w:val="0026016C"/>
    <w:rsid w:val="00260D13"/>
    <w:rsid w:val="002647B9"/>
    <w:rsid w:val="00266758"/>
    <w:rsid w:val="00266FB3"/>
    <w:rsid w:val="0026756F"/>
    <w:rsid w:val="00267D78"/>
    <w:rsid w:val="0027022E"/>
    <w:rsid w:val="00271413"/>
    <w:rsid w:val="00271D7E"/>
    <w:rsid w:val="00271EB8"/>
    <w:rsid w:val="00274B60"/>
    <w:rsid w:val="002753B4"/>
    <w:rsid w:val="00275662"/>
    <w:rsid w:val="002823A4"/>
    <w:rsid w:val="0028240C"/>
    <w:rsid w:val="002826B3"/>
    <w:rsid w:val="00282E39"/>
    <w:rsid w:val="00284B07"/>
    <w:rsid w:val="00285310"/>
    <w:rsid w:val="002870C4"/>
    <w:rsid w:val="00290494"/>
    <w:rsid w:val="002905D2"/>
    <w:rsid w:val="00290DA8"/>
    <w:rsid w:val="002910FD"/>
    <w:rsid w:val="00291B10"/>
    <w:rsid w:val="00291D1B"/>
    <w:rsid w:val="0029251F"/>
    <w:rsid w:val="00292661"/>
    <w:rsid w:val="0029339F"/>
    <w:rsid w:val="0029443D"/>
    <w:rsid w:val="00294B5D"/>
    <w:rsid w:val="00297420"/>
    <w:rsid w:val="002974CA"/>
    <w:rsid w:val="002976C9"/>
    <w:rsid w:val="002A01A4"/>
    <w:rsid w:val="002A41E8"/>
    <w:rsid w:val="002A4609"/>
    <w:rsid w:val="002A492D"/>
    <w:rsid w:val="002A61FE"/>
    <w:rsid w:val="002A6687"/>
    <w:rsid w:val="002A779F"/>
    <w:rsid w:val="002B0799"/>
    <w:rsid w:val="002B0B11"/>
    <w:rsid w:val="002B2E30"/>
    <w:rsid w:val="002B3D2E"/>
    <w:rsid w:val="002B5AB2"/>
    <w:rsid w:val="002B69CD"/>
    <w:rsid w:val="002B72D7"/>
    <w:rsid w:val="002B75F8"/>
    <w:rsid w:val="002C176A"/>
    <w:rsid w:val="002C1D64"/>
    <w:rsid w:val="002C2B27"/>
    <w:rsid w:val="002C3051"/>
    <w:rsid w:val="002C3324"/>
    <w:rsid w:val="002C3FE9"/>
    <w:rsid w:val="002C5825"/>
    <w:rsid w:val="002C59D4"/>
    <w:rsid w:val="002C7CAB"/>
    <w:rsid w:val="002C7DAD"/>
    <w:rsid w:val="002D0621"/>
    <w:rsid w:val="002D1B0C"/>
    <w:rsid w:val="002D22B8"/>
    <w:rsid w:val="002D3E74"/>
    <w:rsid w:val="002D3F9E"/>
    <w:rsid w:val="002D4D2F"/>
    <w:rsid w:val="002D6B8C"/>
    <w:rsid w:val="002E0890"/>
    <w:rsid w:val="002E2065"/>
    <w:rsid w:val="002E2F03"/>
    <w:rsid w:val="002E5066"/>
    <w:rsid w:val="002E522F"/>
    <w:rsid w:val="002E56EC"/>
    <w:rsid w:val="002F20CD"/>
    <w:rsid w:val="002F3C65"/>
    <w:rsid w:val="002F4596"/>
    <w:rsid w:val="002F4E4A"/>
    <w:rsid w:val="002F5DAC"/>
    <w:rsid w:val="002F65EC"/>
    <w:rsid w:val="002F6A3E"/>
    <w:rsid w:val="003016A1"/>
    <w:rsid w:val="003016AE"/>
    <w:rsid w:val="003045EB"/>
    <w:rsid w:val="00304DA1"/>
    <w:rsid w:val="00305404"/>
    <w:rsid w:val="0030568F"/>
    <w:rsid w:val="0030583E"/>
    <w:rsid w:val="00305E11"/>
    <w:rsid w:val="00306032"/>
    <w:rsid w:val="00310081"/>
    <w:rsid w:val="00311622"/>
    <w:rsid w:val="003121DB"/>
    <w:rsid w:val="00313DEB"/>
    <w:rsid w:val="00314D14"/>
    <w:rsid w:val="003151E9"/>
    <w:rsid w:val="003159C9"/>
    <w:rsid w:val="003170A8"/>
    <w:rsid w:val="00317BB7"/>
    <w:rsid w:val="003206A0"/>
    <w:rsid w:val="003212BC"/>
    <w:rsid w:val="003224D4"/>
    <w:rsid w:val="0032420A"/>
    <w:rsid w:val="003248F8"/>
    <w:rsid w:val="00325976"/>
    <w:rsid w:val="003266D9"/>
    <w:rsid w:val="003276AB"/>
    <w:rsid w:val="00327A83"/>
    <w:rsid w:val="003316D7"/>
    <w:rsid w:val="00331BD4"/>
    <w:rsid w:val="003330AA"/>
    <w:rsid w:val="00333428"/>
    <w:rsid w:val="00333F51"/>
    <w:rsid w:val="00335964"/>
    <w:rsid w:val="003363E2"/>
    <w:rsid w:val="00337261"/>
    <w:rsid w:val="00340A11"/>
    <w:rsid w:val="00341035"/>
    <w:rsid w:val="00341E5E"/>
    <w:rsid w:val="00345074"/>
    <w:rsid w:val="00345FB3"/>
    <w:rsid w:val="003501AC"/>
    <w:rsid w:val="00351421"/>
    <w:rsid w:val="00351B9F"/>
    <w:rsid w:val="00352035"/>
    <w:rsid w:val="00354D9E"/>
    <w:rsid w:val="0035649C"/>
    <w:rsid w:val="0035650F"/>
    <w:rsid w:val="00356AFA"/>
    <w:rsid w:val="003607D3"/>
    <w:rsid w:val="0036123C"/>
    <w:rsid w:val="00363436"/>
    <w:rsid w:val="00364E6E"/>
    <w:rsid w:val="0036606F"/>
    <w:rsid w:val="00366173"/>
    <w:rsid w:val="00370386"/>
    <w:rsid w:val="00371499"/>
    <w:rsid w:val="003725C4"/>
    <w:rsid w:val="003727B2"/>
    <w:rsid w:val="00372804"/>
    <w:rsid w:val="00374736"/>
    <w:rsid w:val="00374F56"/>
    <w:rsid w:val="00377F32"/>
    <w:rsid w:val="00380074"/>
    <w:rsid w:val="00380731"/>
    <w:rsid w:val="00381CA6"/>
    <w:rsid w:val="00382B8B"/>
    <w:rsid w:val="00382D93"/>
    <w:rsid w:val="00382E29"/>
    <w:rsid w:val="003847B3"/>
    <w:rsid w:val="00385327"/>
    <w:rsid w:val="003853C5"/>
    <w:rsid w:val="00386128"/>
    <w:rsid w:val="00386759"/>
    <w:rsid w:val="003878A6"/>
    <w:rsid w:val="00387BAD"/>
    <w:rsid w:val="003905B1"/>
    <w:rsid w:val="003918FC"/>
    <w:rsid w:val="00393301"/>
    <w:rsid w:val="00394146"/>
    <w:rsid w:val="003947DB"/>
    <w:rsid w:val="00395B0F"/>
    <w:rsid w:val="00396053"/>
    <w:rsid w:val="00396CE5"/>
    <w:rsid w:val="003A02E2"/>
    <w:rsid w:val="003A074E"/>
    <w:rsid w:val="003A33D1"/>
    <w:rsid w:val="003A3B94"/>
    <w:rsid w:val="003A41EC"/>
    <w:rsid w:val="003A43BC"/>
    <w:rsid w:val="003A4ACA"/>
    <w:rsid w:val="003A5AC7"/>
    <w:rsid w:val="003A7AB3"/>
    <w:rsid w:val="003A7DC0"/>
    <w:rsid w:val="003B0234"/>
    <w:rsid w:val="003B1066"/>
    <w:rsid w:val="003B40F6"/>
    <w:rsid w:val="003B4A33"/>
    <w:rsid w:val="003B61F3"/>
    <w:rsid w:val="003B6CFB"/>
    <w:rsid w:val="003B7632"/>
    <w:rsid w:val="003C1134"/>
    <w:rsid w:val="003C298B"/>
    <w:rsid w:val="003C3237"/>
    <w:rsid w:val="003C4719"/>
    <w:rsid w:val="003C4775"/>
    <w:rsid w:val="003C62C4"/>
    <w:rsid w:val="003C7130"/>
    <w:rsid w:val="003C7641"/>
    <w:rsid w:val="003C7D9A"/>
    <w:rsid w:val="003D2560"/>
    <w:rsid w:val="003D4F3B"/>
    <w:rsid w:val="003D7120"/>
    <w:rsid w:val="003E01EB"/>
    <w:rsid w:val="003E28BB"/>
    <w:rsid w:val="003E2996"/>
    <w:rsid w:val="003E41FF"/>
    <w:rsid w:val="003E650B"/>
    <w:rsid w:val="003E67D6"/>
    <w:rsid w:val="003E6BD0"/>
    <w:rsid w:val="003E7795"/>
    <w:rsid w:val="003E7D60"/>
    <w:rsid w:val="003F0691"/>
    <w:rsid w:val="003F0E92"/>
    <w:rsid w:val="003F1229"/>
    <w:rsid w:val="003F155B"/>
    <w:rsid w:val="003F2BD0"/>
    <w:rsid w:val="003F2D70"/>
    <w:rsid w:val="003F3561"/>
    <w:rsid w:val="003F4097"/>
    <w:rsid w:val="003F5A2D"/>
    <w:rsid w:val="003F699A"/>
    <w:rsid w:val="003F6E0B"/>
    <w:rsid w:val="003F6F00"/>
    <w:rsid w:val="00402121"/>
    <w:rsid w:val="0040434A"/>
    <w:rsid w:val="00407B77"/>
    <w:rsid w:val="00407D32"/>
    <w:rsid w:val="004112FF"/>
    <w:rsid w:val="004116AC"/>
    <w:rsid w:val="004123EB"/>
    <w:rsid w:val="00413B9A"/>
    <w:rsid w:val="00413CF9"/>
    <w:rsid w:val="0041744A"/>
    <w:rsid w:val="00417676"/>
    <w:rsid w:val="00420752"/>
    <w:rsid w:val="004208AE"/>
    <w:rsid w:val="004210DD"/>
    <w:rsid w:val="00424D87"/>
    <w:rsid w:val="00425C5B"/>
    <w:rsid w:val="00425D4C"/>
    <w:rsid w:val="00425EC2"/>
    <w:rsid w:val="0042638C"/>
    <w:rsid w:val="0042738F"/>
    <w:rsid w:val="004274E3"/>
    <w:rsid w:val="0043057F"/>
    <w:rsid w:val="00431453"/>
    <w:rsid w:val="00432E94"/>
    <w:rsid w:val="004331CD"/>
    <w:rsid w:val="004342AD"/>
    <w:rsid w:val="00440DC0"/>
    <w:rsid w:val="004413B7"/>
    <w:rsid w:val="00442AD8"/>
    <w:rsid w:val="00446743"/>
    <w:rsid w:val="00447C18"/>
    <w:rsid w:val="00450379"/>
    <w:rsid w:val="00453FBD"/>
    <w:rsid w:val="0045596A"/>
    <w:rsid w:val="0045608C"/>
    <w:rsid w:val="004562E3"/>
    <w:rsid w:val="0045786D"/>
    <w:rsid w:val="0046123B"/>
    <w:rsid w:val="00461899"/>
    <w:rsid w:val="00461E90"/>
    <w:rsid w:val="00462C67"/>
    <w:rsid w:val="004638B0"/>
    <w:rsid w:val="0046391B"/>
    <w:rsid w:val="00463E05"/>
    <w:rsid w:val="004646DB"/>
    <w:rsid w:val="00466C8E"/>
    <w:rsid w:val="00467C52"/>
    <w:rsid w:val="004710B8"/>
    <w:rsid w:val="0047127A"/>
    <w:rsid w:val="004718B8"/>
    <w:rsid w:val="00472448"/>
    <w:rsid w:val="00473519"/>
    <w:rsid w:val="00473D76"/>
    <w:rsid w:val="00473DED"/>
    <w:rsid w:val="00475A53"/>
    <w:rsid w:val="00475C7A"/>
    <w:rsid w:val="004762B2"/>
    <w:rsid w:val="00480E00"/>
    <w:rsid w:val="00481299"/>
    <w:rsid w:val="00482F90"/>
    <w:rsid w:val="004834CC"/>
    <w:rsid w:val="00484258"/>
    <w:rsid w:val="00487647"/>
    <w:rsid w:val="0049034B"/>
    <w:rsid w:val="00492EA5"/>
    <w:rsid w:val="0049329C"/>
    <w:rsid w:val="004943CA"/>
    <w:rsid w:val="00494E4B"/>
    <w:rsid w:val="00495632"/>
    <w:rsid w:val="00495846"/>
    <w:rsid w:val="00497C7B"/>
    <w:rsid w:val="004A050A"/>
    <w:rsid w:val="004A3402"/>
    <w:rsid w:val="004A34D1"/>
    <w:rsid w:val="004A39B2"/>
    <w:rsid w:val="004A43EA"/>
    <w:rsid w:val="004A58B3"/>
    <w:rsid w:val="004A741C"/>
    <w:rsid w:val="004A7D38"/>
    <w:rsid w:val="004B04F8"/>
    <w:rsid w:val="004B0C87"/>
    <w:rsid w:val="004B16F3"/>
    <w:rsid w:val="004B18ED"/>
    <w:rsid w:val="004B48DD"/>
    <w:rsid w:val="004B57C9"/>
    <w:rsid w:val="004B5F92"/>
    <w:rsid w:val="004B68FB"/>
    <w:rsid w:val="004B7AD1"/>
    <w:rsid w:val="004C0135"/>
    <w:rsid w:val="004C07EF"/>
    <w:rsid w:val="004C1D69"/>
    <w:rsid w:val="004C3D92"/>
    <w:rsid w:val="004C4D48"/>
    <w:rsid w:val="004C50FA"/>
    <w:rsid w:val="004C6870"/>
    <w:rsid w:val="004C72F1"/>
    <w:rsid w:val="004D085B"/>
    <w:rsid w:val="004D39DF"/>
    <w:rsid w:val="004D3CB3"/>
    <w:rsid w:val="004D7AA5"/>
    <w:rsid w:val="004D7BB1"/>
    <w:rsid w:val="004E235A"/>
    <w:rsid w:val="004E3798"/>
    <w:rsid w:val="004E39F6"/>
    <w:rsid w:val="004E3B61"/>
    <w:rsid w:val="004E4323"/>
    <w:rsid w:val="004E520D"/>
    <w:rsid w:val="004E64FA"/>
    <w:rsid w:val="004F270D"/>
    <w:rsid w:val="004F2D2E"/>
    <w:rsid w:val="004F3604"/>
    <w:rsid w:val="004F3F6D"/>
    <w:rsid w:val="004F5637"/>
    <w:rsid w:val="004F7173"/>
    <w:rsid w:val="004F7284"/>
    <w:rsid w:val="004F7DEF"/>
    <w:rsid w:val="005008E9"/>
    <w:rsid w:val="00500AB5"/>
    <w:rsid w:val="00500DE6"/>
    <w:rsid w:val="005018B8"/>
    <w:rsid w:val="00501F11"/>
    <w:rsid w:val="005030FA"/>
    <w:rsid w:val="0050550D"/>
    <w:rsid w:val="005069A7"/>
    <w:rsid w:val="00510588"/>
    <w:rsid w:val="0051070C"/>
    <w:rsid w:val="00511809"/>
    <w:rsid w:val="00511CD9"/>
    <w:rsid w:val="00512FF1"/>
    <w:rsid w:val="00513B65"/>
    <w:rsid w:val="00514C95"/>
    <w:rsid w:val="00516297"/>
    <w:rsid w:val="00516CD1"/>
    <w:rsid w:val="00516D90"/>
    <w:rsid w:val="005177B7"/>
    <w:rsid w:val="00521564"/>
    <w:rsid w:val="00521959"/>
    <w:rsid w:val="0052226D"/>
    <w:rsid w:val="00522633"/>
    <w:rsid w:val="005230D3"/>
    <w:rsid w:val="00523267"/>
    <w:rsid w:val="005244E9"/>
    <w:rsid w:val="00524EF8"/>
    <w:rsid w:val="00526F22"/>
    <w:rsid w:val="005301EE"/>
    <w:rsid w:val="00531BCE"/>
    <w:rsid w:val="005320A4"/>
    <w:rsid w:val="00535EA8"/>
    <w:rsid w:val="00536139"/>
    <w:rsid w:val="0053643E"/>
    <w:rsid w:val="00537CAA"/>
    <w:rsid w:val="0054087D"/>
    <w:rsid w:val="00540B2D"/>
    <w:rsid w:val="00540BEB"/>
    <w:rsid w:val="005471A7"/>
    <w:rsid w:val="005472F3"/>
    <w:rsid w:val="00552C2A"/>
    <w:rsid w:val="00555C8A"/>
    <w:rsid w:val="00556D83"/>
    <w:rsid w:val="005574B7"/>
    <w:rsid w:val="0056091D"/>
    <w:rsid w:val="00560B26"/>
    <w:rsid w:val="00562E8B"/>
    <w:rsid w:val="00564A41"/>
    <w:rsid w:val="0057158C"/>
    <w:rsid w:val="005738C3"/>
    <w:rsid w:val="00576A63"/>
    <w:rsid w:val="00581212"/>
    <w:rsid w:val="00583339"/>
    <w:rsid w:val="005840EE"/>
    <w:rsid w:val="00584978"/>
    <w:rsid w:val="00585C0C"/>
    <w:rsid w:val="00586340"/>
    <w:rsid w:val="00586EAA"/>
    <w:rsid w:val="00586F0B"/>
    <w:rsid w:val="00587EA7"/>
    <w:rsid w:val="00590C5B"/>
    <w:rsid w:val="00592B13"/>
    <w:rsid w:val="00592C15"/>
    <w:rsid w:val="005933FD"/>
    <w:rsid w:val="00593E81"/>
    <w:rsid w:val="005A1DCA"/>
    <w:rsid w:val="005A3655"/>
    <w:rsid w:val="005A3F6C"/>
    <w:rsid w:val="005A424F"/>
    <w:rsid w:val="005A4DB1"/>
    <w:rsid w:val="005A4FF2"/>
    <w:rsid w:val="005A58FE"/>
    <w:rsid w:val="005A59E7"/>
    <w:rsid w:val="005A7D68"/>
    <w:rsid w:val="005B0C64"/>
    <w:rsid w:val="005B2B7B"/>
    <w:rsid w:val="005B3CA7"/>
    <w:rsid w:val="005B40AE"/>
    <w:rsid w:val="005B5027"/>
    <w:rsid w:val="005B6EC2"/>
    <w:rsid w:val="005C06AE"/>
    <w:rsid w:val="005C24C7"/>
    <w:rsid w:val="005C29AF"/>
    <w:rsid w:val="005C39ED"/>
    <w:rsid w:val="005C3E81"/>
    <w:rsid w:val="005C4063"/>
    <w:rsid w:val="005C5E9C"/>
    <w:rsid w:val="005C6C05"/>
    <w:rsid w:val="005C72DE"/>
    <w:rsid w:val="005D0AC4"/>
    <w:rsid w:val="005D1621"/>
    <w:rsid w:val="005D228F"/>
    <w:rsid w:val="005D304F"/>
    <w:rsid w:val="005D38F1"/>
    <w:rsid w:val="005D3A6B"/>
    <w:rsid w:val="005D4A4F"/>
    <w:rsid w:val="005D5027"/>
    <w:rsid w:val="005D57F8"/>
    <w:rsid w:val="005D6057"/>
    <w:rsid w:val="005E13C0"/>
    <w:rsid w:val="005E1567"/>
    <w:rsid w:val="005E3074"/>
    <w:rsid w:val="005E3231"/>
    <w:rsid w:val="005E357C"/>
    <w:rsid w:val="005E35F2"/>
    <w:rsid w:val="005E5705"/>
    <w:rsid w:val="005F053E"/>
    <w:rsid w:val="005F05FA"/>
    <w:rsid w:val="005F1E29"/>
    <w:rsid w:val="005F272B"/>
    <w:rsid w:val="005F3DBB"/>
    <w:rsid w:val="005F4255"/>
    <w:rsid w:val="005F503D"/>
    <w:rsid w:val="005F61C3"/>
    <w:rsid w:val="005F65CA"/>
    <w:rsid w:val="005F7CC3"/>
    <w:rsid w:val="0060091A"/>
    <w:rsid w:val="00601C8C"/>
    <w:rsid w:val="006033F2"/>
    <w:rsid w:val="006041C0"/>
    <w:rsid w:val="0060439E"/>
    <w:rsid w:val="00604E75"/>
    <w:rsid w:val="00605440"/>
    <w:rsid w:val="006062E2"/>
    <w:rsid w:val="00612321"/>
    <w:rsid w:val="00612566"/>
    <w:rsid w:val="00615A95"/>
    <w:rsid w:val="0061601E"/>
    <w:rsid w:val="006162A1"/>
    <w:rsid w:val="0062060C"/>
    <w:rsid w:val="006225AB"/>
    <w:rsid w:val="0062400B"/>
    <w:rsid w:val="00626141"/>
    <w:rsid w:val="00626D37"/>
    <w:rsid w:val="0062714F"/>
    <w:rsid w:val="00630160"/>
    <w:rsid w:val="00630166"/>
    <w:rsid w:val="006306F6"/>
    <w:rsid w:val="006309B0"/>
    <w:rsid w:val="00630F77"/>
    <w:rsid w:val="006312AE"/>
    <w:rsid w:val="00632167"/>
    <w:rsid w:val="00633289"/>
    <w:rsid w:val="00633E07"/>
    <w:rsid w:val="0063440A"/>
    <w:rsid w:val="00635291"/>
    <w:rsid w:val="00635D0B"/>
    <w:rsid w:val="00636203"/>
    <w:rsid w:val="00636384"/>
    <w:rsid w:val="006375E5"/>
    <w:rsid w:val="00642E1B"/>
    <w:rsid w:val="00643502"/>
    <w:rsid w:val="00643FDC"/>
    <w:rsid w:val="00644819"/>
    <w:rsid w:val="00644E17"/>
    <w:rsid w:val="00652039"/>
    <w:rsid w:val="00655D1C"/>
    <w:rsid w:val="0066001F"/>
    <w:rsid w:val="006602FF"/>
    <w:rsid w:val="00661C68"/>
    <w:rsid w:val="0066399E"/>
    <w:rsid w:val="0066556A"/>
    <w:rsid w:val="00667530"/>
    <w:rsid w:val="00672AC8"/>
    <w:rsid w:val="00673672"/>
    <w:rsid w:val="006746BB"/>
    <w:rsid w:val="0067607B"/>
    <w:rsid w:val="0067655D"/>
    <w:rsid w:val="006771E1"/>
    <w:rsid w:val="006819BA"/>
    <w:rsid w:val="006822E9"/>
    <w:rsid w:val="0068292D"/>
    <w:rsid w:val="00683439"/>
    <w:rsid w:val="006836E1"/>
    <w:rsid w:val="0068406B"/>
    <w:rsid w:val="00684B27"/>
    <w:rsid w:val="00685416"/>
    <w:rsid w:val="00686767"/>
    <w:rsid w:val="00686ABB"/>
    <w:rsid w:val="0069015B"/>
    <w:rsid w:val="00690AE1"/>
    <w:rsid w:val="0069139C"/>
    <w:rsid w:val="00691B3A"/>
    <w:rsid w:val="006923B0"/>
    <w:rsid w:val="00692F69"/>
    <w:rsid w:val="0069540D"/>
    <w:rsid w:val="006960A5"/>
    <w:rsid w:val="00696E99"/>
    <w:rsid w:val="00697450"/>
    <w:rsid w:val="006A2D67"/>
    <w:rsid w:val="006A4FA9"/>
    <w:rsid w:val="006A621A"/>
    <w:rsid w:val="006A6803"/>
    <w:rsid w:val="006A6C1F"/>
    <w:rsid w:val="006A7175"/>
    <w:rsid w:val="006B09BC"/>
    <w:rsid w:val="006B14FE"/>
    <w:rsid w:val="006B1856"/>
    <w:rsid w:val="006B2E23"/>
    <w:rsid w:val="006B45AB"/>
    <w:rsid w:val="006B4C67"/>
    <w:rsid w:val="006B5F6E"/>
    <w:rsid w:val="006B646D"/>
    <w:rsid w:val="006B67F1"/>
    <w:rsid w:val="006C18FF"/>
    <w:rsid w:val="006C28F8"/>
    <w:rsid w:val="006C3406"/>
    <w:rsid w:val="006C3AF7"/>
    <w:rsid w:val="006C4206"/>
    <w:rsid w:val="006C58C2"/>
    <w:rsid w:val="006C6CF2"/>
    <w:rsid w:val="006C70EC"/>
    <w:rsid w:val="006C7DEE"/>
    <w:rsid w:val="006C7E5C"/>
    <w:rsid w:val="006D07F5"/>
    <w:rsid w:val="006D1BC2"/>
    <w:rsid w:val="006D2C35"/>
    <w:rsid w:val="006D2D9C"/>
    <w:rsid w:val="006D41BB"/>
    <w:rsid w:val="006D444A"/>
    <w:rsid w:val="006D4731"/>
    <w:rsid w:val="006D528E"/>
    <w:rsid w:val="006D58BB"/>
    <w:rsid w:val="006D75BD"/>
    <w:rsid w:val="006D772B"/>
    <w:rsid w:val="006D78C1"/>
    <w:rsid w:val="006D7A09"/>
    <w:rsid w:val="006D7F75"/>
    <w:rsid w:val="006E0597"/>
    <w:rsid w:val="006E177B"/>
    <w:rsid w:val="006E35E9"/>
    <w:rsid w:val="006E3B05"/>
    <w:rsid w:val="006E3D1A"/>
    <w:rsid w:val="006F061F"/>
    <w:rsid w:val="006F400B"/>
    <w:rsid w:val="006F4DD3"/>
    <w:rsid w:val="006F55A8"/>
    <w:rsid w:val="006F5F9B"/>
    <w:rsid w:val="006F60F2"/>
    <w:rsid w:val="007010B7"/>
    <w:rsid w:val="00702128"/>
    <w:rsid w:val="007049C5"/>
    <w:rsid w:val="0070546F"/>
    <w:rsid w:val="007057A6"/>
    <w:rsid w:val="00706BCA"/>
    <w:rsid w:val="00711033"/>
    <w:rsid w:val="0071169A"/>
    <w:rsid w:val="007116B0"/>
    <w:rsid w:val="007122C7"/>
    <w:rsid w:val="0071289F"/>
    <w:rsid w:val="00712FBA"/>
    <w:rsid w:val="00713308"/>
    <w:rsid w:val="00715818"/>
    <w:rsid w:val="00715F1A"/>
    <w:rsid w:val="00716CDA"/>
    <w:rsid w:val="00717D3C"/>
    <w:rsid w:val="00721DF2"/>
    <w:rsid w:val="0072311E"/>
    <w:rsid w:val="00723A34"/>
    <w:rsid w:val="00724D09"/>
    <w:rsid w:val="00724E05"/>
    <w:rsid w:val="00724FD4"/>
    <w:rsid w:val="00726306"/>
    <w:rsid w:val="007271E3"/>
    <w:rsid w:val="00727F87"/>
    <w:rsid w:val="00730B52"/>
    <w:rsid w:val="00730BEF"/>
    <w:rsid w:val="00730F00"/>
    <w:rsid w:val="00731CFE"/>
    <w:rsid w:val="0073220C"/>
    <w:rsid w:val="007356D9"/>
    <w:rsid w:val="007363EC"/>
    <w:rsid w:val="007372AD"/>
    <w:rsid w:val="0073749D"/>
    <w:rsid w:val="00742AB4"/>
    <w:rsid w:val="00742FA4"/>
    <w:rsid w:val="0074454E"/>
    <w:rsid w:val="00744A4C"/>
    <w:rsid w:val="00745657"/>
    <w:rsid w:val="00745997"/>
    <w:rsid w:val="00745C67"/>
    <w:rsid w:val="00747D0E"/>
    <w:rsid w:val="00750572"/>
    <w:rsid w:val="007517DA"/>
    <w:rsid w:val="00753238"/>
    <w:rsid w:val="007532C0"/>
    <w:rsid w:val="00753499"/>
    <w:rsid w:val="0075459B"/>
    <w:rsid w:val="007555BA"/>
    <w:rsid w:val="00761810"/>
    <w:rsid w:val="0076201C"/>
    <w:rsid w:val="00763548"/>
    <w:rsid w:val="007642E9"/>
    <w:rsid w:val="00767B21"/>
    <w:rsid w:val="00770B00"/>
    <w:rsid w:val="007712A2"/>
    <w:rsid w:val="007738FF"/>
    <w:rsid w:val="00773B86"/>
    <w:rsid w:val="00773D68"/>
    <w:rsid w:val="007740D2"/>
    <w:rsid w:val="00777E4A"/>
    <w:rsid w:val="00781DB8"/>
    <w:rsid w:val="007821C2"/>
    <w:rsid w:val="007829DB"/>
    <w:rsid w:val="00783646"/>
    <w:rsid w:val="00783CD9"/>
    <w:rsid w:val="00784201"/>
    <w:rsid w:val="00785D28"/>
    <w:rsid w:val="00785E26"/>
    <w:rsid w:val="00786871"/>
    <w:rsid w:val="00787AF3"/>
    <w:rsid w:val="00787D4E"/>
    <w:rsid w:val="00790DF8"/>
    <w:rsid w:val="00790E68"/>
    <w:rsid w:val="007932D4"/>
    <w:rsid w:val="007933B9"/>
    <w:rsid w:val="00794035"/>
    <w:rsid w:val="007945E3"/>
    <w:rsid w:val="00795E13"/>
    <w:rsid w:val="007966C6"/>
    <w:rsid w:val="00796907"/>
    <w:rsid w:val="00796A4E"/>
    <w:rsid w:val="00796AD9"/>
    <w:rsid w:val="00797AB0"/>
    <w:rsid w:val="007A127F"/>
    <w:rsid w:val="007A4391"/>
    <w:rsid w:val="007A4565"/>
    <w:rsid w:val="007A5E14"/>
    <w:rsid w:val="007A6104"/>
    <w:rsid w:val="007A7966"/>
    <w:rsid w:val="007B0304"/>
    <w:rsid w:val="007B07E2"/>
    <w:rsid w:val="007B2A1D"/>
    <w:rsid w:val="007B4CC8"/>
    <w:rsid w:val="007C038E"/>
    <w:rsid w:val="007C0814"/>
    <w:rsid w:val="007C0A44"/>
    <w:rsid w:val="007C1652"/>
    <w:rsid w:val="007C1E73"/>
    <w:rsid w:val="007C1EDA"/>
    <w:rsid w:val="007C5974"/>
    <w:rsid w:val="007C6089"/>
    <w:rsid w:val="007C6186"/>
    <w:rsid w:val="007C707A"/>
    <w:rsid w:val="007C7D16"/>
    <w:rsid w:val="007D0DE5"/>
    <w:rsid w:val="007D22C9"/>
    <w:rsid w:val="007D4812"/>
    <w:rsid w:val="007D5427"/>
    <w:rsid w:val="007D544C"/>
    <w:rsid w:val="007D78B4"/>
    <w:rsid w:val="007E04FC"/>
    <w:rsid w:val="007E4253"/>
    <w:rsid w:val="007E446C"/>
    <w:rsid w:val="007E44F8"/>
    <w:rsid w:val="007E475D"/>
    <w:rsid w:val="007E7D32"/>
    <w:rsid w:val="007F00D9"/>
    <w:rsid w:val="007F1C30"/>
    <w:rsid w:val="007F2FC6"/>
    <w:rsid w:val="007F31F1"/>
    <w:rsid w:val="007F3E99"/>
    <w:rsid w:val="007F439B"/>
    <w:rsid w:val="007F4E11"/>
    <w:rsid w:val="007F54CF"/>
    <w:rsid w:val="007F56F4"/>
    <w:rsid w:val="00800937"/>
    <w:rsid w:val="00800F83"/>
    <w:rsid w:val="00801041"/>
    <w:rsid w:val="0080175F"/>
    <w:rsid w:val="00802137"/>
    <w:rsid w:val="00802D17"/>
    <w:rsid w:val="008036A7"/>
    <w:rsid w:val="00803E1D"/>
    <w:rsid w:val="00804F67"/>
    <w:rsid w:val="0080580C"/>
    <w:rsid w:val="00805F42"/>
    <w:rsid w:val="00810C7D"/>
    <w:rsid w:val="008116C0"/>
    <w:rsid w:val="00812912"/>
    <w:rsid w:val="00812D72"/>
    <w:rsid w:val="0081513C"/>
    <w:rsid w:val="00815416"/>
    <w:rsid w:val="00815ED0"/>
    <w:rsid w:val="008163AA"/>
    <w:rsid w:val="00816AA1"/>
    <w:rsid w:val="008231E5"/>
    <w:rsid w:val="008239B0"/>
    <w:rsid w:val="008245DF"/>
    <w:rsid w:val="008247F8"/>
    <w:rsid w:val="00825408"/>
    <w:rsid w:val="00826341"/>
    <w:rsid w:val="00827158"/>
    <w:rsid w:val="00827DFC"/>
    <w:rsid w:val="008305F8"/>
    <w:rsid w:val="00830ACD"/>
    <w:rsid w:val="00834324"/>
    <w:rsid w:val="0083573F"/>
    <w:rsid w:val="0083595C"/>
    <w:rsid w:val="008363B0"/>
    <w:rsid w:val="00837ACC"/>
    <w:rsid w:val="00837C32"/>
    <w:rsid w:val="00840082"/>
    <w:rsid w:val="0084248A"/>
    <w:rsid w:val="00843477"/>
    <w:rsid w:val="0084454D"/>
    <w:rsid w:val="008449D4"/>
    <w:rsid w:val="00844C73"/>
    <w:rsid w:val="00844E06"/>
    <w:rsid w:val="0084605F"/>
    <w:rsid w:val="00851AC2"/>
    <w:rsid w:val="0085229A"/>
    <w:rsid w:val="00852EB6"/>
    <w:rsid w:val="00855ACB"/>
    <w:rsid w:val="00856B0C"/>
    <w:rsid w:val="008609F5"/>
    <w:rsid w:val="00861346"/>
    <w:rsid w:val="00862036"/>
    <w:rsid w:val="00863B45"/>
    <w:rsid w:val="008662DB"/>
    <w:rsid w:val="00866F1C"/>
    <w:rsid w:val="00867013"/>
    <w:rsid w:val="00870A1B"/>
    <w:rsid w:val="00874C1D"/>
    <w:rsid w:val="008750BB"/>
    <w:rsid w:val="00875680"/>
    <w:rsid w:val="00875BEF"/>
    <w:rsid w:val="00876799"/>
    <w:rsid w:val="00876B48"/>
    <w:rsid w:val="00876FF9"/>
    <w:rsid w:val="00877044"/>
    <w:rsid w:val="00880F07"/>
    <w:rsid w:val="00882F9E"/>
    <w:rsid w:val="00884042"/>
    <w:rsid w:val="00885C5D"/>
    <w:rsid w:val="00887767"/>
    <w:rsid w:val="00891167"/>
    <w:rsid w:val="00892360"/>
    <w:rsid w:val="0089246D"/>
    <w:rsid w:val="0089273C"/>
    <w:rsid w:val="00893ECF"/>
    <w:rsid w:val="00893FCA"/>
    <w:rsid w:val="00894867"/>
    <w:rsid w:val="00895D2E"/>
    <w:rsid w:val="00895F45"/>
    <w:rsid w:val="008969FF"/>
    <w:rsid w:val="00897B4B"/>
    <w:rsid w:val="008A0D2C"/>
    <w:rsid w:val="008A13BA"/>
    <w:rsid w:val="008A1BF4"/>
    <w:rsid w:val="008A2E82"/>
    <w:rsid w:val="008A2F37"/>
    <w:rsid w:val="008A4125"/>
    <w:rsid w:val="008A55AC"/>
    <w:rsid w:val="008A6477"/>
    <w:rsid w:val="008A7426"/>
    <w:rsid w:val="008A7AF6"/>
    <w:rsid w:val="008A7F79"/>
    <w:rsid w:val="008B024D"/>
    <w:rsid w:val="008B0ECE"/>
    <w:rsid w:val="008B40B8"/>
    <w:rsid w:val="008B5A9F"/>
    <w:rsid w:val="008B5DF0"/>
    <w:rsid w:val="008B6F7E"/>
    <w:rsid w:val="008B713C"/>
    <w:rsid w:val="008B79D2"/>
    <w:rsid w:val="008C034C"/>
    <w:rsid w:val="008C0FF4"/>
    <w:rsid w:val="008C1F68"/>
    <w:rsid w:val="008C2D0E"/>
    <w:rsid w:val="008C3A7B"/>
    <w:rsid w:val="008C5008"/>
    <w:rsid w:val="008C5706"/>
    <w:rsid w:val="008C57E9"/>
    <w:rsid w:val="008C600C"/>
    <w:rsid w:val="008C6B33"/>
    <w:rsid w:val="008C6DE8"/>
    <w:rsid w:val="008C76FC"/>
    <w:rsid w:val="008C7B30"/>
    <w:rsid w:val="008C7B69"/>
    <w:rsid w:val="008D1655"/>
    <w:rsid w:val="008D2339"/>
    <w:rsid w:val="008D2AE9"/>
    <w:rsid w:val="008D2D4B"/>
    <w:rsid w:val="008D3408"/>
    <w:rsid w:val="008D36CC"/>
    <w:rsid w:val="008D561E"/>
    <w:rsid w:val="008D66C5"/>
    <w:rsid w:val="008D6D3B"/>
    <w:rsid w:val="008D7B49"/>
    <w:rsid w:val="008E1D5F"/>
    <w:rsid w:val="008E3A5D"/>
    <w:rsid w:val="008E4B77"/>
    <w:rsid w:val="008E6936"/>
    <w:rsid w:val="008E796B"/>
    <w:rsid w:val="008F04C2"/>
    <w:rsid w:val="008F13A5"/>
    <w:rsid w:val="008F1671"/>
    <w:rsid w:val="008F21C4"/>
    <w:rsid w:val="008F44D6"/>
    <w:rsid w:val="008F58A5"/>
    <w:rsid w:val="008F5B9E"/>
    <w:rsid w:val="008F64AF"/>
    <w:rsid w:val="008F685D"/>
    <w:rsid w:val="00900CAC"/>
    <w:rsid w:val="009033CD"/>
    <w:rsid w:val="00903E5E"/>
    <w:rsid w:val="009075EE"/>
    <w:rsid w:val="0091420D"/>
    <w:rsid w:val="00914C9B"/>
    <w:rsid w:val="009152DF"/>
    <w:rsid w:val="0091594F"/>
    <w:rsid w:val="00917235"/>
    <w:rsid w:val="009178CB"/>
    <w:rsid w:val="009208F9"/>
    <w:rsid w:val="00921F43"/>
    <w:rsid w:val="00922D3A"/>
    <w:rsid w:val="00924898"/>
    <w:rsid w:val="00925518"/>
    <w:rsid w:val="00925DD5"/>
    <w:rsid w:val="00926608"/>
    <w:rsid w:val="00926793"/>
    <w:rsid w:val="00926CD8"/>
    <w:rsid w:val="009272CB"/>
    <w:rsid w:val="00930323"/>
    <w:rsid w:val="00930B86"/>
    <w:rsid w:val="00931500"/>
    <w:rsid w:val="009319A9"/>
    <w:rsid w:val="00932493"/>
    <w:rsid w:val="009325D3"/>
    <w:rsid w:val="00932BD9"/>
    <w:rsid w:val="009332AB"/>
    <w:rsid w:val="00934C14"/>
    <w:rsid w:val="00934CF9"/>
    <w:rsid w:val="00936C33"/>
    <w:rsid w:val="0093795B"/>
    <w:rsid w:val="009402DE"/>
    <w:rsid w:val="009406C3"/>
    <w:rsid w:val="009413A9"/>
    <w:rsid w:val="00941700"/>
    <w:rsid w:val="009419E8"/>
    <w:rsid w:val="00942AAD"/>
    <w:rsid w:val="00943A15"/>
    <w:rsid w:val="009444D2"/>
    <w:rsid w:val="009450D3"/>
    <w:rsid w:val="00946238"/>
    <w:rsid w:val="00947652"/>
    <w:rsid w:val="00947DA5"/>
    <w:rsid w:val="00950B83"/>
    <w:rsid w:val="00950CD4"/>
    <w:rsid w:val="00950E24"/>
    <w:rsid w:val="00952934"/>
    <w:rsid w:val="0095338F"/>
    <w:rsid w:val="00961FA6"/>
    <w:rsid w:val="00962E77"/>
    <w:rsid w:val="00963D36"/>
    <w:rsid w:val="00963DC5"/>
    <w:rsid w:val="00964A6F"/>
    <w:rsid w:val="009651C8"/>
    <w:rsid w:val="0097236B"/>
    <w:rsid w:val="00973CFB"/>
    <w:rsid w:val="00973E3B"/>
    <w:rsid w:val="009745FD"/>
    <w:rsid w:val="00974A03"/>
    <w:rsid w:val="00975080"/>
    <w:rsid w:val="0098214F"/>
    <w:rsid w:val="00984CDA"/>
    <w:rsid w:val="00987287"/>
    <w:rsid w:val="00990CBC"/>
    <w:rsid w:val="009935CA"/>
    <w:rsid w:val="0099403A"/>
    <w:rsid w:val="009940F8"/>
    <w:rsid w:val="00996E22"/>
    <w:rsid w:val="009974BD"/>
    <w:rsid w:val="009A0D99"/>
    <w:rsid w:val="009A2D7C"/>
    <w:rsid w:val="009A3706"/>
    <w:rsid w:val="009A3D0F"/>
    <w:rsid w:val="009A3E9D"/>
    <w:rsid w:val="009A445A"/>
    <w:rsid w:val="009A5052"/>
    <w:rsid w:val="009A51EE"/>
    <w:rsid w:val="009A6696"/>
    <w:rsid w:val="009A6896"/>
    <w:rsid w:val="009A6A35"/>
    <w:rsid w:val="009B0A27"/>
    <w:rsid w:val="009B26BD"/>
    <w:rsid w:val="009B2AA8"/>
    <w:rsid w:val="009B3577"/>
    <w:rsid w:val="009B4733"/>
    <w:rsid w:val="009B6420"/>
    <w:rsid w:val="009B7915"/>
    <w:rsid w:val="009C1CE9"/>
    <w:rsid w:val="009C2712"/>
    <w:rsid w:val="009C4484"/>
    <w:rsid w:val="009C47A7"/>
    <w:rsid w:val="009C5395"/>
    <w:rsid w:val="009C5DF2"/>
    <w:rsid w:val="009C7647"/>
    <w:rsid w:val="009C7749"/>
    <w:rsid w:val="009D3310"/>
    <w:rsid w:val="009D38A1"/>
    <w:rsid w:val="009D3B03"/>
    <w:rsid w:val="009E1CB5"/>
    <w:rsid w:val="009E233E"/>
    <w:rsid w:val="009E23D8"/>
    <w:rsid w:val="009E3701"/>
    <w:rsid w:val="009E584C"/>
    <w:rsid w:val="009E6250"/>
    <w:rsid w:val="009E783D"/>
    <w:rsid w:val="009F010C"/>
    <w:rsid w:val="009F04EC"/>
    <w:rsid w:val="009F1477"/>
    <w:rsid w:val="009F1D72"/>
    <w:rsid w:val="009F2D7F"/>
    <w:rsid w:val="009F3D76"/>
    <w:rsid w:val="009F42CB"/>
    <w:rsid w:val="009F51B5"/>
    <w:rsid w:val="009F5A65"/>
    <w:rsid w:val="009F6139"/>
    <w:rsid w:val="009F66F4"/>
    <w:rsid w:val="009F700B"/>
    <w:rsid w:val="00A00124"/>
    <w:rsid w:val="00A01070"/>
    <w:rsid w:val="00A0123B"/>
    <w:rsid w:val="00A014DA"/>
    <w:rsid w:val="00A01AB7"/>
    <w:rsid w:val="00A03510"/>
    <w:rsid w:val="00A049E2"/>
    <w:rsid w:val="00A123AE"/>
    <w:rsid w:val="00A13E4C"/>
    <w:rsid w:val="00A166C4"/>
    <w:rsid w:val="00A20BF9"/>
    <w:rsid w:val="00A21810"/>
    <w:rsid w:val="00A22126"/>
    <w:rsid w:val="00A22CE4"/>
    <w:rsid w:val="00A236DC"/>
    <w:rsid w:val="00A25110"/>
    <w:rsid w:val="00A25121"/>
    <w:rsid w:val="00A25FB1"/>
    <w:rsid w:val="00A325BC"/>
    <w:rsid w:val="00A34A20"/>
    <w:rsid w:val="00A3532C"/>
    <w:rsid w:val="00A35AB3"/>
    <w:rsid w:val="00A35B14"/>
    <w:rsid w:val="00A3728C"/>
    <w:rsid w:val="00A37E4D"/>
    <w:rsid w:val="00A37F38"/>
    <w:rsid w:val="00A40794"/>
    <w:rsid w:val="00A40F4A"/>
    <w:rsid w:val="00A4398D"/>
    <w:rsid w:val="00A43CF8"/>
    <w:rsid w:val="00A45186"/>
    <w:rsid w:val="00A453CD"/>
    <w:rsid w:val="00A45703"/>
    <w:rsid w:val="00A45990"/>
    <w:rsid w:val="00A46AAA"/>
    <w:rsid w:val="00A50956"/>
    <w:rsid w:val="00A50FC2"/>
    <w:rsid w:val="00A510F0"/>
    <w:rsid w:val="00A51226"/>
    <w:rsid w:val="00A51A07"/>
    <w:rsid w:val="00A51FA4"/>
    <w:rsid w:val="00A522D1"/>
    <w:rsid w:val="00A53105"/>
    <w:rsid w:val="00A5369B"/>
    <w:rsid w:val="00A53AEE"/>
    <w:rsid w:val="00A540EA"/>
    <w:rsid w:val="00A567BD"/>
    <w:rsid w:val="00A56D59"/>
    <w:rsid w:val="00A60DEA"/>
    <w:rsid w:val="00A6114A"/>
    <w:rsid w:val="00A62829"/>
    <w:rsid w:val="00A62996"/>
    <w:rsid w:val="00A650A2"/>
    <w:rsid w:val="00A67097"/>
    <w:rsid w:val="00A711EB"/>
    <w:rsid w:val="00A7130A"/>
    <w:rsid w:val="00A720BA"/>
    <w:rsid w:val="00A72AAB"/>
    <w:rsid w:val="00A72DC8"/>
    <w:rsid w:val="00A73F40"/>
    <w:rsid w:val="00A75951"/>
    <w:rsid w:val="00A759A2"/>
    <w:rsid w:val="00A77038"/>
    <w:rsid w:val="00A80BDB"/>
    <w:rsid w:val="00A818E9"/>
    <w:rsid w:val="00A8359C"/>
    <w:rsid w:val="00A83BDD"/>
    <w:rsid w:val="00A8482A"/>
    <w:rsid w:val="00A854B8"/>
    <w:rsid w:val="00A85C88"/>
    <w:rsid w:val="00A87DF2"/>
    <w:rsid w:val="00A90F88"/>
    <w:rsid w:val="00A91211"/>
    <w:rsid w:val="00A926C2"/>
    <w:rsid w:val="00A935AB"/>
    <w:rsid w:val="00A93832"/>
    <w:rsid w:val="00AA128C"/>
    <w:rsid w:val="00AA1B7A"/>
    <w:rsid w:val="00AA1CC2"/>
    <w:rsid w:val="00AA36E0"/>
    <w:rsid w:val="00AA60B2"/>
    <w:rsid w:val="00AA7A29"/>
    <w:rsid w:val="00AB1CA2"/>
    <w:rsid w:val="00AB38D0"/>
    <w:rsid w:val="00AB590A"/>
    <w:rsid w:val="00AB5E5D"/>
    <w:rsid w:val="00AB6A29"/>
    <w:rsid w:val="00AB6E47"/>
    <w:rsid w:val="00AC17AD"/>
    <w:rsid w:val="00AC19C1"/>
    <w:rsid w:val="00AC2169"/>
    <w:rsid w:val="00AC2884"/>
    <w:rsid w:val="00AC2B15"/>
    <w:rsid w:val="00AC2FDC"/>
    <w:rsid w:val="00AC3262"/>
    <w:rsid w:val="00AC330C"/>
    <w:rsid w:val="00AC396B"/>
    <w:rsid w:val="00AC42BF"/>
    <w:rsid w:val="00AC4DCA"/>
    <w:rsid w:val="00AC6AF2"/>
    <w:rsid w:val="00AD146C"/>
    <w:rsid w:val="00AD4634"/>
    <w:rsid w:val="00AD6B5C"/>
    <w:rsid w:val="00AD7C2A"/>
    <w:rsid w:val="00AE0230"/>
    <w:rsid w:val="00AE075B"/>
    <w:rsid w:val="00AE181B"/>
    <w:rsid w:val="00AE1C9E"/>
    <w:rsid w:val="00AE2500"/>
    <w:rsid w:val="00AE498F"/>
    <w:rsid w:val="00AE5F13"/>
    <w:rsid w:val="00AE65BA"/>
    <w:rsid w:val="00AE6711"/>
    <w:rsid w:val="00AE7345"/>
    <w:rsid w:val="00AF01FC"/>
    <w:rsid w:val="00AF1544"/>
    <w:rsid w:val="00AF2485"/>
    <w:rsid w:val="00AF2580"/>
    <w:rsid w:val="00AF2BF0"/>
    <w:rsid w:val="00AF2C13"/>
    <w:rsid w:val="00AF3288"/>
    <w:rsid w:val="00AF4502"/>
    <w:rsid w:val="00AF5F84"/>
    <w:rsid w:val="00AF7898"/>
    <w:rsid w:val="00B01A71"/>
    <w:rsid w:val="00B02825"/>
    <w:rsid w:val="00B031EC"/>
    <w:rsid w:val="00B049BE"/>
    <w:rsid w:val="00B059AD"/>
    <w:rsid w:val="00B0691A"/>
    <w:rsid w:val="00B06EA9"/>
    <w:rsid w:val="00B07A55"/>
    <w:rsid w:val="00B109DE"/>
    <w:rsid w:val="00B10A13"/>
    <w:rsid w:val="00B11212"/>
    <w:rsid w:val="00B134F7"/>
    <w:rsid w:val="00B14DF2"/>
    <w:rsid w:val="00B15162"/>
    <w:rsid w:val="00B15A0A"/>
    <w:rsid w:val="00B16DF3"/>
    <w:rsid w:val="00B21678"/>
    <w:rsid w:val="00B217C9"/>
    <w:rsid w:val="00B23373"/>
    <w:rsid w:val="00B247BC"/>
    <w:rsid w:val="00B2739E"/>
    <w:rsid w:val="00B27DC4"/>
    <w:rsid w:val="00B30EEA"/>
    <w:rsid w:val="00B30F81"/>
    <w:rsid w:val="00B326EC"/>
    <w:rsid w:val="00B32A20"/>
    <w:rsid w:val="00B359D8"/>
    <w:rsid w:val="00B35D10"/>
    <w:rsid w:val="00B4048D"/>
    <w:rsid w:val="00B41296"/>
    <w:rsid w:val="00B4248E"/>
    <w:rsid w:val="00B43721"/>
    <w:rsid w:val="00B4582F"/>
    <w:rsid w:val="00B477A4"/>
    <w:rsid w:val="00B47B0B"/>
    <w:rsid w:val="00B47F38"/>
    <w:rsid w:val="00B502FF"/>
    <w:rsid w:val="00B504F8"/>
    <w:rsid w:val="00B51344"/>
    <w:rsid w:val="00B51520"/>
    <w:rsid w:val="00B52A4D"/>
    <w:rsid w:val="00B54207"/>
    <w:rsid w:val="00B56EE3"/>
    <w:rsid w:val="00B576EF"/>
    <w:rsid w:val="00B6064B"/>
    <w:rsid w:val="00B63307"/>
    <w:rsid w:val="00B63951"/>
    <w:rsid w:val="00B665BC"/>
    <w:rsid w:val="00B66904"/>
    <w:rsid w:val="00B678D9"/>
    <w:rsid w:val="00B67F10"/>
    <w:rsid w:val="00B70432"/>
    <w:rsid w:val="00B70BA6"/>
    <w:rsid w:val="00B75495"/>
    <w:rsid w:val="00B75862"/>
    <w:rsid w:val="00B77847"/>
    <w:rsid w:val="00B81BBF"/>
    <w:rsid w:val="00B82029"/>
    <w:rsid w:val="00B8340A"/>
    <w:rsid w:val="00B85862"/>
    <w:rsid w:val="00B87E5F"/>
    <w:rsid w:val="00B90767"/>
    <w:rsid w:val="00B907AD"/>
    <w:rsid w:val="00B915E3"/>
    <w:rsid w:val="00B92F7E"/>
    <w:rsid w:val="00B962BF"/>
    <w:rsid w:val="00B962FE"/>
    <w:rsid w:val="00B96E75"/>
    <w:rsid w:val="00BA156A"/>
    <w:rsid w:val="00BA1850"/>
    <w:rsid w:val="00BA194E"/>
    <w:rsid w:val="00BA1AFB"/>
    <w:rsid w:val="00BA3EED"/>
    <w:rsid w:val="00BA56E1"/>
    <w:rsid w:val="00BA5D48"/>
    <w:rsid w:val="00BA64A9"/>
    <w:rsid w:val="00BA6DB9"/>
    <w:rsid w:val="00BB1B29"/>
    <w:rsid w:val="00BB2533"/>
    <w:rsid w:val="00BB32D9"/>
    <w:rsid w:val="00BB3E57"/>
    <w:rsid w:val="00BB40CA"/>
    <w:rsid w:val="00BB570C"/>
    <w:rsid w:val="00BB577C"/>
    <w:rsid w:val="00BB7C89"/>
    <w:rsid w:val="00BC0D2A"/>
    <w:rsid w:val="00BC1E4B"/>
    <w:rsid w:val="00BC3D5C"/>
    <w:rsid w:val="00BC57E2"/>
    <w:rsid w:val="00BC5BC1"/>
    <w:rsid w:val="00BC5D0B"/>
    <w:rsid w:val="00BC7560"/>
    <w:rsid w:val="00BD108A"/>
    <w:rsid w:val="00BD179C"/>
    <w:rsid w:val="00BD3044"/>
    <w:rsid w:val="00BD3F4F"/>
    <w:rsid w:val="00BD4145"/>
    <w:rsid w:val="00BD5178"/>
    <w:rsid w:val="00BD58AC"/>
    <w:rsid w:val="00BD5A93"/>
    <w:rsid w:val="00BD6895"/>
    <w:rsid w:val="00BE04E0"/>
    <w:rsid w:val="00BE4874"/>
    <w:rsid w:val="00BE4F33"/>
    <w:rsid w:val="00BE4FC8"/>
    <w:rsid w:val="00BE591D"/>
    <w:rsid w:val="00BE5A09"/>
    <w:rsid w:val="00BE5CEA"/>
    <w:rsid w:val="00BE6075"/>
    <w:rsid w:val="00BE6172"/>
    <w:rsid w:val="00BE74BD"/>
    <w:rsid w:val="00BE7936"/>
    <w:rsid w:val="00BE79CA"/>
    <w:rsid w:val="00BE7D17"/>
    <w:rsid w:val="00BF07FD"/>
    <w:rsid w:val="00BF253D"/>
    <w:rsid w:val="00BF2FDE"/>
    <w:rsid w:val="00BF39DE"/>
    <w:rsid w:val="00BF4D9E"/>
    <w:rsid w:val="00BF6138"/>
    <w:rsid w:val="00BF61C7"/>
    <w:rsid w:val="00BF6522"/>
    <w:rsid w:val="00BF685B"/>
    <w:rsid w:val="00BF6A81"/>
    <w:rsid w:val="00BF7079"/>
    <w:rsid w:val="00C020EF"/>
    <w:rsid w:val="00C027DE"/>
    <w:rsid w:val="00C02C17"/>
    <w:rsid w:val="00C04564"/>
    <w:rsid w:val="00C04C47"/>
    <w:rsid w:val="00C05965"/>
    <w:rsid w:val="00C11B47"/>
    <w:rsid w:val="00C11ED1"/>
    <w:rsid w:val="00C1306B"/>
    <w:rsid w:val="00C138C1"/>
    <w:rsid w:val="00C17019"/>
    <w:rsid w:val="00C20145"/>
    <w:rsid w:val="00C203D1"/>
    <w:rsid w:val="00C2217B"/>
    <w:rsid w:val="00C22FC7"/>
    <w:rsid w:val="00C269E9"/>
    <w:rsid w:val="00C26D6A"/>
    <w:rsid w:val="00C277F3"/>
    <w:rsid w:val="00C302B0"/>
    <w:rsid w:val="00C31CA1"/>
    <w:rsid w:val="00C32271"/>
    <w:rsid w:val="00C34022"/>
    <w:rsid w:val="00C3557E"/>
    <w:rsid w:val="00C40C92"/>
    <w:rsid w:val="00C418EC"/>
    <w:rsid w:val="00C41A7A"/>
    <w:rsid w:val="00C41B61"/>
    <w:rsid w:val="00C43434"/>
    <w:rsid w:val="00C454B9"/>
    <w:rsid w:val="00C4572D"/>
    <w:rsid w:val="00C46D86"/>
    <w:rsid w:val="00C46F10"/>
    <w:rsid w:val="00C47881"/>
    <w:rsid w:val="00C47DB4"/>
    <w:rsid w:val="00C50B9E"/>
    <w:rsid w:val="00C51BDA"/>
    <w:rsid w:val="00C52090"/>
    <w:rsid w:val="00C520AB"/>
    <w:rsid w:val="00C538D7"/>
    <w:rsid w:val="00C53F66"/>
    <w:rsid w:val="00C548DB"/>
    <w:rsid w:val="00C54BFB"/>
    <w:rsid w:val="00C5696B"/>
    <w:rsid w:val="00C61C3E"/>
    <w:rsid w:val="00C61FEE"/>
    <w:rsid w:val="00C640FD"/>
    <w:rsid w:val="00C64E06"/>
    <w:rsid w:val="00C664DB"/>
    <w:rsid w:val="00C66D0F"/>
    <w:rsid w:val="00C70ADF"/>
    <w:rsid w:val="00C71262"/>
    <w:rsid w:val="00C71F02"/>
    <w:rsid w:val="00C74292"/>
    <w:rsid w:val="00C75533"/>
    <w:rsid w:val="00C76431"/>
    <w:rsid w:val="00C76FFD"/>
    <w:rsid w:val="00C803BA"/>
    <w:rsid w:val="00C804F5"/>
    <w:rsid w:val="00C80E57"/>
    <w:rsid w:val="00C810AF"/>
    <w:rsid w:val="00C82293"/>
    <w:rsid w:val="00C852EE"/>
    <w:rsid w:val="00C85453"/>
    <w:rsid w:val="00C863BC"/>
    <w:rsid w:val="00C864C7"/>
    <w:rsid w:val="00C90063"/>
    <w:rsid w:val="00C94DED"/>
    <w:rsid w:val="00C96A11"/>
    <w:rsid w:val="00C96C25"/>
    <w:rsid w:val="00C97CAD"/>
    <w:rsid w:val="00C97EC4"/>
    <w:rsid w:val="00CA008D"/>
    <w:rsid w:val="00CA39B6"/>
    <w:rsid w:val="00CA44EC"/>
    <w:rsid w:val="00CA4790"/>
    <w:rsid w:val="00CB2094"/>
    <w:rsid w:val="00CB30F0"/>
    <w:rsid w:val="00CB4D42"/>
    <w:rsid w:val="00CB516B"/>
    <w:rsid w:val="00CB5966"/>
    <w:rsid w:val="00CB5D33"/>
    <w:rsid w:val="00CB6663"/>
    <w:rsid w:val="00CC0DBD"/>
    <w:rsid w:val="00CC1615"/>
    <w:rsid w:val="00CC1C9B"/>
    <w:rsid w:val="00CC1E88"/>
    <w:rsid w:val="00CC1F8D"/>
    <w:rsid w:val="00CC249A"/>
    <w:rsid w:val="00CC4141"/>
    <w:rsid w:val="00CC45E9"/>
    <w:rsid w:val="00CC4BFC"/>
    <w:rsid w:val="00CC65AC"/>
    <w:rsid w:val="00CD2531"/>
    <w:rsid w:val="00CD277E"/>
    <w:rsid w:val="00CD4FBC"/>
    <w:rsid w:val="00CD5B85"/>
    <w:rsid w:val="00CD69F4"/>
    <w:rsid w:val="00CD7DBC"/>
    <w:rsid w:val="00CE04C1"/>
    <w:rsid w:val="00CE2E76"/>
    <w:rsid w:val="00CE40CD"/>
    <w:rsid w:val="00CE572F"/>
    <w:rsid w:val="00CE68C1"/>
    <w:rsid w:val="00CE7411"/>
    <w:rsid w:val="00CF0C41"/>
    <w:rsid w:val="00CF3F22"/>
    <w:rsid w:val="00CF4D57"/>
    <w:rsid w:val="00CF5206"/>
    <w:rsid w:val="00CF539C"/>
    <w:rsid w:val="00CF65A8"/>
    <w:rsid w:val="00CF65CA"/>
    <w:rsid w:val="00D006EE"/>
    <w:rsid w:val="00D014F8"/>
    <w:rsid w:val="00D02AC9"/>
    <w:rsid w:val="00D043AB"/>
    <w:rsid w:val="00D048B9"/>
    <w:rsid w:val="00D048BC"/>
    <w:rsid w:val="00D07CBA"/>
    <w:rsid w:val="00D07D48"/>
    <w:rsid w:val="00D12D12"/>
    <w:rsid w:val="00D13D0B"/>
    <w:rsid w:val="00D13E33"/>
    <w:rsid w:val="00D14379"/>
    <w:rsid w:val="00D21602"/>
    <w:rsid w:val="00D21903"/>
    <w:rsid w:val="00D21A7A"/>
    <w:rsid w:val="00D21BCE"/>
    <w:rsid w:val="00D21F5F"/>
    <w:rsid w:val="00D22B33"/>
    <w:rsid w:val="00D22D89"/>
    <w:rsid w:val="00D23198"/>
    <w:rsid w:val="00D2503B"/>
    <w:rsid w:val="00D259ED"/>
    <w:rsid w:val="00D26178"/>
    <w:rsid w:val="00D26809"/>
    <w:rsid w:val="00D269B1"/>
    <w:rsid w:val="00D276DB"/>
    <w:rsid w:val="00D27E6C"/>
    <w:rsid w:val="00D3026A"/>
    <w:rsid w:val="00D3092C"/>
    <w:rsid w:val="00D31922"/>
    <w:rsid w:val="00D327E8"/>
    <w:rsid w:val="00D32819"/>
    <w:rsid w:val="00D33348"/>
    <w:rsid w:val="00D3348F"/>
    <w:rsid w:val="00D3369B"/>
    <w:rsid w:val="00D339CD"/>
    <w:rsid w:val="00D3738F"/>
    <w:rsid w:val="00D37B8B"/>
    <w:rsid w:val="00D40F6B"/>
    <w:rsid w:val="00D419F9"/>
    <w:rsid w:val="00D421D6"/>
    <w:rsid w:val="00D443F1"/>
    <w:rsid w:val="00D47E63"/>
    <w:rsid w:val="00D51E83"/>
    <w:rsid w:val="00D52AB5"/>
    <w:rsid w:val="00D54A1E"/>
    <w:rsid w:val="00D55E6C"/>
    <w:rsid w:val="00D56116"/>
    <w:rsid w:val="00D57070"/>
    <w:rsid w:val="00D579ED"/>
    <w:rsid w:val="00D57D9A"/>
    <w:rsid w:val="00D612D3"/>
    <w:rsid w:val="00D64B06"/>
    <w:rsid w:val="00D64D5C"/>
    <w:rsid w:val="00D660F2"/>
    <w:rsid w:val="00D66FE9"/>
    <w:rsid w:val="00D6716A"/>
    <w:rsid w:val="00D70569"/>
    <w:rsid w:val="00D718EF"/>
    <w:rsid w:val="00D727D5"/>
    <w:rsid w:val="00D72A2C"/>
    <w:rsid w:val="00D73540"/>
    <w:rsid w:val="00D75CF5"/>
    <w:rsid w:val="00D77364"/>
    <w:rsid w:val="00D7787D"/>
    <w:rsid w:val="00D803BC"/>
    <w:rsid w:val="00D8084F"/>
    <w:rsid w:val="00D810A1"/>
    <w:rsid w:val="00D83346"/>
    <w:rsid w:val="00D841EE"/>
    <w:rsid w:val="00D852BE"/>
    <w:rsid w:val="00D86A53"/>
    <w:rsid w:val="00D870BF"/>
    <w:rsid w:val="00D875C4"/>
    <w:rsid w:val="00D90A2B"/>
    <w:rsid w:val="00D92380"/>
    <w:rsid w:val="00D9537F"/>
    <w:rsid w:val="00D95BF9"/>
    <w:rsid w:val="00D963DD"/>
    <w:rsid w:val="00D970C0"/>
    <w:rsid w:val="00D97A22"/>
    <w:rsid w:val="00DA2488"/>
    <w:rsid w:val="00DA2CE9"/>
    <w:rsid w:val="00DB1F28"/>
    <w:rsid w:val="00DB295A"/>
    <w:rsid w:val="00DB340B"/>
    <w:rsid w:val="00DB3516"/>
    <w:rsid w:val="00DB7EFC"/>
    <w:rsid w:val="00DC15B9"/>
    <w:rsid w:val="00DC1CA1"/>
    <w:rsid w:val="00DC3611"/>
    <w:rsid w:val="00DC5C52"/>
    <w:rsid w:val="00DC5F75"/>
    <w:rsid w:val="00DC696D"/>
    <w:rsid w:val="00DD142D"/>
    <w:rsid w:val="00DD26AE"/>
    <w:rsid w:val="00DD35A2"/>
    <w:rsid w:val="00DD3ECA"/>
    <w:rsid w:val="00DD4E4B"/>
    <w:rsid w:val="00DD537E"/>
    <w:rsid w:val="00DD5930"/>
    <w:rsid w:val="00DD68D5"/>
    <w:rsid w:val="00DE3721"/>
    <w:rsid w:val="00DE4655"/>
    <w:rsid w:val="00DE4AFD"/>
    <w:rsid w:val="00DE5030"/>
    <w:rsid w:val="00DE78EC"/>
    <w:rsid w:val="00DE79FE"/>
    <w:rsid w:val="00DF02B9"/>
    <w:rsid w:val="00DF105B"/>
    <w:rsid w:val="00DF1310"/>
    <w:rsid w:val="00DF3177"/>
    <w:rsid w:val="00DF4645"/>
    <w:rsid w:val="00DF649C"/>
    <w:rsid w:val="00DF6E3E"/>
    <w:rsid w:val="00E004D9"/>
    <w:rsid w:val="00E00842"/>
    <w:rsid w:val="00E0194C"/>
    <w:rsid w:val="00E126D9"/>
    <w:rsid w:val="00E13242"/>
    <w:rsid w:val="00E146F0"/>
    <w:rsid w:val="00E14C74"/>
    <w:rsid w:val="00E161F7"/>
    <w:rsid w:val="00E165F0"/>
    <w:rsid w:val="00E1664F"/>
    <w:rsid w:val="00E17C94"/>
    <w:rsid w:val="00E2024F"/>
    <w:rsid w:val="00E20CEF"/>
    <w:rsid w:val="00E20E31"/>
    <w:rsid w:val="00E2181C"/>
    <w:rsid w:val="00E218F3"/>
    <w:rsid w:val="00E21DBE"/>
    <w:rsid w:val="00E23632"/>
    <w:rsid w:val="00E25965"/>
    <w:rsid w:val="00E259EC"/>
    <w:rsid w:val="00E26324"/>
    <w:rsid w:val="00E267EC"/>
    <w:rsid w:val="00E27553"/>
    <w:rsid w:val="00E30D63"/>
    <w:rsid w:val="00E321EE"/>
    <w:rsid w:val="00E32410"/>
    <w:rsid w:val="00E325DE"/>
    <w:rsid w:val="00E34539"/>
    <w:rsid w:val="00E35651"/>
    <w:rsid w:val="00E36127"/>
    <w:rsid w:val="00E4011B"/>
    <w:rsid w:val="00E41D57"/>
    <w:rsid w:val="00E430C2"/>
    <w:rsid w:val="00E45AAC"/>
    <w:rsid w:val="00E46151"/>
    <w:rsid w:val="00E47711"/>
    <w:rsid w:val="00E47A87"/>
    <w:rsid w:val="00E47AC2"/>
    <w:rsid w:val="00E50C52"/>
    <w:rsid w:val="00E53159"/>
    <w:rsid w:val="00E533E8"/>
    <w:rsid w:val="00E542D8"/>
    <w:rsid w:val="00E54F03"/>
    <w:rsid w:val="00E578FA"/>
    <w:rsid w:val="00E60822"/>
    <w:rsid w:val="00E60E72"/>
    <w:rsid w:val="00E611DB"/>
    <w:rsid w:val="00E61230"/>
    <w:rsid w:val="00E6196F"/>
    <w:rsid w:val="00E621A6"/>
    <w:rsid w:val="00E631F1"/>
    <w:rsid w:val="00E63A9E"/>
    <w:rsid w:val="00E645FE"/>
    <w:rsid w:val="00E651C2"/>
    <w:rsid w:val="00E67B00"/>
    <w:rsid w:val="00E67CE6"/>
    <w:rsid w:val="00E70873"/>
    <w:rsid w:val="00E71958"/>
    <w:rsid w:val="00E7203F"/>
    <w:rsid w:val="00E72F90"/>
    <w:rsid w:val="00E73607"/>
    <w:rsid w:val="00E74F02"/>
    <w:rsid w:val="00E8010D"/>
    <w:rsid w:val="00E80EDF"/>
    <w:rsid w:val="00E813B1"/>
    <w:rsid w:val="00E815AB"/>
    <w:rsid w:val="00E823D0"/>
    <w:rsid w:val="00E8289C"/>
    <w:rsid w:val="00E83812"/>
    <w:rsid w:val="00E858DF"/>
    <w:rsid w:val="00E85BB6"/>
    <w:rsid w:val="00E86405"/>
    <w:rsid w:val="00E86522"/>
    <w:rsid w:val="00E90B58"/>
    <w:rsid w:val="00E91357"/>
    <w:rsid w:val="00E91A70"/>
    <w:rsid w:val="00E91DD5"/>
    <w:rsid w:val="00E9469F"/>
    <w:rsid w:val="00E971BA"/>
    <w:rsid w:val="00E971E7"/>
    <w:rsid w:val="00E978E5"/>
    <w:rsid w:val="00EA0959"/>
    <w:rsid w:val="00EA12BD"/>
    <w:rsid w:val="00EA1941"/>
    <w:rsid w:val="00EA1CF4"/>
    <w:rsid w:val="00EA2D86"/>
    <w:rsid w:val="00EA4893"/>
    <w:rsid w:val="00EA736E"/>
    <w:rsid w:val="00EB19B0"/>
    <w:rsid w:val="00EB2695"/>
    <w:rsid w:val="00EB2F73"/>
    <w:rsid w:val="00EB34E9"/>
    <w:rsid w:val="00EB44F1"/>
    <w:rsid w:val="00EB459A"/>
    <w:rsid w:val="00EB5A75"/>
    <w:rsid w:val="00EB5A94"/>
    <w:rsid w:val="00EB5F3E"/>
    <w:rsid w:val="00EB6BA8"/>
    <w:rsid w:val="00EB7841"/>
    <w:rsid w:val="00EB7B4C"/>
    <w:rsid w:val="00EB7E5A"/>
    <w:rsid w:val="00EC008F"/>
    <w:rsid w:val="00EC15E4"/>
    <w:rsid w:val="00EC2D17"/>
    <w:rsid w:val="00EC2E31"/>
    <w:rsid w:val="00EC47EB"/>
    <w:rsid w:val="00EC6534"/>
    <w:rsid w:val="00ED11EF"/>
    <w:rsid w:val="00ED151D"/>
    <w:rsid w:val="00ED5AB2"/>
    <w:rsid w:val="00ED5B7F"/>
    <w:rsid w:val="00EE1B73"/>
    <w:rsid w:val="00EE1D25"/>
    <w:rsid w:val="00EE21F0"/>
    <w:rsid w:val="00EE2DE5"/>
    <w:rsid w:val="00EE3F87"/>
    <w:rsid w:val="00EE576F"/>
    <w:rsid w:val="00EE6E62"/>
    <w:rsid w:val="00EE73A2"/>
    <w:rsid w:val="00EF0990"/>
    <w:rsid w:val="00EF1450"/>
    <w:rsid w:val="00EF1BF5"/>
    <w:rsid w:val="00EF2CD1"/>
    <w:rsid w:val="00EF2CD3"/>
    <w:rsid w:val="00EF2D6C"/>
    <w:rsid w:val="00EF2DED"/>
    <w:rsid w:val="00EF4E29"/>
    <w:rsid w:val="00EF5538"/>
    <w:rsid w:val="00EF5621"/>
    <w:rsid w:val="00EF64F5"/>
    <w:rsid w:val="00EF6EDE"/>
    <w:rsid w:val="00F00387"/>
    <w:rsid w:val="00F00A6F"/>
    <w:rsid w:val="00F01D4E"/>
    <w:rsid w:val="00F01E3D"/>
    <w:rsid w:val="00F033DF"/>
    <w:rsid w:val="00F037DA"/>
    <w:rsid w:val="00F03F18"/>
    <w:rsid w:val="00F0487B"/>
    <w:rsid w:val="00F04B25"/>
    <w:rsid w:val="00F064BB"/>
    <w:rsid w:val="00F07DC8"/>
    <w:rsid w:val="00F10E04"/>
    <w:rsid w:val="00F13DBB"/>
    <w:rsid w:val="00F13DE6"/>
    <w:rsid w:val="00F1507B"/>
    <w:rsid w:val="00F15B07"/>
    <w:rsid w:val="00F161C7"/>
    <w:rsid w:val="00F16D8E"/>
    <w:rsid w:val="00F21719"/>
    <w:rsid w:val="00F22651"/>
    <w:rsid w:val="00F24611"/>
    <w:rsid w:val="00F271E7"/>
    <w:rsid w:val="00F318D4"/>
    <w:rsid w:val="00F32939"/>
    <w:rsid w:val="00F36CF7"/>
    <w:rsid w:val="00F419AB"/>
    <w:rsid w:val="00F438DD"/>
    <w:rsid w:val="00F4392B"/>
    <w:rsid w:val="00F43E88"/>
    <w:rsid w:val="00F44EC1"/>
    <w:rsid w:val="00F4671F"/>
    <w:rsid w:val="00F46F62"/>
    <w:rsid w:val="00F47AAC"/>
    <w:rsid w:val="00F5414C"/>
    <w:rsid w:val="00F54235"/>
    <w:rsid w:val="00F54784"/>
    <w:rsid w:val="00F5479D"/>
    <w:rsid w:val="00F55ACF"/>
    <w:rsid w:val="00F55F62"/>
    <w:rsid w:val="00F56BD2"/>
    <w:rsid w:val="00F571AB"/>
    <w:rsid w:val="00F6143A"/>
    <w:rsid w:val="00F616C0"/>
    <w:rsid w:val="00F64419"/>
    <w:rsid w:val="00F64549"/>
    <w:rsid w:val="00F64F54"/>
    <w:rsid w:val="00F65613"/>
    <w:rsid w:val="00F65C12"/>
    <w:rsid w:val="00F670EA"/>
    <w:rsid w:val="00F70A8A"/>
    <w:rsid w:val="00F7146D"/>
    <w:rsid w:val="00F72C19"/>
    <w:rsid w:val="00F75753"/>
    <w:rsid w:val="00F769AD"/>
    <w:rsid w:val="00F80918"/>
    <w:rsid w:val="00F81904"/>
    <w:rsid w:val="00F83FE3"/>
    <w:rsid w:val="00F8400C"/>
    <w:rsid w:val="00F8600A"/>
    <w:rsid w:val="00F860EE"/>
    <w:rsid w:val="00F862F9"/>
    <w:rsid w:val="00F879BC"/>
    <w:rsid w:val="00F905FE"/>
    <w:rsid w:val="00F91B40"/>
    <w:rsid w:val="00F92216"/>
    <w:rsid w:val="00F930DC"/>
    <w:rsid w:val="00F94246"/>
    <w:rsid w:val="00F95EE0"/>
    <w:rsid w:val="00F962D5"/>
    <w:rsid w:val="00F96B52"/>
    <w:rsid w:val="00F9753D"/>
    <w:rsid w:val="00FA1F04"/>
    <w:rsid w:val="00FA245F"/>
    <w:rsid w:val="00FA4344"/>
    <w:rsid w:val="00FA4CD5"/>
    <w:rsid w:val="00FA5B26"/>
    <w:rsid w:val="00FA64B3"/>
    <w:rsid w:val="00FB0B0A"/>
    <w:rsid w:val="00FB18A2"/>
    <w:rsid w:val="00FB2415"/>
    <w:rsid w:val="00FB3D5A"/>
    <w:rsid w:val="00FB4497"/>
    <w:rsid w:val="00FB553F"/>
    <w:rsid w:val="00FB5BDE"/>
    <w:rsid w:val="00FB76FE"/>
    <w:rsid w:val="00FB7CA9"/>
    <w:rsid w:val="00FC1B88"/>
    <w:rsid w:val="00FC1FF5"/>
    <w:rsid w:val="00FC301B"/>
    <w:rsid w:val="00FC3B39"/>
    <w:rsid w:val="00FC4069"/>
    <w:rsid w:val="00FC4B0E"/>
    <w:rsid w:val="00FC5101"/>
    <w:rsid w:val="00FC71D0"/>
    <w:rsid w:val="00FC72F6"/>
    <w:rsid w:val="00FC7EEF"/>
    <w:rsid w:val="00FD4DF3"/>
    <w:rsid w:val="00FD5B1B"/>
    <w:rsid w:val="00FD5FC6"/>
    <w:rsid w:val="00FE0E9B"/>
    <w:rsid w:val="00FE1A07"/>
    <w:rsid w:val="00FE1ADA"/>
    <w:rsid w:val="00FE1BCA"/>
    <w:rsid w:val="00FE2A2A"/>
    <w:rsid w:val="00FE4FB0"/>
    <w:rsid w:val="00FE64C5"/>
    <w:rsid w:val="00FE7ADF"/>
    <w:rsid w:val="00FE7BE7"/>
    <w:rsid w:val="00FF02FB"/>
    <w:rsid w:val="00FF1425"/>
    <w:rsid w:val="00FF150A"/>
    <w:rsid w:val="00FF1C0A"/>
    <w:rsid w:val="00FF2A12"/>
    <w:rsid w:val="00FF3F5A"/>
    <w:rsid w:val="00FF5C54"/>
    <w:rsid w:val="00FF6830"/>
    <w:rsid w:val="00FF7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0FD5C"/>
  <w15:docId w15:val="{B020AAC4-242C-4733-986D-BE9A42462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6114A"/>
  </w:style>
  <w:style w:type="paragraph" w:styleId="Heading1">
    <w:name w:val="heading 1"/>
    <w:basedOn w:val="Normal"/>
    <w:next w:val="Normal"/>
    <w:link w:val="Heading1Char"/>
    <w:uiPriority w:val="9"/>
    <w:qFormat/>
    <w:rsid w:val="00A6114A"/>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6114A"/>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6114A"/>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6114A"/>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6114A"/>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6114A"/>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6114A"/>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6114A"/>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6114A"/>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14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6114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6114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6114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6114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6114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6114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6114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6114A"/>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semiHidden/>
    <w:unhideWhenUsed/>
    <w:rsid w:val="00A6114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6114A"/>
    <w:rPr>
      <w:sz w:val="20"/>
      <w:szCs w:val="20"/>
    </w:rPr>
  </w:style>
  <w:style w:type="character" w:styleId="FootnoteReference">
    <w:name w:val="footnote reference"/>
    <w:basedOn w:val="DefaultParagraphFont"/>
    <w:uiPriority w:val="99"/>
    <w:semiHidden/>
    <w:unhideWhenUsed/>
    <w:rsid w:val="00A6114A"/>
    <w:rPr>
      <w:vertAlign w:val="superscript"/>
    </w:rPr>
  </w:style>
  <w:style w:type="table" w:styleId="MediumList2-Accent1">
    <w:name w:val="Medium List 2 Accent 1"/>
    <w:basedOn w:val="TableNormal"/>
    <w:uiPriority w:val="66"/>
    <w:rsid w:val="00BF39DE"/>
    <w:pPr>
      <w:spacing w:after="0" w:line="240" w:lineRule="auto"/>
    </w:pPr>
    <w:rPr>
      <w:rFonts w:asciiTheme="majorHAnsi" w:eastAsiaTheme="majorEastAsia" w:hAnsiTheme="majorHAnsi" w:cstheme="majorBidi"/>
      <w:color w:val="000000" w:themeColor="text1"/>
      <w:lang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ListParagraph">
    <w:name w:val="List Paragraph"/>
    <w:aliases w:val="List Paragraph1,List Paragraph (numbered (a)),Dot pt,F5 List Paragraph,No Spacing1,List Paragraph Char Char Char,Indicator Text,Numbered Para 1,Bullet 1,List Paragraph12,Bullet Points,MAIN CONTENT,Colorful List - Accent 11,WB Para,L,bl"/>
    <w:basedOn w:val="Normal"/>
    <w:link w:val="ListParagraphChar"/>
    <w:uiPriority w:val="34"/>
    <w:qFormat/>
    <w:rsid w:val="0051070C"/>
    <w:pPr>
      <w:ind w:left="720"/>
      <w:contextualSpacing/>
    </w:pPr>
  </w:style>
  <w:style w:type="character" w:customStyle="1" w:styleId="ListParagraphChar">
    <w:name w:val="List Paragraph Char"/>
    <w:aliases w:val="List Paragraph1 Char,List Paragraph (numbered (a)) Char,Dot pt Char,F5 List Paragraph Char,No Spacing1 Char,List Paragraph Char Char Char Char,Indicator Text Char,Numbered Para 1 Char,Bullet 1 Char,List Paragraph12 Char,WB Para Char"/>
    <w:link w:val="ListParagraph"/>
    <w:uiPriority w:val="34"/>
    <w:qFormat/>
    <w:rsid w:val="0051070C"/>
  </w:style>
  <w:style w:type="paragraph" w:styleId="Header">
    <w:name w:val="header"/>
    <w:basedOn w:val="Normal"/>
    <w:link w:val="HeaderChar"/>
    <w:uiPriority w:val="99"/>
    <w:unhideWhenUsed/>
    <w:rsid w:val="005B3C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3CA7"/>
  </w:style>
  <w:style w:type="paragraph" w:styleId="Footer">
    <w:name w:val="footer"/>
    <w:basedOn w:val="Normal"/>
    <w:link w:val="FooterChar"/>
    <w:uiPriority w:val="99"/>
    <w:unhideWhenUsed/>
    <w:rsid w:val="005B3C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3CA7"/>
  </w:style>
  <w:style w:type="table" w:styleId="TableGrid">
    <w:name w:val="Table Grid"/>
    <w:basedOn w:val="TableNormal"/>
    <w:uiPriority w:val="39"/>
    <w:rsid w:val="007133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D3B03"/>
    <w:pPr>
      <w:spacing w:after="200" w:line="240" w:lineRule="auto"/>
    </w:pPr>
    <w:rPr>
      <w:i/>
      <w:iCs/>
      <w:color w:val="44546A" w:themeColor="text2"/>
      <w:sz w:val="18"/>
      <w:szCs w:val="18"/>
    </w:rPr>
  </w:style>
  <w:style w:type="character" w:styleId="Hyperlink">
    <w:name w:val="Hyperlink"/>
    <w:basedOn w:val="DefaultParagraphFont"/>
    <w:uiPriority w:val="99"/>
    <w:unhideWhenUsed/>
    <w:rsid w:val="00C302B0"/>
    <w:rPr>
      <w:color w:val="0563C1" w:themeColor="hyperlink"/>
      <w:u w:val="single"/>
    </w:rPr>
  </w:style>
  <w:style w:type="character" w:styleId="UnresolvedMention">
    <w:name w:val="Unresolved Mention"/>
    <w:basedOn w:val="DefaultParagraphFont"/>
    <w:uiPriority w:val="99"/>
    <w:semiHidden/>
    <w:unhideWhenUsed/>
    <w:rsid w:val="00C302B0"/>
    <w:rPr>
      <w:color w:val="605E5C"/>
      <w:shd w:val="clear" w:color="auto" w:fill="E1DFDD"/>
    </w:rPr>
  </w:style>
  <w:style w:type="character" w:styleId="FollowedHyperlink">
    <w:name w:val="FollowedHyperlink"/>
    <w:basedOn w:val="DefaultParagraphFont"/>
    <w:uiPriority w:val="99"/>
    <w:semiHidden/>
    <w:unhideWhenUsed/>
    <w:rsid w:val="00C302B0"/>
    <w:rPr>
      <w:color w:val="954F72" w:themeColor="followedHyperlink"/>
      <w:u w:val="single"/>
    </w:rPr>
  </w:style>
  <w:style w:type="paragraph" w:styleId="Revision">
    <w:name w:val="Revision"/>
    <w:hidden/>
    <w:uiPriority w:val="99"/>
    <w:semiHidden/>
    <w:rsid w:val="00363436"/>
    <w:pPr>
      <w:spacing w:after="0" w:line="240" w:lineRule="auto"/>
    </w:pPr>
  </w:style>
  <w:style w:type="paragraph" w:styleId="TOC1">
    <w:name w:val="toc 1"/>
    <w:basedOn w:val="Normal"/>
    <w:next w:val="Normal"/>
    <w:autoRedefine/>
    <w:uiPriority w:val="39"/>
    <w:unhideWhenUsed/>
    <w:rsid w:val="00C22FC7"/>
    <w:pPr>
      <w:tabs>
        <w:tab w:val="left" w:pos="660"/>
        <w:tab w:val="right" w:leader="dot" w:pos="9890"/>
      </w:tabs>
      <w:spacing w:after="100"/>
    </w:pPr>
    <w:rPr>
      <w:rFonts w:eastAsia="Times New Roman" w:cstheme="majorHAnsi"/>
      <w:b/>
      <w:bCs/>
      <w:noProof/>
      <w:color w:val="4472C4" w:themeColor="accent1"/>
    </w:rPr>
  </w:style>
  <w:style w:type="paragraph" w:styleId="TOC2">
    <w:name w:val="toc 2"/>
    <w:basedOn w:val="Normal"/>
    <w:next w:val="Normal"/>
    <w:autoRedefine/>
    <w:uiPriority w:val="39"/>
    <w:unhideWhenUsed/>
    <w:rsid w:val="00C22FC7"/>
    <w:pPr>
      <w:tabs>
        <w:tab w:val="left" w:pos="660"/>
        <w:tab w:val="right" w:leader="dot" w:pos="9890"/>
      </w:tabs>
      <w:spacing w:after="100"/>
      <w:ind w:left="220"/>
    </w:pPr>
    <w:rPr>
      <w:rFonts w:ascii="Times New Roman" w:eastAsia="Times New Roman" w:hAnsi="Times New Roman" w:cs="Times New Roman"/>
      <w:b/>
      <w:bCs/>
      <w:noProof/>
      <w:color w:val="4472C4" w:themeColor="accent1"/>
    </w:rPr>
  </w:style>
  <w:style w:type="paragraph" w:styleId="TOC3">
    <w:name w:val="toc 3"/>
    <w:basedOn w:val="Normal"/>
    <w:next w:val="Normal"/>
    <w:autoRedefine/>
    <w:uiPriority w:val="39"/>
    <w:unhideWhenUsed/>
    <w:rsid w:val="009B2AA8"/>
    <w:pPr>
      <w:spacing w:after="100"/>
      <w:ind w:left="440"/>
    </w:pPr>
  </w:style>
  <w:style w:type="character" w:styleId="CommentReference">
    <w:name w:val="annotation reference"/>
    <w:basedOn w:val="DefaultParagraphFont"/>
    <w:uiPriority w:val="99"/>
    <w:semiHidden/>
    <w:unhideWhenUsed/>
    <w:rsid w:val="00AD6B5C"/>
    <w:rPr>
      <w:sz w:val="16"/>
      <w:szCs w:val="16"/>
    </w:rPr>
  </w:style>
  <w:style w:type="paragraph" w:styleId="CommentText">
    <w:name w:val="annotation text"/>
    <w:basedOn w:val="Normal"/>
    <w:link w:val="CommentTextChar"/>
    <w:uiPriority w:val="99"/>
    <w:unhideWhenUsed/>
    <w:rsid w:val="00AD6B5C"/>
    <w:pPr>
      <w:spacing w:line="240" w:lineRule="auto"/>
    </w:pPr>
    <w:rPr>
      <w:sz w:val="20"/>
      <w:szCs w:val="20"/>
    </w:rPr>
  </w:style>
  <w:style w:type="character" w:customStyle="1" w:styleId="CommentTextChar">
    <w:name w:val="Comment Text Char"/>
    <w:basedOn w:val="DefaultParagraphFont"/>
    <w:link w:val="CommentText"/>
    <w:uiPriority w:val="99"/>
    <w:rsid w:val="00AD6B5C"/>
    <w:rPr>
      <w:sz w:val="20"/>
      <w:szCs w:val="20"/>
    </w:rPr>
  </w:style>
  <w:style w:type="paragraph" w:styleId="CommentSubject">
    <w:name w:val="annotation subject"/>
    <w:basedOn w:val="CommentText"/>
    <w:next w:val="CommentText"/>
    <w:link w:val="CommentSubjectChar"/>
    <w:uiPriority w:val="99"/>
    <w:semiHidden/>
    <w:unhideWhenUsed/>
    <w:rsid w:val="00AD6B5C"/>
    <w:rPr>
      <w:b/>
      <w:bCs/>
    </w:rPr>
  </w:style>
  <w:style w:type="character" w:customStyle="1" w:styleId="CommentSubjectChar">
    <w:name w:val="Comment Subject Char"/>
    <w:basedOn w:val="CommentTextChar"/>
    <w:link w:val="CommentSubject"/>
    <w:uiPriority w:val="99"/>
    <w:semiHidden/>
    <w:rsid w:val="00AD6B5C"/>
    <w:rPr>
      <w:b/>
      <w:bCs/>
      <w:sz w:val="20"/>
      <w:szCs w:val="20"/>
    </w:rPr>
  </w:style>
  <w:style w:type="paragraph" w:styleId="BalloonText">
    <w:name w:val="Balloon Text"/>
    <w:basedOn w:val="Normal"/>
    <w:link w:val="BalloonTextChar"/>
    <w:uiPriority w:val="99"/>
    <w:semiHidden/>
    <w:unhideWhenUsed/>
    <w:rsid w:val="000E24F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24F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408855">
      <w:bodyDiv w:val="1"/>
      <w:marLeft w:val="0"/>
      <w:marRight w:val="0"/>
      <w:marTop w:val="0"/>
      <w:marBottom w:val="0"/>
      <w:divBdr>
        <w:top w:val="none" w:sz="0" w:space="0" w:color="auto"/>
        <w:left w:val="none" w:sz="0" w:space="0" w:color="auto"/>
        <w:bottom w:val="none" w:sz="0" w:space="0" w:color="auto"/>
        <w:right w:val="none" w:sz="0" w:space="0" w:color="auto"/>
      </w:divBdr>
      <w:divsChild>
        <w:div w:id="764501359">
          <w:marLeft w:val="0"/>
          <w:marRight w:val="0"/>
          <w:marTop w:val="0"/>
          <w:marBottom w:val="0"/>
          <w:divBdr>
            <w:top w:val="none" w:sz="0" w:space="0" w:color="auto"/>
            <w:left w:val="none" w:sz="0" w:space="0" w:color="auto"/>
            <w:bottom w:val="none" w:sz="0" w:space="0" w:color="auto"/>
            <w:right w:val="none" w:sz="0" w:space="0" w:color="auto"/>
          </w:divBdr>
          <w:divsChild>
            <w:div w:id="19088270">
              <w:marLeft w:val="0"/>
              <w:marRight w:val="0"/>
              <w:marTop w:val="0"/>
              <w:marBottom w:val="0"/>
              <w:divBdr>
                <w:top w:val="none" w:sz="0" w:space="0" w:color="auto"/>
                <w:left w:val="none" w:sz="0" w:space="0" w:color="auto"/>
                <w:bottom w:val="none" w:sz="0" w:space="0" w:color="auto"/>
                <w:right w:val="none" w:sz="0" w:space="0" w:color="auto"/>
              </w:divBdr>
            </w:div>
            <w:div w:id="39212696">
              <w:marLeft w:val="0"/>
              <w:marRight w:val="0"/>
              <w:marTop w:val="0"/>
              <w:marBottom w:val="0"/>
              <w:divBdr>
                <w:top w:val="none" w:sz="0" w:space="0" w:color="auto"/>
                <w:left w:val="none" w:sz="0" w:space="0" w:color="auto"/>
                <w:bottom w:val="none" w:sz="0" w:space="0" w:color="auto"/>
                <w:right w:val="none" w:sz="0" w:space="0" w:color="auto"/>
              </w:divBdr>
            </w:div>
            <w:div w:id="76365304">
              <w:marLeft w:val="0"/>
              <w:marRight w:val="0"/>
              <w:marTop w:val="0"/>
              <w:marBottom w:val="0"/>
              <w:divBdr>
                <w:top w:val="none" w:sz="0" w:space="0" w:color="auto"/>
                <w:left w:val="none" w:sz="0" w:space="0" w:color="auto"/>
                <w:bottom w:val="none" w:sz="0" w:space="0" w:color="auto"/>
                <w:right w:val="none" w:sz="0" w:space="0" w:color="auto"/>
              </w:divBdr>
            </w:div>
            <w:div w:id="251476304">
              <w:marLeft w:val="0"/>
              <w:marRight w:val="0"/>
              <w:marTop w:val="0"/>
              <w:marBottom w:val="0"/>
              <w:divBdr>
                <w:top w:val="none" w:sz="0" w:space="0" w:color="auto"/>
                <w:left w:val="none" w:sz="0" w:space="0" w:color="auto"/>
                <w:bottom w:val="none" w:sz="0" w:space="0" w:color="auto"/>
                <w:right w:val="none" w:sz="0" w:space="0" w:color="auto"/>
              </w:divBdr>
            </w:div>
            <w:div w:id="287854240">
              <w:marLeft w:val="0"/>
              <w:marRight w:val="0"/>
              <w:marTop w:val="0"/>
              <w:marBottom w:val="0"/>
              <w:divBdr>
                <w:top w:val="none" w:sz="0" w:space="0" w:color="auto"/>
                <w:left w:val="none" w:sz="0" w:space="0" w:color="auto"/>
                <w:bottom w:val="none" w:sz="0" w:space="0" w:color="auto"/>
                <w:right w:val="none" w:sz="0" w:space="0" w:color="auto"/>
              </w:divBdr>
            </w:div>
            <w:div w:id="370426997">
              <w:marLeft w:val="0"/>
              <w:marRight w:val="0"/>
              <w:marTop w:val="0"/>
              <w:marBottom w:val="0"/>
              <w:divBdr>
                <w:top w:val="none" w:sz="0" w:space="0" w:color="auto"/>
                <w:left w:val="none" w:sz="0" w:space="0" w:color="auto"/>
                <w:bottom w:val="none" w:sz="0" w:space="0" w:color="auto"/>
                <w:right w:val="none" w:sz="0" w:space="0" w:color="auto"/>
              </w:divBdr>
            </w:div>
            <w:div w:id="525412270">
              <w:marLeft w:val="0"/>
              <w:marRight w:val="0"/>
              <w:marTop w:val="0"/>
              <w:marBottom w:val="0"/>
              <w:divBdr>
                <w:top w:val="none" w:sz="0" w:space="0" w:color="auto"/>
                <w:left w:val="none" w:sz="0" w:space="0" w:color="auto"/>
                <w:bottom w:val="none" w:sz="0" w:space="0" w:color="auto"/>
                <w:right w:val="none" w:sz="0" w:space="0" w:color="auto"/>
              </w:divBdr>
            </w:div>
            <w:div w:id="680082685">
              <w:marLeft w:val="0"/>
              <w:marRight w:val="0"/>
              <w:marTop w:val="0"/>
              <w:marBottom w:val="0"/>
              <w:divBdr>
                <w:top w:val="none" w:sz="0" w:space="0" w:color="auto"/>
                <w:left w:val="none" w:sz="0" w:space="0" w:color="auto"/>
                <w:bottom w:val="none" w:sz="0" w:space="0" w:color="auto"/>
                <w:right w:val="none" w:sz="0" w:space="0" w:color="auto"/>
              </w:divBdr>
            </w:div>
            <w:div w:id="798107529">
              <w:marLeft w:val="0"/>
              <w:marRight w:val="0"/>
              <w:marTop w:val="0"/>
              <w:marBottom w:val="0"/>
              <w:divBdr>
                <w:top w:val="none" w:sz="0" w:space="0" w:color="auto"/>
                <w:left w:val="none" w:sz="0" w:space="0" w:color="auto"/>
                <w:bottom w:val="none" w:sz="0" w:space="0" w:color="auto"/>
                <w:right w:val="none" w:sz="0" w:space="0" w:color="auto"/>
              </w:divBdr>
            </w:div>
            <w:div w:id="903833253">
              <w:marLeft w:val="0"/>
              <w:marRight w:val="0"/>
              <w:marTop w:val="0"/>
              <w:marBottom w:val="0"/>
              <w:divBdr>
                <w:top w:val="none" w:sz="0" w:space="0" w:color="auto"/>
                <w:left w:val="none" w:sz="0" w:space="0" w:color="auto"/>
                <w:bottom w:val="none" w:sz="0" w:space="0" w:color="auto"/>
                <w:right w:val="none" w:sz="0" w:space="0" w:color="auto"/>
              </w:divBdr>
            </w:div>
            <w:div w:id="920143229">
              <w:marLeft w:val="0"/>
              <w:marRight w:val="0"/>
              <w:marTop w:val="0"/>
              <w:marBottom w:val="0"/>
              <w:divBdr>
                <w:top w:val="none" w:sz="0" w:space="0" w:color="auto"/>
                <w:left w:val="none" w:sz="0" w:space="0" w:color="auto"/>
                <w:bottom w:val="none" w:sz="0" w:space="0" w:color="auto"/>
                <w:right w:val="none" w:sz="0" w:space="0" w:color="auto"/>
              </w:divBdr>
            </w:div>
            <w:div w:id="963003485">
              <w:marLeft w:val="0"/>
              <w:marRight w:val="0"/>
              <w:marTop w:val="0"/>
              <w:marBottom w:val="0"/>
              <w:divBdr>
                <w:top w:val="none" w:sz="0" w:space="0" w:color="auto"/>
                <w:left w:val="none" w:sz="0" w:space="0" w:color="auto"/>
                <w:bottom w:val="none" w:sz="0" w:space="0" w:color="auto"/>
                <w:right w:val="none" w:sz="0" w:space="0" w:color="auto"/>
              </w:divBdr>
            </w:div>
            <w:div w:id="1135487654">
              <w:marLeft w:val="0"/>
              <w:marRight w:val="0"/>
              <w:marTop w:val="0"/>
              <w:marBottom w:val="0"/>
              <w:divBdr>
                <w:top w:val="none" w:sz="0" w:space="0" w:color="auto"/>
                <w:left w:val="none" w:sz="0" w:space="0" w:color="auto"/>
                <w:bottom w:val="none" w:sz="0" w:space="0" w:color="auto"/>
                <w:right w:val="none" w:sz="0" w:space="0" w:color="auto"/>
              </w:divBdr>
            </w:div>
            <w:div w:id="1189641742">
              <w:marLeft w:val="0"/>
              <w:marRight w:val="0"/>
              <w:marTop w:val="0"/>
              <w:marBottom w:val="0"/>
              <w:divBdr>
                <w:top w:val="none" w:sz="0" w:space="0" w:color="auto"/>
                <w:left w:val="none" w:sz="0" w:space="0" w:color="auto"/>
                <w:bottom w:val="none" w:sz="0" w:space="0" w:color="auto"/>
                <w:right w:val="none" w:sz="0" w:space="0" w:color="auto"/>
              </w:divBdr>
            </w:div>
            <w:div w:id="1204168721">
              <w:marLeft w:val="0"/>
              <w:marRight w:val="0"/>
              <w:marTop w:val="0"/>
              <w:marBottom w:val="0"/>
              <w:divBdr>
                <w:top w:val="none" w:sz="0" w:space="0" w:color="auto"/>
                <w:left w:val="none" w:sz="0" w:space="0" w:color="auto"/>
                <w:bottom w:val="none" w:sz="0" w:space="0" w:color="auto"/>
                <w:right w:val="none" w:sz="0" w:space="0" w:color="auto"/>
              </w:divBdr>
            </w:div>
            <w:div w:id="1204833202">
              <w:marLeft w:val="0"/>
              <w:marRight w:val="0"/>
              <w:marTop w:val="0"/>
              <w:marBottom w:val="0"/>
              <w:divBdr>
                <w:top w:val="none" w:sz="0" w:space="0" w:color="auto"/>
                <w:left w:val="none" w:sz="0" w:space="0" w:color="auto"/>
                <w:bottom w:val="none" w:sz="0" w:space="0" w:color="auto"/>
                <w:right w:val="none" w:sz="0" w:space="0" w:color="auto"/>
              </w:divBdr>
            </w:div>
            <w:div w:id="1229924466">
              <w:marLeft w:val="0"/>
              <w:marRight w:val="0"/>
              <w:marTop w:val="0"/>
              <w:marBottom w:val="0"/>
              <w:divBdr>
                <w:top w:val="none" w:sz="0" w:space="0" w:color="auto"/>
                <w:left w:val="none" w:sz="0" w:space="0" w:color="auto"/>
                <w:bottom w:val="none" w:sz="0" w:space="0" w:color="auto"/>
                <w:right w:val="none" w:sz="0" w:space="0" w:color="auto"/>
              </w:divBdr>
            </w:div>
            <w:div w:id="1276401420">
              <w:marLeft w:val="0"/>
              <w:marRight w:val="0"/>
              <w:marTop w:val="0"/>
              <w:marBottom w:val="0"/>
              <w:divBdr>
                <w:top w:val="none" w:sz="0" w:space="0" w:color="auto"/>
                <w:left w:val="none" w:sz="0" w:space="0" w:color="auto"/>
                <w:bottom w:val="none" w:sz="0" w:space="0" w:color="auto"/>
                <w:right w:val="none" w:sz="0" w:space="0" w:color="auto"/>
              </w:divBdr>
            </w:div>
            <w:div w:id="1351109081">
              <w:marLeft w:val="0"/>
              <w:marRight w:val="0"/>
              <w:marTop w:val="0"/>
              <w:marBottom w:val="0"/>
              <w:divBdr>
                <w:top w:val="none" w:sz="0" w:space="0" w:color="auto"/>
                <w:left w:val="none" w:sz="0" w:space="0" w:color="auto"/>
                <w:bottom w:val="none" w:sz="0" w:space="0" w:color="auto"/>
                <w:right w:val="none" w:sz="0" w:space="0" w:color="auto"/>
              </w:divBdr>
            </w:div>
            <w:div w:id="1467237897">
              <w:marLeft w:val="0"/>
              <w:marRight w:val="0"/>
              <w:marTop w:val="0"/>
              <w:marBottom w:val="0"/>
              <w:divBdr>
                <w:top w:val="none" w:sz="0" w:space="0" w:color="auto"/>
                <w:left w:val="none" w:sz="0" w:space="0" w:color="auto"/>
                <w:bottom w:val="none" w:sz="0" w:space="0" w:color="auto"/>
                <w:right w:val="none" w:sz="0" w:space="0" w:color="auto"/>
              </w:divBdr>
            </w:div>
            <w:div w:id="1655790193">
              <w:marLeft w:val="0"/>
              <w:marRight w:val="0"/>
              <w:marTop w:val="0"/>
              <w:marBottom w:val="0"/>
              <w:divBdr>
                <w:top w:val="none" w:sz="0" w:space="0" w:color="auto"/>
                <w:left w:val="none" w:sz="0" w:space="0" w:color="auto"/>
                <w:bottom w:val="none" w:sz="0" w:space="0" w:color="auto"/>
                <w:right w:val="none" w:sz="0" w:space="0" w:color="auto"/>
              </w:divBdr>
            </w:div>
            <w:div w:id="1733656455">
              <w:marLeft w:val="0"/>
              <w:marRight w:val="0"/>
              <w:marTop w:val="0"/>
              <w:marBottom w:val="0"/>
              <w:divBdr>
                <w:top w:val="none" w:sz="0" w:space="0" w:color="auto"/>
                <w:left w:val="none" w:sz="0" w:space="0" w:color="auto"/>
                <w:bottom w:val="none" w:sz="0" w:space="0" w:color="auto"/>
                <w:right w:val="none" w:sz="0" w:space="0" w:color="auto"/>
              </w:divBdr>
            </w:div>
            <w:div w:id="1764760965">
              <w:marLeft w:val="0"/>
              <w:marRight w:val="0"/>
              <w:marTop w:val="0"/>
              <w:marBottom w:val="0"/>
              <w:divBdr>
                <w:top w:val="none" w:sz="0" w:space="0" w:color="auto"/>
                <w:left w:val="none" w:sz="0" w:space="0" w:color="auto"/>
                <w:bottom w:val="none" w:sz="0" w:space="0" w:color="auto"/>
                <w:right w:val="none" w:sz="0" w:space="0" w:color="auto"/>
              </w:divBdr>
            </w:div>
            <w:div w:id="1874421967">
              <w:marLeft w:val="0"/>
              <w:marRight w:val="0"/>
              <w:marTop w:val="0"/>
              <w:marBottom w:val="0"/>
              <w:divBdr>
                <w:top w:val="none" w:sz="0" w:space="0" w:color="auto"/>
                <w:left w:val="none" w:sz="0" w:space="0" w:color="auto"/>
                <w:bottom w:val="none" w:sz="0" w:space="0" w:color="auto"/>
                <w:right w:val="none" w:sz="0" w:space="0" w:color="auto"/>
              </w:divBdr>
            </w:div>
            <w:div w:id="1952783681">
              <w:marLeft w:val="0"/>
              <w:marRight w:val="0"/>
              <w:marTop w:val="0"/>
              <w:marBottom w:val="0"/>
              <w:divBdr>
                <w:top w:val="none" w:sz="0" w:space="0" w:color="auto"/>
                <w:left w:val="none" w:sz="0" w:space="0" w:color="auto"/>
                <w:bottom w:val="none" w:sz="0" w:space="0" w:color="auto"/>
                <w:right w:val="none" w:sz="0" w:space="0" w:color="auto"/>
              </w:divBdr>
            </w:div>
            <w:div w:id="2106999982">
              <w:marLeft w:val="0"/>
              <w:marRight w:val="0"/>
              <w:marTop w:val="0"/>
              <w:marBottom w:val="0"/>
              <w:divBdr>
                <w:top w:val="none" w:sz="0" w:space="0" w:color="auto"/>
                <w:left w:val="none" w:sz="0" w:space="0" w:color="auto"/>
                <w:bottom w:val="none" w:sz="0" w:space="0" w:color="auto"/>
                <w:right w:val="none" w:sz="0" w:space="0" w:color="auto"/>
              </w:divBdr>
            </w:div>
            <w:div w:id="2110545279">
              <w:marLeft w:val="0"/>
              <w:marRight w:val="0"/>
              <w:marTop w:val="0"/>
              <w:marBottom w:val="0"/>
              <w:divBdr>
                <w:top w:val="none" w:sz="0" w:space="0" w:color="auto"/>
                <w:left w:val="none" w:sz="0" w:space="0" w:color="auto"/>
                <w:bottom w:val="none" w:sz="0" w:space="0" w:color="auto"/>
                <w:right w:val="none" w:sz="0" w:space="0" w:color="auto"/>
              </w:divBdr>
            </w:div>
            <w:div w:id="213570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16085">
      <w:bodyDiv w:val="1"/>
      <w:marLeft w:val="0"/>
      <w:marRight w:val="0"/>
      <w:marTop w:val="0"/>
      <w:marBottom w:val="0"/>
      <w:divBdr>
        <w:top w:val="none" w:sz="0" w:space="0" w:color="auto"/>
        <w:left w:val="none" w:sz="0" w:space="0" w:color="auto"/>
        <w:bottom w:val="none" w:sz="0" w:space="0" w:color="auto"/>
        <w:right w:val="none" w:sz="0" w:space="0" w:color="auto"/>
      </w:divBdr>
    </w:div>
    <w:div w:id="442072649">
      <w:bodyDiv w:val="1"/>
      <w:marLeft w:val="0"/>
      <w:marRight w:val="0"/>
      <w:marTop w:val="0"/>
      <w:marBottom w:val="0"/>
      <w:divBdr>
        <w:top w:val="none" w:sz="0" w:space="0" w:color="auto"/>
        <w:left w:val="none" w:sz="0" w:space="0" w:color="auto"/>
        <w:bottom w:val="none" w:sz="0" w:space="0" w:color="auto"/>
        <w:right w:val="none" w:sz="0" w:space="0" w:color="auto"/>
      </w:divBdr>
    </w:div>
    <w:div w:id="502744440">
      <w:bodyDiv w:val="1"/>
      <w:marLeft w:val="0"/>
      <w:marRight w:val="0"/>
      <w:marTop w:val="0"/>
      <w:marBottom w:val="0"/>
      <w:divBdr>
        <w:top w:val="none" w:sz="0" w:space="0" w:color="auto"/>
        <w:left w:val="none" w:sz="0" w:space="0" w:color="auto"/>
        <w:bottom w:val="none" w:sz="0" w:space="0" w:color="auto"/>
        <w:right w:val="none" w:sz="0" w:space="0" w:color="auto"/>
      </w:divBdr>
    </w:div>
    <w:div w:id="569928574">
      <w:bodyDiv w:val="1"/>
      <w:marLeft w:val="0"/>
      <w:marRight w:val="0"/>
      <w:marTop w:val="0"/>
      <w:marBottom w:val="0"/>
      <w:divBdr>
        <w:top w:val="none" w:sz="0" w:space="0" w:color="auto"/>
        <w:left w:val="none" w:sz="0" w:space="0" w:color="auto"/>
        <w:bottom w:val="none" w:sz="0" w:space="0" w:color="auto"/>
        <w:right w:val="none" w:sz="0" w:space="0" w:color="auto"/>
      </w:divBdr>
      <w:divsChild>
        <w:div w:id="98452475">
          <w:marLeft w:val="446"/>
          <w:marRight w:val="0"/>
          <w:marTop w:val="0"/>
          <w:marBottom w:val="120"/>
          <w:divBdr>
            <w:top w:val="none" w:sz="0" w:space="0" w:color="auto"/>
            <w:left w:val="none" w:sz="0" w:space="0" w:color="auto"/>
            <w:bottom w:val="none" w:sz="0" w:space="0" w:color="auto"/>
            <w:right w:val="none" w:sz="0" w:space="0" w:color="auto"/>
          </w:divBdr>
        </w:div>
        <w:div w:id="243489765">
          <w:marLeft w:val="446"/>
          <w:marRight w:val="0"/>
          <w:marTop w:val="0"/>
          <w:marBottom w:val="120"/>
          <w:divBdr>
            <w:top w:val="none" w:sz="0" w:space="0" w:color="auto"/>
            <w:left w:val="none" w:sz="0" w:space="0" w:color="auto"/>
            <w:bottom w:val="none" w:sz="0" w:space="0" w:color="auto"/>
            <w:right w:val="none" w:sz="0" w:space="0" w:color="auto"/>
          </w:divBdr>
        </w:div>
        <w:div w:id="1252200492">
          <w:marLeft w:val="446"/>
          <w:marRight w:val="0"/>
          <w:marTop w:val="0"/>
          <w:marBottom w:val="120"/>
          <w:divBdr>
            <w:top w:val="none" w:sz="0" w:space="0" w:color="auto"/>
            <w:left w:val="none" w:sz="0" w:space="0" w:color="auto"/>
            <w:bottom w:val="none" w:sz="0" w:space="0" w:color="auto"/>
            <w:right w:val="none" w:sz="0" w:space="0" w:color="auto"/>
          </w:divBdr>
        </w:div>
        <w:div w:id="1411385098">
          <w:marLeft w:val="446"/>
          <w:marRight w:val="0"/>
          <w:marTop w:val="0"/>
          <w:marBottom w:val="120"/>
          <w:divBdr>
            <w:top w:val="none" w:sz="0" w:space="0" w:color="auto"/>
            <w:left w:val="none" w:sz="0" w:space="0" w:color="auto"/>
            <w:bottom w:val="none" w:sz="0" w:space="0" w:color="auto"/>
            <w:right w:val="none" w:sz="0" w:space="0" w:color="auto"/>
          </w:divBdr>
        </w:div>
        <w:div w:id="1992708363">
          <w:marLeft w:val="446"/>
          <w:marRight w:val="0"/>
          <w:marTop w:val="0"/>
          <w:marBottom w:val="120"/>
          <w:divBdr>
            <w:top w:val="none" w:sz="0" w:space="0" w:color="auto"/>
            <w:left w:val="none" w:sz="0" w:space="0" w:color="auto"/>
            <w:bottom w:val="none" w:sz="0" w:space="0" w:color="auto"/>
            <w:right w:val="none" w:sz="0" w:space="0" w:color="auto"/>
          </w:divBdr>
        </w:div>
      </w:divsChild>
    </w:div>
    <w:div w:id="800148252">
      <w:bodyDiv w:val="1"/>
      <w:marLeft w:val="0"/>
      <w:marRight w:val="0"/>
      <w:marTop w:val="0"/>
      <w:marBottom w:val="0"/>
      <w:divBdr>
        <w:top w:val="none" w:sz="0" w:space="0" w:color="auto"/>
        <w:left w:val="none" w:sz="0" w:space="0" w:color="auto"/>
        <w:bottom w:val="none" w:sz="0" w:space="0" w:color="auto"/>
        <w:right w:val="none" w:sz="0" w:space="0" w:color="auto"/>
      </w:divBdr>
    </w:div>
    <w:div w:id="858664453">
      <w:bodyDiv w:val="1"/>
      <w:marLeft w:val="0"/>
      <w:marRight w:val="0"/>
      <w:marTop w:val="0"/>
      <w:marBottom w:val="0"/>
      <w:divBdr>
        <w:top w:val="none" w:sz="0" w:space="0" w:color="auto"/>
        <w:left w:val="none" w:sz="0" w:space="0" w:color="auto"/>
        <w:bottom w:val="none" w:sz="0" w:space="0" w:color="auto"/>
        <w:right w:val="none" w:sz="0" w:space="0" w:color="auto"/>
      </w:divBdr>
    </w:div>
    <w:div w:id="915212071">
      <w:bodyDiv w:val="1"/>
      <w:marLeft w:val="0"/>
      <w:marRight w:val="0"/>
      <w:marTop w:val="0"/>
      <w:marBottom w:val="0"/>
      <w:divBdr>
        <w:top w:val="none" w:sz="0" w:space="0" w:color="auto"/>
        <w:left w:val="none" w:sz="0" w:space="0" w:color="auto"/>
        <w:bottom w:val="none" w:sz="0" w:space="0" w:color="auto"/>
        <w:right w:val="none" w:sz="0" w:space="0" w:color="auto"/>
      </w:divBdr>
    </w:div>
    <w:div w:id="1211265661">
      <w:bodyDiv w:val="1"/>
      <w:marLeft w:val="0"/>
      <w:marRight w:val="0"/>
      <w:marTop w:val="0"/>
      <w:marBottom w:val="0"/>
      <w:divBdr>
        <w:top w:val="none" w:sz="0" w:space="0" w:color="auto"/>
        <w:left w:val="none" w:sz="0" w:space="0" w:color="auto"/>
        <w:bottom w:val="none" w:sz="0" w:space="0" w:color="auto"/>
        <w:right w:val="none" w:sz="0" w:space="0" w:color="auto"/>
      </w:divBdr>
    </w:div>
    <w:div w:id="1575623688">
      <w:bodyDiv w:val="1"/>
      <w:marLeft w:val="0"/>
      <w:marRight w:val="0"/>
      <w:marTop w:val="0"/>
      <w:marBottom w:val="0"/>
      <w:divBdr>
        <w:top w:val="none" w:sz="0" w:space="0" w:color="auto"/>
        <w:left w:val="none" w:sz="0" w:space="0" w:color="auto"/>
        <w:bottom w:val="none" w:sz="0" w:space="0" w:color="auto"/>
        <w:right w:val="none" w:sz="0" w:space="0" w:color="auto"/>
      </w:divBdr>
    </w:div>
    <w:div w:id="1621493779">
      <w:bodyDiv w:val="1"/>
      <w:marLeft w:val="0"/>
      <w:marRight w:val="0"/>
      <w:marTop w:val="0"/>
      <w:marBottom w:val="0"/>
      <w:divBdr>
        <w:top w:val="none" w:sz="0" w:space="0" w:color="auto"/>
        <w:left w:val="none" w:sz="0" w:space="0" w:color="auto"/>
        <w:bottom w:val="none" w:sz="0" w:space="0" w:color="auto"/>
        <w:right w:val="none" w:sz="0" w:space="0" w:color="auto"/>
      </w:divBdr>
    </w:div>
    <w:div w:id="1866089279">
      <w:bodyDiv w:val="1"/>
      <w:marLeft w:val="0"/>
      <w:marRight w:val="0"/>
      <w:marTop w:val="0"/>
      <w:marBottom w:val="0"/>
      <w:divBdr>
        <w:top w:val="none" w:sz="0" w:space="0" w:color="auto"/>
        <w:left w:val="none" w:sz="0" w:space="0" w:color="auto"/>
        <w:bottom w:val="none" w:sz="0" w:space="0" w:color="auto"/>
        <w:right w:val="none" w:sz="0" w:space="0" w:color="auto"/>
      </w:divBdr>
    </w:div>
    <w:div w:id="1921330843">
      <w:bodyDiv w:val="1"/>
      <w:marLeft w:val="0"/>
      <w:marRight w:val="0"/>
      <w:marTop w:val="0"/>
      <w:marBottom w:val="0"/>
      <w:divBdr>
        <w:top w:val="none" w:sz="0" w:space="0" w:color="auto"/>
        <w:left w:val="none" w:sz="0" w:space="0" w:color="auto"/>
        <w:bottom w:val="none" w:sz="0" w:space="0" w:color="auto"/>
        <w:right w:val="none" w:sz="0" w:space="0" w:color="auto"/>
      </w:divBdr>
    </w:div>
    <w:div w:id="1999725968">
      <w:bodyDiv w:val="1"/>
      <w:marLeft w:val="0"/>
      <w:marRight w:val="0"/>
      <w:marTop w:val="0"/>
      <w:marBottom w:val="0"/>
      <w:divBdr>
        <w:top w:val="none" w:sz="0" w:space="0" w:color="auto"/>
        <w:left w:val="none" w:sz="0" w:space="0" w:color="auto"/>
        <w:bottom w:val="none" w:sz="0" w:space="0" w:color="auto"/>
        <w:right w:val="none" w:sz="0" w:space="0" w:color="auto"/>
      </w:divBdr>
    </w:div>
    <w:div w:id="2059012387">
      <w:bodyDiv w:val="1"/>
      <w:marLeft w:val="0"/>
      <w:marRight w:val="0"/>
      <w:marTop w:val="0"/>
      <w:marBottom w:val="0"/>
      <w:divBdr>
        <w:top w:val="none" w:sz="0" w:space="0" w:color="auto"/>
        <w:left w:val="none" w:sz="0" w:space="0" w:color="auto"/>
        <w:bottom w:val="none" w:sz="0" w:space="0" w:color="auto"/>
        <w:right w:val="none" w:sz="0" w:space="0" w:color="auto"/>
      </w:divBdr>
    </w:div>
    <w:div w:id="21010248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6.tmp"/><Relationship Id="rId21" Type="http://schemas.microsoft.com/office/2007/relationships/hdphoto" Target="media/hdphoto2.wdp"/><Relationship Id="rId42" Type="http://schemas.openxmlformats.org/officeDocument/2006/relationships/image" Target="media/image30.emf"/><Relationship Id="rId47" Type="http://schemas.microsoft.com/office/2007/relationships/hdphoto" Target="media/hdphoto3.wdp"/><Relationship Id="rId63" Type="http://schemas.openxmlformats.org/officeDocument/2006/relationships/image" Target="media/image46.emf"/><Relationship Id="rId68" Type="http://schemas.openxmlformats.org/officeDocument/2006/relationships/image" Target="media/image50.tmp"/><Relationship Id="rId84" Type="http://schemas.openxmlformats.org/officeDocument/2006/relationships/image" Target="media/image65.tmp"/><Relationship Id="rId89" Type="http://schemas.openxmlformats.org/officeDocument/2006/relationships/image" Target="media/image70.tmp"/><Relationship Id="rId112" Type="http://schemas.openxmlformats.org/officeDocument/2006/relationships/image" Target="media/image91.tmp"/><Relationship Id="rId16" Type="http://schemas.openxmlformats.org/officeDocument/2006/relationships/image" Target="media/image6.tmp"/><Relationship Id="rId107" Type="http://schemas.openxmlformats.org/officeDocument/2006/relationships/image" Target="media/image87.png"/><Relationship Id="rId11" Type="http://schemas.openxmlformats.org/officeDocument/2006/relationships/image" Target="media/image1.png"/><Relationship Id="rId32" Type="http://schemas.openxmlformats.org/officeDocument/2006/relationships/image" Target="media/image20.tmp"/><Relationship Id="rId37" Type="http://schemas.openxmlformats.org/officeDocument/2006/relationships/image" Target="media/image25.emf"/><Relationship Id="rId53" Type="http://schemas.microsoft.com/office/2007/relationships/hdphoto" Target="media/hdphoto5.wdp"/><Relationship Id="rId58" Type="http://schemas.openxmlformats.org/officeDocument/2006/relationships/image" Target="media/image43.png"/><Relationship Id="rId74" Type="http://schemas.openxmlformats.org/officeDocument/2006/relationships/image" Target="media/image56.tmp"/><Relationship Id="rId79" Type="http://schemas.openxmlformats.org/officeDocument/2006/relationships/image" Target="media/image61.tmp"/><Relationship Id="rId102" Type="http://schemas.openxmlformats.org/officeDocument/2006/relationships/image" Target="media/image83.emf"/><Relationship Id="rId123" Type="http://schemas.openxmlformats.org/officeDocument/2006/relationships/image" Target="media/image101.tmp"/><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71.tmp"/><Relationship Id="rId95" Type="http://schemas.openxmlformats.org/officeDocument/2006/relationships/image" Target="media/image76.tmp"/><Relationship Id="rId22" Type="http://schemas.openxmlformats.org/officeDocument/2006/relationships/image" Target="media/image10.tmp"/><Relationship Id="rId27" Type="http://schemas.openxmlformats.org/officeDocument/2006/relationships/image" Target="media/image15.tmp"/><Relationship Id="rId43" Type="http://schemas.openxmlformats.org/officeDocument/2006/relationships/image" Target="media/image31.emf"/><Relationship Id="rId48" Type="http://schemas.openxmlformats.org/officeDocument/2006/relationships/image" Target="media/image35.emf"/><Relationship Id="rId64" Type="http://schemas.openxmlformats.org/officeDocument/2006/relationships/image" Target="media/image47.tmp"/><Relationship Id="rId69" Type="http://schemas.openxmlformats.org/officeDocument/2006/relationships/image" Target="media/image51.tmp"/><Relationship Id="rId113" Type="http://schemas.openxmlformats.org/officeDocument/2006/relationships/image" Target="media/image92.tmp"/><Relationship Id="rId118" Type="http://schemas.openxmlformats.org/officeDocument/2006/relationships/footer" Target="footer1.xml"/><Relationship Id="rId80" Type="http://schemas.openxmlformats.org/officeDocument/2006/relationships/image" Target="media/image62.png"/><Relationship Id="rId85" Type="http://schemas.openxmlformats.org/officeDocument/2006/relationships/image" Target="media/image66.tmp"/><Relationship Id="rId12" Type="http://schemas.openxmlformats.org/officeDocument/2006/relationships/image" Target="media/image2.tmp"/><Relationship Id="rId17" Type="http://schemas.openxmlformats.org/officeDocument/2006/relationships/image" Target="media/image7.tmp"/><Relationship Id="rId33" Type="http://schemas.openxmlformats.org/officeDocument/2006/relationships/image" Target="media/image21.tmp"/><Relationship Id="rId38" Type="http://schemas.openxmlformats.org/officeDocument/2006/relationships/image" Target="media/image26.emf"/><Relationship Id="rId59" Type="http://schemas.microsoft.com/office/2007/relationships/hdphoto" Target="media/hdphoto6.wdp"/><Relationship Id="rId103" Type="http://schemas.openxmlformats.org/officeDocument/2006/relationships/image" Target="media/image84.tmp"/><Relationship Id="rId108" Type="http://schemas.openxmlformats.org/officeDocument/2006/relationships/oleObject" Target="embeddings/oleObject1.bin"/><Relationship Id="rId124" Type="http://schemas.openxmlformats.org/officeDocument/2006/relationships/image" Target="media/image102.tmp"/><Relationship Id="rId129" Type="http://schemas.microsoft.com/office/2011/relationships/people" Target="people.xml"/><Relationship Id="rId54" Type="http://schemas.openxmlformats.org/officeDocument/2006/relationships/image" Target="media/image39.tmp"/><Relationship Id="rId70" Type="http://schemas.openxmlformats.org/officeDocument/2006/relationships/image" Target="media/image52.tmp"/><Relationship Id="rId75" Type="http://schemas.openxmlformats.org/officeDocument/2006/relationships/image" Target="media/image57.tmp"/><Relationship Id="rId91" Type="http://schemas.openxmlformats.org/officeDocument/2006/relationships/image" Target="media/image72.tmp"/><Relationship Id="rId96" Type="http://schemas.openxmlformats.org/officeDocument/2006/relationships/image" Target="media/image77.e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tmp"/><Relationship Id="rId28" Type="http://schemas.openxmlformats.org/officeDocument/2006/relationships/image" Target="media/image16.png"/><Relationship Id="rId49" Type="http://schemas.openxmlformats.org/officeDocument/2006/relationships/image" Target="media/image36.emf"/><Relationship Id="rId114" Type="http://schemas.openxmlformats.org/officeDocument/2006/relationships/image" Target="media/image93.tmp"/><Relationship Id="rId119" Type="http://schemas.openxmlformats.org/officeDocument/2006/relationships/image" Target="media/image97.png"/><Relationship Id="rId44" Type="http://schemas.openxmlformats.org/officeDocument/2006/relationships/image" Target="media/image32.emf"/><Relationship Id="rId60" Type="http://schemas.openxmlformats.org/officeDocument/2006/relationships/image" Target="media/image44.tmp"/><Relationship Id="rId65" Type="http://schemas.openxmlformats.org/officeDocument/2006/relationships/image" Target="media/image48.png"/><Relationship Id="rId81" Type="http://schemas.microsoft.com/office/2007/relationships/hdphoto" Target="media/hdphoto9.wdp"/><Relationship Id="rId86" Type="http://schemas.openxmlformats.org/officeDocument/2006/relationships/image" Target="media/image67.tmp"/><Relationship Id="rId130" Type="http://schemas.openxmlformats.org/officeDocument/2006/relationships/theme" Target="theme/theme1.xml"/><Relationship Id="rId13" Type="http://schemas.openxmlformats.org/officeDocument/2006/relationships/image" Target="media/image3.emf"/><Relationship Id="rId18" Type="http://schemas.openxmlformats.org/officeDocument/2006/relationships/image" Target="media/image8.png"/><Relationship Id="rId39" Type="http://schemas.openxmlformats.org/officeDocument/2006/relationships/image" Target="media/image27.tmp"/><Relationship Id="rId109" Type="http://schemas.openxmlformats.org/officeDocument/2006/relationships/image" Target="media/image88.tmp"/><Relationship Id="rId34" Type="http://schemas.openxmlformats.org/officeDocument/2006/relationships/image" Target="media/image22.emf"/><Relationship Id="rId50" Type="http://schemas.openxmlformats.org/officeDocument/2006/relationships/image" Target="media/image37.png"/><Relationship Id="rId55" Type="http://schemas.openxmlformats.org/officeDocument/2006/relationships/image" Target="media/image40.tmp"/><Relationship Id="rId76" Type="http://schemas.openxmlformats.org/officeDocument/2006/relationships/image" Target="media/image58.tmp"/><Relationship Id="rId97" Type="http://schemas.openxmlformats.org/officeDocument/2006/relationships/image" Target="media/image78.emf"/><Relationship Id="rId104" Type="http://schemas.openxmlformats.org/officeDocument/2006/relationships/image" Target="media/image85.emf"/><Relationship Id="rId120" Type="http://schemas.openxmlformats.org/officeDocument/2006/relationships/image" Target="media/image98.jpeg"/><Relationship Id="rId125" Type="http://schemas.openxmlformats.org/officeDocument/2006/relationships/image" Target="media/image103.tmp"/><Relationship Id="rId7" Type="http://schemas.openxmlformats.org/officeDocument/2006/relationships/endnotes" Target="endnotes.xml"/><Relationship Id="rId71" Type="http://schemas.openxmlformats.org/officeDocument/2006/relationships/image" Target="media/image53.tmp"/><Relationship Id="rId92" Type="http://schemas.openxmlformats.org/officeDocument/2006/relationships/image" Target="media/image73.tmp"/><Relationship Id="rId2" Type="http://schemas.openxmlformats.org/officeDocument/2006/relationships/numbering" Target="numbering.xml"/><Relationship Id="rId29" Type="http://schemas.openxmlformats.org/officeDocument/2006/relationships/image" Target="media/image17.tmp"/><Relationship Id="rId24" Type="http://schemas.openxmlformats.org/officeDocument/2006/relationships/image" Target="media/image12.tmp"/><Relationship Id="rId40" Type="http://schemas.openxmlformats.org/officeDocument/2006/relationships/image" Target="media/image28.tmp"/><Relationship Id="rId45" Type="http://schemas.openxmlformats.org/officeDocument/2006/relationships/image" Target="media/image33.emf"/><Relationship Id="rId66" Type="http://schemas.microsoft.com/office/2007/relationships/hdphoto" Target="media/hdphoto8.wdp"/><Relationship Id="rId87" Type="http://schemas.openxmlformats.org/officeDocument/2006/relationships/image" Target="media/image68.tmp"/><Relationship Id="rId110" Type="http://schemas.openxmlformats.org/officeDocument/2006/relationships/image" Target="media/image89.tmp"/><Relationship Id="rId115" Type="http://schemas.openxmlformats.org/officeDocument/2006/relationships/image" Target="media/image94.tmp"/><Relationship Id="rId61" Type="http://schemas.openxmlformats.org/officeDocument/2006/relationships/image" Target="media/image45.png"/><Relationship Id="rId82" Type="http://schemas.openxmlformats.org/officeDocument/2006/relationships/image" Target="media/image63.tmp"/><Relationship Id="rId19" Type="http://schemas.microsoft.com/office/2007/relationships/hdphoto" Target="media/hdphoto1.wdp"/><Relationship Id="rId14" Type="http://schemas.openxmlformats.org/officeDocument/2006/relationships/image" Target="media/image4.tmp"/><Relationship Id="rId30" Type="http://schemas.openxmlformats.org/officeDocument/2006/relationships/image" Target="media/image18.tmp"/><Relationship Id="rId35" Type="http://schemas.openxmlformats.org/officeDocument/2006/relationships/image" Target="media/image23.emf"/><Relationship Id="rId56" Type="http://schemas.openxmlformats.org/officeDocument/2006/relationships/image" Target="media/image41.tmp"/><Relationship Id="rId77" Type="http://schemas.openxmlformats.org/officeDocument/2006/relationships/image" Target="media/image59.emf"/><Relationship Id="rId100" Type="http://schemas.openxmlformats.org/officeDocument/2006/relationships/image" Target="media/image81.emf"/><Relationship Id="rId105" Type="http://schemas.openxmlformats.org/officeDocument/2006/relationships/image" Target="media/image86.png"/><Relationship Id="rId126" Type="http://schemas.openxmlformats.org/officeDocument/2006/relationships/image" Target="media/image104.tmp"/><Relationship Id="rId8" Type="http://schemas.openxmlformats.org/officeDocument/2006/relationships/comments" Target="comments.xml"/><Relationship Id="rId51" Type="http://schemas.microsoft.com/office/2007/relationships/hdphoto" Target="media/hdphoto4.wdp"/><Relationship Id="rId72" Type="http://schemas.openxmlformats.org/officeDocument/2006/relationships/image" Target="media/image54.tmp"/><Relationship Id="rId93" Type="http://schemas.openxmlformats.org/officeDocument/2006/relationships/image" Target="media/image74.emf"/><Relationship Id="rId98" Type="http://schemas.openxmlformats.org/officeDocument/2006/relationships/image" Target="media/image79.tmp"/><Relationship Id="rId121" Type="http://schemas.openxmlformats.org/officeDocument/2006/relationships/image" Target="media/image99.tmp"/><Relationship Id="rId3" Type="http://schemas.openxmlformats.org/officeDocument/2006/relationships/styles" Target="styles.xml"/><Relationship Id="rId25" Type="http://schemas.openxmlformats.org/officeDocument/2006/relationships/image" Target="media/image13.emf"/><Relationship Id="rId46" Type="http://schemas.openxmlformats.org/officeDocument/2006/relationships/image" Target="media/image34.png"/><Relationship Id="rId67" Type="http://schemas.openxmlformats.org/officeDocument/2006/relationships/image" Target="media/image49.tmp"/><Relationship Id="rId116" Type="http://schemas.openxmlformats.org/officeDocument/2006/relationships/image" Target="media/image95.tmp"/><Relationship Id="rId20" Type="http://schemas.openxmlformats.org/officeDocument/2006/relationships/image" Target="media/image9.png"/><Relationship Id="rId41" Type="http://schemas.openxmlformats.org/officeDocument/2006/relationships/image" Target="media/image29.emf"/><Relationship Id="rId62" Type="http://schemas.microsoft.com/office/2007/relationships/hdphoto" Target="media/hdphoto7.wdp"/><Relationship Id="rId83" Type="http://schemas.openxmlformats.org/officeDocument/2006/relationships/image" Target="media/image64.png"/><Relationship Id="rId88" Type="http://schemas.openxmlformats.org/officeDocument/2006/relationships/image" Target="media/image69.tmp"/><Relationship Id="rId111" Type="http://schemas.openxmlformats.org/officeDocument/2006/relationships/image" Target="media/image90.tmp"/><Relationship Id="rId15" Type="http://schemas.openxmlformats.org/officeDocument/2006/relationships/image" Target="media/image5.tmp"/><Relationship Id="rId36" Type="http://schemas.openxmlformats.org/officeDocument/2006/relationships/image" Target="media/image24.tmp"/><Relationship Id="rId57" Type="http://schemas.openxmlformats.org/officeDocument/2006/relationships/image" Target="media/image42.tmp"/><Relationship Id="rId106" Type="http://schemas.microsoft.com/office/2007/relationships/hdphoto" Target="media/hdphoto10.wdp"/><Relationship Id="rId127" Type="http://schemas.openxmlformats.org/officeDocument/2006/relationships/image" Target="media/image105.emf"/><Relationship Id="rId10" Type="http://schemas.microsoft.com/office/2016/09/relationships/commentsIds" Target="commentsIds.xml"/><Relationship Id="rId31" Type="http://schemas.openxmlformats.org/officeDocument/2006/relationships/image" Target="media/image19.tmp"/><Relationship Id="rId52" Type="http://schemas.openxmlformats.org/officeDocument/2006/relationships/image" Target="media/image38.png"/><Relationship Id="rId73" Type="http://schemas.openxmlformats.org/officeDocument/2006/relationships/image" Target="media/image55.tmp"/><Relationship Id="rId78" Type="http://schemas.openxmlformats.org/officeDocument/2006/relationships/image" Target="media/image60.tmp"/><Relationship Id="rId94" Type="http://schemas.openxmlformats.org/officeDocument/2006/relationships/image" Target="media/image75.tmp"/><Relationship Id="rId99" Type="http://schemas.openxmlformats.org/officeDocument/2006/relationships/image" Target="media/image80.tmp"/><Relationship Id="rId101" Type="http://schemas.openxmlformats.org/officeDocument/2006/relationships/image" Target="media/image82.tmp"/><Relationship Id="rId122" Type="http://schemas.openxmlformats.org/officeDocument/2006/relationships/image" Target="media/image100.tmp"/><Relationship Id="rId4" Type="http://schemas.openxmlformats.org/officeDocument/2006/relationships/settings" Target="settings.xml"/><Relationship Id="rId9" Type="http://schemas.microsoft.com/office/2011/relationships/commentsExtended" Target="commentsExtended.xml"/><Relationship Id="rId26" Type="http://schemas.openxmlformats.org/officeDocument/2006/relationships/image" Target="media/image14.emf"/></Relationships>
</file>

<file path=word/_rels/footnotes.xml.rels><?xml version="1.0" encoding="UTF-8" standalone="yes"?>
<Relationships xmlns="http://schemas.openxmlformats.org/package/2006/relationships"><Relationship Id="rId2" Type="http://schemas.openxmlformats.org/officeDocument/2006/relationships/hyperlink" Target="https://www.mof.go.jp/pri/research/discussion_paper/ron333.pdf" TargetMode="External"/><Relationship Id="rId1" Type="http://schemas.openxmlformats.org/officeDocument/2006/relationships/hyperlink" Target="https://www.konj.se/english/publications/working-papers/working-paper/2015-03-05-appropriate-macroeconomic-model-support-for-the-ministry-of-finance-and-the-national-institute-of-economic-research-a-pilot-stud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492970-8982-49A5-AD85-D62D46163D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2736</TotalTime>
  <Pages>53</Pages>
  <Words>12130</Words>
  <Characters>69145</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arend Kouwenaar</dc:creator>
  <cp:keywords/>
  <dc:description/>
  <cp:lastModifiedBy>didier.tabaro</cp:lastModifiedBy>
  <cp:revision>2</cp:revision>
  <cp:lastPrinted>2023-12-09T18:54:00Z</cp:lastPrinted>
  <dcterms:created xsi:type="dcterms:W3CDTF">2024-01-05T08:30:00Z</dcterms:created>
  <dcterms:modified xsi:type="dcterms:W3CDTF">2024-01-22T14:16:00Z</dcterms:modified>
</cp:coreProperties>
</file>