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562280" w14:textId="6929BB12" w:rsidR="0027799D" w:rsidRPr="00E61949" w:rsidRDefault="0027799D" w:rsidP="0027799D">
      <w:pPr>
        <w:spacing w:line="240" w:lineRule="auto"/>
        <w:jc w:val="center"/>
        <w:rPr>
          <w:b/>
          <w:bCs/>
          <w:color w:val="4472C4" w:themeColor="accent1"/>
          <w:sz w:val="24"/>
          <w:szCs w:val="24"/>
          <w:rPrChange w:id="0" w:author="arend Kouwenaar" w:date="2024-11-05T13:15:00Z" w16du:dateUtc="2024-11-05T18:15:00Z">
            <w:rPr>
              <w:color w:val="4472C4" w:themeColor="accent1"/>
            </w:rPr>
          </w:rPrChange>
        </w:rPr>
      </w:pPr>
      <w:r w:rsidRPr="00E61949">
        <w:rPr>
          <w:b/>
          <w:bCs/>
          <w:color w:val="4472C4" w:themeColor="accent1"/>
          <w:sz w:val="24"/>
          <w:szCs w:val="24"/>
          <w:rPrChange w:id="1" w:author="arend Kouwenaar" w:date="2024-11-05T13:15:00Z" w16du:dateUtc="2024-11-05T18:15:00Z">
            <w:rPr>
              <w:color w:val="4472C4" w:themeColor="accent1"/>
            </w:rPr>
          </w:rPrChange>
        </w:rPr>
        <w:t>Quarterly Macro Fiscal Model (QMFM)</w:t>
      </w:r>
    </w:p>
    <w:p w14:paraId="3E39DCBB" w14:textId="3FA85BB5" w:rsidR="0027799D" w:rsidRPr="00E61949" w:rsidRDefault="0027799D" w:rsidP="0027799D">
      <w:pPr>
        <w:spacing w:line="240" w:lineRule="auto"/>
        <w:jc w:val="center"/>
        <w:rPr>
          <w:b/>
          <w:bCs/>
          <w:color w:val="4472C4" w:themeColor="accent1"/>
          <w:sz w:val="24"/>
          <w:szCs w:val="24"/>
          <w:rPrChange w:id="2" w:author="arend Kouwenaar" w:date="2024-11-05T13:15:00Z" w16du:dateUtc="2024-11-05T18:15:00Z">
            <w:rPr>
              <w:color w:val="4472C4" w:themeColor="accent1"/>
            </w:rPr>
          </w:rPrChange>
        </w:rPr>
      </w:pPr>
      <w:r w:rsidRPr="00E61949">
        <w:rPr>
          <w:b/>
          <w:bCs/>
          <w:color w:val="4472C4" w:themeColor="accent1"/>
          <w:sz w:val="24"/>
          <w:szCs w:val="24"/>
          <w:rPrChange w:id="3" w:author="arend Kouwenaar" w:date="2024-11-05T13:15:00Z" w16du:dateUtc="2024-11-05T18:15:00Z">
            <w:rPr>
              <w:color w:val="4472C4" w:themeColor="accent1"/>
            </w:rPr>
          </w:rPrChange>
        </w:rPr>
        <w:t>Sept forecast round</w:t>
      </w:r>
    </w:p>
    <w:p w14:paraId="2907D41D" w14:textId="52117893" w:rsidR="0027799D" w:rsidRPr="00E61949" w:rsidRDefault="0027799D" w:rsidP="009337DF">
      <w:pPr>
        <w:spacing w:after="360" w:line="240" w:lineRule="auto"/>
        <w:jc w:val="center"/>
        <w:rPr>
          <w:b/>
          <w:bCs/>
          <w:color w:val="4472C4" w:themeColor="accent1"/>
          <w:sz w:val="24"/>
          <w:szCs w:val="24"/>
          <w:rPrChange w:id="4" w:author="arend Kouwenaar" w:date="2024-11-05T13:15:00Z" w16du:dateUtc="2024-11-05T18:15:00Z">
            <w:rPr>
              <w:color w:val="4472C4" w:themeColor="accent1"/>
            </w:rPr>
          </w:rPrChange>
        </w:rPr>
        <w:pPrChange w:id="5" w:author="arend Kouwenaar" w:date="2024-11-05T12:55:00Z" w16du:dateUtc="2024-11-05T17:55:00Z">
          <w:pPr>
            <w:spacing w:line="240" w:lineRule="auto"/>
            <w:jc w:val="center"/>
          </w:pPr>
        </w:pPrChange>
      </w:pPr>
      <w:r w:rsidRPr="00E61949">
        <w:rPr>
          <w:b/>
          <w:bCs/>
          <w:color w:val="4472C4" w:themeColor="accent1"/>
          <w:sz w:val="24"/>
          <w:szCs w:val="24"/>
          <w:rPrChange w:id="6" w:author="arend Kouwenaar" w:date="2024-11-05T13:15:00Z" w16du:dateUtc="2024-11-05T18:15:00Z">
            <w:rPr>
              <w:color w:val="4472C4" w:themeColor="accent1"/>
            </w:rPr>
          </w:rPrChange>
        </w:rPr>
        <w:t>Online Support(WS)-Key notes</w:t>
      </w:r>
      <w:r w:rsidR="000E0862" w:rsidRPr="00E61949">
        <w:rPr>
          <w:b/>
          <w:bCs/>
          <w:color w:val="4472C4" w:themeColor="accent1"/>
          <w:sz w:val="24"/>
          <w:szCs w:val="24"/>
          <w:rPrChange w:id="7" w:author="arend Kouwenaar" w:date="2024-11-05T13:15:00Z" w16du:dateUtc="2024-11-05T18:15:00Z">
            <w:rPr>
              <w:color w:val="4472C4" w:themeColor="accent1"/>
            </w:rPr>
          </w:rPrChange>
        </w:rPr>
        <w:t xml:space="preserve"> (Oct 7, 2024)—Thierry Idu, Andrew Mushokambere</w:t>
      </w:r>
    </w:p>
    <w:p w14:paraId="757E5780" w14:textId="714AA2B4" w:rsidR="009337DF" w:rsidRPr="009337DF" w:rsidRDefault="009337DF" w:rsidP="009337DF">
      <w:pPr>
        <w:pStyle w:val="ListParagraph"/>
        <w:numPr>
          <w:ilvl w:val="0"/>
          <w:numId w:val="5"/>
        </w:numPr>
        <w:spacing w:line="360" w:lineRule="auto"/>
        <w:rPr>
          <w:ins w:id="8" w:author="arend Kouwenaar" w:date="2024-11-05T12:59:00Z" w16du:dateUtc="2024-11-05T17:59:00Z"/>
          <w:b/>
          <w:bCs/>
          <w:sz w:val="24"/>
          <w:szCs w:val="24"/>
          <w:rPrChange w:id="9" w:author="arend Kouwenaar" w:date="2024-11-05T12:59:00Z" w16du:dateUtc="2024-11-05T17:59:00Z">
            <w:rPr>
              <w:ins w:id="10" w:author="arend Kouwenaar" w:date="2024-11-05T12:59:00Z" w16du:dateUtc="2024-11-05T17:59:00Z"/>
            </w:rPr>
          </w:rPrChange>
        </w:rPr>
        <w:pPrChange w:id="11" w:author="arend Kouwenaar" w:date="2024-11-05T12:59:00Z" w16du:dateUtc="2024-11-05T17:59:00Z">
          <w:pPr>
            <w:pStyle w:val="ListParagraph"/>
            <w:numPr>
              <w:ilvl w:val="1"/>
              <w:numId w:val="5"/>
            </w:numPr>
            <w:spacing w:line="360" w:lineRule="auto"/>
            <w:ind w:left="1080"/>
          </w:pPr>
        </w:pPrChange>
      </w:pPr>
      <w:ins w:id="12" w:author="arend Kouwenaar" w:date="2024-11-05T12:59:00Z" w16du:dateUtc="2024-11-05T17:59:00Z">
        <w:r>
          <w:rPr>
            <w:b/>
            <w:bCs/>
            <w:sz w:val="24"/>
            <w:szCs w:val="24"/>
          </w:rPr>
          <w:t>Data</w:t>
        </w:r>
      </w:ins>
    </w:p>
    <w:p w14:paraId="5D9FCDAF" w14:textId="1B505FF7" w:rsidR="001C4410" w:rsidRPr="0027799D" w:rsidRDefault="001C4410" w:rsidP="0027799D">
      <w:pPr>
        <w:pStyle w:val="ListParagraph"/>
        <w:numPr>
          <w:ilvl w:val="1"/>
          <w:numId w:val="5"/>
        </w:numPr>
        <w:spacing w:line="360" w:lineRule="auto"/>
        <w:rPr>
          <w:b/>
          <w:bCs/>
          <w:sz w:val="24"/>
          <w:szCs w:val="24"/>
        </w:rPr>
      </w:pPr>
      <w:r w:rsidRPr="0027799D">
        <w:rPr>
          <w:b/>
          <w:bCs/>
          <w:sz w:val="24"/>
          <w:szCs w:val="24"/>
        </w:rPr>
        <w:t>Data (Observed data)</w:t>
      </w:r>
    </w:p>
    <w:p w14:paraId="79EA9461" w14:textId="7DB54CF7" w:rsidR="001C4410" w:rsidRPr="00997C9E" w:rsidRDefault="001C4410" w:rsidP="001C4410">
      <w:pPr>
        <w:spacing w:line="360" w:lineRule="auto"/>
        <w:ind w:left="0" w:firstLine="0"/>
        <w:rPr>
          <w:sz w:val="24"/>
          <w:szCs w:val="24"/>
        </w:rPr>
      </w:pPr>
      <w:r w:rsidRPr="00997C9E">
        <w:rPr>
          <w:sz w:val="24"/>
          <w:szCs w:val="24"/>
        </w:rPr>
        <w:t xml:space="preserve">The 2024 September forecast round </w:t>
      </w:r>
      <w:r>
        <w:rPr>
          <w:sz w:val="24"/>
          <w:szCs w:val="24"/>
        </w:rPr>
        <w:t>is based on</w:t>
      </w:r>
      <w:r w:rsidRPr="00997C9E">
        <w:rPr>
          <w:sz w:val="24"/>
          <w:szCs w:val="24"/>
        </w:rPr>
        <w:t xml:space="preserve"> database</w:t>
      </w:r>
      <w:r>
        <w:rPr>
          <w:sz w:val="24"/>
          <w:szCs w:val="24"/>
        </w:rPr>
        <w:t xml:space="preserve"> updates until 2024</w:t>
      </w:r>
      <w:ins w:id="13" w:author="arend Kouwenaar" w:date="2024-11-05T12:56:00Z" w16du:dateUtc="2024-11-05T17:56:00Z">
        <w:r w:rsidR="009337DF">
          <w:rPr>
            <w:sz w:val="24"/>
            <w:szCs w:val="24"/>
          </w:rPr>
          <w:t xml:space="preserve"> </w:t>
        </w:r>
      </w:ins>
      <w:r>
        <w:rPr>
          <w:sz w:val="24"/>
          <w:szCs w:val="24"/>
        </w:rPr>
        <w:t>Q2 for most of the indicators</w:t>
      </w:r>
      <w:r w:rsidRPr="00997C9E">
        <w:rPr>
          <w:sz w:val="24"/>
          <w:szCs w:val="24"/>
        </w:rPr>
        <w:t>. The data ranged from 1995</w:t>
      </w:r>
      <w:r>
        <w:rPr>
          <w:sz w:val="24"/>
          <w:szCs w:val="24"/>
        </w:rPr>
        <w:t xml:space="preserve"> Q1</w:t>
      </w:r>
      <w:r w:rsidRPr="00997C9E">
        <w:rPr>
          <w:sz w:val="24"/>
          <w:szCs w:val="24"/>
        </w:rPr>
        <w:t xml:space="preserve"> to 2023</w:t>
      </w:r>
      <w:r>
        <w:rPr>
          <w:sz w:val="24"/>
          <w:szCs w:val="24"/>
        </w:rPr>
        <w:t xml:space="preserve"> Q2</w:t>
      </w:r>
      <w:r w:rsidRPr="00997C9E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for the November forecast round </w:t>
      </w:r>
      <w:r w:rsidRPr="00997C9E">
        <w:rPr>
          <w:sz w:val="24"/>
          <w:szCs w:val="24"/>
        </w:rPr>
        <w:t xml:space="preserve">and the database had to be updated </w:t>
      </w:r>
      <w:r w:rsidR="00E547F2">
        <w:rPr>
          <w:sz w:val="24"/>
          <w:szCs w:val="24"/>
        </w:rPr>
        <w:t xml:space="preserve">until 2024Q2 </w:t>
      </w:r>
      <w:r w:rsidRPr="00997C9E">
        <w:rPr>
          <w:sz w:val="24"/>
          <w:szCs w:val="24"/>
        </w:rPr>
        <w:t>to include the current observations of 2024.</w:t>
      </w:r>
    </w:p>
    <w:p w14:paraId="2F877236" w14:textId="0F531C2B" w:rsidR="004028B9" w:rsidRPr="001C4410" w:rsidRDefault="004028B9" w:rsidP="001C4410">
      <w:pPr>
        <w:pStyle w:val="ListParagraph"/>
        <w:numPr>
          <w:ilvl w:val="1"/>
          <w:numId w:val="5"/>
        </w:numPr>
        <w:spacing w:line="360" w:lineRule="auto"/>
        <w:rPr>
          <w:b/>
          <w:bCs/>
          <w:sz w:val="24"/>
          <w:szCs w:val="24"/>
        </w:rPr>
      </w:pPr>
      <w:r w:rsidRPr="001C4410">
        <w:rPr>
          <w:b/>
          <w:bCs/>
          <w:sz w:val="24"/>
          <w:szCs w:val="24"/>
        </w:rPr>
        <w:t>Data assessment</w:t>
      </w:r>
      <w:r w:rsidR="001C4410" w:rsidRPr="001C4410">
        <w:rPr>
          <w:b/>
          <w:bCs/>
          <w:sz w:val="24"/>
          <w:szCs w:val="24"/>
        </w:rPr>
        <w:t xml:space="preserve"> </w:t>
      </w:r>
    </w:p>
    <w:p w14:paraId="5B30888C" w14:textId="60FCD511" w:rsidR="00B501A4" w:rsidRPr="00997C9E" w:rsidRDefault="00B501A4" w:rsidP="00997C9E">
      <w:pPr>
        <w:spacing w:line="360" w:lineRule="auto"/>
        <w:ind w:left="0" w:firstLine="0"/>
        <w:rPr>
          <w:b/>
          <w:bCs/>
          <w:sz w:val="24"/>
          <w:szCs w:val="24"/>
        </w:rPr>
      </w:pPr>
      <w:r w:rsidRPr="00997C9E">
        <w:rPr>
          <w:b/>
          <w:bCs/>
          <w:sz w:val="24"/>
          <w:szCs w:val="24"/>
        </w:rPr>
        <w:t>Data comparison</w:t>
      </w:r>
      <w:r w:rsidR="001C4410">
        <w:rPr>
          <w:b/>
          <w:bCs/>
          <w:sz w:val="24"/>
          <w:szCs w:val="24"/>
        </w:rPr>
        <w:t xml:space="preserve"> (</w:t>
      </w:r>
      <w:r w:rsidR="001C4410" w:rsidRPr="00997C9E">
        <w:rPr>
          <w:sz w:val="24"/>
          <w:szCs w:val="24"/>
        </w:rPr>
        <w:t>1995</w:t>
      </w:r>
      <w:r w:rsidR="001C4410">
        <w:rPr>
          <w:sz w:val="24"/>
          <w:szCs w:val="24"/>
        </w:rPr>
        <w:t xml:space="preserve"> Q1</w:t>
      </w:r>
      <w:r w:rsidR="001C4410" w:rsidRPr="00997C9E">
        <w:rPr>
          <w:sz w:val="24"/>
          <w:szCs w:val="24"/>
        </w:rPr>
        <w:t xml:space="preserve"> to 2023</w:t>
      </w:r>
      <w:r w:rsidR="001C4410">
        <w:rPr>
          <w:sz w:val="24"/>
          <w:szCs w:val="24"/>
        </w:rPr>
        <w:t xml:space="preserve"> Q2) using model </w:t>
      </w:r>
      <w:ins w:id="14" w:author="arend Kouwenaar" w:date="2024-11-05T12:22:00Z" w16du:dateUtc="2024-11-05T17:22:00Z">
        <w:r w:rsidR="00E64231">
          <w:rPr>
            <w:sz w:val="24"/>
            <w:szCs w:val="24"/>
          </w:rPr>
          <w:t>infrastructure tools</w:t>
        </w:r>
      </w:ins>
      <w:del w:id="15" w:author="arend Kouwenaar" w:date="2024-11-05T12:22:00Z" w16du:dateUtc="2024-11-05T17:22:00Z">
        <w:r w:rsidR="001C4410" w:rsidDel="00E64231">
          <w:rPr>
            <w:sz w:val="24"/>
            <w:szCs w:val="24"/>
          </w:rPr>
          <w:delText>features</w:delText>
        </w:r>
      </w:del>
    </w:p>
    <w:p w14:paraId="74ECA88B" w14:textId="09FDA9BE" w:rsidR="00046517" w:rsidRPr="001C4410" w:rsidRDefault="001C4410" w:rsidP="00997C9E">
      <w:pPr>
        <w:spacing w:line="360" w:lineRule="auto"/>
        <w:ind w:left="0" w:firstLine="0"/>
        <w:rPr>
          <w:b/>
          <w:bCs/>
          <w:sz w:val="24"/>
          <w:szCs w:val="24"/>
        </w:rPr>
      </w:pPr>
      <w:r>
        <w:rPr>
          <w:sz w:val="24"/>
          <w:szCs w:val="24"/>
        </w:rPr>
        <w:t>This approach uses model</w:t>
      </w:r>
      <w:ins w:id="16" w:author="arend Kouwenaar" w:date="2024-11-05T12:22:00Z" w16du:dateUtc="2024-11-05T17:22:00Z">
        <w:r w:rsidR="00E64231">
          <w:rPr>
            <w:sz w:val="24"/>
            <w:szCs w:val="24"/>
          </w:rPr>
          <w:t xml:space="preserve"> infrastructure tools </w:t>
        </w:r>
      </w:ins>
      <w:r>
        <w:rPr>
          <w:sz w:val="24"/>
          <w:szCs w:val="24"/>
        </w:rPr>
        <w:t xml:space="preserve"> </w:t>
      </w:r>
      <w:del w:id="17" w:author="arend Kouwenaar" w:date="2024-11-05T12:22:00Z" w16du:dateUtc="2024-11-05T17:22:00Z">
        <w:r w:rsidDel="00E64231">
          <w:rPr>
            <w:sz w:val="24"/>
            <w:szCs w:val="24"/>
          </w:rPr>
          <w:delText xml:space="preserve">features </w:delText>
        </w:r>
      </w:del>
      <w:r>
        <w:rPr>
          <w:sz w:val="24"/>
          <w:szCs w:val="24"/>
        </w:rPr>
        <w:t>(i.e., ReportCompareData</w:t>
      </w:r>
      <w:r w:rsidR="00F86866">
        <w:rPr>
          <w:sz w:val="24"/>
          <w:szCs w:val="24"/>
        </w:rPr>
        <w:t xml:space="preserve"> and </w:t>
      </w:r>
      <w:r w:rsidR="00F86866" w:rsidRPr="00F86866">
        <w:rPr>
          <w:sz w:val="24"/>
          <w:szCs w:val="24"/>
        </w:rPr>
        <w:t>DataComparisonReport</w:t>
      </w:r>
      <w:r>
        <w:rPr>
          <w:sz w:val="24"/>
          <w:szCs w:val="24"/>
        </w:rPr>
        <w:t xml:space="preserve">) </w:t>
      </w:r>
      <w:r w:rsidR="00F86866">
        <w:rPr>
          <w:sz w:val="24"/>
          <w:szCs w:val="24"/>
        </w:rPr>
        <w:t>that compare the current model forecast round (i.e., Sept 2024 round)</w:t>
      </w:r>
      <w:ins w:id="18" w:author="arend Kouwenaar" w:date="2024-11-05T12:56:00Z" w16du:dateUtc="2024-11-05T17:56:00Z">
        <w:r w:rsidR="009337DF" w:rsidRPr="009337DF">
          <w:rPr>
            <w:rStyle w:val="FootnoteReference"/>
            <w:sz w:val="24"/>
            <w:szCs w:val="24"/>
          </w:rPr>
          <w:t xml:space="preserve"> </w:t>
        </w:r>
        <w:r w:rsidR="009337DF">
          <w:rPr>
            <w:rStyle w:val="FootnoteReference"/>
            <w:sz w:val="24"/>
            <w:szCs w:val="24"/>
          </w:rPr>
          <w:footnoteReference w:id="1"/>
        </w:r>
      </w:ins>
      <w:r w:rsidR="00F86866">
        <w:rPr>
          <w:sz w:val="24"/>
          <w:szCs w:val="24"/>
        </w:rPr>
        <w:t xml:space="preserve"> </w:t>
      </w:r>
      <w:ins w:id="21" w:author="arend Kouwenaar" w:date="2024-11-05T12:56:00Z" w16du:dateUtc="2024-11-05T17:56:00Z">
        <w:r w:rsidR="009337DF">
          <w:rPr>
            <w:sz w:val="24"/>
            <w:szCs w:val="24"/>
          </w:rPr>
          <w:t>with the</w:t>
        </w:r>
      </w:ins>
      <w:del w:id="22" w:author="arend Kouwenaar" w:date="2024-11-05T12:56:00Z" w16du:dateUtc="2024-11-05T17:56:00Z">
        <w:r w:rsidR="00F86866" w:rsidDel="009337DF">
          <w:rPr>
            <w:sz w:val="24"/>
            <w:szCs w:val="24"/>
          </w:rPr>
          <w:delText>vs</w:delText>
        </w:r>
      </w:del>
      <w:r w:rsidR="00F86866">
        <w:rPr>
          <w:sz w:val="24"/>
          <w:szCs w:val="24"/>
        </w:rPr>
        <w:t>. the previous round (i.e., Nov</w:t>
      </w:r>
      <w:ins w:id="23" w:author="arend Kouwenaar" w:date="2024-11-05T12:31:00Z" w16du:dateUtc="2024-11-05T17:31:00Z">
        <w:r w:rsidR="00D77B43">
          <w:rPr>
            <w:sz w:val="24"/>
            <w:szCs w:val="24"/>
          </w:rPr>
          <w:t xml:space="preserve"> 2023</w:t>
        </w:r>
      </w:ins>
      <w:r w:rsidR="00F86866">
        <w:rPr>
          <w:sz w:val="24"/>
          <w:szCs w:val="24"/>
        </w:rPr>
        <w:t xml:space="preserve"> round) for variables </w:t>
      </w:r>
      <w:r w:rsidR="00EE18BC">
        <w:rPr>
          <w:sz w:val="24"/>
          <w:szCs w:val="24"/>
        </w:rPr>
        <w:t xml:space="preserve">that </w:t>
      </w:r>
      <w:r w:rsidR="00F86866">
        <w:rPr>
          <w:sz w:val="24"/>
          <w:szCs w:val="24"/>
        </w:rPr>
        <w:t>exist in both</w:t>
      </w:r>
      <w:r w:rsidR="00EE18BC">
        <w:rPr>
          <w:sz w:val="24"/>
          <w:szCs w:val="24"/>
        </w:rPr>
        <w:t xml:space="preserve"> rounds</w:t>
      </w:r>
      <w:r w:rsidR="00F86866">
        <w:rPr>
          <w:sz w:val="24"/>
          <w:szCs w:val="24"/>
        </w:rPr>
        <w:t xml:space="preserve"> to be able to identify historical data updates and diagnose possible effects on model forecasts</w:t>
      </w:r>
      <w:ins w:id="24" w:author="arend Kouwenaar" w:date="2024-11-05T12:23:00Z" w16du:dateUtc="2024-11-05T17:23:00Z">
        <w:r w:rsidR="00E64231">
          <w:rPr>
            <w:sz w:val="24"/>
            <w:szCs w:val="24"/>
          </w:rPr>
          <w:t>.</w:t>
        </w:r>
      </w:ins>
      <w:r w:rsidR="00F86866">
        <w:rPr>
          <w:sz w:val="24"/>
          <w:szCs w:val="24"/>
        </w:rPr>
        <w:t xml:space="preserve"> (</w:t>
      </w:r>
      <w:del w:id="25" w:author="arend Kouwenaar" w:date="2024-11-05T12:23:00Z" w16du:dateUtc="2024-11-05T17:23:00Z">
        <w:r w:rsidR="00F86866" w:rsidDel="00E64231">
          <w:rPr>
            <w:sz w:val="24"/>
            <w:szCs w:val="24"/>
          </w:rPr>
          <w:delText>note that there is a draft March 2024 round)</w:delText>
        </w:r>
      </w:del>
      <w:r w:rsidR="00F86866">
        <w:rPr>
          <w:sz w:val="24"/>
          <w:szCs w:val="24"/>
        </w:rPr>
        <w:t xml:space="preserve">. </w:t>
      </w:r>
      <w:ins w:id="26" w:author="arend Kouwenaar" w:date="2024-11-05T12:24:00Z" w16du:dateUtc="2024-11-05T17:24:00Z">
        <w:r w:rsidR="00E64231">
          <w:rPr>
            <w:sz w:val="24"/>
            <w:szCs w:val="24"/>
          </w:rPr>
          <w:t>The comparison</w:t>
        </w:r>
      </w:ins>
      <w:del w:id="27" w:author="arend Kouwenaar" w:date="2024-11-05T12:24:00Z" w16du:dateUtc="2024-11-05T17:24:00Z">
        <w:r w:rsidR="00F86866" w:rsidDel="00E64231">
          <w:rPr>
            <w:sz w:val="24"/>
            <w:szCs w:val="24"/>
          </w:rPr>
          <w:delText>Such model feature</w:delText>
        </w:r>
      </w:del>
      <w:r w:rsidR="00F86866">
        <w:rPr>
          <w:sz w:val="24"/>
          <w:szCs w:val="24"/>
        </w:rPr>
        <w:t xml:space="preserve"> also highlights new variables added </w:t>
      </w:r>
      <w:ins w:id="28" w:author="arend Kouwenaar" w:date="2024-11-05T12:24:00Z" w16du:dateUtc="2024-11-05T17:24:00Z">
        <w:r w:rsidR="00E64231">
          <w:rPr>
            <w:sz w:val="24"/>
            <w:szCs w:val="24"/>
          </w:rPr>
          <w:t>in the</w:t>
        </w:r>
      </w:ins>
      <w:del w:id="29" w:author="arend Kouwenaar" w:date="2024-11-05T12:24:00Z" w16du:dateUtc="2024-11-05T17:24:00Z">
        <w:r w:rsidR="00F86866" w:rsidDel="00E64231">
          <w:rPr>
            <w:sz w:val="24"/>
            <w:szCs w:val="24"/>
          </w:rPr>
          <w:delText>to</w:delText>
        </w:r>
      </w:del>
      <w:r w:rsidR="00F86866">
        <w:rPr>
          <w:sz w:val="24"/>
          <w:szCs w:val="24"/>
        </w:rPr>
        <w:t xml:space="preserve"> Sept 2024 </w:t>
      </w:r>
      <w:del w:id="30" w:author="arend Kouwenaar" w:date="2024-11-05T12:25:00Z" w16du:dateUtc="2024-11-05T17:25:00Z">
        <w:r w:rsidR="00F86866" w:rsidDel="00E64231">
          <w:rPr>
            <w:sz w:val="24"/>
            <w:szCs w:val="24"/>
          </w:rPr>
          <w:delText>or</w:delText>
        </w:r>
      </w:del>
      <w:ins w:id="31" w:author="arend Kouwenaar" w:date="2024-11-05T13:16:00Z" w16du:dateUtc="2024-11-05T18:16:00Z">
        <w:r w:rsidR="00AF616B">
          <w:rPr>
            <w:sz w:val="24"/>
            <w:szCs w:val="24"/>
          </w:rPr>
          <w:t>and variables</w:t>
        </w:r>
      </w:ins>
      <w:ins w:id="32" w:author="arend Kouwenaar" w:date="2024-11-05T12:25:00Z" w16du:dateUtc="2024-11-05T17:25:00Z">
        <w:r w:rsidR="00E64231">
          <w:rPr>
            <w:sz w:val="24"/>
            <w:szCs w:val="24"/>
          </w:rPr>
          <w:t xml:space="preserve"> </w:t>
        </w:r>
      </w:ins>
      <w:r w:rsidR="00F86866">
        <w:rPr>
          <w:sz w:val="24"/>
          <w:szCs w:val="24"/>
        </w:rPr>
        <w:t xml:space="preserve"> removed </w:t>
      </w:r>
      <w:r w:rsidR="00EE18BC">
        <w:rPr>
          <w:sz w:val="24"/>
          <w:szCs w:val="24"/>
        </w:rPr>
        <w:t>from</w:t>
      </w:r>
      <w:r w:rsidR="00F86866">
        <w:rPr>
          <w:sz w:val="24"/>
          <w:szCs w:val="24"/>
        </w:rPr>
        <w:t xml:space="preserve"> </w:t>
      </w:r>
      <w:ins w:id="33" w:author="arend Kouwenaar" w:date="2024-11-05T12:25:00Z" w16du:dateUtc="2024-11-05T17:25:00Z">
        <w:r w:rsidR="00E64231">
          <w:rPr>
            <w:sz w:val="24"/>
            <w:szCs w:val="24"/>
          </w:rPr>
          <w:t xml:space="preserve">the </w:t>
        </w:r>
      </w:ins>
      <w:r w:rsidR="00F86866">
        <w:rPr>
          <w:sz w:val="24"/>
          <w:szCs w:val="24"/>
        </w:rPr>
        <w:t>Nov 2023 round.</w:t>
      </w:r>
    </w:p>
    <w:p w14:paraId="31FD39BA" w14:textId="039DF6A8" w:rsidR="0030183F" w:rsidRPr="0027799D" w:rsidRDefault="00B501A4" w:rsidP="00997C9E">
      <w:pPr>
        <w:spacing w:line="360" w:lineRule="auto"/>
        <w:ind w:left="0" w:firstLine="0"/>
        <w:rPr>
          <w:sz w:val="24"/>
          <w:szCs w:val="24"/>
        </w:rPr>
      </w:pPr>
      <w:r w:rsidRPr="00997C9E">
        <w:rPr>
          <w:sz w:val="24"/>
          <w:szCs w:val="24"/>
        </w:rPr>
        <w:t xml:space="preserve"> </w:t>
      </w:r>
      <w:r w:rsidR="00EE18BC">
        <w:rPr>
          <w:sz w:val="24"/>
          <w:szCs w:val="24"/>
        </w:rPr>
        <w:t>For instance</w:t>
      </w:r>
      <w:del w:id="34" w:author="arend Kouwenaar" w:date="2024-11-05T12:25:00Z" w16du:dateUtc="2024-11-05T17:25:00Z">
        <w:r w:rsidR="0030183F" w:rsidDel="00E64231">
          <w:rPr>
            <w:sz w:val="24"/>
            <w:szCs w:val="24"/>
          </w:rPr>
          <w:delText xml:space="preserve">, </w:delText>
        </w:r>
        <w:r w:rsidR="0030183F" w:rsidRPr="0027799D" w:rsidDel="00E64231">
          <w:rPr>
            <w:sz w:val="24"/>
            <w:szCs w:val="24"/>
          </w:rPr>
          <w:delText>the features show that</w:delText>
        </w:r>
      </w:del>
      <w:r w:rsidR="0030183F" w:rsidRPr="0027799D">
        <w:rPr>
          <w:sz w:val="24"/>
          <w:szCs w:val="24"/>
        </w:rPr>
        <w:t>:</w:t>
      </w:r>
    </w:p>
    <w:p w14:paraId="207F239B" w14:textId="7970CA1B" w:rsidR="00046517" w:rsidRPr="0027799D" w:rsidRDefault="00EE18BC" w:rsidP="0027799D">
      <w:pPr>
        <w:pStyle w:val="ListParagraph"/>
        <w:numPr>
          <w:ilvl w:val="0"/>
          <w:numId w:val="9"/>
        </w:numPr>
        <w:spacing w:line="360" w:lineRule="auto"/>
        <w:rPr>
          <w:sz w:val="24"/>
          <w:szCs w:val="24"/>
        </w:rPr>
      </w:pPr>
      <w:r w:rsidRPr="0027799D">
        <w:rPr>
          <w:sz w:val="24"/>
          <w:szCs w:val="24"/>
        </w:rPr>
        <w:t>new variables incl. US real interest rate (obs_rstar_cbo) w</w:t>
      </w:r>
      <w:ins w:id="35" w:author="arend Kouwenaar" w:date="2024-11-05T12:57:00Z" w16du:dateUtc="2024-11-05T17:57:00Z">
        <w:r w:rsidR="009337DF">
          <w:rPr>
            <w:sz w:val="24"/>
            <w:szCs w:val="24"/>
          </w:rPr>
          <w:t>ere</w:t>
        </w:r>
      </w:ins>
      <w:del w:id="36" w:author="arend Kouwenaar" w:date="2024-11-05T12:57:00Z" w16du:dateUtc="2024-11-05T17:57:00Z">
        <w:r w:rsidRPr="0027799D" w:rsidDel="009337DF">
          <w:rPr>
            <w:sz w:val="24"/>
            <w:szCs w:val="24"/>
          </w:rPr>
          <w:delText>as</w:delText>
        </w:r>
      </w:del>
      <w:r w:rsidRPr="0027799D">
        <w:rPr>
          <w:sz w:val="24"/>
          <w:szCs w:val="24"/>
        </w:rPr>
        <w:t xml:space="preserve"> added and ob</w:t>
      </w:r>
      <w:ins w:id="37" w:author="arend Kouwenaar" w:date="2024-11-05T12:57:00Z" w16du:dateUtc="2024-11-05T17:57:00Z">
        <w:r w:rsidR="009337DF">
          <w:rPr>
            <w:sz w:val="24"/>
            <w:szCs w:val="24"/>
          </w:rPr>
          <w:t>tained</w:t>
        </w:r>
      </w:ins>
      <w:del w:id="38" w:author="arend Kouwenaar" w:date="2024-11-05T12:57:00Z" w16du:dateUtc="2024-11-05T17:57:00Z">
        <w:r w:rsidRPr="0027799D" w:rsidDel="009337DF">
          <w:rPr>
            <w:sz w:val="24"/>
            <w:szCs w:val="24"/>
          </w:rPr>
          <w:delText>served</w:delText>
        </w:r>
      </w:del>
      <w:r w:rsidRPr="0027799D">
        <w:rPr>
          <w:sz w:val="24"/>
          <w:szCs w:val="24"/>
        </w:rPr>
        <w:t xml:space="preserve"> from the US Central Budget</w:t>
      </w:r>
      <w:del w:id="39" w:author="arend Kouwenaar" w:date="2024-11-05T12:27:00Z" w16du:dateUtc="2024-11-05T17:27:00Z">
        <w:r w:rsidRPr="0027799D" w:rsidDel="00E64231">
          <w:rPr>
            <w:sz w:val="24"/>
            <w:szCs w:val="24"/>
          </w:rPr>
          <w:delText>ary</w:delText>
        </w:r>
      </w:del>
      <w:r w:rsidRPr="0027799D">
        <w:rPr>
          <w:sz w:val="24"/>
          <w:szCs w:val="24"/>
        </w:rPr>
        <w:t xml:space="preserve"> Office (CBO) to replace </w:t>
      </w:r>
      <w:r w:rsidR="0027799D" w:rsidRPr="0027799D">
        <w:rPr>
          <w:sz w:val="24"/>
          <w:szCs w:val="24"/>
        </w:rPr>
        <w:t xml:space="preserve">the </w:t>
      </w:r>
      <w:r w:rsidRPr="0027799D">
        <w:rPr>
          <w:sz w:val="24"/>
          <w:szCs w:val="24"/>
        </w:rPr>
        <w:t xml:space="preserve">old RIR forecast </w:t>
      </w:r>
      <w:del w:id="40" w:author="arend Kouwenaar" w:date="2024-11-05T12:57:00Z" w16du:dateUtc="2024-11-05T17:57:00Z">
        <w:r w:rsidRPr="0027799D" w:rsidDel="009337DF">
          <w:rPr>
            <w:sz w:val="24"/>
            <w:szCs w:val="24"/>
          </w:rPr>
          <w:delText>exogenously observed</w:delText>
        </w:r>
      </w:del>
      <w:ins w:id="41" w:author="arend Kouwenaar" w:date="2024-11-05T12:57:00Z" w16du:dateUtc="2024-11-05T17:57:00Z">
        <w:r w:rsidR="009337DF">
          <w:rPr>
            <w:sz w:val="24"/>
            <w:szCs w:val="24"/>
          </w:rPr>
          <w:t xml:space="preserve">obtained </w:t>
        </w:r>
      </w:ins>
      <w:del w:id="42" w:author="arend Kouwenaar" w:date="2024-11-05T12:57:00Z" w16du:dateUtc="2024-11-05T17:57:00Z">
        <w:r w:rsidRPr="0027799D" w:rsidDel="009337DF">
          <w:rPr>
            <w:sz w:val="24"/>
            <w:szCs w:val="24"/>
          </w:rPr>
          <w:delText xml:space="preserve"> </w:delText>
        </w:r>
      </w:del>
      <w:r w:rsidRPr="0027799D">
        <w:rPr>
          <w:sz w:val="24"/>
          <w:szCs w:val="24"/>
        </w:rPr>
        <w:t xml:space="preserve">from </w:t>
      </w:r>
      <w:r w:rsidR="0030183F" w:rsidRPr="0027799D">
        <w:rPr>
          <w:sz w:val="24"/>
          <w:szCs w:val="24"/>
        </w:rPr>
        <w:t xml:space="preserve">the </w:t>
      </w:r>
      <w:r w:rsidRPr="0027799D">
        <w:rPr>
          <w:sz w:val="24"/>
          <w:szCs w:val="24"/>
        </w:rPr>
        <w:t>GPM source</w:t>
      </w:r>
      <w:ins w:id="43" w:author="arend Kouwenaar" w:date="2024-11-05T12:57:00Z" w16du:dateUtc="2024-11-05T17:57:00Z">
        <w:r w:rsidR="009337DF">
          <w:rPr>
            <w:sz w:val="24"/>
            <w:szCs w:val="24"/>
          </w:rPr>
          <w:t xml:space="preserve"> (commercial</w:t>
        </w:r>
      </w:ins>
      <w:ins w:id="44" w:author="arend Kouwenaar" w:date="2024-11-05T12:58:00Z" w16du:dateUtc="2024-11-05T17:58:00Z">
        <w:r w:rsidR="009337DF">
          <w:rPr>
            <w:sz w:val="24"/>
            <w:szCs w:val="24"/>
          </w:rPr>
          <w:t xml:space="preserve"> </w:t>
        </w:r>
      </w:ins>
      <w:ins w:id="45" w:author="arend Kouwenaar" w:date="2024-11-05T12:57:00Z" w16du:dateUtc="2024-11-05T17:57:00Z">
        <w:r w:rsidR="009337DF">
          <w:rPr>
            <w:sz w:val="24"/>
            <w:szCs w:val="24"/>
          </w:rPr>
          <w:t>subscription), to which we no longer have access</w:t>
        </w:r>
      </w:ins>
      <w:r w:rsidRPr="0027799D">
        <w:rPr>
          <w:sz w:val="24"/>
          <w:szCs w:val="24"/>
        </w:rPr>
        <w:t xml:space="preserve">. </w:t>
      </w:r>
    </w:p>
    <w:p w14:paraId="1DA8E987" w14:textId="31045C32" w:rsidR="0030183F" w:rsidRPr="0027799D" w:rsidRDefault="00E64231" w:rsidP="0027799D">
      <w:pPr>
        <w:pStyle w:val="ListParagraph"/>
        <w:numPr>
          <w:ilvl w:val="0"/>
          <w:numId w:val="9"/>
        </w:numPr>
        <w:spacing w:line="360" w:lineRule="auto"/>
        <w:rPr>
          <w:color w:val="C00000"/>
          <w:sz w:val="24"/>
          <w:szCs w:val="24"/>
        </w:rPr>
      </w:pPr>
      <w:ins w:id="46" w:author="arend Kouwenaar" w:date="2024-11-05T12:25:00Z" w16du:dateUtc="2024-11-05T17:25:00Z">
        <w:r>
          <w:rPr>
            <w:sz w:val="24"/>
            <w:szCs w:val="24"/>
          </w:rPr>
          <w:t>s</w:t>
        </w:r>
      </w:ins>
      <w:del w:id="47" w:author="arend Kouwenaar" w:date="2024-11-05T12:25:00Z" w16du:dateUtc="2024-11-05T17:25:00Z">
        <w:r w:rsidR="0030183F" w:rsidRPr="0027799D" w:rsidDel="00E64231">
          <w:rPr>
            <w:sz w:val="24"/>
            <w:szCs w:val="24"/>
          </w:rPr>
          <w:delText>S</w:delText>
        </w:r>
      </w:del>
      <w:r w:rsidR="0030183F" w:rsidRPr="0027799D">
        <w:rPr>
          <w:sz w:val="24"/>
          <w:szCs w:val="24"/>
        </w:rPr>
        <w:t>o</w:t>
      </w:r>
      <w:r w:rsidR="00515A33" w:rsidRPr="0027799D">
        <w:rPr>
          <w:sz w:val="24"/>
          <w:szCs w:val="24"/>
        </w:rPr>
        <w:t xml:space="preserve">me </w:t>
      </w:r>
      <w:r w:rsidR="0030183F" w:rsidRPr="0027799D">
        <w:rPr>
          <w:sz w:val="24"/>
          <w:szCs w:val="24"/>
        </w:rPr>
        <w:t>major updates</w:t>
      </w:r>
      <w:r w:rsidR="007C2757" w:rsidRPr="0027799D">
        <w:rPr>
          <w:sz w:val="24"/>
          <w:szCs w:val="24"/>
        </w:rPr>
        <w:t xml:space="preserve"> were </w:t>
      </w:r>
      <w:del w:id="48" w:author="arend Kouwenaar" w:date="2024-11-05T12:58:00Z" w16du:dateUtc="2024-11-05T17:58:00Z">
        <w:r w:rsidR="0030183F" w:rsidRPr="0027799D" w:rsidDel="009337DF">
          <w:rPr>
            <w:sz w:val="24"/>
            <w:szCs w:val="24"/>
          </w:rPr>
          <w:delText xml:space="preserve">observed </w:delText>
        </w:r>
      </w:del>
      <w:r w:rsidR="0030183F" w:rsidRPr="0027799D">
        <w:rPr>
          <w:sz w:val="24"/>
          <w:szCs w:val="24"/>
        </w:rPr>
        <w:t xml:space="preserve">in </w:t>
      </w:r>
      <w:ins w:id="49" w:author="arend Kouwenaar" w:date="2024-11-05T12:58:00Z" w16du:dateUtc="2024-11-05T17:58:00Z">
        <w:r w:rsidR="009337DF">
          <w:rPr>
            <w:sz w:val="24"/>
            <w:szCs w:val="24"/>
          </w:rPr>
          <w:t xml:space="preserve">the </w:t>
        </w:r>
      </w:ins>
      <w:r w:rsidR="00EB7D41" w:rsidRPr="0027799D">
        <w:rPr>
          <w:sz w:val="24"/>
          <w:szCs w:val="24"/>
        </w:rPr>
        <w:t>foreign block</w:t>
      </w:r>
      <w:ins w:id="50" w:author="arend Kouwenaar" w:date="2024-11-05T12:26:00Z" w16du:dateUtc="2024-11-05T17:26:00Z">
        <w:r>
          <w:rPr>
            <w:sz w:val="24"/>
            <w:szCs w:val="24"/>
          </w:rPr>
          <w:t>,</w:t>
        </w:r>
      </w:ins>
      <w:r w:rsidR="00EB7D41" w:rsidRPr="0027799D">
        <w:rPr>
          <w:rStyle w:val="FootnoteReference"/>
          <w:sz w:val="24"/>
          <w:szCs w:val="24"/>
        </w:rPr>
        <w:footnoteReference w:id="2"/>
      </w:r>
      <w:r w:rsidR="00EB7D41" w:rsidRPr="0027799D">
        <w:rPr>
          <w:sz w:val="24"/>
          <w:szCs w:val="24"/>
        </w:rPr>
        <w:t xml:space="preserve"> incl.</w:t>
      </w:r>
      <w:r w:rsidR="0030183F" w:rsidRPr="0027799D">
        <w:rPr>
          <w:sz w:val="24"/>
          <w:szCs w:val="24"/>
        </w:rPr>
        <w:t xml:space="preserve"> </w:t>
      </w:r>
      <w:del w:id="100" w:author="arend Kouwenaar" w:date="2024-11-05T12:58:00Z" w16du:dateUtc="2024-11-05T17:58:00Z">
        <w:r w:rsidR="0030183F" w:rsidRPr="0027799D" w:rsidDel="009337DF">
          <w:rPr>
            <w:sz w:val="24"/>
            <w:szCs w:val="24"/>
          </w:rPr>
          <w:delText xml:space="preserve"> </w:delText>
        </w:r>
      </w:del>
      <w:r w:rsidR="0030183F" w:rsidRPr="0027799D">
        <w:rPr>
          <w:sz w:val="24"/>
          <w:szCs w:val="24"/>
        </w:rPr>
        <w:t>foreign output gap (obs_l_ystar_gap), dl_pexpstar, obs_l_enerstar</w:t>
      </w:r>
      <w:r w:rsidR="00515A33" w:rsidRPr="0027799D">
        <w:rPr>
          <w:sz w:val="24"/>
          <w:szCs w:val="24"/>
        </w:rPr>
        <w:t>,</w:t>
      </w:r>
      <w:r w:rsidR="0030183F" w:rsidRPr="0027799D">
        <w:rPr>
          <w:sz w:val="24"/>
          <w:szCs w:val="24"/>
        </w:rPr>
        <w:t xml:space="preserve"> and obs_istar</w:t>
      </w:r>
      <w:r w:rsidR="00515A33" w:rsidRPr="0027799D">
        <w:rPr>
          <w:sz w:val="24"/>
          <w:szCs w:val="24"/>
        </w:rPr>
        <w:t xml:space="preserve"> (</w:t>
      </w:r>
      <w:ins w:id="101" w:author="arend Kouwenaar" w:date="2024-11-05T12:26:00Z" w16du:dateUtc="2024-11-05T17:26:00Z">
        <w:r>
          <w:rPr>
            <w:sz w:val="24"/>
            <w:szCs w:val="24"/>
          </w:rPr>
          <w:t xml:space="preserve">obtained from </w:t>
        </w:r>
      </w:ins>
      <w:del w:id="102" w:author="arend Kouwenaar" w:date="2024-11-05T12:26:00Z" w16du:dateUtc="2024-11-05T17:26:00Z">
        <w:r w:rsidR="00515A33" w:rsidRPr="0027799D" w:rsidDel="00E64231">
          <w:rPr>
            <w:sz w:val="24"/>
            <w:szCs w:val="24"/>
          </w:rPr>
          <w:delText>stressing updates in</w:delText>
        </w:r>
      </w:del>
      <w:ins w:id="103" w:author="arend Kouwenaar" w:date="2024-11-05T12:26:00Z" w16du:dateUtc="2024-11-05T17:26:00Z">
        <w:r>
          <w:rPr>
            <w:sz w:val="24"/>
            <w:szCs w:val="24"/>
          </w:rPr>
          <w:t>latest</w:t>
        </w:r>
      </w:ins>
      <w:r w:rsidR="00515A33" w:rsidRPr="0027799D">
        <w:rPr>
          <w:sz w:val="24"/>
          <w:szCs w:val="24"/>
        </w:rPr>
        <w:t xml:space="preserve"> WEO GAS</w:t>
      </w:r>
      <w:del w:id="104" w:author="arend Kouwenaar" w:date="2024-11-05T12:26:00Z" w16du:dateUtc="2024-11-05T17:26:00Z">
        <w:r w:rsidR="00515A33" w:rsidRPr="0027799D" w:rsidDel="00E64231">
          <w:rPr>
            <w:sz w:val="24"/>
            <w:szCs w:val="24"/>
          </w:rPr>
          <w:delText>S</w:delText>
        </w:r>
      </w:del>
      <w:r w:rsidR="00515A33" w:rsidRPr="0027799D">
        <w:rPr>
          <w:sz w:val="24"/>
          <w:szCs w:val="24"/>
        </w:rPr>
        <w:t xml:space="preserve"> and GEE</w:t>
      </w:r>
      <w:del w:id="105" w:author="arend Kouwenaar" w:date="2024-11-05T12:26:00Z" w16du:dateUtc="2024-11-05T17:26:00Z">
        <w:r w:rsidR="00515A33" w:rsidRPr="0027799D" w:rsidDel="00E64231">
          <w:rPr>
            <w:sz w:val="24"/>
            <w:szCs w:val="24"/>
          </w:rPr>
          <w:delText xml:space="preserve"> version</w:delText>
        </w:r>
      </w:del>
      <w:r w:rsidR="00515A33" w:rsidRPr="0027799D">
        <w:rPr>
          <w:sz w:val="24"/>
          <w:szCs w:val="24"/>
        </w:rPr>
        <w:t>) and min</w:t>
      </w:r>
      <w:ins w:id="106" w:author="arend Kouwenaar" w:date="2024-11-05T12:26:00Z" w16du:dateUtc="2024-11-05T17:26:00Z">
        <w:r>
          <w:rPr>
            <w:sz w:val="24"/>
            <w:szCs w:val="24"/>
          </w:rPr>
          <w:t>o</w:t>
        </w:r>
      </w:ins>
      <w:del w:id="107" w:author="arend Kouwenaar" w:date="2024-11-05T12:26:00Z" w16du:dateUtc="2024-11-05T17:26:00Z">
        <w:r w:rsidR="00515A33" w:rsidRPr="0027799D" w:rsidDel="00E64231">
          <w:rPr>
            <w:sz w:val="24"/>
            <w:szCs w:val="24"/>
          </w:rPr>
          <w:delText>e</w:delText>
        </w:r>
      </w:del>
      <w:r w:rsidR="00515A33" w:rsidRPr="0027799D">
        <w:rPr>
          <w:sz w:val="24"/>
          <w:szCs w:val="24"/>
        </w:rPr>
        <w:t>r changes in NA demand components</w:t>
      </w:r>
      <w:ins w:id="108" w:author="arend Kouwenaar" w:date="2024-11-05T12:26:00Z" w16du:dateUtc="2024-11-05T17:26:00Z">
        <w:r>
          <w:rPr>
            <w:sz w:val="24"/>
            <w:szCs w:val="24"/>
          </w:rPr>
          <w:t>.</w:t>
        </w:r>
      </w:ins>
    </w:p>
    <w:p w14:paraId="154081E3" w14:textId="1D6326C3" w:rsidR="000C531E" w:rsidDel="009337DF" w:rsidRDefault="009337DF" w:rsidP="009337DF">
      <w:pPr>
        <w:spacing w:line="360" w:lineRule="auto"/>
        <w:ind w:left="0" w:firstLine="0"/>
        <w:rPr>
          <w:del w:id="109" w:author="arend Kouwenaar" w:date="2024-11-05T12:32:00Z" w16du:dateUtc="2024-11-05T17:32:00Z"/>
          <w:sz w:val="24"/>
          <w:szCs w:val="24"/>
        </w:rPr>
      </w:pPr>
      <w:ins w:id="110" w:author="arend Kouwenaar" w:date="2024-11-05T12:58:00Z" w16du:dateUtc="2024-11-05T17:58:00Z">
        <w:r>
          <w:rPr>
            <w:sz w:val="24"/>
            <w:szCs w:val="24"/>
          </w:rPr>
          <w:lastRenderedPageBreak/>
          <w:t>T</w:t>
        </w:r>
      </w:ins>
      <w:del w:id="111" w:author="arend Kouwenaar" w:date="2024-11-05T12:58:00Z" w16du:dateUtc="2024-11-05T17:58:00Z">
        <w:r w:rsidR="000C531E" w:rsidRPr="00997C9E" w:rsidDel="009337DF">
          <w:rPr>
            <w:sz w:val="24"/>
            <w:szCs w:val="24"/>
          </w:rPr>
          <w:delText>In a nutshell, t</w:delText>
        </w:r>
      </w:del>
      <w:r w:rsidR="000C531E" w:rsidRPr="00997C9E">
        <w:rPr>
          <w:sz w:val="24"/>
          <w:szCs w:val="24"/>
        </w:rPr>
        <w:t xml:space="preserve">he rest of the observed variables except the ones </w:t>
      </w:r>
      <w:ins w:id="112" w:author="arend Kouwenaar" w:date="2024-11-05T12:58:00Z" w16du:dateUtc="2024-11-05T17:58:00Z">
        <w:r>
          <w:rPr>
            <w:sz w:val="24"/>
            <w:szCs w:val="24"/>
          </w:rPr>
          <w:t>mentioned</w:t>
        </w:r>
      </w:ins>
      <w:del w:id="113" w:author="arend Kouwenaar" w:date="2024-11-05T12:58:00Z" w16du:dateUtc="2024-11-05T17:58:00Z">
        <w:r w:rsidR="000C531E" w:rsidRPr="00997C9E" w:rsidDel="009337DF">
          <w:rPr>
            <w:sz w:val="24"/>
            <w:szCs w:val="24"/>
          </w:rPr>
          <w:delText>declared</w:delText>
        </w:r>
      </w:del>
      <w:r w:rsidR="000C531E" w:rsidRPr="00997C9E">
        <w:rPr>
          <w:sz w:val="24"/>
          <w:szCs w:val="24"/>
        </w:rPr>
        <w:t xml:space="preserve"> above remained the same or </w:t>
      </w:r>
      <w:del w:id="114" w:author="arend Kouwenaar" w:date="2024-11-05T12:31:00Z" w16du:dateUtc="2024-11-05T17:31:00Z">
        <w:r w:rsidR="000C531E" w:rsidRPr="00997C9E" w:rsidDel="00E64231">
          <w:rPr>
            <w:sz w:val="24"/>
            <w:szCs w:val="24"/>
          </w:rPr>
          <w:delText xml:space="preserve">a very tiny </w:delText>
        </w:r>
      </w:del>
      <w:r w:rsidR="000C531E" w:rsidRPr="00997C9E">
        <w:rPr>
          <w:sz w:val="24"/>
          <w:szCs w:val="24"/>
        </w:rPr>
        <w:t>change</w:t>
      </w:r>
      <w:ins w:id="115" w:author="arend Kouwenaar" w:date="2024-11-05T12:31:00Z" w16du:dateUtc="2024-11-05T17:31:00Z">
        <w:r w:rsidR="00E64231">
          <w:rPr>
            <w:sz w:val="24"/>
            <w:szCs w:val="24"/>
          </w:rPr>
          <w:t>d little</w:t>
        </w:r>
      </w:ins>
      <w:del w:id="116" w:author="arend Kouwenaar" w:date="2024-11-05T12:31:00Z" w16du:dateUtc="2024-11-05T17:31:00Z">
        <w:r w:rsidR="000C531E" w:rsidRPr="00997C9E" w:rsidDel="00E64231">
          <w:rPr>
            <w:sz w:val="24"/>
            <w:szCs w:val="24"/>
          </w:rPr>
          <w:delText xml:space="preserve"> occurred</w:delText>
        </w:r>
      </w:del>
      <w:r w:rsidR="000C531E" w:rsidRPr="00997C9E">
        <w:rPr>
          <w:sz w:val="24"/>
          <w:szCs w:val="24"/>
        </w:rPr>
        <w:t xml:space="preserve"> </w:t>
      </w:r>
      <w:ins w:id="117" w:author="arend Kouwenaar" w:date="2024-11-05T12:31:00Z" w16du:dateUtc="2024-11-05T17:31:00Z">
        <w:r w:rsidR="00D77B43">
          <w:rPr>
            <w:sz w:val="24"/>
            <w:szCs w:val="24"/>
          </w:rPr>
          <w:t xml:space="preserve">between the </w:t>
        </w:r>
      </w:ins>
      <w:del w:id="118" w:author="arend Kouwenaar" w:date="2024-11-05T12:31:00Z" w16du:dateUtc="2024-11-05T17:31:00Z">
        <w:r w:rsidR="000C531E" w:rsidRPr="00997C9E" w:rsidDel="00D77B43">
          <w:rPr>
            <w:sz w:val="24"/>
            <w:szCs w:val="24"/>
          </w:rPr>
          <w:delText>in both forecast rounds (</w:delText>
        </w:r>
      </w:del>
      <w:ins w:id="119" w:author="arend Kouwenaar" w:date="2024-11-05T12:31:00Z" w16du:dateUtc="2024-11-05T17:31:00Z">
        <w:r w:rsidR="00D77B43">
          <w:rPr>
            <w:sz w:val="24"/>
            <w:szCs w:val="24"/>
          </w:rPr>
          <w:t xml:space="preserve">Nov </w:t>
        </w:r>
      </w:ins>
      <w:r w:rsidR="000C531E" w:rsidRPr="00997C9E">
        <w:rPr>
          <w:sz w:val="24"/>
          <w:szCs w:val="24"/>
        </w:rPr>
        <w:t>2023 and 2024 Sept</w:t>
      </w:r>
      <w:del w:id="120" w:author="arend Kouwenaar" w:date="2024-11-05T12:31:00Z" w16du:dateUtc="2024-11-05T17:31:00Z">
        <w:r w:rsidR="000C531E" w:rsidRPr="00997C9E" w:rsidDel="00D77B43">
          <w:rPr>
            <w:sz w:val="24"/>
            <w:szCs w:val="24"/>
          </w:rPr>
          <w:delText xml:space="preserve">ember </w:delText>
        </w:r>
      </w:del>
      <w:del w:id="121" w:author="arend Kouwenaar" w:date="2024-11-05T12:58:00Z" w16du:dateUtc="2024-11-05T17:58:00Z">
        <w:r w:rsidR="000C531E" w:rsidRPr="00997C9E" w:rsidDel="009337DF">
          <w:rPr>
            <w:sz w:val="24"/>
            <w:szCs w:val="24"/>
          </w:rPr>
          <w:delText>forecasts</w:delText>
        </w:r>
      </w:del>
      <w:r w:rsidR="000C531E" w:rsidRPr="00997C9E">
        <w:rPr>
          <w:sz w:val="24"/>
          <w:szCs w:val="24"/>
        </w:rPr>
        <w:t xml:space="preserve"> rounds). </w:t>
      </w:r>
      <w:del w:id="122" w:author="arend Kouwenaar" w:date="2024-11-05T12:32:00Z" w16du:dateUtc="2024-11-05T17:32:00Z">
        <w:r w:rsidR="000C531E" w:rsidRPr="00997C9E" w:rsidDel="00D77B43">
          <w:rPr>
            <w:sz w:val="24"/>
            <w:szCs w:val="24"/>
          </w:rPr>
          <w:delText xml:space="preserve">The ones with deviated observations of the 2024 September forecast round suggest an update of the database with unique observations of the variables. </w:delText>
        </w:r>
      </w:del>
    </w:p>
    <w:p w14:paraId="1FA7EBF9" w14:textId="77777777" w:rsidR="009337DF" w:rsidRPr="00997C9E" w:rsidRDefault="009337DF" w:rsidP="00997C9E">
      <w:pPr>
        <w:spacing w:line="360" w:lineRule="auto"/>
        <w:ind w:left="0" w:firstLine="0"/>
        <w:rPr>
          <w:ins w:id="123" w:author="arend Kouwenaar" w:date="2024-11-05T12:59:00Z" w16du:dateUtc="2024-11-05T17:59:00Z"/>
          <w:sz w:val="24"/>
          <w:szCs w:val="24"/>
        </w:rPr>
      </w:pPr>
    </w:p>
    <w:p w14:paraId="306A8EBF" w14:textId="6C20700A" w:rsidR="000C531E" w:rsidRPr="004F667C" w:rsidRDefault="00060B9A" w:rsidP="009337DF">
      <w:pPr>
        <w:pStyle w:val="ListParagraph"/>
        <w:numPr>
          <w:ilvl w:val="0"/>
          <w:numId w:val="5"/>
        </w:numPr>
        <w:spacing w:line="360" w:lineRule="auto"/>
        <w:rPr>
          <w:b/>
          <w:bCs/>
          <w:sz w:val="24"/>
          <w:szCs w:val="24"/>
        </w:rPr>
        <w:pPrChange w:id="124" w:author="arend Kouwenaar" w:date="2024-11-05T12:59:00Z" w16du:dateUtc="2024-11-05T17:59:00Z">
          <w:pPr>
            <w:spacing w:line="360" w:lineRule="auto"/>
            <w:ind w:left="0" w:firstLine="0"/>
          </w:pPr>
        </w:pPrChange>
      </w:pPr>
      <w:r w:rsidRPr="004F667C">
        <w:rPr>
          <w:b/>
          <w:bCs/>
          <w:sz w:val="24"/>
          <w:szCs w:val="24"/>
        </w:rPr>
        <w:t>Anomalies/Missing Observations</w:t>
      </w:r>
      <w:r w:rsidR="00EB7D41" w:rsidRPr="004F667C">
        <w:rPr>
          <w:b/>
          <w:bCs/>
          <w:sz w:val="24"/>
          <w:szCs w:val="24"/>
        </w:rPr>
        <w:t xml:space="preserve"> (2023Q3-2024Q2)</w:t>
      </w:r>
    </w:p>
    <w:p w14:paraId="5214F902" w14:textId="3C803D28" w:rsidR="007B04D9" w:rsidRDefault="00EB7D41" w:rsidP="00997C9E">
      <w:pPr>
        <w:spacing w:line="360" w:lineRule="auto"/>
        <w:ind w:left="0" w:firstLine="0"/>
        <w:rPr>
          <w:sz w:val="24"/>
          <w:szCs w:val="24"/>
        </w:rPr>
      </w:pPr>
      <w:r>
        <w:rPr>
          <w:sz w:val="24"/>
          <w:szCs w:val="24"/>
        </w:rPr>
        <w:t xml:space="preserve">The expert diagnosis on data ranging </w:t>
      </w:r>
      <w:r>
        <w:rPr>
          <w:b/>
          <w:bCs/>
          <w:sz w:val="24"/>
          <w:szCs w:val="24"/>
        </w:rPr>
        <w:t xml:space="preserve">(2023Q3-2024Q2) incl. data plotting, data comparison (i.e., NA vs. BOP for export and imports), and running filter (estimation </w:t>
      </w:r>
      <w:r>
        <w:rPr>
          <w:sz w:val="24"/>
          <w:szCs w:val="24"/>
        </w:rPr>
        <w:t>unobserved gaps &amp; trend</w:t>
      </w:r>
      <w:ins w:id="125" w:author="arend Kouwenaar" w:date="2024-11-05T12:59:00Z" w16du:dateUtc="2024-11-05T17:59:00Z">
        <w:r w:rsidR="009337DF">
          <w:rPr>
            <w:sz w:val="24"/>
            <w:szCs w:val="24"/>
          </w:rPr>
          <w:t>s</w:t>
        </w:r>
      </w:ins>
      <w:r>
        <w:rPr>
          <w:sz w:val="24"/>
          <w:szCs w:val="24"/>
        </w:rPr>
        <w:t xml:space="preserve">) on the full range </w:t>
      </w:r>
      <w:r w:rsidRPr="00997C9E">
        <w:rPr>
          <w:sz w:val="24"/>
          <w:szCs w:val="24"/>
        </w:rPr>
        <w:t>1995</w:t>
      </w:r>
      <w:r>
        <w:rPr>
          <w:sz w:val="24"/>
          <w:szCs w:val="24"/>
        </w:rPr>
        <w:t xml:space="preserve"> Q1</w:t>
      </w:r>
      <w:r w:rsidRPr="00997C9E">
        <w:rPr>
          <w:sz w:val="24"/>
          <w:szCs w:val="24"/>
        </w:rPr>
        <w:t xml:space="preserve"> to 2023</w:t>
      </w:r>
      <w:r>
        <w:rPr>
          <w:sz w:val="24"/>
          <w:szCs w:val="24"/>
        </w:rPr>
        <w:t xml:space="preserve"> Q2. The </w:t>
      </w:r>
      <w:r w:rsidR="007B04D9">
        <w:rPr>
          <w:sz w:val="24"/>
          <w:szCs w:val="24"/>
        </w:rPr>
        <w:t>blended analysis/assessment showed abnormal trends and gaps mainly in NA final demand components in constant and current prices due to</w:t>
      </w:r>
      <w:ins w:id="126" w:author="arend Kouwenaar" w:date="2024-11-05T12:33:00Z" w16du:dateUtc="2024-11-05T17:33:00Z">
        <w:r w:rsidR="00D77B43">
          <w:rPr>
            <w:sz w:val="24"/>
            <w:szCs w:val="24"/>
          </w:rPr>
          <w:t>:</w:t>
        </w:r>
      </w:ins>
      <w:r w:rsidR="007B04D9">
        <w:rPr>
          <w:sz w:val="24"/>
          <w:szCs w:val="24"/>
        </w:rPr>
        <w:t xml:space="preserve"> deflator abnormality</w:t>
      </w:r>
      <w:ins w:id="127" w:author="arend Kouwenaar" w:date="2024-11-05T13:00:00Z" w16du:dateUtc="2024-11-05T18:00:00Z">
        <w:r w:rsidR="009337DF">
          <w:rPr>
            <w:sz w:val="24"/>
            <w:szCs w:val="24"/>
          </w:rPr>
          <w:t>,</w:t>
        </w:r>
      </w:ins>
      <w:del w:id="128" w:author="arend Kouwenaar" w:date="2024-11-05T12:33:00Z" w16du:dateUtc="2024-11-05T17:33:00Z">
        <w:r w:rsidR="007B04D9" w:rsidDel="00D77B43">
          <w:rPr>
            <w:sz w:val="24"/>
            <w:szCs w:val="24"/>
          </w:rPr>
          <w:delText xml:space="preserve"> (i.e.</w:delText>
        </w:r>
      </w:del>
      <w:ins w:id="129" w:author="arend Kouwenaar" w:date="2024-11-05T13:00:00Z" w16du:dateUtc="2024-11-05T18:00:00Z">
        <w:r w:rsidR="009337DF">
          <w:rPr>
            <w:sz w:val="24"/>
            <w:szCs w:val="24"/>
          </w:rPr>
          <w:t xml:space="preserve">; </w:t>
        </w:r>
      </w:ins>
      <w:del w:id="130" w:author="arend Kouwenaar" w:date="2024-11-05T12:33:00Z" w16du:dateUtc="2024-11-05T17:33:00Z">
        <w:r w:rsidR="007B04D9" w:rsidDel="00D77B43">
          <w:rPr>
            <w:sz w:val="24"/>
            <w:szCs w:val="24"/>
          </w:rPr>
          <w:delText>,</w:delText>
        </w:r>
      </w:del>
      <w:del w:id="131" w:author="arend Kouwenaar" w:date="2024-11-05T13:00:00Z" w16du:dateUtc="2024-11-05T18:00:00Z">
        <w:r w:rsidR="007B04D9" w:rsidDel="009337DF">
          <w:rPr>
            <w:sz w:val="24"/>
            <w:szCs w:val="24"/>
          </w:rPr>
          <w:delText xml:space="preserve"> </w:delText>
        </w:r>
      </w:del>
      <w:r w:rsidR="007B04D9">
        <w:rPr>
          <w:sz w:val="24"/>
          <w:szCs w:val="24"/>
        </w:rPr>
        <w:t>volatil</w:t>
      </w:r>
      <w:ins w:id="132" w:author="arend Kouwenaar" w:date="2024-11-05T12:33:00Z" w16du:dateUtc="2024-11-05T17:33:00Z">
        <w:r w:rsidR="00D77B43">
          <w:rPr>
            <w:sz w:val="24"/>
            <w:szCs w:val="24"/>
          </w:rPr>
          <w:t>ity in</w:t>
        </w:r>
      </w:ins>
      <w:del w:id="133" w:author="arend Kouwenaar" w:date="2024-11-05T12:33:00Z" w16du:dateUtc="2024-11-05T17:33:00Z">
        <w:r w:rsidR="007B04D9" w:rsidDel="00D77B43">
          <w:rPr>
            <w:sz w:val="24"/>
            <w:szCs w:val="24"/>
          </w:rPr>
          <w:delText>e</w:delText>
        </w:r>
      </w:del>
      <w:r w:rsidR="007B04D9">
        <w:rPr>
          <w:sz w:val="24"/>
          <w:szCs w:val="24"/>
        </w:rPr>
        <w:t xml:space="preserve"> imports</w:t>
      </w:r>
      <w:ins w:id="134" w:author="arend Kouwenaar" w:date="2024-11-05T12:33:00Z" w16du:dateUtc="2024-11-05T17:33:00Z">
        <w:r w:rsidR="00D77B43">
          <w:rPr>
            <w:sz w:val="24"/>
            <w:szCs w:val="24"/>
          </w:rPr>
          <w:t xml:space="preserve"> </w:t>
        </w:r>
      </w:ins>
      <w:ins w:id="135" w:author="arend Kouwenaar" w:date="2024-11-05T13:00:00Z" w16du:dateUtc="2024-11-05T18:00:00Z">
        <w:r w:rsidR="009337DF">
          <w:rPr>
            <w:sz w:val="24"/>
            <w:szCs w:val="24"/>
          </w:rPr>
          <w:t xml:space="preserve">, exports and investment; </w:t>
        </w:r>
      </w:ins>
      <w:ins w:id="136" w:author="arend Kouwenaar" w:date="2024-11-05T12:33:00Z" w16du:dateUtc="2024-11-05T17:33:00Z">
        <w:r w:rsidR="00D77B43">
          <w:rPr>
            <w:sz w:val="24"/>
            <w:szCs w:val="24"/>
          </w:rPr>
          <w:t xml:space="preserve">and </w:t>
        </w:r>
      </w:ins>
      <w:ins w:id="137" w:author="arend Kouwenaar" w:date="2024-11-05T13:00:00Z" w16du:dateUtc="2024-11-05T18:00:00Z">
        <w:r w:rsidR="009337DF">
          <w:rPr>
            <w:sz w:val="24"/>
            <w:szCs w:val="24"/>
          </w:rPr>
          <w:t xml:space="preserve">abnormal </w:t>
        </w:r>
      </w:ins>
      <w:ins w:id="138" w:author="arend Kouwenaar" w:date="2024-11-05T12:33:00Z" w16du:dateUtc="2024-11-05T17:33:00Z">
        <w:r w:rsidR="00D77B43">
          <w:rPr>
            <w:sz w:val="24"/>
            <w:szCs w:val="24"/>
          </w:rPr>
          <w:t>change</w:t>
        </w:r>
      </w:ins>
      <w:ins w:id="139" w:author="arend Kouwenaar" w:date="2024-11-05T13:00:00Z" w16du:dateUtc="2024-11-05T18:00:00Z">
        <w:r w:rsidR="009337DF">
          <w:rPr>
            <w:sz w:val="24"/>
            <w:szCs w:val="24"/>
          </w:rPr>
          <w:t>s</w:t>
        </w:r>
      </w:ins>
      <w:ins w:id="140" w:author="arend Kouwenaar" w:date="2024-11-05T12:33:00Z" w16du:dateUtc="2024-11-05T17:33:00Z">
        <w:r w:rsidR="00D77B43">
          <w:rPr>
            <w:sz w:val="24"/>
            <w:szCs w:val="24"/>
          </w:rPr>
          <w:t xml:space="preserve"> in</w:t>
        </w:r>
      </w:ins>
      <w:del w:id="141" w:author="arend Kouwenaar" w:date="2024-11-05T12:33:00Z" w16du:dateUtc="2024-11-05T17:33:00Z">
        <w:r w:rsidR="007B04D9" w:rsidDel="00D77B43">
          <w:rPr>
            <w:sz w:val="24"/>
            <w:szCs w:val="24"/>
          </w:rPr>
          <w:delText>,</w:delText>
        </w:r>
      </w:del>
      <w:r w:rsidR="007B04D9">
        <w:rPr>
          <w:sz w:val="24"/>
          <w:szCs w:val="24"/>
        </w:rPr>
        <w:t xml:space="preserve"> inventories</w:t>
      </w:r>
      <w:ins w:id="142" w:author="arend Kouwenaar" w:date="2024-11-05T12:33:00Z" w16du:dateUtc="2024-11-05T17:33:00Z">
        <w:r w:rsidR="00D77B43">
          <w:rPr>
            <w:sz w:val="24"/>
            <w:szCs w:val="24"/>
          </w:rPr>
          <w:t xml:space="preserve"> </w:t>
        </w:r>
      </w:ins>
      <w:ins w:id="143" w:author="arend Kouwenaar" w:date="2024-11-05T12:34:00Z" w16du:dateUtc="2024-11-05T17:34:00Z">
        <w:r w:rsidR="00D77B43">
          <w:rPr>
            <w:sz w:val="24"/>
            <w:szCs w:val="24"/>
          </w:rPr>
          <w:t>(jumping from large negative to large positive)</w:t>
        </w:r>
      </w:ins>
      <w:ins w:id="144" w:author="arend Kouwenaar" w:date="2024-11-05T13:00:00Z" w16du:dateUtc="2024-11-05T18:00:00Z">
        <w:r w:rsidR="009337DF">
          <w:rPr>
            <w:sz w:val="24"/>
            <w:szCs w:val="24"/>
          </w:rPr>
          <w:t>.</w:t>
        </w:r>
      </w:ins>
      <w:ins w:id="145" w:author="arend Kouwenaar" w:date="2024-11-05T12:34:00Z" w16du:dateUtc="2024-11-05T17:34:00Z">
        <w:r w:rsidR="00D77B43">
          <w:rPr>
            <w:sz w:val="24"/>
            <w:szCs w:val="24"/>
          </w:rPr>
          <w:t xml:space="preserve"> This </w:t>
        </w:r>
      </w:ins>
      <w:ins w:id="146" w:author="arend Kouwenaar" w:date="2024-11-05T13:01:00Z" w16du:dateUtc="2024-11-05T18:01:00Z">
        <w:r w:rsidR="009337DF">
          <w:rPr>
            <w:sz w:val="24"/>
            <w:szCs w:val="24"/>
          </w:rPr>
          <w:t>causes the filter to</w:t>
        </w:r>
        <w:r w:rsidR="00854B75">
          <w:rPr>
            <w:sz w:val="24"/>
            <w:szCs w:val="24"/>
          </w:rPr>
          <w:t xml:space="preserve"> </w:t>
        </w:r>
        <w:r w:rsidR="009337DF">
          <w:rPr>
            <w:sz w:val="24"/>
            <w:szCs w:val="24"/>
          </w:rPr>
          <w:t xml:space="preserve">come up with </w:t>
        </w:r>
      </w:ins>
      <w:del w:id="147" w:author="arend Kouwenaar" w:date="2024-11-05T12:34:00Z" w16du:dateUtc="2024-11-05T17:34:00Z">
        <w:r w:rsidR="007B04D9" w:rsidDel="00D77B43">
          <w:rPr>
            <w:sz w:val="24"/>
            <w:szCs w:val="24"/>
          </w:rPr>
          <w:delText>) which could</w:delText>
        </w:r>
      </w:del>
      <w:del w:id="148" w:author="arend Kouwenaar" w:date="2024-11-05T13:01:00Z" w16du:dateUtc="2024-11-05T18:01:00Z">
        <w:r w:rsidR="007B04D9" w:rsidDel="009337DF">
          <w:rPr>
            <w:sz w:val="24"/>
            <w:szCs w:val="24"/>
          </w:rPr>
          <w:delText xml:space="preserve"> result </w:delText>
        </w:r>
        <w:r w:rsidR="008E47B5" w:rsidDel="009337DF">
          <w:rPr>
            <w:sz w:val="24"/>
            <w:szCs w:val="24"/>
          </w:rPr>
          <w:delText>in</w:delText>
        </w:r>
        <w:r w:rsidR="007B04D9" w:rsidDel="009337DF">
          <w:rPr>
            <w:sz w:val="24"/>
            <w:szCs w:val="24"/>
          </w:rPr>
          <w:delText xml:space="preserve"> </w:delText>
        </w:r>
      </w:del>
      <w:r w:rsidR="008E47B5">
        <w:rPr>
          <w:sz w:val="24"/>
          <w:szCs w:val="24"/>
        </w:rPr>
        <w:t xml:space="preserve">an </w:t>
      </w:r>
      <w:r w:rsidR="007B04D9">
        <w:rPr>
          <w:sz w:val="24"/>
          <w:szCs w:val="24"/>
        </w:rPr>
        <w:t xml:space="preserve">abnormally </w:t>
      </w:r>
      <w:ins w:id="149" w:author="arend Kouwenaar" w:date="2024-11-05T12:34:00Z" w16du:dateUtc="2024-11-05T17:34:00Z">
        <w:r w:rsidR="00D77B43">
          <w:rPr>
            <w:sz w:val="24"/>
            <w:szCs w:val="24"/>
          </w:rPr>
          <w:t xml:space="preserve">low </w:t>
        </w:r>
      </w:ins>
      <w:del w:id="150" w:author="arend Kouwenaar" w:date="2024-11-05T12:34:00Z" w16du:dateUtc="2024-11-05T17:34:00Z">
        <w:r w:rsidR="007B04D9" w:rsidDel="00D77B43">
          <w:rPr>
            <w:sz w:val="24"/>
            <w:szCs w:val="24"/>
          </w:rPr>
          <w:delText>negative</w:delText>
        </w:r>
      </w:del>
      <w:ins w:id="151" w:author="arend Kouwenaar" w:date="2024-11-05T12:35:00Z" w16du:dateUtc="2024-11-05T17:35:00Z">
        <w:r w:rsidR="00D77B43">
          <w:rPr>
            <w:sz w:val="24"/>
            <w:szCs w:val="24"/>
          </w:rPr>
          <w:t>GDP</w:t>
        </w:r>
      </w:ins>
      <w:r w:rsidR="007B04D9">
        <w:rPr>
          <w:sz w:val="24"/>
          <w:szCs w:val="24"/>
        </w:rPr>
        <w:t xml:space="preserve"> </w:t>
      </w:r>
      <w:del w:id="152" w:author="arend Kouwenaar" w:date="2024-11-05T13:01:00Z" w16du:dateUtc="2024-11-05T18:01:00Z">
        <w:r w:rsidR="007B04D9" w:rsidDel="00854B75">
          <w:rPr>
            <w:sz w:val="24"/>
            <w:szCs w:val="24"/>
          </w:rPr>
          <w:delText>g</w:delText>
        </w:r>
      </w:del>
      <w:ins w:id="153" w:author="arend Kouwenaar" w:date="2024-11-05T13:01:00Z" w16du:dateUtc="2024-11-05T18:01:00Z">
        <w:r w:rsidR="00854B75">
          <w:rPr>
            <w:sz w:val="24"/>
            <w:szCs w:val="24"/>
          </w:rPr>
          <w:t>g</w:t>
        </w:r>
      </w:ins>
      <w:r w:rsidR="007B04D9">
        <w:rPr>
          <w:sz w:val="24"/>
          <w:szCs w:val="24"/>
        </w:rPr>
        <w:t>rowth</w:t>
      </w:r>
      <w:del w:id="154" w:author="arend Kouwenaar" w:date="2024-11-05T13:01:00Z" w16du:dateUtc="2024-11-05T18:01:00Z">
        <w:r w:rsidR="007B04D9" w:rsidDel="00854B75">
          <w:rPr>
            <w:sz w:val="24"/>
            <w:szCs w:val="24"/>
          </w:rPr>
          <w:delText xml:space="preserve"> rate in GDP</w:delText>
        </w:r>
      </w:del>
      <w:r w:rsidR="007B04D9">
        <w:rPr>
          <w:sz w:val="24"/>
          <w:szCs w:val="24"/>
        </w:rPr>
        <w:t xml:space="preserve"> trend</w:t>
      </w:r>
      <w:ins w:id="155" w:author="arend Kouwenaar" w:date="2024-11-05T12:35:00Z" w16du:dateUtc="2024-11-05T17:35:00Z">
        <w:r w:rsidR="00D77B43">
          <w:rPr>
            <w:sz w:val="24"/>
            <w:szCs w:val="24"/>
          </w:rPr>
          <w:t xml:space="preserve">, implying </w:t>
        </w:r>
      </w:ins>
      <w:del w:id="156" w:author="arend Kouwenaar" w:date="2024-11-05T12:35:00Z" w16du:dateUtc="2024-11-05T17:35:00Z">
        <w:r w:rsidR="008E47B5" w:rsidDel="00D77B43">
          <w:rPr>
            <w:sz w:val="24"/>
            <w:szCs w:val="24"/>
          </w:rPr>
          <w:delText xml:space="preserve"> (indicating </w:delText>
        </w:r>
      </w:del>
      <w:r w:rsidR="008E47B5">
        <w:rPr>
          <w:sz w:val="24"/>
          <w:szCs w:val="24"/>
        </w:rPr>
        <w:t xml:space="preserve">a GDP observed above trend and </w:t>
      </w:r>
      <w:ins w:id="157" w:author="arend Kouwenaar" w:date="2024-11-05T12:35:00Z" w16du:dateUtc="2024-11-05T17:35:00Z">
        <w:r w:rsidR="00D77B43">
          <w:rPr>
            <w:sz w:val="24"/>
            <w:szCs w:val="24"/>
          </w:rPr>
          <w:t>large</w:t>
        </w:r>
      </w:ins>
      <w:del w:id="158" w:author="arend Kouwenaar" w:date="2024-11-05T12:35:00Z" w16du:dateUtc="2024-11-05T17:35:00Z">
        <w:r w:rsidR="008E47B5" w:rsidDel="00D77B43">
          <w:rPr>
            <w:sz w:val="24"/>
            <w:szCs w:val="24"/>
          </w:rPr>
          <w:delText>the very huge</w:delText>
        </w:r>
      </w:del>
      <w:r w:rsidR="008E47B5">
        <w:rPr>
          <w:sz w:val="24"/>
          <w:szCs w:val="24"/>
        </w:rPr>
        <w:t xml:space="preserve"> positive output gap</w:t>
      </w:r>
      <w:ins w:id="159" w:author="arend Kouwenaar" w:date="2024-11-05T12:35:00Z" w16du:dateUtc="2024-11-05T17:35:00Z">
        <w:r w:rsidR="00D77B43">
          <w:rPr>
            <w:sz w:val="24"/>
            <w:szCs w:val="24"/>
          </w:rPr>
          <w:t xml:space="preserve">, which </w:t>
        </w:r>
      </w:ins>
      <w:ins w:id="160" w:author="arend Kouwenaar" w:date="2024-11-05T13:02:00Z" w16du:dateUtc="2024-11-05T18:02:00Z">
        <w:r w:rsidR="00854B75">
          <w:rPr>
            <w:sz w:val="24"/>
            <w:szCs w:val="24"/>
          </w:rPr>
          <w:t>would go</w:t>
        </w:r>
      </w:ins>
      <w:ins w:id="161" w:author="arend Kouwenaar" w:date="2024-11-05T12:36:00Z" w16du:dateUtc="2024-11-05T17:36:00Z">
        <w:r w:rsidR="00D77B43">
          <w:rPr>
            <w:sz w:val="24"/>
            <w:szCs w:val="24"/>
          </w:rPr>
          <w:t xml:space="preserve"> against</w:t>
        </w:r>
      </w:ins>
      <w:ins w:id="162" w:author="arend Kouwenaar" w:date="2024-11-05T13:02:00Z" w16du:dateUtc="2024-11-05T18:02:00Z">
        <w:r w:rsidR="00854B75">
          <w:rPr>
            <w:sz w:val="24"/>
            <w:szCs w:val="24"/>
          </w:rPr>
          <w:t xml:space="preserve"> </w:t>
        </w:r>
      </w:ins>
      <w:del w:id="163" w:author="arend Kouwenaar" w:date="2024-11-05T12:35:00Z" w16du:dateUtc="2024-11-05T17:35:00Z">
        <w:r w:rsidR="008E47B5" w:rsidDel="00D77B43">
          <w:rPr>
            <w:sz w:val="24"/>
            <w:szCs w:val="24"/>
          </w:rPr>
          <w:delText>)</w:delText>
        </w:r>
      </w:del>
      <w:del w:id="164" w:author="arend Kouwenaar" w:date="2024-11-05T12:36:00Z" w16du:dateUtc="2024-11-05T17:36:00Z">
        <w:r w:rsidR="008E47B5" w:rsidDel="00D77B43">
          <w:rPr>
            <w:sz w:val="24"/>
            <w:szCs w:val="24"/>
          </w:rPr>
          <w:delText xml:space="preserve"> contrary to </w:delText>
        </w:r>
      </w:del>
      <w:r w:rsidR="008E47B5">
        <w:rPr>
          <w:sz w:val="24"/>
          <w:szCs w:val="24"/>
        </w:rPr>
        <w:t xml:space="preserve">the current economic assessment of a still </w:t>
      </w:r>
      <w:ins w:id="165" w:author="arend Kouwenaar" w:date="2024-11-05T12:36:00Z" w16du:dateUtc="2024-11-05T17:36:00Z">
        <w:r w:rsidR="00D77B43">
          <w:rPr>
            <w:sz w:val="24"/>
            <w:szCs w:val="24"/>
          </w:rPr>
          <w:t>small,</w:t>
        </w:r>
      </w:ins>
      <w:ins w:id="166" w:author="arend Kouwenaar" w:date="2024-11-05T13:02:00Z" w16du:dateUtc="2024-11-05T18:02:00Z">
        <w:r w:rsidR="00854B75">
          <w:rPr>
            <w:sz w:val="24"/>
            <w:szCs w:val="24"/>
          </w:rPr>
          <w:t xml:space="preserve"> but</w:t>
        </w:r>
      </w:ins>
      <w:ins w:id="167" w:author="arend Kouwenaar" w:date="2024-11-05T12:36:00Z" w16du:dateUtc="2024-11-05T17:36:00Z">
        <w:r w:rsidR="00D77B43">
          <w:rPr>
            <w:sz w:val="24"/>
            <w:szCs w:val="24"/>
          </w:rPr>
          <w:t xml:space="preserve"> </w:t>
        </w:r>
      </w:ins>
      <w:r w:rsidR="008E47B5">
        <w:rPr>
          <w:sz w:val="24"/>
          <w:szCs w:val="24"/>
        </w:rPr>
        <w:t xml:space="preserve">negative </w:t>
      </w:r>
      <w:del w:id="168" w:author="arend Kouwenaar" w:date="2024-11-05T12:36:00Z" w16du:dateUtc="2024-11-05T17:36:00Z">
        <w:r w:rsidR="008E47B5" w:rsidDel="00D77B43">
          <w:rPr>
            <w:sz w:val="24"/>
            <w:szCs w:val="24"/>
          </w:rPr>
          <w:delText>closing</w:delText>
        </w:r>
      </w:del>
      <w:del w:id="169" w:author="arend Kouwenaar" w:date="2024-11-05T13:02:00Z" w16du:dateUtc="2024-11-05T18:02:00Z">
        <w:r w:rsidR="008E47B5" w:rsidDel="00854B75">
          <w:rPr>
            <w:sz w:val="24"/>
            <w:szCs w:val="24"/>
          </w:rPr>
          <w:delText xml:space="preserve"> </w:delText>
        </w:r>
      </w:del>
      <w:r w:rsidR="008E47B5">
        <w:rPr>
          <w:sz w:val="24"/>
          <w:szCs w:val="24"/>
        </w:rPr>
        <w:t xml:space="preserve">output gap. So, the expert solution had to be introduced to </w:t>
      </w:r>
      <w:ins w:id="170" w:author="arend Kouwenaar" w:date="2024-11-05T12:36:00Z" w16du:dateUtc="2024-11-05T17:36:00Z">
        <w:r w:rsidR="00D77B43">
          <w:rPr>
            <w:sz w:val="24"/>
            <w:szCs w:val="24"/>
          </w:rPr>
          <w:t>deal with</w:t>
        </w:r>
      </w:ins>
      <w:del w:id="171" w:author="arend Kouwenaar" w:date="2024-11-05T12:36:00Z" w16du:dateUtc="2024-11-05T17:36:00Z">
        <w:r w:rsidR="008E47B5" w:rsidDel="00D77B43">
          <w:rPr>
            <w:sz w:val="24"/>
            <w:szCs w:val="24"/>
          </w:rPr>
          <w:delText>treat</w:delText>
        </w:r>
      </w:del>
      <w:r w:rsidR="008E47B5">
        <w:rPr>
          <w:sz w:val="24"/>
          <w:szCs w:val="24"/>
        </w:rPr>
        <w:t xml:space="preserve"> NA data anomalies </w:t>
      </w:r>
      <w:ins w:id="172" w:author="arend Kouwenaar" w:date="2024-11-05T12:36:00Z" w16du:dateUtc="2024-11-05T17:36:00Z">
        <w:r w:rsidR="00D77B43">
          <w:rPr>
            <w:sz w:val="24"/>
            <w:szCs w:val="24"/>
          </w:rPr>
          <w:t>and</w:t>
        </w:r>
      </w:ins>
      <w:del w:id="173" w:author="arend Kouwenaar" w:date="2024-11-05T12:36:00Z" w16du:dateUtc="2024-11-05T17:36:00Z">
        <w:r w:rsidR="008E47B5" w:rsidDel="00D77B43">
          <w:rPr>
            <w:sz w:val="24"/>
            <w:szCs w:val="24"/>
          </w:rPr>
          <w:delText>to</w:delText>
        </w:r>
      </w:del>
      <w:r w:rsidR="008E47B5">
        <w:rPr>
          <w:sz w:val="24"/>
          <w:szCs w:val="24"/>
        </w:rPr>
        <w:t xml:space="preserve"> produce reasonable initial conditions for </w:t>
      </w:r>
      <w:ins w:id="174" w:author="arend Kouwenaar" w:date="2024-11-05T12:36:00Z" w16du:dateUtc="2024-11-05T17:36:00Z">
        <w:r w:rsidR="00D77B43">
          <w:rPr>
            <w:sz w:val="24"/>
            <w:szCs w:val="24"/>
          </w:rPr>
          <w:t>the</w:t>
        </w:r>
      </w:ins>
      <w:del w:id="175" w:author="arend Kouwenaar" w:date="2024-11-05T12:36:00Z" w16du:dateUtc="2024-11-05T17:36:00Z">
        <w:r w:rsidR="008E47B5" w:rsidDel="00D77B43">
          <w:rPr>
            <w:sz w:val="24"/>
            <w:szCs w:val="24"/>
          </w:rPr>
          <w:delText>plausible</w:delText>
        </w:r>
      </w:del>
      <w:r w:rsidR="008E47B5">
        <w:rPr>
          <w:sz w:val="24"/>
          <w:szCs w:val="24"/>
        </w:rPr>
        <w:t xml:space="preserve"> forecast.</w:t>
      </w:r>
    </w:p>
    <w:p w14:paraId="58B7B519" w14:textId="071BDA75" w:rsidR="00A271FA" w:rsidRPr="004F667C" w:rsidRDefault="00A271FA" w:rsidP="00886868">
      <w:pPr>
        <w:pStyle w:val="ListParagraph"/>
        <w:numPr>
          <w:ilvl w:val="1"/>
          <w:numId w:val="5"/>
        </w:numPr>
        <w:spacing w:line="360" w:lineRule="auto"/>
        <w:rPr>
          <w:b/>
          <w:bCs/>
          <w:sz w:val="24"/>
          <w:szCs w:val="24"/>
        </w:rPr>
      </w:pPr>
      <w:r w:rsidRPr="004F667C">
        <w:rPr>
          <w:b/>
          <w:bCs/>
          <w:sz w:val="24"/>
          <w:szCs w:val="24"/>
        </w:rPr>
        <w:t>Methodology for dealing with anomalies/missing observations</w:t>
      </w:r>
    </w:p>
    <w:p w14:paraId="4E6DC13D" w14:textId="52718781" w:rsidR="00E547F2" w:rsidRDefault="008E47B5" w:rsidP="00997C9E">
      <w:pPr>
        <w:spacing w:line="360" w:lineRule="auto"/>
        <w:ind w:left="0" w:firstLine="0"/>
        <w:rPr>
          <w:sz w:val="24"/>
          <w:szCs w:val="24"/>
        </w:rPr>
      </w:pPr>
      <w:r>
        <w:rPr>
          <w:sz w:val="24"/>
          <w:szCs w:val="24"/>
        </w:rPr>
        <w:t xml:space="preserve">Following multiple trials of model estimation with and without NA data </w:t>
      </w:r>
      <w:r w:rsidR="00E547F2">
        <w:rPr>
          <w:sz w:val="24"/>
          <w:szCs w:val="24"/>
        </w:rPr>
        <w:t>for</w:t>
      </w:r>
      <w:ins w:id="176" w:author="arend Kouwenaar" w:date="2024-11-05T13:02:00Z" w16du:dateUtc="2024-11-05T18:02:00Z">
        <w:r w:rsidR="00854B75">
          <w:rPr>
            <w:sz w:val="24"/>
            <w:szCs w:val="24"/>
          </w:rPr>
          <w:t xml:space="preserve"> qq</w:t>
        </w:r>
      </w:ins>
      <w:del w:id="177" w:author="arend Kouwenaar" w:date="2024-11-05T13:02:00Z" w16du:dateUtc="2024-11-05T18:02:00Z">
        <w:r w:rsidR="00E547F2" w:rsidDel="00854B75">
          <w:rPr>
            <w:sz w:val="24"/>
            <w:szCs w:val="24"/>
          </w:rPr>
          <w:delText xml:space="preserve"> </w:delText>
        </w:r>
        <w:r w:rsidR="00E547F2" w:rsidRPr="00997C9E" w:rsidDel="00854B75">
          <w:rPr>
            <w:sz w:val="24"/>
            <w:szCs w:val="24"/>
          </w:rPr>
          <w:delText>qq</w:delText>
        </w:r>
      </w:del>
      <w:r w:rsidR="00E547F2" w:rsidRPr="00997C9E">
        <w:rPr>
          <w:sz w:val="24"/>
          <w:szCs w:val="24"/>
        </w:rPr>
        <w:t>(2023,</w:t>
      </w:r>
      <w:r w:rsidR="00E547F2">
        <w:rPr>
          <w:sz w:val="24"/>
          <w:szCs w:val="24"/>
        </w:rPr>
        <w:t xml:space="preserve"> </w:t>
      </w:r>
      <w:r w:rsidR="00E547F2" w:rsidRPr="00997C9E">
        <w:rPr>
          <w:sz w:val="24"/>
          <w:szCs w:val="24"/>
        </w:rPr>
        <w:t>3): qq(2024,</w:t>
      </w:r>
      <w:r w:rsidR="00E547F2">
        <w:rPr>
          <w:sz w:val="24"/>
          <w:szCs w:val="24"/>
        </w:rPr>
        <w:t xml:space="preserve"> </w:t>
      </w:r>
      <w:r w:rsidR="00E547F2" w:rsidRPr="00997C9E">
        <w:rPr>
          <w:sz w:val="24"/>
          <w:szCs w:val="24"/>
        </w:rPr>
        <w:t>2)</w:t>
      </w:r>
      <w:r w:rsidR="00E547F2">
        <w:rPr>
          <w:sz w:val="24"/>
          <w:szCs w:val="24"/>
        </w:rPr>
        <w:t xml:space="preserve">, the </w:t>
      </w:r>
      <w:ins w:id="178" w:author="arend Kouwenaar" w:date="2024-11-05T13:02:00Z" w16du:dateUtc="2024-11-05T18:02:00Z">
        <w:r w:rsidR="00854B75">
          <w:rPr>
            <w:sz w:val="24"/>
            <w:szCs w:val="24"/>
          </w:rPr>
          <w:t>preferred</w:t>
        </w:r>
      </w:ins>
      <w:del w:id="179" w:author="arend Kouwenaar" w:date="2024-11-05T13:02:00Z" w16du:dateUtc="2024-11-05T18:02:00Z">
        <w:r w:rsidR="00E547F2" w:rsidDel="00854B75">
          <w:rPr>
            <w:sz w:val="24"/>
            <w:szCs w:val="24"/>
          </w:rPr>
          <w:delText>optimal</w:delText>
        </w:r>
      </w:del>
      <w:r w:rsidR="00E547F2">
        <w:rPr>
          <w:sz w:val="24"/>
          <w:szCs w:val="24"/>
        </w:rPr>
        <w:t xml:space="preserve"> treatment </w:t>
      </w:r>
      <w:del w:id="180" w:author="arend Kouwenaar" w:date="2024-11-05T13:03:00Z" w16du:dateUtc="2024-11-05T18:03:00Z">
        <w:r w:rsidR="00E547F2" w:rsidDel="00854B75">
          <w:rPr>
            <w:sz w:val="24"/>
            <w:szCs w:val="24"/>
          </w:rPr>
          <w:delText xml:space="preserve">of such data </w:delText>
        </w:r>
      </w:del>
      <w:r w:rsidR="00E547F2">
        <w:rPr>
          <w:sz w:val="24"/>
          <w:szCs w:val="24"/>
        </w:rPr>
        <w:t xml:space="preserve">turned out </w:t>
      </w:r>
      <w:ins w:id="181" w:author="arend Kouwenaar" w:date="2024-11-05T12:37:00Z" w16du:dateUtc="2024-11-05T17:37:00Z">
        <w:r w:rsidR="00D77B43">
          <w:rPr>
            <w:sz w:val="24"/>
            <w:szCs w:val="24"/>
          </w:rPr>
          <w:t xml:space="preserve">to be omitting </w:t>
        </w:r>
      </w:ins>
      <w:del w:id="182" w:author="arend Kouwenaar" w:date="2024-11-05T12:37:00Z" w16du:dateUtc="2024-11-05T17:37:00Z">
        <w:r w:rsidR="00E547F2" w:rsidDel="00D77B43">
          <w:rPr>
            <w:sz w:val="24"/>
            <w:szCs w:val="24"/>
          </w:rPr>
          <w:delText>omission/</w:delText>
        </w:r>
      </w:del>
      <w:del w:id="183" w:author="arend Kouwenaar" w:date="2024-11-05T12:38:00Z" w16du:dateUtc="2024-11-05T17:38:00Z">
        <w:r w:rsidR="00E547F2" w:rsidDel="00D77B43">
          <w:rPr>
            <w:sz w:val="24"/>
            <w:szCs w:val="24"/>
          </w:rPr>
          <w:delText>suppression</w:delText>
        </w:r>
      </w:del>
      <w:ins w:id="184" w:author="arend Kouwenaar" w:date="2024-11-05T12:38:00Z" w16du:dateUtc="2024-11-05T17:38:00Z">
        <w:r w:rsidR="00D77B43">
          <w:rPr>
            <w:sz w:val="24"/>
            <w:szCs w:val="24"/>
          </w:rPr>
          <w:t>the anomalous observations</w:t>
        </w:r>
      </w:ins>
      <w:r w:rsidR="00E547F2">
        <w:rPr>
          <w:sz w:val="24"/>
          <w:szCs w:val="24"/>
        </w:rPr>
        <w:t xml:space="preserve">. Therefore, such data became missing when carrying </w:t>
      </w:r>
      <w:ins w:id="185" w:author="arend Kouwenaar" w:date="2024-11-05T13:03:00Z" w16du:dateUtc="2024-11-05T18:03:00Z">
        <w:r w:rsidR="00854B75">
          <w:rPr>
            <w:sz w:val="24"/>
            <w:szCs w:val="24"/>
          </w:rPr>
          <w:t xml:space="preserve">out </w:t>
        </w:r>
      </w:ins>
      <w:r w:rsidR="00E547F2">
        <w:rPr>
          <w:sz w:val="24"/>
          <w:szCs w:val="24"/>
        </w:rPr>
        <w:t xml:space="preserve">filtration (estimation of trend and gaps) using the Kalman Filter (KF) over the range from </w:t>
      </w:r>
      <w:r w:rsidR="00E547F2" w:rsidRPr="00997C9E">
        <w:rPr>
          <w:sz w:val="24"/>
          <w:szCs w:val="24"/>
        </w:rPr>
        <w:t>1995</w:t>
      </w:r>
      <w:r w:rsidR="00E547F2">
        <w:rPr>
          <w:sz w:val="24"/>
          <w:szCs w:val="24"/>
        </w:rPr>
        <w:t xml:space="preserve"> Q1</w:t>
      </w:r>
      <w:r w:rsidR="00E547F2" w:rsidRPr="00997C9E">
        <w:rPr>
          <w:sz w:val="24"/>
          <w:szCs w:val="24"/>
        </w:rPr>
        <w:t xml:space="preserve"> to 202</w:t>
      </w:r>
      <w:r w:rsidR="00E547F2">
        <w:rPr>
          <w:sz w:val="24"/>
          <w:szCs w:val="24"/>
        </w:rPr>
        <w:t>4 Q2.</w:t>
      </w:r>
    </w:p>
    <w:p w14:paraId="72C840F7" w14:textId="18F726E2" w:rsidR="004B0BE4" w:rsidRPr="009C381E" w:rsidRDefault="004B0BE4" w:rsidP="00886868">
      <w:pPr>
        <w:pStyle w:val="ListParagraph"/>
        <w:spacing w:line="360" w:lineRule="auto"/>
        <w:ind w:firstLine="0"/>
        <w:rPr>
          <w:b/>
          <w:bCs/>
          <w:sz w:val="24"/>
          <w:szCs w:val="24"/>
        </w:rPr>
      </w:pPr>
      <w:r w:rsidRPr="009C381E">
        <w:rPr>
          <w:b/>
          <w:bCs/>
          <w:sz w:val="24"/>
          <w:szCs w:val="24"/>
        </w:rPr>
        <w:t xml:space="preserve">Estimation of </w:t>
      </w:r>
      <w:r w:rsidR="00886868">
        <w:rPr>
          <w:b/>
          <w:bCs/>
          <w:sz w:val="24"/>
          <w:szCs w:val="24"/>
        </w:rPr>
        <w:t>missing</w:t>
      </w:r>
      <w:del w:id="186" w:author="arend Kouwenaar" w:date="2024-11-05T12:38:00Z" w16du:dateUtc="2024-11-05T17:38:00Z">
        <w:r w:rsidR="00886868" w:rsidDel="00D77B43">
          <w:rPr>
            <w:b/>
            <w:bCs/>
            <w:sz w:val="24"/>
            <w:szCs w:val="24"/>
          </w:rPr>
          <w:delText xml:space="preserve">/ignored </w:delText>
        </w:r>
      </w:del>
      <w:ins w:id="187" w:author="arend Kouwenaar" w:date="2024-11-05T12:38:00Z" w16du:dateUtc="2024-11-05T17:38:00Z">
        <w:r w:rsidR="00D77B43">
          <w:rPr>
            <w:b/>
            <w:bCs/>
            <w:sz w:val="24"/>
            <w:szCs w:val="24"/>
          </w:rPr>
          <w:t xml:space="preserve"> </w:t>
        </w:r>
      </w:ins>
      <w:r w:rsidR="00886868">
        <w:rPr>
          <w:b/>
          <w:bCs/>
          <w:sz w:val="24"/>
          <w:szCs w:val="24"/>
        </w:rPr>
        <w:t xml:space="preserve">data using KF estimation approach </w:t>
      </w:r>
    </w:p>
    <w:p w14:paraId="1B99397F" w14:textId="4C4A4EB1" w:rsidR="00886868" w:rsidRDefault="000504F8" w:rsidP="000504F8">
      <w:pPr>
        <w:spacing w:line="360" w:lineRule="auto"/>
        <w:ind w:left="0" w:firstLine="0"/>
        <w:rPr>
          <w:sz w:val="24"/>
          <w:szCs w:val="24"/>
        </w:rPr>
      </w:pPr>
      <w:r>
        <w:rPr>
          <w:sz w:val="24"/>
          <w:szCs w:val="24"/>
        </w:rPr>
        <w:t>Using in-built KF</w:t>
      </w:r>
      <w:r w:rsidR="004B0BE4" w:rsidRPr="00997C9E">
        <w:rPr>
          <w:sz w:val="24"/>
          <w:szCs w:val="24"/>
        </w:rPr>
        <w:t xml:space="preserve"> filter</w:t>
      </w:r>
      <w:r>
        <w:rPr>
          <w:sz w:val="24"/>
          <w:szCs w:val="24"/>
        </w:rPr>
        <w:t xml:space="preserve"> algorithm estimation techniques, the omitted</w:t>
      </w:r>
      <w:del w:id="188" w:author="arend Kouwenaar" w:date="2024-11-05T12:39:00Z" w16du:dateUtc="2024-11-05T17:39:00Z">
        <w:r w:rsidDel="00D77B43">
          <w:rPr>
            <w:sz w:val="24"/>
            <w:szCs w:val="24"/>
          </w:rPr>
          <w:delText>/ignored</w:delText>
        </w:r>
      </w:del>
      <w:r>
        <w:rPr>
          <w:sz w:val="24"/>
          <w:szCs w:val="24"/>
        </w:rPr>
        <w:t xml:space="preserve"> observation</w:t>
      </w:r>
      <w:ins w:id="189" w:author="arend Kouwenaar" w:date="2024-11-05T12:39:00Z" w16du:dateUtc="2024-11-05T17:39:00Z">
        <w:r w:rsidR="00D77B43">
          <w:rPr>
            <w:sz w:val="24"/>
            <w:szCs w:val="24"/>
          </w:rPr>
          <w:t>s</w:t>
        </w:r>
      </w:ins>
      <w:r>
        <w:rPr>
          <w:sz w:val="24"/>
          <w:szCs w:val="24"/>
        </w:rPr>
        <w:t xml:space="preserve"> were populated</w:t>
      </w:r>
      <w:r w:rsidR="004F667C">
        <w:rPr>
          <w:sz w:val="24"/>
          <w:szCs w:val="24"/>
        </w:rPr>
        <w:t xml:space="preserve"> (</w:t>
      </w:r>
      <w:r w:rsidR="004F667C" w:rsidRPr="00997C9E">
        <w:rPr>
          <w:sz w:val="24"/>
          <w:szCs w:val="24"/>
        </w:rPr>
        <w:t>1995</w:t>
      </w:r>
      <w:r w:rsidR="004F667C">
        <w:rPr>
          <w:sz w:val="24"/>
          <w:szCs w:val="24"/>
        </w:rPr>
        <w:t>Q1</w:t>
      </w:r>
      <w:r w:rsidR="004F667C" w:rsidRPr="00997C9E">
        <w:rPr>
          <w:sz w:val="24"/>
          <w:szCs w:val="24"/>
        </w:rPr>
        <w:t xml:space="preserve"> to 202</w:t>
      </w:r>
      <w:r w:rsidR="004F667C">
        <w:rPr>
          <w:sz w:val="24"/>
          <w:szCs w:val="24"/>
        </w:rPr>
        <w:t>4Q2</w:t>
      </w:r>
      <w:r>
        <w:rPr>
          <w:sz w:val="24"/>
          <w:szCs w:val="24"/>
        </w:rPr>
        <w:t xml:space="preserve"> </w:t>
      </w:r>
      <w:r w:rsidR="004F667C">
        <w:rPr>
          <w:sz w:val="24"/>
          <w:szCs w:val="24"/>
        </w:rPr>
        <w:t xml:space="preserve">= </w:t>
      </w:r>
      <w:r w:rsidR="004F667C" w:rsidRPr="00997C9E">
        <w:rPr>
          <w:sz w:val="24"/>
          <w:szCs w:val="24"/>
        </w:rPr>
        <w:t>1995</w:t>
      </w:r>
      <w:r w:rsidR="004F667C">
        <w:rPr>
          <w:sz w:val="24"/>
          <w:szCs w:val="24"/>
        </w:rPr>
        <w:t xml:space="preserve"> Q1</w:t>
      </w:r>
      <w:r w:rsidR="004F667C" w:rsidRPr="00997C9E">
        <w:rPr>
          <w:sz w:val="24"/>
          <w:szCs w:val="24"/>
        </w:rPr>
        <w:t xml:space="preserve"> to 202</w:t>
      </w:r>
      <w:r w:rsidR="004F667C">
        <w:rPr>
          <w:sz w:val="24"/>
          <w:szCs w:val="24"/>
        </w:rPr>
        <w:t xml:space="preserve">3Q2 + </w:t>
      </w:r>
      <w:r w:rsidR="004F667C" w:rsidRPr="004F667C">
        <w:rPr>
          <w:color w:val="C00000"/>
          <w:sz w:val="24"/>
          <w:szCs w:val="24"/>
        </w:rPr>
        <w:t>2023Q3 to 2024Q2</w:t>
      </w:r>
      <w:r w:rsidR="004F667C">
        <w:rPr>
          <w:sz w:val="24"/>
          <w:szCs w:val="24"/>
        </w:rPr>
        <w:t xml:space="preserve">) </w:t>
      </w:r>
      <w:r>
        <w:rPr>
          <w:sz w:val="24"/>
          <w:szCs w:val="24"/>
        </w:rPr>
        <w:t>for observed NA demand components (</w:t>
      </w:r>
      <w:r w:rsidR="004B0BE4" w:rsidRPr="00997C9E">
        <w:rPr>
          <w:sz w:val="24"/>
          <w:szCs w:val="24"/>
        </w:rPr>
        <w:t>Investment (Inv), Consumption (Cons), Exports (Exp)</w:t>
      </w:r>
      <w:r w:rsidR="001E10DB" w:rsidRPr="00997C9E">
        <w:rPr>
          <w:sz w:val="24"/>
          <w:szCs w:val="24"/>
        </w:rPr>
        <w:t>,</w:t>
      </w:r>
      <w:r w:rsidR="004B0BE4" w:rsidRPr="00997C9E">
        <w:rPr>
          <w:sz w:val="24"/>
          <w:szCs w:val="24"/>
        </w:rPr>
        <w:t xml:space="preserve"> and Imports (Imp)</w:t>
      </w:r>
      <w:r>
        <w:rPr>
          <w:sz w:val="24"/>
          <w:szCs w:val="24"/>
        </w:rPr>
        <w:t xml:space="preserve">) before extracting trend and gaps components for </w:t>
      </w:r>
      <w:r w:rsidR="004B0BE4" w:rsidRPr="00997C9E">
        <w:rPr>
          <w:sz w:val="24"/>
          <w:szCs w:val="24"/>
        </w:rPr>
        <w:t>2023</w:t>
      </w:r>
      <w:r>
        <w:rPr>
          <w:sz w:val="24"/>
          <w:szCs w:val="24"/>
        </w:rPr>
        <w:t>Q3</w:t>
      </w:r>
      <w:r w:rsidR="004B0BE4" w:rsidRPr="00997C9E">
        <w:rPr>
          <w:sz w:val="24"/>
          <w:szCs w:val="24"/>
        </w:rPr>
        <w:t xml:space="preserve"> to 2024</w:t>
      </w:r>
      <w:r>
        <w:rPr>
          <w:sz w:val="24"/>
          <w:szCs w:val="24"/>
        </w:rPr>
        <w:t>Q2</w:t>
      </w:r>
      <w:r w:rsidR="00886868">
        <w:rPr>
          <w:sz w:val="24"/>
          <w:szCs w:val="24"/>
        </w:rPr>
        <w:t xml:space="preserve"> which showed smooth initial condition</w:t>
      </w:r>
      <w:ins w:id="190" w:author="arend Kouwenaar" w:date="2024-11-05T13:03:00Z" w16du:dateUtc="2024-11-05T18:03:00Z">
        <w:r w:rsidR="00854B75">
          <w:rPr>
            <w:sz w:val="24"/>
            <w:szCs w:val="24"/>
          </w:rPr>
          <w:t>s</w:t>
        </w:r>
      </w:ins>
      <w:r w:rsidR="00886868">
        <w:rPr>
          <w:sz w:val="24"/>
          <w:szCs w:val="24"/>
        </w:rPr>
        <w:t xml:space="preserve"> for the forecast (</w:t>
      </w:r>
      <w:r w:rsidR="001336AB">
        <w:rPr>
          <w:sz w:val="24"/>
          <w:szCs w:val="24"/>
        </w:rPr>
        <w:t>forward-looking</w:t>
      </w:r>
      <w:r w:rsidR="00886868">
        <w:rPr>
          <w:sz w:val="24"/>
          <w:szCs w:val="24"/>
        </w:rPr>
        <w:t xml:space="preserve"> estimation of unobserved variables for a future specified range).</w:t>
      </w:r>
    </w:p>
    <w:p w14:paraId="4320DD3A" w14:textId="250C10EE" w:rsidR="001336AB" w:rsidRPr="0027799D" w:rsidRDefault="00440620" w:rsidP="0027799D">
      <w:pPr>
        <w:pStyle w:val="ListParagraph"/>
        <w:spacing w:line="360" w:lineRule="auto"/>
        <w:ind w:firstLine="0"/>
        <w:rPr>
          <w:b/>
          <w:bCs/>
          <w:sz w:val="24"/>
          <w:szCs w:val="24"/>
        </w:rPr>
      </w:pPr>
      <w:r w:rsidRPr="0027799D">
        <w:rPr>
          <w:b/>
          <w:bCs/>
          <w:sz w:val="24"/>
          <w:szCs w:val="24"/>
        </w:rPr>
        <w:t>Analysis/examination of estimation results (reportHistory)</w:t>
      </w:r>
    </w:p>
    <w:p w14:paraId="08AB381A" w14:textId="5E69BB85" w:rsidR="004B0BE4" w:rsidRPr="00997C9E" w:rsidRDefault="00440620" w:rsidP="000504F8">
      <w:pPr>
        <w:spacing w:line="360" w:lineRule="auto"/>
        <w:ind w:left="0" w:firstLine="0"/>
        <w:rPr>
          <w:sz w:val="24"/>
          <w:szCs w:val="24"/>
        </w:rPr>
      </w:pPr>
      <w:r>
        <w:rPr>
          <w:sz w:val="24"/>
          <w:szCs w:val="24"/>
        </w:rPr>
        <w:t>The historical estimated results of estimation with</w:t>
      </w:r>
      <w:r w:rsidR="00277A8D">
        <w:rPr>
          <w:sz w:val="24"/>
          <w:szCs w:val="24"/>
        </w:rPr>
        <w:t xml:space="preserve"> </w:t>
      </w:r>
      <w:del w:id="191" w:author="arend Kouwenaar" w:date="2024-11-05T12:40:00Z" w16du:dateUtc="2024-11-05T17:40:00Z">
        <w:r w:rsidR="00277A8D" w:rsidDel="00D77B43">
          <w:rPr>
            <w:sz w:val="24"/>
            <w:szCs w:val="24"/>
          </w:rPr>
          <w:delText>(</w:delText>
        </w:r>
      </w:del>
      <w:r w:rsidR="00277A8D">
        <w:rPr>
          <w:sz w:val="24"/>
          <w:szCs w:val="24"/>
        </w:rPr>
        <w:t>actual obs</w:t>
      </w:r>
      <w:ins w:id="192" w:author="arend Kouwenaar" w:date="2024-11-05T12:40:00Z" w16du:dateUtc="2024-11-05T17:40:00Z">
        <w:r w:rsidR="00D77B43">
          <w:rPr>
            <w:sz w:val="24"/>
            <w:szCs w:val="24"/>
          </w:rPr>
          <w:t>ervations</w:t>
        </w:r>
      </w:ins>
      <w:del w:id="193" w:author="arend Kouwenaar" w:date="2024-11-05T12:40:00Z" w16du:dateUtc="2024-11-05T17:40:00Z">
        <w:r w:rsidR="00277A8D" w:rsidDel="00D77B43">
          <w:rPr>
            <w:sz w:val="24"/>
            <w:szCs w:val="24"/>
          </w:rPr>
          <w:delText>.)</w:delText>
        </w:r>
      </w:del>
      <w:r>
        <w:rPr>
          <w:sz w:val="24"/>
          <w:szCs w:val="24"/>
        </w:rPr>
        <w:t xml:space="preserve"> and without</w:t>
      </w:r>
      <w:ins w:id="194" w:author="arend Kouwenaar" w:date="2024-11-05T12:40:00Z" w16du:dateUtc="2024-11-05T17:40:00Z">
        <w:r w:rsidR="00D77B43">
          <w:rPr>
            <w:sz w:val="24"/>
            <w:szCs w:val="24"/>
          </w:rPr>
          <w:t xml:space="preserve"> actual </w:t>
        </w:r>
      </w:ins>
      <w:ins w:id="195" w:author="arend Kouwenaar" w:date="2024-11-05T13:04:00Z" w16du:dateUtc="2024-11-05T18:04:00Z">
        <w:r w:rsidR="00854B75">
          <w:rPr>
            <w:sz w:val="24"/>
            <w:szCs w:val="24"/>
          </w:rPr>
          <w:t>observations</w:t>
        </w:r>
      </w:ins>
      <w:ins w:id="196" w:author="arend Kouwenaar" w:date="2024-11-05T12:40:00Z" w16du:dateUtc="2024-11-05T17:40:00Z">
        <w:r w:rsidR="00D77B43">
          <w:rPr>
            <w:sz w:val="24"/>
            <w:szCs w:val="24"/>
          </w:rPr>
          <w:t xml:space="preserve">, but with </w:t>
        </w:r>
      </w:ins>
      <w:del w:id="197" w:author="arend Kouwenaar" w:date="2024-11-05T12:40:00Z" w16du:dateUtc="2024-11-05T17:40:00Z">
        <w:r w:rsidR="00277A8D" w:rsidDel="00D77B43">
          <w:rPr>
            <w:sz w:val="24"/>
            <w:szCs w:val="24"/>
          </w:rPr>
          <w:delText xml:space="preserve"> (</w:delText>
        </w:r>
      </w:del>
      <w:r w:rsidR="00277A8D">
        <w:rPr>
          <w:sz w:val="24"/>
          <w:szCs w:val="24"/>
        </w:rPr>
        <w:t>KF estimat</w:t>
      </w:r>
      <w:ins w:id="198" w:author="arend Kouwenaar" w:date="2024-11-05T12:40:00Z" w16du:dateUtc="2024-11-05T17:40:00Z">
        <w:r w:rsidR="00D77B43">
          <w:rPr>
            <w:sz w:val="24"/>
            <w:szCs w:val="24"/>
          </w:rPr>
          <w:t>ions</w:t>
        </w:r>
      </w:ins>
      <w:del w:id="199" w:author="arend Kouwenaar" w:date="2024-11-05T12:40:00Z" w16du:dateUtc="2024-11-05T17:40:00Z">
        <w:r w:rsidR="00277A8D" w:rsidDel="00D77B43">
          <w:rPr>
            <w:sz w:val="24"/>
            <w:szCs w:val="24"/>
          </w:rPr>
          <w:delText>ed obs.)</w:delText>
        </w:r>
      </w:del>
      <w:ins w:id="200" w:author="arend Kouwenaar" w:date="2024-11-05T12:41:00Z" w16du:dateUtc="2024-11-05T17:41:00Z">
        <w:r w:rsidR="00D77B43">
          <w:rPr>
            <w:sz w:val="24"/>
            <w:szCs w:val="24"/>
          </w:rPr>
          <w:t>,</w:t>
        </w:r>
      </w:ins>
      <w:r w:rsidR="00277A8D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NA demand data were scrutinized, and </w:t>
      </w:r>
      <w:r w:rsidR="00B635D8" w:rsidRPr="00997C9E">
        <w:rPr>
          <w:sz w:val="24"/>
          <w:szCs w:val="24"/>
        </w:rPr>
        <w:t xml:space="preserve">the </w:t>
      </w:r>
      <w:r>
        <w:rPr>
          <w:sz w:val="24"/>
          <w:szCs w:val="24"/>
        </w:rPr>
        <w:t xml:space="preserve">results (with </w:t>
      </w:r>
      <w:r>
        <w:rPr>
          <w:sz w:val="24"/>
          <w:szCs w:val="24"/>
        </w:rPr>
        <w:lastRenderedPageBreak/>
        <w:t xml:space="preserve">omitted NA demand components estimated by KF) proved to produce smooth and plausible initial </w:t>
      </w:r>
      <w:r w:rsidR="00277A8D">
        <w:rPr>
          <w:sz w:val="24"/>
          <w:szCs w:val="24"/>
        </w:rPr>
        <w:t>conditions (trend and gaps)</w:t>
      </w:r>
      <w:r>
        <w:rPr>
          <w:sz w:val="24"/>
          <w:szCs w:val="24"/>
        </w:rPr>
        <w:t xml:space="preserve"> for the forecast</w:t>
      </w:r>
      <w:r w:rsidR="00B635D8" w:rsidRPr="00997C9E">
        <w:rPr>
          <w:sz w:val="24"/>
          <w:szCs w:val="24"/>
        </w:rPr>
        <w:t xml:space="preserve">. </w:t>
      </w:r>
    </w:p>
    <w:p w14:paraId="4CC85539" w14:textId="35B4D40E" w:rsidR="004028B9" w:rsidRPr="00326C9F" w:rsidRDefault="00AE51B2" w:rsidP="00326C9F">
      <w:pPr>
        <w:pStyle w:val="ListParagraph"/>
        <w:numPr>
          <w:ilvl w:val="0"/>
          <w:numId w:val="5"/>
        </w:numPr>
        <w:spacing w:line="360" w:lineRule="auto"/>
        <w:rPr>
          <w:b/>
          <w:bCs/>
          <w:sz w:val="24"/>
          <w:szCs w:val="24"/>
        </w:rPr>
      </w:pPr>
      <w:r w:rsidRPr="00326C9F">
        <w:rPr>
          <w:b/>
          <w:bCs/>
          <w:sz w:val="24"/>
          <w:szCs w:val="24"/>
        </w:rPr>
        <w:t xml:space="preserve">Inputs for the forecast: </w:t>
      </w:r>
      <w:r w:rsidR="004028B9" w:rsidRPr="00326C9F">
        <w:rPr>
          <w:b/>
          <w:bCs/>
          <w:sz w:val="24"/>
          <w:szCs w:val="24"/>
        </w:rPr>
        <w:t xml:space="preserve">tuning the forecast using exogenous info and </w:t>
      </w:r>
      <w:r w:rsidRPr="00326C9F">
        <w:rPr>
          <w:b/>
          <w:bCs/>
          <w:sz w:val="24"/>
          <w:szCs w:val="24"/>
        </w:rPr>
        <w:t>judgment</w:t>
      </w:r>
      <w:r w:rsidR="004028B9" w:rsidRPr="00326C9F">
        <w:rPr>
          <w:b/>
          <w:bCs/>
          <w:sz w:val="24"/>
          <w:szCs w:val="24"/>
        </w:rPr>
        <w:t>, esp. output, CPIs, fiscal targets,..</w:t>
      </w:r>
    </w:p>
    <w:p w14:paraId="1951DB34" w14:textId="4C75E31E" w:rsidR="00B635D8" w:rsidRPr="00326C9F" w:rsidRDefault="00B635D8" w:rsidP="00326C9F">
      <w:pPr>
        <w:pStyle w:val="ListParagraph"/>
        <w:numPr>
          <w:ilvl w:val="1"/>
          <w:numId w:val="5"/>
        </w:numPr>
        <w:spacing w:line="360" w:lineRule="auto"/>
        <w:rPr>
          <w:b/>
          <w:bCs/>
          <w:sz w:val="24"/>
          <w:szCs w:val="24"/>
        </w:rPr>
      </w:pPr>
      <w:r w:rsidRPr="00326C9F">
        <w:rPr>
          <w:b/>
          <w:bCs/>
          <w:sz w:val="24"/>
          <w:szCs w:val="24"/>
        </w:rPr>
        <w:t>Initial Conditions</w:t>
      </w:r>
    </w:p>
    <w:p w14:paraId="317EE280" w14:textId="5113F7D1" w:rsidR="00B635D8" w:rsidRPr="00997C9E" w:rsidRDefault="00A47CC0" w:rsidP="00997C9E">
      <w:pPr>
        <w:spacing w:line="360" w:lineRule="auto"/>
        <w:ind w:left="0" w:firstLine="0"/>
        <w:rPr>
          <w:sz w:val="24"/>
          <w:szCs w:val="24"/>
        </w:rPr>
      </w:pPr>
      <w:r w:rsidRPr="00997C9E">
        <w:rPr>
          <w:sz w:val="24"/>
          <w:szCs w:val="24"/>
        </w:rPr>
        <w:t xml:space="preserve">The </w:t>
      </w:r>
      <w:del w:id="201" w:author="arend Kouwenaar" w:date="2024-11-05T13:17:00Z" w16du:dateUtc="2024-11-05T18:17:00Z">
        <w:r w:rsidRPr="00997C9E" w:rsidDel="00AF616B">
          <w:rPr>
            <w:sz w:val="24"/>
            <w:szCs w:val="24"/>
          </w:rPr>
          <w:delText>observed data ranged from 1999</w:delText>
        </w:r>
        <w:r w:rsidR="00AE51B2" w:rsidDel="00AF616B">
          <w:rPr>
            <w:sz w:val="24"/>
            <w:szCs w:val="24"/>
          </w:rPr>
          <w:delText>Q1</w:delText>
        </w:r>
        <w:r w:rsidRPr="00997C9E" w:rsidDel="00AF616B">
          <w:rPr>
            <w:sz w:val="24"/>
            <w:szCs w:val="24"/>
          </w:rPr>
          <w:delText xml:space="preserve"> to 202</w:delText>
        </w:r>
        <w:r w:rsidR="00AE51B2" w:rsidDel="00AF616B">
          <w:rPr>
            <w:sz w:val="24"/>
            <w:szCs w:val="24"/>
          </w:rPr>
          <w:delText xml:space="preserve">4Q2 </w:delText>
        </w:r>
      </w:del>
      <w:r w:rsidR="00AE51B2">
        <w:rPr>
          <w:sz w:val="24"/>
          <w:szCs w:val="24"/>
        </w:rPr>
        <w:t xml:space="preserve">estimated </w:t>
      </w:r>
      <w:del w:id="202" w:author="arend Kouwenaar" w:date="2024-11-05T13:18:00Z" w16du:dateUtc="2024-11-05T18:18:00Z">
        <w:r w:rsidR="00AE51B2" w:rsidDel="00AF616B">
          <w:rPr>
            <w:sz w:val="24"/>
            <w:szCs w:val="24"/>
          </w:rPr>
          <w:delText xml:space="preserve">for </w:delText>
        </w:r>
      </w:del>
      <w:r w:rsidR="00AE51B2">
        <w:rPr>
          <w:sz w:val="24"/>
          <w:szCs w:val="24"/>
        </w:rPr>
        <w:t>gaps and trend</w:t>
      </w:r>
      <w:ins w:id="203" w:author="arend Kouwenaar" w:date="2024-11-05T12:41:00Z" w16du:dateUtc="2024-11-05T17:41:00Z">
        <w:r w:rsidR="00943DED">
          <w:rPr>
            <w:sz w:val="24"/>
            <w:szCs w:val="24"/>
          </w:rPr>
          <w:t>s</w:t>
        </w:r>
      </w:ins>
      <w:ins w:id="204" w:author="arend Kouwenaar" w:date="2024-11-05T13:17:00Z" w16du:dateUtc="2024-11-05T18:17:00Z">
        <w:r w:rsidR="00AF616B">
          <w:rPr>
            <w:sz w:val="24"/>
            <w:szCs w:val="24"/>
          </w:rPr>
          <w:t xml:space="preserve"> (from obse</w:t>
        </w:r>
        <w:r w:rsidR="00AF616B" w:rsidRPr="00997C9E">
          <w:rPr>
            <w:sz w:val="24"/>
            <w:szCs w:val="24"/>
          </w:rPr>
          <w:t>rved data ranged from 1999</w:t>
        </w:r>
        <w:r w:rsidR="00AF616B">
          <w:rPr>
            <w:sz w:val="24"/>
            <w:szCs w:val="24"/>
          </w:rPr>
          <w:t xml:space="preserve"> Q1</w:t>
        </w:r>
        <w:r w:rsidR="00AF616B" w:rsidRPr="00997C9E">
          <w:rPr>
            <w:sz w:val="24"/>
            <w:szCs w:val="24"/>
          </w:rPr>
          <w:t xml:space="preserve"> to 202</w:t>
        </w:r>
        <w:r w:rsidR="00AF616B">
          <w:rPr>
            <w:sz w:val="24"/>
            <w:szCs w:val="24"/>
          </w:rPr>
          <w:t>4 Q2</w:t>
        </w:r>
      </w:ins>
      <w:ins w:id="205" w:author="arend Kouwenaar" w:date="2024-11-05T13:18:00Z" w16du:dateUtc="2024-11-05T18:18:00Z">
        <w:r w:rsidR="00AF616B">
          <w:rPr>
            <w:sz w:val="24"/>
            <w:szCs w:val="24"/>
          </w:rPr>
          <w:t>)</w:t>
        </w:r>
      </w:ins>
      <w:r w:rsidR="00AE51B2">
        <w:rPr>
          <w:sz w:val="24"/>
          <w:szCs w:val="24"/>
        </w:rPr>
        <w:t xml:space="preserve"> lay </w:t>
      </w:r>
      <w:ins w:id="206" w:author="arend Kouwenaar" w:date="2024-11-05T12:41:00Z" w16du:dateUtc="2024-11-05T17:41:00Z">
        <w:r w:rsidR="00943DED">
          <w:rPr>
            <w:sz w:val="24"/>
            <w:szCs w:val="24"/>
          </w:rPr>
          <w:t xml:space="preserve">the </w:t>
        </w:r>
      </w:ins>
      <w:r w:rsidR="00AE51B2">
        <w:rPr>
          <w:sz w:val="24"/>
          <w:szCs w:val="24"/>
        </w:rPr>
        <w:t>initial condition</w:t>
      </w:r>
      <w:ins w:id="207" w:author="arend Kouwenaar" w:date="2024-11-05T12:41:00Z" w16du:dateUtc="2024-11-05T17:41:00Z">
        <w:r w:rsidR="00943DED">
          <w:rPr>
            <w:sz w:val="24"/>
            <w:szCs w:val="24"/>
          </w:rPr>
          <w:t>s</w:t>
        </w:r>
      </w:ins>
      <w:r w:rsidR="00AE51B2">
        <w:rPr>
          <w:sz w:val="24"/>
          <w:szCs w:val="24"/>
        </w:rPr>
        <w:t xml:space="preserve"> for</w:t>
      </w:r>
      <w:r w:rsidR="009642AB">
        <w:rPr>
          <w:sz w:val="24"/>
          <w:szCs w:val="24"/>
        </w:rPr>
        <w:t xml:space="preserve"> the forecast. </w:t>
      </w:r>
      <w:ins w:id="208" w:author="arend Kouwenaar" w:date="2024-11-05T12:41:00Z" w16du:dateUtc="2024-11-05T17:41:00Z">
        <w:r w:rsidR="00943DED">
          <w:rPr>
            <w:sz w:val="24"/>
            <w:szCs w:val="24"/>
          </w:rPr>
          <w:t>In addition</w:t>
        </w:r>
      </w:ins>
      <w:ins w:id="209" w:author="arend Kouwenaar" w:date="2024-11-05T12:42:00Z" w16du:dateUtc="2024-11-05T17:42:00Z">
        <w:r w:rsidR="00943DED">
          <w:rPr>
            <w:sz w:val="24"/>
            <w:szCs w:val="24"/>
          </w:rPr>
          <w:t xml:space="preserve">, </w:t>
        </w:r>
      </w:ins>
      <w:del w:id="210" w:author="arend Kouwenaar" w:date="2024-11-05T12:42:00Z" w16du:dateUtc="2024-11-05T17:42:00Z">
        <w:r w:rsidR="009642AB" w:rsidDel="00943DED">
          <w:rPr>
            <w:sz w:val="24"/>
            <w:szCs w:val="24"/>
          </w:rPr>
          <w:delText>The</w:delText>
        </w:r>
      </w:del>
      <w:r w:rsidR="009642AB">
        <w:rPr>
          <w:sz w:val="24"/>
          <w:szCs w:val="24"/>
        </w:rPr>
        <w:t xml:space="preserve"> extra</w:t>
      </w:r>
      <w:ins w:id="211" w:author="arend Kouwenaar" w:date="2024-11-05T12:42:00Z" w16du:dateUtc="2024-11-05T17:42:00Z">
        <w:r w:rsidR="00943DED">
          <w:rPr>
            <w:sz w:val="24"/>
            <w:szCs w:val="24"/>
          </w:rPr>
          <w:t xml:space="preserve">-model </w:t>
        </w:r>
      </w:ins>
      <w:del w:id="212" w:author="arend Kouwenaar" w:date="2024-11-05T12:42:00Z" w16du:dateUtc="2024-11-05T17:42:00Z">
        <w:r w:rsidR="009642AB" w:rsidDel="00943DED">
          <w:rPr>
            <w:sz w:val="24"/>
            <w:szCs w:val="24"/>
          </w:rPr>
          <w:delText xml:space="preserve"> </w:delText>
        </w:r>
      </w:del>
      <w:r w:rsidR="009642AB">
        <w:rPr>
          <w:sz w:val="24"/>
          <w:szCs w:val="24"/>
        </w:rPr>
        <w:t xml:space="preserve">information </w:t>
      </w:r>
      <w:ins w:id="213" w:author="arend Kouwenaar" w:date="2024-11-05T12:42:00Z" w16du:dateUtc="2024-11-05T17:42:00Z">
        <w:r w:rsidR="00943DED">
          <w:rPr>
            <w:sz w:val="24"/>
            <w:szCs w:val="24"/>
          </w:rPr>
          <w:t>and</w:t>
        </w:r>
      </w:ins>
      <w:del w:id="214" w:author="arend Kouwenaar" w:date="2024-11-05T12:42:00Z" w16du:dateUtc="2024-11-05T17:42:00Z">
        <w:r w:rsidR="009642AB" w:rsidDel="00943DED">
          <w:rPr>
            <w:sz w:val="24"/>
            <w:szCs w:val="24"/>
          </w:rPr>
          <w:delText>or</w:delText>
        </w:r>
      </w:del>
      <w:r w:rsidR="009642AB">
        <w:rPr>
          <w:sz w:val="24"/>
          <w:szCs w:val="24"/>
        </w:rPr>
        <w:t xml:space="preserve"> judgment </w:t>
      </w:r>
      <w:del w:id="215" w:author="arend Kouwenaar" w:date="2024-11-05T12:43:00Z" w16du:dateUtc="2024-11-05T17:43:00Z">
        <w:r w:rsidR="009642AB" w:rsidDel="00943DED">
          <w:rPr>
            <w:sz w:val="24"/>
            <w:szCs w:val="24"/>
          </w:rPr>
          <w:delText xml:space="preserve">out of such range (it </w:delText>
        </w:r>
      </w:del>
      <w:r w:rsidR="009642AB">
        <w:rPr>
          <w:sz w:val="24"/>
          <w:szCs w:val="24"/>
        </w:rPr>
        <w:t xml:space="preserve">can be </w:t>
      </w:r>
      <w:ins w:id="216" w:author="arend Kouwenaar" w:date="2024-11-05T12:43:00Z" w16du:dateUtc="2024-11-05T17:43:00Z">
        <w:r w:rsidR="00617465">
          <w:rPr>
            <w:sz w:val="24"/>
            <w:szCs w:val="24"/>
          </w:rPr>
          <w:t>incorporated</w:t>
        </w:r>
        <w:r w:rsidR="00943DED">
          <w:rPr>
            <w:sz w:val="24"/>
            <w:szCs w:val="24"/>
          </w:rPr>
          <w:t xml:space="preserve"> </w:t>
        </w:r>
      </w:ins>
      <w:del w:id="217" w:author="arend Kouwenaar" w:date="2024-11-05T12:43:00Z" w16du:dateUtc="2024-11-05T17:43:00Z">
        <w:r w:rsidR="00326C9F" w:rsidDel="00943DED">
          <w:rPr>
            <w:sz w:val="24"/>
            <w:szCs w:val="24"/>
          </w:rPr>
          <w:delText>passed</w:delText>
        </w:r>
        <w:r w:rsidR="009642AB" w:rsidDel="00943DED">
          <w:rPr>
            <w:sz w:val="24"/>
            <w:szCs w:val="24"/>
          </w:rPr>
          <w:delText xml:space="preserve"> or forward-looking) would be imposed </w:delText>
        </w:r>
      </w:del>
      <w:r w:rsidR="009642AB">
        <w:rPr>
          <w:sz w:val="24"/>
          <w:szCs w:val="24"/>
        </w:rPr>
        <w:t xml:space="preserve">as tunes for the </w:t>
      </w:r>
      <w:ins w:id="218" w:author="arend Kouwenaar" w:date="2024-11-05T12:44:00Z" w16du:dateUtc="2024-11-05T17:44:00Z">
        <w:r w:rsidR="00617465">
          <w:rPr>
            <w:sz w:val="24"/>
            <w:szCs w:val="24"/>
          </w:rPr>
          <w:t>past (</w:t>
        </w:r>
      </w:ins>
      <w:del w:id="219" w:author="arend Kouwenaar" w:date="2024-11-05T12:44:00Z" w16du:dateUtc="2024-11-05T17:44:00Z">
        <w:r w:rsidR="009642AB" w:rsidDel="00617465">
          <w:rPr>
            <w:sz w:val="24"/>
            <w:szCs w:val="24"/>
          </w:rPr>
          <w:delText>forecast via h</w:delText>
        </w:r>
      </w:del>
      <w:ins w:id="220" w:author="arend Kouwenaar" w:date="2024-11-05T12:44:00Z" w16du:dateUtc="2024-11-05T17:44:00Z">
        <w:r w:rsidR="00617465">
          <w:rPr>
            <w:sz w:val="24"/>
            <w:szCs w:val="24"/>
          </w:rPr>
          <w:t>H</w:t>
        </w:r>
      </w:ins>
      <w:r w:rsidR="009642AB">
        <w:rPr>
          <w:sz w:val="24"/>
          <w:szCs w:val="24"/>
        </w:rPr>
        <w:t>istorical</w:t>
      </w:r>
      <w:r w:rsidR="00326C9F">
        <w:rPr>
          <w:sz w:val="24"/>
          <w:szCs w:val="24"/>
        </w:rPr>
        <w:t xml:space="preserve"> </w:t>
      </w:r>
      <w:ins w:id="221" w:author="arend Kouwenaar" w:date="2024-11-05T12:44:00Z" w16du:dateUtc="2024-11-05T17:44:00Z">
        <w:r w:rsidR="00617465">
          <w:rPr>
            <w:sz w:val="24"/>
            <w:szCs w:val="24"/>
          </w:rPr>
          <w:t xml:space="preserve">tunes) </w:t>
        </w:r>
      </w:ins>
      <w:r w:rsidR="00326C9F">
        <w:rPr>
          <w:sz w:val="24"/>
          <w:szCs w:val="24"/>
        </w:rPr>
        <w:t xml:space="preserve">and </w:t>
      </w:r>
      <w:ins w:id="222" w:author="arend Kouwenaar" w:date="2024-11-05T12:44:00Z" w16du:dateUtc="2024-11-05T17:44:00Z">
        <w:r w:rsidR="00617465">
          <w:rPr>
            <w:sz w:val="24"/>
            <w:szCs w:val="24"/>
          </w:rPr>
          <w:t>forecast (B</w:t>
        </w:r>
      </w:ins>
      <w:del w:id="223" w:author="arend Kouwenaar" w:date="2024-11-05T12:44:00Z" w16du:dateUtc="2024-11-05T17:44:00Z">
        <w:r w:rsidR="00326C9F" w:rsidDel="00617465">
          <w:rPr>
            <w:sz w:val="24"/>
            <w:szCs w:val="24"/>
          </w:rPr>
          <w:delText>b</w:delText>
        </w:r>
      </w:del>
      <w:r w:rsidR="00326C9F">
        <w:rPr>
          <w:sz w:val="24"/>
          <w:szCs w:val="24"/>
        </w:rPr>
        <w:t xml:space="preserve">aseline </w:t>
      </w:r>
      <w:ins w:id="224" w:author="arend Kouwenaar" w:date="2024-11-05T12:44:00Z" w16du:dateUtc="2024-11-05T17:44:00Z">
        <w:r w:rsidR="00617465">
          <w:rPr>
            <w:sz w:val="24"/>
            <w:szCs w:val="24"/>
          </w:rPr>
          <w:t>tunes)</w:t>
        </w:r>
      </w:ins>
      <w:del w:id="225" w:author="arend Kouwenaar" w:date="2024-11-05T12:44:00Z" w16du:dateUtc="2024-11-05T17:44:00Z">
        <w:r w:rsidR="00326C9F" w:rsidDel="00617465">
          <w:rPr>
            <w:sz w:val="24"/>
            <w:szCs w:val="24"/>
          </w:rPr>
          <w:delText>files</w:delText>
        </w:r>
      </w:del>
      <w:r w:rsidR="00AF3668">
        <w:rPr>
          <w:sz w:val="24"/>
          <w:szCs w:val="24"/>
        </w:rPr>
        <w:t>.</w:t>
      </w:r>
    </w:p>
    <w:p w14:paraId="4DB9CAC7" w14:textId="354638DE" w:rsidR="00A47CC0" w:rsidRPr="00326C9F" w:rsidRDefault="00326C9F" w:rsidP="00326C9F">
      <w:pPr>
        <w:pStyle w:val="ListParagraph"/>
        <w:numPr>
          <w:ilvl w:val="1"/>
          <w:numId w:val="5"/>
        </w:numPr>
        <w:spacing w:line="360" w:lineRule="auto"/>
        <w:rPr>
          <w:b/>
          <w:bCs/>
          <w:sz w:val="24"/>
          <w:szCs w:val="24"/>
        </w:rPr>
      </w:pPr>
      <w:r w:rsidRPr="00326C9F">
        <w:rPr>
          <w:b/>
          <w:bCs/>
          <w:sz w:val="24"/>
          <w:szCs w:val="24"/>
        </w:rPr>
        <w:t>Tuning—e</w:t>
      </w:r>
      <w:r w:rsidR="00A47CC0" w:rsidRPr="00326C9F">
        <w:rPr>
          <w:b/>
          <w:bCs/>
          <w:sz w:val="24"/>
          <w:szCs w:val="24"/>
        </w:rPr>
        <w:t xml:space="preserve">xogenous </w:t>
      </w:r>
      <w:r w:rsidRPr="00326C9F">
        <w:rPr>
          <w:b/>
          <w:bCs/>
          <w:sz w:val="24"/>
          <w:szCs w:val="24"/>
        </w:rPr>
        <w:t>i</w:t>
      </w:r>
      <w:r w:rsidR="00A47CC0" w:rsidRPr="00326C9F">
        <w:rPr>
          <w:b/>
          <w:bCs/>
          <w:sz w:val="24"/>
          <w:szCs w:val="24"/>
        </w:rPr>
        <w:t xml:space="preserve">nformation </w:t>
      </w:r>
      <w:r w:rsidR="00AE51B2" w:rsidRPr="00326C9F">
        <w:rPr>
          <w:b/>
          <w:bCs/>
          <w:sz w:val="24"/>
          <w:szCs w:val="24"/>
        </w:rPr>
        <w:t xml:space="preserve">for </w:t>
      </w:r>
      <w:r w:rsidR="00A47CC0" w:rsidRPr="00326C9F">
        <w:rPr>
          <w:b/>
          <w:bCs/>
          <w:sz w:val="24"/>
          <w:szCs w:val="24"/>
        </w:rPr>
        <w:t xml:space="preserve">the </w:t>
      </w:r>
      <w:r w:rsidRPr="00326C9F">
        <w:rPr>
          <w:b/>
          <w:bCs/>
          <w:sz w:val="24"/>
          <w:szCs w:val="24"/>
        </w:rPr>
        <w:t>f</w:t>
      </w:r>
      <w:r w:rsidR="00A47CC0" w:rsidRPr="00326C9F">
        <w:rPr>
          <w:b/>
          <w:bCs/>
          <w:sz w:val="24"/>
          <w:szCs w:val="24"/>
        </w:rPr>
        <w:t>orecast</w:t>
      </w:r>
      <w:r w:rsidR="00D6614F">
        <w:rPr>
          <w:b/>
          <w:bCs/>
          <w:sz w:val="24"/>
          <w:szCs w:val="24"/>
        </w:rPr>
        <w:t xml:space="preserve"> (</w:t>
      </w:r>
      <w:r w:rsidR="00D6614F" w:rsidRPr="00AF3668">
        <w:rPr>
          <w:b/>
          <w:bCs/>
          <w:i/>
          <w:iCs/>
          <w:sz w:val="24"/>
          <w:szCs w:val="24"/>
        </w:rPr>
        <w:t>baselin</w:t>
      </w:r>
      <w:r w:rsidR="00AF3668" w:rsidRPr="00AF3668">
        <w:rPr>
          <w:b/>
          <w:bCs/>
          <w:i/>
          <w:iCs/>
          <w:sz w:val="24"/>
          <w:szCs w:val="24"/>
        </w:rPr>
        <w:t>e and historical tune files</w:t>
      </w:r>
      <w:r w:rsidR="00AF3668">
        <w:rPr>
          <w:b/>
          <w:bCs/>
          <w:sz w:val="24"/>
          <w:szCs w:val="24"/>
        </w:rPr>
        <w:t>)</w:t>
      </w:r>
    </w:p>
    <w:p w14:paraId="029EBA4D" w14:textId="5D549B5B" w:rsidR="00A47CC0" w:rsidDel="00854B75" w:rsidRDefault="00A47CC0" w:rsidP="00854B75">
      <w:pPr>
        <w:pStyle w:val="ListParagraph"/>
        <w:numPr>
          <w:ilvl w:val="2"/>
          <w:numId w:val="8"/>
        </w:numPr>
        <w:spacing w:line="360" w:lineRule="auto"/>
        <w:rPr>
          <w:del w:id="226" w:author="arend Kouwenaar" w:date="2024-11-05T13:04:00Z" w16du:dateUtc="2024-11-05T18:04:00Z"/>
          <w:sz w:val="24"/>
          <w:szCs w:val="24"/>
        </w:rPr>
      </w:pPr>
      <w:r w:rsidRPr="0027799D">
        <w:rPr>
          <w:b/>
          <w:bCs/>
          <w:sz w:val="24"/>
          <w:szCs w:val="24"/>
        </w:rPr>
        <w:t>CPI</w:t>
      </w:r>
      <w:r w:rsidR="00D6614F" w:rsidRPr="0027799D">
        <w:rPr>
          <w:b/>
          <w:bCs/>
          <w:sz w:val="24"/>
          <w:szCs w:val="24"/>
        </w:rPr>
        <w:t xml:space="preserve"> </w:t>
      </w:r>
      <w:r w:rsidR="00D6614F" w:rsidRPr="0027799D">
        <w:rPr>
          <w:sz w:val="24"/>
          <w:szCs w:val="24"/>
        </w:rPr>
        <w:t xml:space="preserve">(Headline, core, food--fresh products, and energy index): </w:t>
      </w:r>
      <w:r w:rsidRPr="0027799D">
        <w:rPr>
          <w:sz w:val="24"/>
          <w:szCs w:val="24"/>
        </w:rPr>
        <w:t>2024</w:t>
      </w:r>
      <w:r w:rsidR="00D6614F" w:rsidRPr="0027799D">
        <w:rPr>
          <w:sz w:val="24"/>
          <w:szCs w:val="24"/>
        </w:rPr>
        <w:t>Q</w:t>
      </w:r>
      <w:ins w:id="227" w:author="arend Kouwenaar" w:date="2024-11-05T12:44:00Z" w16du:dateUtc="2024-11-05T17:44:00Z">
        <w:r w:rsidR="00617465">
          <w:rPr>
            <w:sz w:val="24"/>
            <w:szCs w:val="24"/>
          </w:rPr>
          <w:t>3</w:t>
        </w:r>
      </w:ins>
      <w:del w:id="228" w:author="arend Kouwenaar" w:date="2024-11-05T12:44:00Z" w16du:dateUtc="2024-11-05T17:44:00Z">
        <w:r w:rsidR="00D6614F" w:rsidRPr="0027799D" w:rsidDel="00617465">
          <w:rPr>
            <w:sz w:val="24"/>
            <w:szCs w:val="24"/>
          </w:rPr>
          <w:delText>4</w:delText>
        </w:r>
      </w:del>
      <w:r w:rsidR="00D6614F" w:rsidRPr="0027799D">
        <w:rPr>
          <w:sz w:val="24"/>
          <w:szCs w:val="24"/>
        </w:rPr>
        <w:t xml:space="preserve"> </w:t>
      </w:r>
      <w:ins w:id="229" w:author="arend Kouwenaar" w:date="2024-11-05T13:06:00Z" w16du:dateUtc="2024-11-05T18:06:00Z">
        <w:r w:rsidR="00854B75">
          <w:rPr>
            <w:sz w:val="24"/>
            <w:szCs w:val="24"/>
          </w:rPr>
          <w:t xml:space="preserve">was tuned </w:t>
        </w:r>
      </w:ins>
      <w:del w:id="230" w:author="arend Kouwenaar" w:date="2024-11-05T13:06:00Z" w16du:dateUtc="2024-11-05T18:06:00Z">
        <w:r w:rsidR="00D6614F" w:rsidRPr="0027799D" w:rsidDel="00854B75">
          <w:rPr>
            <w:sz w:val="24"/>
            <w:szCs w:val="24"/>
          </w:rPr>
          <w:delText>(</w:delText>
        </w:r>
      </w:del>
      <w:ins w:id="231" w:author="arend Kouwenaar" w:date="2024-11-05T12:44:00Z" w16du:dateUtc="2024-11-05T17:44:00Z">
        <w:r w:rsidR="00617465">
          <w:rPr>
            <w:sz w:val="24"/>
            <w:szCs w:val="24"/>
          </w:rPr>
          <w:t>using observations</w:t>
        </w:r>
      </w:ins>
      <w:del w:id="232" w:author="arend Kouwenaar" w:date="2024-11-05T12:44:00Z" w16du:dateUtc="2024-11-05T17:44:00Z">
        <w:r w:rsidR="00D6614F" w:rsidRPr="0027799D" w:rsidDel="00617465">
          <w:rPr>
            <w:sz w:val="24"/>
            <w:szCs w:val="24"/>
          </w:rPr>
          <w:delText>Obs</w:delText>
        </w:r>
      </w:del>
      <w:r w:rsidR="00D6614F" w:rsidRPr="0027799D">
        <w:rPr>
          <w:sz w:val="24"/>
          <w:szCs w:val="24"/>
        </w:rPr>
        <w:t xml:space="preserve"> July&amp; Aug and </w:t>
      </w:r>
      <w:ins w:id="233" w:author="arend Kouwenaar" w:date="2024-11-05T12:45:00Z" w16du:dateUtc="2024-11-05T17:45:00Z">
        <w:r w:rsidR="00617465">
          <w:rPr>
            <w:sz w:val="24"/>
            <w:szCs w:val="24"/>
          </w:rPr>
          <w:t xml:space="preserve">their average for </w:t>
        </w:r>
      </w:ins>
      <w:r w:rsidR="00D6614F" w:rsidRPr="0027799D">
        <w:rPr>
          <w:sz w:val="24"/>
          <w:szCs w:val="24"/>
        </w:rPr>
        <w:t>Sept</w:t>
      </w:r>
      <w:del w:id="234" w:author="arend Kouwenaar" w:date="2024-11-05T12:45:00Z" w16du:dateUtc="2024-11-05T17:45:00Z">
        <w:r w:rsidR="00D6614F" w:rsidRPr="0027799D" w:rsidDel="00617465">
          <w:rPr>
            <w:sz w:val="24"/>
            <w:szCs w:val="24"/>
          </w:rPr>
          <w:delText xml:space="preserve"> as average</w:delText>
        </w:r>
      </w:del>
      <w:ins w:id="235" w:author="arend Kouwenaar" w:date="2024-11-05T13:06:00Z" w16du:dateUtc="2024-11-05T18:06:00Z">
        <w:r w:rsidR="00854B75">
          <w:rPr>
            <w:sz w:val="24"/>
            <w:szCs w:val="24"/>
          </w:rPr>
          <w:t>, and expressed</w:t>
        </w:r>
      </w:ins>
      <w:del w:id="236" w:author="arend Kouwenaar" w:date="2024-11-05T13:06:00Z" w16du:dateUtc="2024-11-05T18:06:00Z">
        <w:r w:rsidR="00D6614F" w:rsidRPr="0027799D" w:rsidDel="00854B75">
          <w:rPr>
            <w:sz w:val="24"/>
            <w:szCs w:val="24"/>
          </w:rPr>
          <w:delText xml:space="preserve">) tuned </w:delText>
        </w:r>
      </w:del>
      <w:ins w:id="237" w:author="arend Kouwenaar" w:date="2024-11-05T13:06:00Z" w16du:dateUtc="2024-11-05T18:06:00Z">
        <w:r w:rsidR="00854B75">
          <w:rPr>
            <w:sz w:val="24"/>
            <w:szCs w:val="24"/>
          </w:rPr>
          <w:t xml:space="preserve"> </w:t>
        </w:r>
      </w:ins>
      <w:ins w:id="238" w:author="arend Kouwenaar" w:date="2024-11-05T12:45:00Z" w16du:dateUtc="2024-11-05T17:45:00Z">
        <w:r w:rsidR="00617465">
          <w:rPr>
            <w:sz w:val="24"/>
            <w:szCs w:val="24"/>
          </w:rPr>
          <w:t xml:space="preserve">in % </w:t>
        </w:r>
      </w:ins>
      <w:ins w:id="239" w:author="arend Kouwenaar" w:date="2024-11-05T12:46:00Z" w16du:dateUtc="2024-11-05T17:46:00Z">
        <w:r w:rsidR="00617465">
          <w:rPr>
            <w:sz w:val="24"/>
            <w:szCs w:val="24"/>
          </w:rPr>
          <w:t xml:space="preserve">year-on-year </w:t>
        </w:r>
      </w:ins>
      <w:ins w:id="240" w:author="arend Kouwenaar" w:date="2024-11-05T12:45:00Z" w16du:dateUtc="2024-11-05T17:45:00Z">
        <w:r w:rsidR="00617465">
          <w:rPr>
            <w:sz w:val="24"/>
            <w:szCs w:val="24"/>
          </w:rPr>
          <w:t>change (</w:t>
        </w:r>
      </w:ins>
      <w:r w:rsidR="00D6614F" w:rsidRPr="0027799D">
        <w:rPr>
          <w:sz w:val="24"/>
          <w:szCs w:val="24"/>
        </w:rPr>
        <w:t xml:space="preserve">as </w:t>
      </w:r>
      <w:ins w:id="241" w:author="arend Kouwenaar" w:date="2024-11-05T12:45:00Z" w16du:dateUtc="2024-11-05T17:45:00Z">
        <w:r w:rsidR="00617465">
          <w:rPr>
            <w:sz w:val="24"/>
            <w:szCs w:val="24"/>
          </w:rPr>
          <w:t>d</w:t>
        </w:r>
      </w:ins>
      <w:ins w:id="242" w:author="arend Kouwenaar" w:date="2024-11-05T12:46:00Z" w16du:dateUtc="2024-11-05T17:46:00Z">
        <w:r w:rsidR="00617465">
          <w:rPr>
            <w:sz w:val="24"/>
            <w:szCs w:val="24"/>
          </w:rPr>
          <w:t>4</w:t>
        </w:r>
      </w:ins>
      <w:ins w:id="243" w:author="arend Kouwenaar" w:date="2024-11-05T12:45:00Z" w16du:dateUtc="2024-11-05T17:45:00Z">
        <w:r w:rsidR="00617465">
          <w:rPr>
            <w:sz w:val="24"/>
            <w:szCs w:val="24"/>
          </w:rPr>
          <w:t>l</w:t>
        </w:r>
      </w:ins>
      <w:ins w:id="244" w:author="arend Kouwenaar" w:date="2024-11-05T12:46:00Z" w16du:dateUtc="2024-11-05T17:46:00Z">
        <w:r w:rsidR="00617465">
          <w:rPr>
            <w:sz w:val="24"/>
            <w:szCs w:val="24"/>
          </w:rPr>
          <w:t>_</w:t>
        </w:r>
      </w:ins>
      <w:ins w:id="245" w:author="arend Kouwenaar" w:date="2024-11-05T13:04:00Z" w16du:dateUtc="2024-11-05T18:04:00Z">
        <w:r w:rsidR="00854B75">
          <w:rPr>
            <w:sz w:val="24"/>
            <w:szCs w:val="24"/>
          </w:rPr>
          <w:t>...</w:t>
        </w:r>
      </w:ins>
      <w:ins w:id="246" w:author="arend Kouwenaar" w:date="2024-11-05T12:46:00Z" w16du:dateUtc="2024-11-05T17:46:00Z">
        <w:r w:rsidR="00617465">
          <w:rPr>
            <w:sz w:val="24"/>
            <w:szCs w:val="24"/>
          </w:rPr>
          <w:t>)</w:t>
        </w:r>
      </w:ins>
      <w:ins w:id="247" w:author="arend Kouwenaar" w:date="2024-11-05T13:10:00Z" w16du:dateUtc="2024-11-05T18:10:00Z">
        <w:r w:rsidR="00854B75">
          <w:rPr>
            <w:sz w:val="24"/>
            <w:szCs w:val="24"/>
          </w:rPr>
          <w:t>,</w:t>
        </w:r>
      </w:ins>
      <w:del w:id="248" w:author="arend Kouwenaar" w:date="2024-11-05T12:46:00Z" w16du:dateUtc="2024-11-05T17:46:00Z">
        <w:r w:rsidR="00D6614F" w:rsidRPr="0027799D" w:rsidDel="00617465">
          <w:rPr>
            <w:sz w:val="24"/>
            <w:szCs w:val="24"/>
          </w:rPr>
          <w:delText>level</w:delText>
        </w:r>
      </w:del>
      <w:r w:rsidR="00D6614F" w:rsidRPr="0027799D">
        <w:rPr>
          <w:sz w:val="24"/>
          <w:szCs w:val="24"/>
        </w:rPr>
        <w:t xml:space="preserve"> in </w:t>
      </w:r>
      <w:ins w:id="249" w:author="arend Kouwenaar" w:date="2024-11-05T12:46:00Z" w16du:dateUtc="2024-11-05T17:46:00Z">
        <w:r w:rsidR="00617465">
          <w:rPr>
            <w:sz w:val="24"/>
            <w:szCs w:val="24"/>
          </w:rPr>
          <w:t>B</w:t>
        </w:r>
      </w:ins>
      <w:del w:id="250" w:author="arend Kouwenaar" w:date="2024-11-05T12:46:00Z" w16du:dateUtc="2024-11-05T17:46:00Z">
        <w:r w:rsidR="00D6614F" w:rsidRPr="0027799D" w:rsidDel="00617465">
          <w:rPr>
            <w:sz w:val="24"/>
            <w:szCs w:val="24"/>
          </w:rPr>
          <w:delText>b</w:delText>
        </w:r>
      </w:del>
      <w:r w:rsidR="00D6614F" w:rsidRPr="0027799D">
        <w:rPr>
          <w:sz w:val="24"/>
          <w:szCs w:val="24"/>
        </w:rPr>
        <w:t>aseline</w:t>
      </w:r>
      <w:ins w:id="251" w:author="arend Kouwenaar" w:date="2024-11-05T13:10:00Z" w16du:dateUtc="2024-11-05T18:10:00Z">
        <w:r w:rsidR="00854B75">
          <w:rPr>
            <w:sz w:val="24"/>
            <w:szCs w:val="24"/>
          </w:rPr>
          <w:t xml:space="preserve"> tune</w:t>
        </w:r>
      </w:ins>
      <w:ins w:id="252" w:author="arend Kouwenaar" w:date="2024-11-05T13:07:00Z" w16du:dateUtc="2024-11-05T18:07:00Z">
        <w:r w:rsidR="00854B75">
          <w:rPr>
            <w:sz w:val="24"/>
            <w:szCs w:val="24"/>
          </w:rPr>
          <w:t>.</w:t>
        </w:r>
      </w:ins>
    </w:p>
    <w:p w14:paraId="66198351" w14:textId="77777777" w:rsidR="00854B75" w:rsidRPr="0027799D" w:rsidRDefault="00854B75" w:rsidP="0027799D">
      <w:pPr>
        <w:pStyle w:val="ListParagraph"/>
        <w:numPr>
          <w:ilvl w:val="2"/>
          <w:numId w:val="8"/>
        </w:numPr>
        <w:spacing w:line="360" w:lineRule="auto"/>
        <w:rPr>
          <w:ins w:id="253" w:author="arend Kouwenaar" w:date="2024-11-05T13:04:00Z" w16du:dateUtc="2024-11-05T18:04:00Z"/>
          <w:sz w:val="24"/>
          <w:szCs w:val="24"/>
        </w:rPr>
      </w:pPr>
    </w:p>
    <w:p w14:paraId="70684D50" w14:textId="460653EE" w:rsidR="00617465" w:rsidDel="00854B75" w:rsidRDefault="0027799D" w:rsidP="00854B75">
      <w:pPr>
        <w:pStyle w:val="ListParagraph"/>
        <w:numPr>
          <w:ilvl w:val="2"/>
          <w:numId w:val="8"/>
        </w:numPr>
        <w:spacing w:line="360" w:lineRule="auto"/>
        <w:rPr>
          <w:del w:id="254" w:author="arend Kouwenaar" w:date="2024-11-05T12:49:00Z" w16du:dateUtc="2024-11-05T17:49:00Z"/>
          <w:sz w:val="24"/>
          <w:szCs w:val="24"/>
        </w:rPr>
      </w:pPr>
      <w:r w:rsidRPr="00854B75">
        <w:rPr>
          <w:b/>
          <w:bCs/>
          <w:sz w:val="24"/>
          <w:szCs w:val="24"/>
          <w:rPrChange w:id="255" w:author="arend Kouwenaar" w:date="2024-11-05T13:04:00Z" w16du:dateUtc="2024-11-05T18:04:00Z">
            <w:rPr>
              <w:b/>
              <w:bCs/>
            </w:rPr>
          </w:rPrChange>
        </w:rPr>
        <w:t>Exchange</w:t>
      </w:r>
      <w:r w:rsidR="00125F2E" w:rsidRPr="00854B75">
        <w:rPr>
          <w:b/>
          <w:bCs/>
          <w:sz w:val="24"/>
          <w:szCs w:val="24"/>
          <w:rPrChange w:id="256" w:author="arend Kouwenaar" w:date="2024-11-05T13:04:00Z" w16du:dateUtc="2024-11-05T18:04:00Z">
            <w:rPr>
              <w:b/>
              <w:bCs/>
            </w:rPr>
          </w:rPrChange>
        </w:rPr>
        <w:t xml:space="preserve"> </w:t>
      </w:r>
      <w:r w:rsidR="00AF3668" w:rsidRPr="00854B75">
        <w:rPr>
          <w:b/>
          <w:bCs/>
          <w:sz w:val="24"/>
          <w:szCs w:val="24"/>
          <w:rPrChange w:id="257" w:author="arend Kouwenaar" w:date="2024-11-05T13:04:00Z" w16du:dateUtc="2024-11-05T18:04:00Z">
            <w:rPr>
              <w:b/>
              <w:bCs/>
            </w:rPr>
          </w:rPrChange>
        </w:rPr>
        <w:t>R</w:t>
      </w:r>
      <w:r w:rsidR="00125F2E" w:rsidRPr="00854B75">
        <w:rPr>
          <w:b/>
          <w:bCs/>
          <w:sz w:val="24"/>
          <w:szCs w:val="24"/>
          <w:rPrChange w:id="258" w:author="arend Kouwenaar" w:date="2024-11-05T13:04:00Z" w16du:dateUtc="2024-11-05T18:04:00Z">
            <w:rPr>
              <w:b/>
              <w:bCs/>
            </w:rPr>
          </w:rPrChange>
        </w:rPr>
        <w:t>ate</w:t>
      </w:r>
      <w:r w:rsidR="00AF3668" w:rsidRPr="00854B75">
        <w:rPr>
          <w:sz w:val="24"/>
          <w:szCs w:val="24"/>
          <w:rPrChange w:id="259" w:author="arend Kouwenaar" w:date="2024-11-05T13:04:00Z" w16du:dateUtc="2024-11-05T18:04:00Z">
            <w:rPr/>
          </w:rPrChange>
        </w:rPr>
        <w:t>-ER</w:t>
      </w:r>
      <w:r w:rsidR="00125F2E" w:rsidRPr="00854B75">
        <w:rPr>
          <w:sz w:val="24"/>
          <w:szCs w:val="24"/>
          <w:rPrChange w:id="260" w:author="arend Kouwenaar" w:date="2024-11-05T13:04:00Z" w16du:dateUtc="2024-11-05T18:04:00Z">
            <w:rPr/>
          </w:rPrChange>
        </w:rPr>
        <w:t xml:space="preserve"> (</w:t>
      </w:r>
      <w:r w:rsidR="00AF3668" w:rsidRPr="00854B75">
        <w:rPr>
          <w:sz w:val="24"/>
          <w:szCs w:val="24"/>
          <w:rPrChange w:id="261" w:author="arend Kouwenaar" w:date="2024-11-05T13:04:00Z" w16du:dateUtc="2024-11-05T18:04:00Z">
            <w:rPr/>
          </w:rPrChange>
        </w:rPr>
        <w:t>s</w:t>
      </w:r>
      <w:r w:rsidR="00125F2E" w:rsidRPr="00854B75">
        <w:rPr>
          <w:sz w:val="24"/>
          <w:szCs w:val="24"/>
          <w:rPrChange w:id="262" w:author="arend Kouwenaar" w:date="2024-11-05T13:04:00Z" w16du:dateUtc="2024-11-05T18:04:00Z">
            <w:rPr/>
          </w:rPrChange>
        </w:rPr>
        <w:t>)</w:t>
      </w:r>
      <w:r w:rsidR="00D6614F" w:rsidRPr="00854B75">
        <w:rPr>
          <w:sz w:val="24"/>
          <w:szCs w:val="24"/>
          <w:rPrChange w:id="263" w:author="arend Kouwenaar" w:date="2024-11-05T13:04:00Z" w16du:dateUtc="2024-11-05T18:04:00Z">
            <w:rPr/>
          </w:rPrChange>
        </w:rPr>
        <w:t xml:space="preserve"> 2024Q</w:t>
      </w:r>
      <w:r w:rsidR="00AF3668" w:rsidRPr="00854B75">
        <w:rPr>
          <w:sz w:val="24"/>
          <w:szCs w:val="24"/>
          <w:rPrChange w:id="264" w:author="arend Kouwenaar" w:date="2024-11-05T13:04:00Z" w16du:dateUtc="2024-11-05T18:04:00Z">
            <w:rPr/>
          </w:rPrChange>
        </w:rPr>
        <w:t>3</w:t>
      </w:r>
      <w:r w:rsidR="00D6614F" w:rsidRPr="00854B75">
        <w:rPr>
          <w:sz w:val="24"/>
          <w:szCs w:val="24"/>
          <w:rPrChange w:id="265" w:author="arend Kouwenaar" w:date="2024-11-05T13:04:00Z" w16du:dateUtc="2024-11-05T18:04:00Z">
            <w:rPr/>
          </w:rPrChange>
        </w:rPr>
        <w:t xml:space="preserve"> </w:t>
      </w:r>
      <w:ins w:id="266" w:author="arend Kouwenaar" w:date="2024-11-05T12:51:00Z" w16du:dateUtc="2024-11-05T17:51:00Z">
        <w:r w:rsidR="00617465" w:rsidRPr="00854B75">
          <w:rPr>
            <w:sz w:val="24"/>
            <w:szCs w:val="24"/>
            <w:rPrChange w:id="267" w:author="arend Kouwenaar" w:date="2024-11-05T13:04:00Z" w16du:dateUtc="2024-11-05T18:04:00Z">
              <w:rPr/>
            </w:rPrChange>
          </w:rPr>
          <w:t xml:space="preserve">was tuned </w:t>
        </w:r>
      </w:ins>
      <w:del w:id="268" w:author="arend Kouwenaar" w:date="2024-11-05T12:51:00Z" w16du:dateUtc="2024-11-05T17:51:00Z">
        <w:r w:rsidR="00D6614F" w:rsidRPr="00854B75" w:rsidDel="00617465">
          <w:rPr>
            <w:sz w:val="24"/>
            <w:szCs w:val="24"/>
            <w:rPrChange w:id="269" w:author="arend Kouwenaar" w:date="2024-11-05T13:04:00Z" w16du:dateUtc="2024-11-05T18:04:00Z">
              <w:rPr/>
            </w:rPrChange>
          </w:rPr>
          <w:delText>(</w:delText>
        </w:r>
      </w:del>
      <w:ins w:id="270" w:author="arend Kouwenaar" w:date="2024-11-05T12:47:00Z" w16du:dateUtc="2024-11-05T17:47:00Z">
        <w:r w:rsidR="00617465" w:rsidRPr="00854B75">
          <w:rPr>
            <w:sz w:val="24"/>
            <w:szCs w:val="24"/>
            <w:rPrChange w:id="271" w:author="arend Kouwenaar" w:date="2024-11-05T13:04:00Z" w16du:dateUtc="2024-11-05T18:04:00Z">
              <w:rPr/>
            </w:rPrChange>
          </w:rPr>
          <w:t xml:space="preserve">using observations for </w:t>
        </w:r>
      </w:ins>
      <w:del w:id="272" w:author="arend Kouwenaar" w:date="2024-11-05T12:47:00Z" w16du:dateUtc="2024-11-05T17:47:00Z">
        <w:r w:rsidR="00D6614F" w:rsidRPr="00854B75" w:rsidDel="00617465">
          <w:rPr>
            <w:sz w:val="24"/>
            <w:szCs w:val="24"/>
            <w:rPrChange w:id="273" w:author="arend Kouwenaar" w:date="2024-11-05T13:04:00Z" w16du:dateUtc="2024-11-05T18:04:00Z">
              <w:rPr/>
            </w:rPrChange>
          </w:rPr>
          <w:delText>Obs</w:delText>
        </w:r>
        <w:r w:rsidR="00753307" w:rsidRPr="00854B75" w:rsidDel="00617465">
          <w:rPr>
            <w:sz w:val="24"/>
            <w:szCs w:val="24"/>
            <w:rPrChange w:id="274" w:author="arend Kouwenaar" w:date="2024-11-05T13:04:00Z" w16du:dateUtc="2024-11-05T18:04:00Z">
              <w:rPr/>
            </w:rPrChange>
          </w:rPr>
          <w:delText>.</w:delText>
        </w:r>
      </w:del>
      <w:r w:rsidR="00D6614F" w:rsidRPr="00854B75">
        <w:rPr>
          <w:sz w:val="24"/>
          <w:szCs w:val="24"/>
          <w:rPrChange w:id="275" w:author="arend Kouwenaar" w:date="2024-11-05T13:04:00Z" w16du:dateUtc="2024-11-05T18:04:00Z">
            <w:rPr/>
          </w:rPrChange>
        </w:rPr>
        <w:t xml:space="preserve"> July&amp; Aug and Sept </w:t>
      </w:r>
      <w:ins w:id="276" w:author="arend Kouwenaar" w:date="2024-11-05T12:48:00Z" w16du:dateUtc="2024-11-05T17:48:00Z">
        <w:r w:rsidR="00617465" w:rsidRPr="00854B75">
          <w:rPr>
            <w:sz w:val="24"/>
            <w:szCs w:val="24"/>
            <w:rPrChange w:id="277" w:author="arend Kouwenaar" w:date="2024-11-05T13:04:00Z" w16du:dateUtc="2024-11-05T18:04:00Z">
              <w:rPr/>
            </w:rPrChange>
          </w:rPr>
          <w:t>28</w:t>
        </w:r>
        <w:r w:rsidR="00617465" w:rsidRPr="00854B75">
          <w:rPr>
            <w:sz w:val="24"/>
            <w:szCs w:val="24"/>
            <w:vertAlign w:val="superscript"/>
            <w:rPrChange w:id="278" w:author="arend Kouwenaar" w:date="2024-11-05T13:04:00Z" w16du:dateUtc="2024-11-05T18:04:00Z">
              <w:rPr>
                <w:vertAlign w:val="superscript"/>
              </w:rPr>
            </w:rPrChange>
          </w:rPr>
          <w:t>th</w:t>
        </w:r>
        <w:r w:rsidR="00617465" w:rsidRPr="00854B75">
          <w:rPr>
            <w:sz w:val="24"/>
            <w:szCs w:val="24"/>
            <w:rPrChange w:id="279" w:author="arend Kouwenaar" w:date="2024-11-05T13:04:00Z" w16du:dateUtc="2024-11-05T18:04:00Z">
              <w:rPr/>
            </w:rPrChange>
          </w:rPr>
          <w:t xml:space="preserve"> </w:t>
        </w:r>
      </w:ins>
      <w:r w:rsidR="00D6614F" w:rsidRPr="00854B75">
        <w:rPr>
          <w:sz w:val="24"/>
          <w:szCs w:val="24"/>
          <w:rPrChange w:id="280" w:author="arend Kouwenaar" w:date="2024-11-05T13:04:00Z" w16du:dateUtc="2024-11-05T18:04:00Z">
            <w:rPr/>
          </w:rPrChange>
        </w:rPr>
        <w:t>as eop</w:t>
      </w:r>
      <w:del w:id="281" w:author="arend Kouwenaar" w:date="2024-11-05T13:16:00Z" w16du:dateUtc="2024-11-05T18:16:00Z">
        <w:r w:rsidR="00D6614F" w:rsidRPr="00854B75" w:rsidDel="00AF616B">
          <w:rPr>
            <w:sz w:val="24"/>
            <w:szCs w:val="24"/>
            <w:rPrChange w:id="282" w:author="arend Kouwenaar" w:date="2024-11-05T13:04:00Z" w16du:dateUtc="2024-11-05T18:04:00Z">
              <w:rPr/>
            </w:rPrChange>
          </w:rPr>
          <w:delText xml:space="preserve"> </w:delText>
        </w:r>
      </w:del>
      <w:del w:id="283" w:author="arend Kouwenaar" w:date="2024-11-05T12:48:00Z" w16du:dateUtc="2024-11-05T17:48:00Z">
        <w:r w:rsidR="00D6614F" w:rsidRPr="00854B75" w:rsidDel="00617465">
          <w:rPr>
            <w:sz w:val="24"/>
            <w:szCs w:val="24"/>
            <w:rPrChange w:id="284" w:author="arend Kouwenaar" w:date="2024-11-05T13:04:00Z" w16du:dateUtc="2024-11-05T18:04:00Z">
              <w:rPr/>
            </w:rPrChange>
          </w:rPr>
          <w:delText>28</w:delText>
        </w:r>
        <w:r w:rsidR="00D6614F" w:rsidRPr="00854B75" w:rsidDel="00617465">
          <w:rPr>
            <w:sz w:val="24"/>
            <w:szCs w:val="24"/>
            <w:vertAlign w:val="superscript"/>
            <w:rPrChange w:id="285" w:author="arend Kouwenaar" w:date="2024-11-05T13:04:00Z" w16du:dateUtc="2024-11-05T18:04:00Z">
              <w:rPr>
                <w:vertAlign w:val="superscript"/>
              </w:rPr>
            </w:rPrChange>
          </w:rPr>
          <w:delText>th</w:delText>
        </w:r>
        <w:r w:rsidR="00D6614F" w:rsidRPr="00854B75" w:rsidDel="00617465">
          <w:rPr>
            <w:sz w:val="24"/>
            <w:szCs w:val="24"/>
            <w:rPrChange w:id="286" w:author="arend Kouwenaar" w:date="2024-11-05T13:04:00Z" w16du:dateUtc="2024-11-05T18:04:00Z">
              <w:rPr/>
            </w:rPrChange>
          </w:rPr>
          <w:delText xml:space="preserve"> Sept) </w:delText>
        </w:r>
        <w:r w:rsidR="00125F2E" w:rsidRPr="00854B75" w:rsidDel="00617465">
          <w:rPr>
            <w:sz w:val="24"/>
            <w:szCs w:val="24"/>
            <w:rPrChange w:id="287" w:author="arend Kouwenaar" w:date="2024-11-05T13:04:00Z" w16du:dateUtc="2024-11-05T18:04:00Z">
              <w:rPr/>
            </w:rPrChange>
          </w:rPr>
          <w:delText>q3(only for September</w:delText>
        </w:r>
      </w:del>
      <w:ins w:id="288" w:author="arend Kouwenaar" w:date="2024-11-05T13:05:00Z" w16du:dateUtc="2024-11-05T18:05:00Z">
        <w:r w:rsidR="00854B75">
          <w:rPr>
            <w:sz w:val="24"/>
            <w:szCs w:val="24"/>
          </w:rPr>
          <w:t>.</w:t>
        </w:r>
      </w:ins>
      <w:del w:id="289" w:author="arend Kouwenaar" w:date="2024-11-05T12:48:00Z" w16du:dateUtc="2024-11-05T17:48:00Z">
        <w:r w:rsidR="00125F2E" w:rsidRPr="00854B75" w:rsidDel="00617465">
          <w:rPr>
            <w:sz w:val="24"/>
            <w:szCs w:val="24"/>
            <w:rPrChange w:id="290" w:author="arend Kouwenaar" w:date="2024-11-05T13:04:00Z" w16du:dateUtc="2024-11-05T18:04:00Z">
              <w:rPr/>
            </w:rPrChange>
          </w:rPr>
          <w:delText>)</w:delText>
        </w:r>
      </w:del>
      <w:ins w:id="291" w:author="arend Kouwenaar" w:date="2024-11-05T12:48:00Z" w16du:dateUtc="2024-11-05T17:48:00Z">
        <w:r w:rsidR="00617465" w:rsidRPr="00854B75">
          <w:rPr>
            <w:sz w:val="24"/>
            <w:szCs w:val="24"/>
            <w:rPrChange w:id="292" w:author="arend Kouwenaar" w:date="2024-11-05T13:04:00Z" w16du:dateUtc="2024-11-05T18:04:00Z">
              <w:rPr/>
            </w:rPrChange>
          </w:rPr>
          <w:t xml:space="preserve"> </w:t>
        </w:r>
      </w:ins>
      <w:del w:id="293" w:author="arend Kouwenaar" w:date="2024-11-05T12:48:00Z" w16du:dateUtc="2024-11-05T17:48:00Z">
        <w:r w:rsidR="00125F2E" w:rsidRPr="00854B75" w:rsidDel="00617465">
          <w:rPr>
            <w:sz w:val="24"/>
            <w:szCs w:val="24"/>
            <w:rPrChange w:id="294" w:author="arend Kouwenaar" w:date="2024-11-05T13:04:00Z" w16du:dateUtc="2024-11-05T18:04:00Z">
              <w:rPr/>
            </w:rPrChange>
          </w:rPr>
          <w:delText xml:space="preserve"> and q</w:delText>
        </w:r>
      </w:del>
      <w:del w:id="295" w:author="arend Kouwenaar" w:date="2024-11-05T13:05:00Z" w16du:dateUtc="2024-11-05T18:05:00Z">
        <w:r w:rsidR="00125F2E" w:rsidRPr="00854B75" w:rsidDel="00854B75">
          <w:rPr>
            <w:sz w:val="24"/>
            <w:szCs w:val="24"/>
            <w:rPrChange w:id="296" w:author="arend Kouwenaar" w:date="2024-11-05T13:04:00Z" w16du:dateUtc="2024-11-05T18:04:00Z">
              <w:rPr/>
            </w:rPrChange>
          </w:rPr>
          <w:delText xml:space="preserve">4 </w:delText>
        </w:r>
      </w:del>
      <w:r w:rsidR="00125F2E" w:rsidRPr="00854B75">
        <w:rPr>
          <w:sz w:val="24"/>
          <w:szCs w:val="24"/>
          <w:rPrChange w:id="297" w:author="arend Kouwenaar" w:date="2024-11-05T13:04:00Z" w16du:dateUtc="2024-11-05T18:04:00Z">
            <w:rPr/>
          </w:rPrChange>
        </w:rPr>
        <w:t xml:space="preserve">2024 </w:t>
      </w:r>
      <w:ins w:id="298" w:author="arend Kouwenaar" w:date="2024-11-05T13:05:00Z" w16du:dateUtc="2024-11-05T18:05:00Z">
        <w:r w:rsidR="00854B75">
          <w:rPr>
            <w:sz w:val="24"/>
            <w:szCs w:val="24"/>
          </w:rPr>
          <w:t xml:space="preserve">Q4 </w:t>
        </w:r>
      </w:ins>
      <w:r w:rsidR="00125F2E" w:rsidRPr="00854B75">
        <w:rPr>
          <w:sz w:val="24"/>
          <w:szCs w:val="24"/>
          <w:rPrChange w:id="299" w:author="arend Kouwenaar" w:date="2024-11-05T13:04:00Z" w16du:dateUtc="2024-11-05T18:04:00Z">
            <w:rPr/>
          </w:rPrChange>
        </w:rPr>
        <w:t>was tuned</w:t>
      </w:r>
      <w:ins w:id="300" w:author="arend Kouwenaar" w:date="2024-11-05T12:48:00Z" w16du:dateUtc="2024-11-05T17:48:00Z">
        <w:r w:rsidR="00617465" w:rsidRPr="00854B75">
          <w:rPr>
            <w:sz w:val="24"/>
            <w:szCs w:val="24"/>
            <w:rPrChange w:id="301" w:author="arend Kouwenaar" w:date="2024-11-05T13:04:00Z" w16du:dateUtc="2024-11-05T18:04:00Z">
              <w:rPr/>
            </w:rPrChange>
          </w:rPr>
          <w:t xml:space="preserve"> </w:t>
        </w:r>
      </w:ins>
      <w:moveToRangeStart w:id="302" w:author="arend Kouwenaar" w:date="2024-11-05T12:48:00Z" w:name="move181703352"/>
      <w:moveTo w:id="303" w:author="arend Kouwenaar" w:date="2024-11-05T12:48:00Z" w16du:dateUtc="2024-11-05T17:48:00Z">
        <w:r w:rsidR="00617465" w:rsidRPr="00854B75">
          <w:rPr>
            <w:sz w:val="24"/>
            <w:szCs w:val="24"/>
            <w:rPrChange w:id="304" w:author="arend Kouwenaar" w:date="2024-11-05T13:04:00Z" w16du:dateUtc="2024-11-05T18:04:00Z">
              <w:rPr/>
            </w:rPrChange>
          </w:rPr>
          <w:t xml:space="preserve">assuming </w:t>
        </w:r>
      </w:moveTo>
      <w:ins w:id="305" w:author="arend Kouwenaar" w:date="2024-11-05T13:05:00Z" w16du:dateUtc="2024-11-05T18:05:00Z">
        <w:r w:rsidR="00854B75">
          <w:rPr>
            <w:sz w:val="24"/>
            <w:szCs w:val="24"/>
          </w:rPr>
          <w:t xml:space="preserve">a </w:t>
        </w:r>
      </w:ins>
      <w:moveTo w:id="306" w:author="arend Kouwenaar" w:date="2024-11-05T12:48:00Z" w16du:dateUtc="2024-11-05T17:48:00Z">
        <w:r w:rsidR="00617465" w:rsidRPr="00854B75">
          <w:rPr>
            <w:sz w:val="24"/>
            <w:szCs w:val="24"/>
            <w:rPrChange w:id="307" w:author="arend Kouwenaar" w:date="2024-11-05T13:04:00Z" w16du:dateUtc="2024-11-05T18:04:00Z">
              <w:rPr/>
            </w:rPrChange>
          </w:rPr>
          <w:t>% ann. depreciation of 9</w:t>
        </w:r>
      </w:moveTo>
      <w:ins w:id="308" w:author="arend Kouwenaar" w:date="2024-11-05T13:06:00Z" w16du:dateUtc="2024-11-05T18:06:00Z">
        <w:r w:rsidR="00854B75">
          <w:rPr>
            <w:sz w:val="24"/>
            <w:szCs w:val="24"/>
          </w:rPr>
          <w:t xml:space="preserve"> </w:t>
        </w:r>
      </w:ins>
      <w:moveTo w:id="309" w:author="arend Kouwenaar" w:date="2024-11-05T12:48:00Z" w16du:dateUtc="2024-11-05T17:48:00Z">
        <w:r w:rsidR="00617465" w:rsidRPr="00854B75">
          <w:rPr>
            <w:sz w:val="24"/>
            <w:szCs w:val="24"/>
            <w:rPrChange w:id="310" w:author="arend Kouwenaar" w:date="2024-11-05T13:04:00Z" w16du:dateUtc="2024-11-05T18:04:00Z">
              <w:rPr/>
            </w:rPrChange>
          </w:rPr>
          <w:t xml:space="preserve">% </w:t>
        </w:r>
      </w:moveTo>
      <w:ins w:id="311" w:author="arend Kouwenaar" w:date="2024-11-05T12:49:00Z" w16du:dateUtc="2024-11-05T17:49:00Z">
        <w:r w:rsidR="00617465" w:rsidRPr="00854B75">
          <w:rPr>
            <w:sz w:val="24"/>
            <w:szCs w:val="24"/>
            <w:rPrChange w:id="312" w:author="arend Kouwenaar" w:date="2024-11-05T13:04:00Z" w16du:dateUtc="2024-11-05T18:04:00Z">
              <w:rPr/>
            </w:rPrChange>
          </w:rPr>
          <w:t xml:space="preserve">in the last Q, i.e. the same as realized during </w:t>
        </w:r>
      </w:ins>
      <w:moveTo w:id="313" w:author="arend Kouwenaar" w:date="2024-11-05T12:48:00Z" w16du:dateUtc="2024-11-05T17:48:00Z">
        <w:del w:id="314" w:author="arend Kouwenaar" w:date="2024-11-05T12:49:00Z" w16du:dateUtc="2024-11-05T17:49:00Z">
          <w:r w:rsidR="00617465" w:rsidRPr="00854B75" w:rsidDel="00617465">
            <w:rPr>
              <w:sz w:val="24"/>
              <w:szCs w:val="24"/>
              <w:rPrChange w:id="315" w:author="arend Kouwenaar" w:date="2024-11-05T13:04:00Z" w16du:dateUtc="2024-11-05T18:04:00Z">
                <w:rPr/>
              </w:rPrChange>
            </w:rPr>
            <w:delText xml:space="preserve">for </w:delText>
          </w:r>
        </w:del>
        <w:r w:rsidR="00617465" w:rsidRPr="00854B75">
          <w:rPr>
            <w:sz w:val="24"/>
            <w:szCs w:val="24"/>
            <w:rPrChange w:id="316" w:author="arend Kouwenaar" w:date="2024-11-05T13:04:00Z" w16du:dateUtc="2024-11-05T18:04:00Z">
              <w:rPr/>
            </w:rPrChange>
          </w:rPr>
          <w:t>2024</w:t>
        </w:r>
      </w:moveTo>
      <w:ins w:id="317" w:author="arend Kouwenaar" w:date="2024-11-05T12:49:00Z" w16du:dateUtc="2024-11-05T17:49:00Z">
        <w:r w:rsidR="00617465" w:rsidRPr="00854B75">
          <w:rPr>
            <w:sz w:val="24"/>
            <w:szCs w:val="24"/>
            <w:rPrChange w:id="318" w:author="arend Kouwenaar" w:date="2024-11-05T13:04:00Z" w16du:dateUtc="2024-11-05T18:04:00Z">
              <w:rPr/>
            </w:rPrChange>
          </w:rPr>
          <w:t xml:space="preserve"> Q1-3</w:t>
        </w:r>
      </w:ins>
      <w:ins w:id="319" w:author="arend Kouwenaar" w:date="2024-11-05T13:11:00Z" w16du:dateUtc="2024-11-05T18:11:00Z">
        <w:r w:rsidR="00854B75">
          <w:rPr>
            <w:sz w:val="24"/>
            <w:szCs w:val="24"/>
          </w:rPr>
          <w:t>,</w:t>
        </w:r>
      </w:ins>
      <w:ins w:id="320" w:author="arend Kouwenaar" w:date="2024-11-05T13:10:00Z" w16du:dateUtc="2024-11-05T18:10:00Z">
        <w:r w:rsidR="00854B75">
          <w:rPr>
            <w:sz w:val="24"/>
            <w:szCs w:val="24"/>
          </w:rPr>
          <w:t xml:space="preserve"> </w:t>
        </w:r>
        <w:r w:rsidR="00854B75" w:rsidRPr="0027799D">
          <w:rPr>
            <w:sz w:val="24"/>
            <w:szCs w:val="24"/>
          </w:rPr>
          <w:t xml:space="preserve">in </w:t>
        </w:r>
        <w:r w:rsidR="00854B75">
          <w:rPr>
            <w:sz w:val="24"/>
            <w:szCs w:val="24"/>
          </w:rPr>
          <w:t>B</w:t>
        </w:r>
        <w:r w:rsidR="00854B75" w:rsidRPr="0027799D">
          <w:rPr>
            <w:sz w:val="24"/>
            <w:szCs w:val="24"/>
          </w:rPr>
          <w:t>aseline</w:t>
        </w:r>
        <w:r w:rsidR="00854B75">
          <w:rPr>
            <w:sz w:val="24"/>
            <w:szCs w:val="24"/>
          </w:rPr>
          <w:t xml:space="preserve"> tune</w:t>
        </w:r>
      </w:ins>
      <w:ins w:id="321" w:author="arend Kouwenaar" w:date="2024-11-05T12:49:00Z" w16du:dateUtc="2024-11-05T17:49:00Z">
        <w:r w:rsidR="00617465" w:rsidRPr="00854B75">
          <w:rPr>
            <w:sz w:val="24"/>
            <w:szCs w:val="24"/>
            <w:rPrChange w:id="322" w:author="arend Kouwenaar" w:date="2024-11-05T13:04:00Z" w16du:dateUtc="2024-11-05T18:04:00Z">
              <w:rPr/>
            </w:rPrChange>
          </w:rPr>
          <w:t>.</w:t>
        </w:r>
      </w:ins>
      <w:moveTo w:id="323" w:author="arend Kouwenaar" w:date="2024-11-05T12:48:00Z" w16du:dateUtc="2024-11-05T17:48:00Z">
        <w:del w:id="324" w:author="arend Kouwenaar" w:date="2024-11-05T12:49:00Z" w16du:dateUtc="2024-11-05T17:49:00Z">
          <w:r w:rsidR="00617465" w:rsidRPr="00854B75" w:rsidDel="00617465">
            <w:rPr>
              <w:sz w:val="24"/>
              <w:szCs w:val="24"/>
              <w:rPrChange w:id="325" w:author="arend Kouwenaar" w:date="2024-11-05T13:04:00Z" w16du:dateUtc="2024-11-05T18:04:00Z">
                <w:rPr/>
              </w:rPrChange>
            </w:rPr>
            <w:delText xml:space="preserve"> (end-June)</w:delText>
          </w:r>
        </w:del>
      </w:moveTo>
    </w:p>
    <w:p w14:paraId="226EC435" w14:textId="77777777" w:rsidR="00854B75" w:rsidRPr="00854B75" w:rsidRDefault="00854B75" w:rsidP="00854B75">
      <w:pPr>
        <w:pStyle w:val="ListParagraph"/>
        <w:numPr>
          <w:ilvl w:val="2"/>
          <w:numId w:val="8"/>
        </w:numPr>
        <w:spacing w:line="360" w:lineRule="auto"/>
        <w:rPr>
          <w:ins w:id="326" w:author="arend Kouwenaar" w:date="2024-11-05T13:05:00Z" w16du:dateUtc="2024-11-05T18:05:00Z"/>
          <w:moveTo w:id="327" w:author="arend Kouwenaar" w:date="2024-11-05T12:48:00Z" w16du:dateUtc="2024-11-05T17:48:00Z"/>
          <w:sz w:val="24"/>
          <w:szCs w:val="24"/>
          <w:rPrChange w:id="328" w:author="arend Kouwenaar" w:date="2024-11-05T13:04:00Z" w16du:dateUtc="2024-11-05T18:04:00Z">
            <w:rPr>
              <w:ins w:id="329" w:author="arend Kouwenaar" w:date="2024-11-05T13:05:00Z" w16du:dateUtc="2024-11-05T18:05:00Z"/>
              <w:moveTo w:id="330" w:author="arend Kouwenaar" w:date="2024-11-05T12:48:00Z" w16du:dateUtc="2024-11-05T17:48:00Z"/>
            </w:rPr>
          </w:rPrChange>
        </w:rPr>
        <w:pPrChange w:id="331" w:author="arend Kouwenaar" w:date="2024-11-05T13:04:00Z" w16du:dateUtc="2024-11-05T18:04:00Z">
          <w:pPr>
            <w:spacing w:line="360" w:lineRule="auto"/>
            <w:ind w:firstLine="0"/>
          </w:pPr>
        </w:pPrChange>
      </w:pPr>
    </w:p>
    <w:moveToRangeEnd w:id="302"/>
    <w:p w14:paraId="3F887122" w14:textId="71B18D39" w:rsidR="00125F2E" w:rsidRPr="00854B75" w:rsidDel="00617465" w:rsidRDefault="00125F2E" w:rsidP="00854B75">
      <w:pPr>
        <w:pStyle w:val="ListParagraph"/>
        <w:rPr>
          <w:del w:id="332" w:author="arend Kouwenaar" w:date="2024-11-05T12:49:00Z" w16du:dateUtc="2024-11-05T17:49:00Z"/>
          <w:sz w:val="24"/>
          <w:szCs w:val="24"/>
          <w:rPrChange w:id="333" w:author="arend Kouwenaar" w:date="2024-11-05T13:05:00Z" w16du:dateUtc="2024-11-05T18:05:00Z">
            <w:rPr>
              <w:del w:id="334" w:author="arend Kouwenaar" w:date="2024-11-05T12:49:00Z" w16du:dateUtc="2024-11-05T17:49:00Z"/>
            </w:rPr>
          </w:rPrChange>
        </w:rPr>
        <w:pPrChange w:id="335" w:author="arend Kouwenaar" w:date="2024-11-05T13:04:00Z" w16du:dateUtc="2024-11-05T18:04:00Z">
          <w:pPr>
            <w:spacing w:line="360" w:lineRule="auto"/>
            <w:ind w:firstLine="0"/>
          </w:pPr>
        </w:pPrChange>
      </w:pPr>
      <w:del w:id="336" w:author="arend Kouwenaar" w:date="2024-11-05T12:49:00Z" w16du:dateUtc="2024-11-05T17:49:00Z">
        <w:r w:rsidRPr="00854B75" w:rsidDel="00617465">
          <w:rPr>
            <w:sz w:val="24"/>
            <w:szCs w:val="24"/>
            <w:rPrChange w:id="337" w:author="arend Kouwenaar" w:date="2024-11-05T13:05:00Z" w16du:dateUtc="2024-11-05T18:05:00Z">
              <w:rPr/>
            </w:rPrChange>
          </w:rPr>
          <w:delText xml:space="preserve"> as data</w:delText>
        </w:r>
      </w:del>
    </w:p>
    <w:p w14:paraId="483C8A5F" w14:textId="2EB8F5EC" w:rsidR="00AF3668" w:rsidRPr="00854B75" w:rsidDel="00617465" w:rsidRDefault="00AF3668" w:rsidP="00854B75">
      <w:pPr>
        <w:pStyle w:val="ListParagraph"/>
        <w:rPr>
          <w:del w:id="338" w:author="arend Kouwenaar" w:date="2024-11-05T12:49:00Z" w16du:dateUtc="2024-11-05T17:49:00Z"/>
          <w:moveFrom w:id="339" w:author="arend Kouwenaar" w:date="2024-11-05T12:48:00Z" w16du:dateUtc="2024-11-05T17:48:00Z"/>
          <w:sz w:val="24"/>
          <w:szCs w:val="24"/>
          <w:rPrChange w:id="340" w:author="arend Kouwenaar" w:date="2024-11-05T13:05:00Z" w16du:dateUtc="2024-11-05T18:05:00Z">
            <w:rPr>
              <w:del w:id="341" w:author="arend Kouwenaar" w:date="2024-11-05T12:49:00Z" w16du:dateUtc="2024-11-05T17:49:00Z"/>
              <w:moveFrom w:id="342" w:author="arend Kouwenaar" w:date="2024-11-05T12:48:00Z" w16du:dateUtc="2024-11-05T17:48:00Z"/>
            </w:rPr>
          </w:rPrChange>
        </w:rPr>
        <w:pPrChange w:id="343" w:author="arend Kouwenaar" w:date="2024-11-05T13:04:00Z" w16du:dateUtc="2024-11-05T18:04:00Z">
          <w:pPr>
            <w:spacing w:line="360" w:lineRule="auto"/>
            <w:ind w:firstLine="0"/>
          </w:pPr>
        </w:pPrChange>
      </w:pPr>
      <w:del w:id="344" w:author="arend Kouwenaar" w:date="2024-11-05T12:49:00Z" w16du:dateUtc="2024-11-05T17:49:00Z">
        <w:r w:rsidRPr="00854B75" w:rsidDel="00617465">
          <w:rPr>
            <w:sz w:val="24"/>
            <w:szCs w:val="24"/>
            <w:rPrChange w:id="345" w:author="arend Kouwenaar" w:date="2024-11-05T13:05:00Z" w16du:dateUtc="2024-11-05T18:05:00Z">
              <w:rPr/>
            </w:rPrChange>
          </w:rPr>
          <w:delText xml:space="preserve">ER (dls): 100* log(1 + 0.08)) for 2024Q4 </w:delText>
        </w:r>
      </w:del>
      <w:moveFromRangeStart w:id="346" w:author="arend Kouwenaar" w:date="2024-11-05T12:48:00Z" w:name="move181703352"/>
      <w:moveFrom w:id="347" w:author="arend Kouwenaar" w:date="2024-11-05T12:48:00Z" w16du:dateUtc="2024-11-05T17:48:00Z">
        <w:del w:id="348" w:author="arend Kouwenaar" w:date="2024-11-05T12:49:00Z" w16du:dateUtc="2024-11-05T17:49:00Z">
          <w:r w:rsidRPr="00854B75" w:rsidDel="00617465">
            <w:rPr>
              <w:sz w:val="24"/>
              <w:szCs w:val="24"/>
              <w:rPrChange w:id="349" w:author="arend Kouwenaar" w:date="2024-11-05T13:05:00Z" w16du:dateUtc="2024-11-05T18:05:00Z">
                <w:rPr/>
              </w:rPrChange>
            </w:rPr>
            <w:delText>assuming % ann. depr</w:delText>
          </w:r>
          <w:r w:rsidR="00753307" w:rsidRPr="00854B75" w:rsidDel="00617465">
            <w:rPr>
              <w:sz w:val="24"/>
              <w:szCs w:val="24"/>
              <w:rPrChange w:id="350" w:author="arend Kouwenaar" w:date="2024-11-05T13:05:00Z" w16du:dateUtc="2024-11-05T18:05:00Z">
                <w:rPr/>
              </w:rPrChange>
            </w:rPr>
            <w:delText>eciation</w:delText>
          </w:r>
          <w:r w:rsidRPr="00854B75" w:rsidDel="00617465">
            <w:rPr>
              <w:sz w:val="24"/>
              <w:szCs w:val="24"/>
              <w:rPrChange w:id="351" w:author="arend Kouwenaar" w:date="2024-11-05T13:05:00Z" w16du:dateUtc="2024-11-05T18:05:00Z">
                <w:rPr/>
              </w:rPrChange>
            </w:rPr>
            <w:delText xml:space="preserve"> of 9% for 2024 (end-June)</w:delText>
          </w:r>
        </w:del>
      </w:moveFrom>
    </w:p>
    <w:moveFromRangeEnd w:id="346"/>
    <w:p w14:paraId="1E5EF011" w14:textId="44B60792" w:rsidR="00125F2E" w:rsidRPr="00854B75" w:rsidRDefault="00AF3668" w:rsidP="00854B75">
      <w:pPr>
        <w:pStyle w:val="ListParagraph"/>
        <w:numPr>
          <w:ilvl w:val="2"/>
          <w:numId w:val="8"/>
        </w:numPr>
        <w:spacing w:line="360" w:lineRule="auto"/>
        <w:rPr>
          <w:sz w:val="24"/>
          <w:szCs w:val="24"/>
          <w:rPrChange w:id="352" w:author="arend Kouwenaar" w:date="2024-11-05T13:05:00Z" w16du:dateUtc="2024-11-05T18:05:00Z">
            <w:rPr/>
          </w:rPrChange>
        </w:rPr>
        <w:pPrChange w:id="353" w:author="arend Kouwenaar" w:date="2024-11-05T13:04:00Z" w16du:dateUtc="2024-11-05T18:04:00Z">
          <w:pPr>
            <w:spacing w:line="360" w:lineRule="auto"/>
            <w:ind w:firstLine="0"/>
          </w:pPr>
        </w:pPrChange>
      </w:pPr>
      <w:r w:rsidRPr="00854B75">
        <w:rPr>
          <w:b/>
          <w:bCs/>
          <w:sz w:val="24"/>
          <w:szCs w:val="24"/>
          <w:rPrChange w:id="354" w:author="arend Kouwenaar" w:date="2024-11-05T13:05:00Z" w16du:dateUtc="2024-11-05T18:05:00Z">
            <w:rPr>
              <w:b/>
              <w:bCs/>
            </w:rPr>
          </w:rPrChange>
        </w:rPr>
        <w:t>Interest Rate</w:t>
      </w:r>
      <w:r w:rsidRPr="00854B75">
        <w:rPr>
          <w:sz w:val="24"/>
          <w:szCs w:val="24"/>
          <w:rPrChange w:id="355" w:author="arend Kouwenaar" w:date="2024-11-05T13:05:00Z" w16du:dateUtc="2024-11-05T18:05:00Z">
            <w:rPr/>
          </w:rPrChange>
        </w:rPr>
        <w:t xml:space="preserve"> (nominal</w:t>
      </w:r>
      <w:ins w:id="356" w:author="arend Kouwenaar" w:date="2024-11-05T12:51:00Z" w16du:dateUtc="2024-11-05T17:51:00Z">
        <w:r w:rsidR="00414E69" w:rsidRPr="00854B75">
          <w:rPr>
            <w:sz w:val="24"/>
            <w:szCs w:val="24"/>
            <w:rPrChange w:id="357" w:author="arend Kouwenaar" w:date="2024-11-05T13:05:00Z" w16du:dateUtc="2024-11-05T18:05:00Z">
              <w:rPr/>
            </w:rPrChange>
          </w:rPr>
          <w:t xml:space="preserve"> interbank rate</w:t>
        </w:r>
      </w:ins>
      <w:r w:rsidRPr="00854B75">
        <w:rPr>
          <w:sz w:val="24"/>
          <w:szCs w:val="24"/>
          <w:rPrChange w:id="358" w:author="arend Kouwenaar" w:date="2024-11-05T13:05:00Z" w16du:dateUtc="2024-11-05T18:05:00Z">
            <w:rPr/>
          </w:rPrChange>
        </w:rPr>
        <w:t>)</w:t>
      </w:r>
      <w:del w:id="359" w:author="arend Kouwenaar" w:date="2024-11-05T13:05:00Z" w16du:dateUtc="2024-11-05T18:05:00Z">
        <w:r w:rsidRPr="00854B75" w:rsidDel="00854B75">
          <w:rPr>
            <w:sz w:val="24"/>
            <w:szCs w:val="24"/>
            <w:rPrChange w:id="360" w:author="arend Kouwenaar" w:date="2024-11-05T13:05:00Z" w16du:dateUtc="2024-11-05T18:05:00Z">
              <w:rPr/>
            </w:rPrChange>
          </w:rPr>
          <w:delText>-</w:delText>
        </w:r>
      </w:del>
      <w:ins w:id="361" w:author="arend Kouwenaar" w:date="2024-11-05T12:50:00Z" w16du:dateUtc="2024-11-05T17:50:00Z">
        <w:r w:rsidR="00617465" w:rsidRPr="00854B75">
          <w:rPr>
            <w:sz w:val="24"/>
            <w:szCs w:val="24"/>
            <w:rPrChange w:id="362" w:author="arend Kouwenaar" w:date="2024-11-05T13:05:00Z" w16du:dateUtc="2024-11-05T18:05:00Z">
              <w:rPr/>
            </w:rPrChange>
          </w:rPr>
          <w:t xml:space="preserve"> (i) </w:t>
        </w:r>
      </w:ins>
      <w:r w:rsidRPr="00854B75">
        <w:rPr>
          <w:sz w:val="24"/>
          <w:szCs w:val="24"/>
          <w:rPrChange w:id="363" w:author="arend Kouwenaar" w:date="2024-11-05T13:05:00Z" w16du:dateUtc="2024-11-05T18:05:00Z">
            <w:rPr/>
          </w:rPrChange>
        </w:rPr>
        <w:t xml:space="preserve"> </w:t>
      </w:r>
      <w:ins w:id="364" w:author="arend Kouwenaar" w:date="2024-11-05T12:51:00Z" w16du:dateUtc="2024-11-05T17:51:00Z">
        <w:r w:rsidR="00414E69" w:rsidRPr="00854B75">
          <w:rPr>
            <w:sz w:val="24"/>
            <w:szCs w:val="24"/>
            <w:rPrChange w:id="365" w:author="arend Kouwenaar" w:date="2024-11-05T13:05:00Z" w16du:dateUtc="2024-11-05T18:05:00Z">
              <w:rPr/>
            </w:rPrChange>
          </w:rPr>
          <w:t xml:space="preserve">2024Q3 was tuned at </w:t>
        </w:r>
      </w:ins>
      <w:r w:rsidRPr="00854B75">
        <w:rPr>
          <w:sz w:val="24"/>
          <w:szCs w:val="24"/>
          <w:rPrChange w:id="366" w:author="arend Kouwenaar" w:date="2024-11-05T13:05:00Z" w16du:dateUtc="2024-11-05T18:05:00Z">
            <w:rPr/>
          </w:rPrChange>
        </w:rPr>
        <w:t>7.5%</w:t>
      </w:r>
      <w:ins w:id="367" w:author="arend Kouwenaar" w:date="2024-11-05T12:51:00Z" w16du:dateUtc="2024-11-05T17:51:00Z">
        <w:r w:rsidR="00414E69" w:rsidRPr="00854B75">
          <w:rPr>
            <w:sz w:val="24"/>
            <w:szCs w:val="24"/>
            <w:rPrChange w:id="368" w:author="arend Kouwenaar" w:date="2024-11-05T13:05:00Z" w16du:dateUtc="2024-11-05T18:05:00Z">
              <w:rPr/>
            </w:rPrChange>
          </w:rPr>
          <w:t xml:space="preserve"> </w:t>
        </w:r>
      </w:ins>
      <w:del w:id="369" w:author="arend Kouwenaar" w:date="2024-11-05T12:51:00Z" w16du:dateUtc="2024-11-05T17:51:00Z">
        <w:r w:rsidRPr="00854B75" w:rsidDel="00414E69">
          <w:rPr>
            <w:sz w:val="24"/>
            <w:szCs w:val="24"/>
            <w:rPrChange w:id="370" w:author="arend Kouwenaar" w:date="2024-11-05T13:05:00Z" w16du:dateUtc="2024-11-05T18:05:00Z">
              <w:rPr/>
            </w:rPrChange>
          </w:rPr>
          <w:delText xml:space="preserve"> interbank for 2024Q3 </w:delText>
        </w:r>
      </w:del>
      <w:r w:rsidRPr="00854B75">
        <w:rPr>
          <w:sz w:val="24"/>
          <w:szCs w:val="24"/>
          <w:rPrChange w:id="371" w:author="arend Kouwenaar" w:date="2024-11-05T13:05:00Z" w16du:dateUtc="2024-11-05T18:05:00Z">
            <w:rPr/>
          </w:rPrChange>
        </w:rPr>
        <w:t xml:space="preserve">as CBR </w:t>
      </w:r>
      <w:ins w:id="372" w:author="arend Kouwenaar" w:date="2024-11-05T12:52:00Z" w16du:dateUtc="2024-11-05T17:52:00Z">
        <w:r w:rsidR="00414E69" w:rsidRPr="00854B75">
          <w:rPr>
            <w:sz w:val="24"/>
            <w:szCs w:val="24"/>
            <w:rPrChange w:id="373" w:author="arend Kouwenaar" w:date="2024-11-05T13:05:00Z" w16du:dateUtc="2024-11-05T18:05:00Z">
              <w:rPr/>
            </w:rPrChange>
          </w:rPr>
          <w:t xml:space="preserve">was lowered to </w:t>
        </w:r>
      </w:ins>
      <w:r w:rsidRPr="00854B75">
        <w:rPr>
          <w:sz w:val="24"/>
          <w:szCs w:val="24"/>
          <w:rPrChange w:id="374" w:author="arend Kouwenaar" w:date="2024-11-05T13:05:00Z" w16du:dateUtc="2024-11-05T18:05:00Z">
            <w:rPr/>
          </w:rPrChange>
        </w:rPr>
        <w:t>6.5%</w:t>
      </w:r>
      <w:r w:rsidR="00125F2E" w:rsidRPr="00854B75">
        <w:rPr>
          <w:sz w:val="24"/>
          <w:szCs w:val="24"/>
          <w:rPrChange w:id="375" w:author="arend Kouwenaar" w:date="2024-11-05T13:05:00Z" w16du:dateUtc="2024-11-05T18:05:00Z">
            <w:rPr/>
          </w:rPrChange>
        </w:rPr>
        <w:t xml:space="preserve"> </w:t>
      </w:r>
      <w:ins w:id="376" w:author="arend Kouwenaar" w:date="2024-11-05T12:52:00Z" w16du:dateUtc="2024-11-05T17:52:00Z">
        <w:r w:rsidR="00414E69" w:rsidRPr="00854B75">
          <w:rPr>
            <w:sz w:val="24"/>
            <w:szCs w:val="24"/>
            <w:rPrChange w:id="377" w:author="arend Kouwenaar" w:date="2024-11-05T13:05:00Z" w16du:dateUtc="2024-11-05T18:05:00Z">
              <w:rPr/>
            </w:rPrChange>
          </w:rPr>
          <w:t>late August,</w:t>
        </w:r>
      </w:ins>
      <w:ins w:id="378" w:author="arend Kouwenaar" w:date="2024-11-05T12:54:00Z" w16du:dateUtc="2024-11-05T17:54:00Z">
        <w:r w:rsidR="00414E69" w:rsidRPr="00854B75">
          <w:rPr>
            <w:rStyle w:val="FootnoteReference"/>
            <w:sz w:val="24"/>
            <w:szCs w:val="24"/>
          </w:rPr>
          <w:footnoteReference w:id="3"/>
        </w:r>
      </w:ins>
      <w:ins w:id="381" w:author="arend Kouwenaar" w:date="2024-11-05T12:52:00Z" w16du:dateUtc="2024-11-05T17:52:00Z">
        <w:r w:rsidR="00414E69" w:rsidRPr="00854B75">
          <w:rPr>
            <w:sz w:val="24"/>
            <w:szCs w:val="24"/>
            <w:rPrChange w:id="382" w:author="arend Kouwenaar" w:date="2024-11-05T13:05:00Z" w16du:dateUtc="2024-11-05T18:05:00Z">
              <w:rPr/>
            </w:rPrChange>
          </w:rPr>
          <w:t xml:space="preserve"> the Q3 average is 6.8% and the interbank rate margin is 0</w:t>
        </w:r>
      </w:ins>
      <w:ins w:id="383" w:author="arend Kouwenaar" w:date="2024-11-05T12:53:00Z" w16du:dateUtc="2024-11-05T17:53:00Z">
        <w:r w:rsidR="00414E69" w:rsidRPr="00854B75">
          <w:rPr>
            <w:sz w:val="24"/>
            <w:szCs w:val="24"/>
            <w:rPrChange w:id="384" w:author="arend Kouwenaar" w:date="2024-11-05T13:05:00Z" w16du:dateUtc="2024-11-05T18:05:00Z">
              <w:rPr/>
            </w:rPrChange>
          </w:rPr>
          <w:t xml:space="preserve">.7%. For 2024Q4, we have no prior information on the CBR and therefore did not tune the interest </w:t>
        </w:r>
      </w:ins>
      <w:ins w:id="385" w:author="arend Kouwenaar" w:date="2024-11-05T12:54:00Z" w16du:dateUtc="2024-11-05T17:54:00Z">
        <w:r w:rsidR="00414E69" w:rsidRPr="00854B75">
          <w:rPr>
            <w:sz w:val="24"/>
            <w:szCs w:val="24"/>
            <w:rPrChange w:id="386" w:author="arend Kouwenaar" w:date="2024-11-05T13:05:00Z" w16du:dateUtc="2024-11-05T18:05:00Z">
              <w:rPr/>
            </w:rPrChange>
          </w:rPr>
          <w:t>rate</w:t>
        </w:r>
      </w:ins>
      <w:ins w:id="387" w:author="arend Kouwenaar" w:date="2024-11-05T13:11:00Z" w16du:dateUtc="2024-11-05T18:11:00Z">
        <w:r w:rsidR="00854B75">
          <w:rPr>
            <w:sz w:val="24"/>
            <w:szCs w:val="24"/>
          </w:rPr>
          <w:t xml:space="preserve">, </w:t>
        </w:r>
        <w:r w:rsidR="00854B75" w:rsidRPr="0027799D">
          <w:rPr>
            <w:sz w:val="24"/>
            <w:szCs w:val="24"/>
          </w:rPr>
          <w:t xml:space="preserve">in </w:t>
        </w:r>
        <w:r w:rsidR="00854B75">
          <w:rPr>
            <w:sz w:val="24"/>
            <w:szCs w:val="24"/>
          </w:rPr>
          <w:t>B</w:t>
        </w:r>
        <w:r w:rsidR="00854B75" w:rsidRPr="0027799D">
          <w:rPr>
            <w:sz w:val="24"/>
            <w:szCs w:val="24"/>
          </w:rPr>
          <w:t>aseline</w:t>
        </w:r>
        <w:r w:rsidR="00854B75">
          <w:rPr>
            <w:sz w:val="24"/>
            <w:szCs w:val="24"/>
          </w:rPr>
          <w:t xml:space="preserve"> tune</w:t>
        </w:r>
      </w:ins>
      <w:del w:id="388" w:author="arend Kouwenaar" w:date="2024-11-05T12:54:00Z" w16du:dateUtc="2024-11-05T17:54:00Z">
        <w:r w:rsidRPr="00854B75" w:rsidDel="00414E69">
          <w:rPr>
            <w:sz w:val="24"/>
            <w:szCs w:val="24"/>
            <w:rPrChange w:id="389" w:author="arend Kouwenaar" w:date="2024-11-05T13:05:00Z" w16du:dateUtc="2024-11-05T18:05:00Z">
              <w:rPr/>
            </w:rPrChange>
          </w:rPr>
          <w:delText xml:space="preserve">holds for 3 Mo until </w:delText>
        </w:r>
        <w:r w:rsidR="00600FC3" w:rsidRPr="00854B75" w:rsidDel="00414E69">
          <w:rPr>
            <w:sz w:val="24"/>
            <w:szCs w:val="24"/>
            <w:rPrChange w:id="390" w:author="arend Kouwenaar" w:date="2024-11-05T13:05:00Z" w16du:dateUtc="2024-11-05T18:05:00Z">
              <w:rPr/>
            </w:rPrChange>
          </w:rPr>
          <w:delText>December</w:delText>
        </w:r>
        <w:r w:rsidRPr="00854B75" w:rsidDel="00414E69">
          <w:rPr>
            <w:sz w:val="24"/>
            <w:szCs w:val="24"/>
            <w:rPrChange w:id="391" w:author="arend Kouwenaar" w:date="2024-11-05T13:05:00Z" w16du:dateUtc="2024-11-05T18:05:00Z">
              <w:rPr/>
            </w:rPrChange>
          </w:rPr>
          <w:delText xml:space="preserve"> </w:delText>
        </w:r>
        <w:r w:rsidR="00600FC3" w:rsidRPr="00854B75" w:rsidDel="00414E69">
          <w:rPr>
            <w:sz w:val="24"/>
            <w:szCs w:val="24"/>
            <w:rPrChange w:id="392" w:author="arend Kouwenaar" w:date="2024-11-05T13:05:00Z" w16du:dateUtc="2024-11-05T18:05:00Z">
              <w:rPr/>
            </w:rPrChange>
          </w:rPr>
          <w:delText>2024</w:delText>
        </w:r>
        <w:r w:rsidR="00600FC3" w:rsidRPr="00854B75" w:rsidDel="00414E69">
          <w:rPr>
            <w:rStyle w:val="FootnoteReference"/>
            <w:sz w:val="24"/>
            <w:szCs w:val="24"/>
          </w:rPr>
          <w:footnoteReference w:id="4"/>
        </w:r>
      </w:del>
      <w:ins w:id="395" w:author="arend Kouwenaar" w:date="2024-11-05T13:07:00Z" w16du:dateUtc="2024-11-05T18:07:00Z">
        <w:r w:rsidR="00854B75">
          <w:rPr>
            <w:sz w:val="24"/>
            <w:szCs w:val="24"/>
          </w:rPr>
          <w:t>.</w:t>
        </w:r>
      </w:ins>
      <w:del w:id="396" w:author="arend Kouwenaar" w:date="2024-11-05T12:54:00Z" w16du:dateUtc="2024-11-05T17:54:00Z">
        <w:r w:rsidR="00600FC3" w:rsidRPr="00854B75" w:rsidDel="00414E69">
          <w:rPr>
            <w:sz w:val="24"/>
            <w:szCs w:val="24"/>
            <w:rPrChange w:id="397" w:author="arend Kouwenaar" w:date="2024-11-05T13:05:00Z" w16du:dateUtc="2024-11-05T18:05:00Z">
              <w:rPr/>
            </w:rPrChange>
          </w:rPr>
          <w:delText>.</w:delText>
        </w:r>
      </w:del>
      <w:del w:id="398" w:author="arend Kouwenaar" w:date="2024-11-05T13:06:00Z" w16du:dateUtc="2024-11-05T18:06:00Z">
        <w:r w:rsidR="00600FC3" w:rsidRPr="00854B75" w:rsidDel="00854B75">
          <w:rPr>
            <w:sz w:val="24"/>
            <w:szCs w:val="24"/>
            <w:rPrChange w:id="399" w:author="arend Kouwenaar" w:date="2024-11-05T13:05:00Z" w16du:dateUtc="2024-11-05T18:05:00Z">
              <w:rPr/>
            </w:rPrChange>
          </w:rPr>
          <w:delText xml:space="preserve"> </w:delText>
        </w:r>
      </w:del>
    </w:p>
    <w:p w14:paraId="39514B5B" w14:textId="05061D48" w:rsidR="00125F2E" w:rsidRPr="0027799D" w:rsidRDefault="00600FC3" w:rsidP="0027799D">
      <w:pPr>
        <w:pStyle w:val="ListParagraph"/>
        <w:numPr>
          <w:ilvl w:val="0"/>
          <w:numId w:val="8"/>
        </w:numPr>
        <w:spacing w:line="360" w:lineRule="auto"/>
        <w:rPr>
          <w:sz w:val="24"/>
          <w:szCs w:val="24"/>
        </w:rPr>
      </w:pPr>
      <w:r w:rsidRPr="0027799D">
        <w:rPr>
          <w:b/>
          <w:bCs/>
          <w:sz w:val="24"/>
          <w:szCs w:val="24"/>
        </w:rPr>
        <w:t>GDP:</w:t>
      </w:r>
      <w:r w:rsidRPr="0027799D">
        <w:rPr>
          <w:sz w:val="24"/>
          <w:szCs w:val="24"/>
        </w:rPr>
        <w:t xml:space="preserve"> </w:t>
      </w:r>
      <w:ins w:id="400" w:author="arend Kouwenaar" w:date="2024-11-05T13:07:00Z" w16du:dateUtc="2024-11-05T18:07:00Z">
        <w:r w:rsidR="00854B75">
          <w:rPr>
            <w:sz w:val="24"/>
            <w:szCs w:val="24"/>
          </w:rPr>
          <w:t xml:space="preserve">tuned at </w:t>
        </w:r>
      </w:ins>
      <w:r w:rsidRPr="0027799D">
        <w:rPr>
          <w:sz w:val="24"/>
          <w:szCs w:val="24"/>
        </w:rPr>
        <w:t>7.9</w:t>
      </w:r>
      <w:r w:rsidR="00753307" w:rsidRPr="0027799D">
        <w:rPr>
          <w:sz w:val="24"/>
          <w:szCs w:val="24"/>
        </w:rPr>
        <w:t xml:space="preserve">% </w:t>
      </w:r>
      <w:r w:rsidRPr="0027799D">
        <w:rPr>
          <w:sz w:val="24"/>
          <w:szCs w:val="24"/>
        </w:rPr>
        <w:t>and 5.1</w:t>
      </w:r>
      <w:r w:rsidR="00753307" w:rsidRPr="0027799D">
        <w:rPr>
          <w:sz w:val="24"/>
          <w:szCs w:val="24"/>
        </w:rPr>
        <w:t>%</w:t>
      </w:r>
      <w:r w:rsidRPr="0027799D">
        <w:rPr>
          <w:sz w:val="24"/>
          <w:szCs w:val="24"/>
        </w:rPr>
        <w:t xml:space="preserve"> </w:t>
      </w:r>
      <w:ins w:id="401" w:author="arend Kouwenaar" w:date="2024-11-05T13:08:00Z" w16du:dateUtc="2024-11-05T18:08:00Z">
        <w:r w:rsidR="00854B75">
          <w:rPr>
            <w:sz w:val="24"/>
            <w:szCs w:val="24"/>
          </w:rPr>
          <w:t xml:space="preserve">for </w:t>
        </w:r>
      </w:ins>
      <w:r w:rsidRPr="0027799D">
        <w:rPr>
          <w:sz w:val="24"/>
          <w:szCs w:val="24"/>
        </w:rPr>
        <w:t xml:space="preserve">2024Q 3&amp;4 </w:t>
      </w:r>
      <w:ins w:id="402" w:author="arend Kouwenaar" w:date="2024-11-05T13:07:00Z" w16du:dateUtc="2024-11-05T18:07:00Z">
        <w:r w:rsidR="00854B75">
          <w:rPr>
            <w:sz w:val="24"/>
            <w:szCs w:val="24"/>
          </w:rPr>
          <w:t xml:space="preserve">(d4l_...) using </w:t>
        </w:r>
      </w:ins>
      <w:r w:rsidRPr="0027799D">
        <w:rPr>
          <w:sz w:val="24"/>
          <w:szCs w:val="24"/>
        </w:rPr>
        <w:t>nowcast estimates an</w:t>
      </w:r>
      <w:ins w:id="403" w:author="arend Kouwenaar" w:date="2024-11-05T13:14:00Z" w16du:dateUtc="2024-11-05T18:14:00Z">
        <w:r w:rsidR="00E61949">
          <w:rPr>
            <w:sz w:val="24"/>
            <w:szCs w:val="24"/>
          </w:rPr>
          <w:t>d</w:t>
        </w:r>
      </w:ins>
      <w:del w:id="404" w:author="arend Kouwenaar" w:date="2024-11-05T13:13:00Z" w16du:dateUtc="2024-11-05T18:13:00Z">
        <w:r w:rsidRPr="0027799D" w:rsidDel="00E61949">
          <w:rPr>
            <w:sz w:val="24"/>
            <w:szCs w:val="24"/>
          </w:rPr>
          <w:delText>d</w:delText>
        </w:r>
      </w:del>
      <w:r w:rsidRPr="0027799D">
        <w:rPr>
          <w:sz w:val="24"/>
          <w:szCs w:val="24"/>
        </w:rPr>
        <w:t xml:space="preserve"> </w:t>
      </w:r>
      <w:ins w:id="405" w:author="arend Kouwenaar" w:date="2024-11-05T13:08:00Z" w16du:dateUtc="2024-11-05T18:08:00Z">
        <w:r w:rsidR="00854B75">
          <w:rPr>
            <w:sz w:val="24"/>
            <w:szCs w:val="24"/>
          </w:rPr>
          <w:t xml:space="preserve">with </w:t>
        </w:r>
      </w:ins>
      <w:del w:id="406" w:author="arend Kouwenaar" w:date="2024-11-05T13:08:00Z" w16du:dateUtc="2024-11-05T18:08:00Z">
        <w:r w:rsidRPr="0027799D" w:rsidDel="00854B75">
          <w:rPr>
            <w:sz w:val="24"/>
            <w:szCs w:val="24"/>
          </w:rPr>
          <w:delText xml:space="preserve">corresponding shock </w:delText>
        </w:r>
      </w:del>
      <w:ins w:id="407" w:author="arend Kouwenaar" w:date="2024-11-05T13:08:00Z" w16du:dateUtc="2024-11-05T18:08:00Z">
        <w:r w:rsidR="00854B75">
          <w:rPr>
            <w:sz w:val="24"/>
            <w:szCs w:val="24"/>
          </w:rPr>
          <w:t xml:space="preserve"> </w:t>
        </w:r>
      </w:ins>
      <w:del w:id="408" w:author="arend Kouwenaar" w:date="2024-11-05T13:08:00Z" w16du:dateUtc="2024-11-05T18:08:00Z">
        <w:r w:rsidRPr="0027799D" w:rsidDel="00854B75">
          <w:rPr>
            <w:sz w:val="24"/>
            <w:szCs w:val="24"/>
          </w:rPr>
          <w:delText>(</w:delText>
        </w:r>
      </w:del>
      <w:r w:rsidRPr="0027799D">
        <w:rPr>
          <w:sz w:val="24"/>
          <w:szCs w:val="24"/>
        </w:rPr>
        <w:t>cons_shock</w:t>
      </w:r>
      <w:ins w:id="409" w:author="arend Kouwenaar" w:date="2024-11-05T13:08:00Z" w16du:dateUtc="2024-11-05T18:08:00Z">
        <w:r w:rsidR="00854B75">
          <w:rPr>
            <w:sz w:val="24"/>
            <w:szCs w:val="24"/>
          </w:rPr>
          <w:t xml:space="preserve"> as variable giving in. The </w:t>
        </w:r>
      </w:ins>
      <w:ins w:id="410" w:author="arend Kouwenaar" w:date="2024-11-05T13:09:00Z" w16du:dateUtc="2024-11-05T18:09:00Z">
        <w:r w:rsidR="00854B75">
          <w:rPr>
            <w:sz w:val="24"/>
            <w:szCs w:val="24"/>
          </w:rPr>
          <w:t xml:space="preserve">historical </w:t>
        </w:r>
      </w:ins>
      <w:ins w:id="411" w:author="arend Kouwenaar" w:date="2024-11-05T13:08:00Z" w16du:dateUtc="2024-11-05T18:08:00Z">
        <w:r w:rsidR="00854B75">
          <w:rPr>
            <w:sz w:val="24"/>
            <w:szCs w:val="24"/>
          </w:rPr>
          <w:t>filter</w:t>
        </w:r>
      </w:ins>
      <w:ins w:id="412" w:author="arend Kouwenaar" w:date="2024-11-05T13:14:00Z" w16du:dateUtc="2024-11-05T18:14:00Z">
        <w:r w:rsidR="00E61949">
          <w:rPr>
            <w:sz w:val="24"/>
            <w:szCs w:val="24"/>
          </w:rPr>
          <w:t>,</w:t>
        </w:r>
      </w:ins>
      <w:ins w:id="413" w:author="arend Kouwenaar" w:date="2024-11-05T13:08:00Z" w16du:dateUtc="2024-11-05T18:08:00Z">
        <w:r w:rsidR="00854B75">
          <w:rPr>
            <w:sz w:val="24"/>
            <w:szCs w:val="24"/>
          </w:rPr>
          <w:t xml:space="preserve"> </w:t>
        </w:r>
      </w:ins>
      <w:ins w:id="414" w:author="arend Kouwenaar" w:date="2024-11-05T13:09:00Z" w16du:dateUtc="2024-11-05T18:09:00Z">
        <w:r w:rsidR="00854B75">
          <w:rPr>
            <w:sz w:val="24"/>
            <w:szCs w:val="24"/>
          </w:rPr>
          <w:t xml:space="preserve">extended </w:t>
        </w:r>
      </w:ins>
      <w:ins w:id="415" w:author="arend Kouwenaar" w:date="2024-11-05T13:08:00Z" w16du:dateUtc="2024-11-05T18:08:00Z">
        <w:r w:rsidR="00854B75">
          <w:rPr>
            <w:sz w:val="24"/>
            <w:szCs w:val="24"/>
          </w:rPr>
          <w:t>through 2024Q3-04</w:t>
        </w:r>
      </w:ins>
      <w:ins w:id="416" w:author="arend Kouwenaar" w:date="2024-11-05T13:14:00Z" w16du:dateUtc="2024-11-05T18:14:00Z">
        <w:r w:rsidR="00E61949">
          <w:rPr>
            <w:sz w:val="24"/>
            <w:szCs w:val="24"/>
          </w:rPr>
          <w:t>,</w:t>
        </w:r>
      </w:ins>
      <w:ins w:id="417" w:author="arend Kouwenaar" w:date="2024-11-05T13:08:00Z" w16du:dateUtc="2024-11-05T18:08:00Z">
        <w:r w:rsidR="00854B75">
          <w:rPr>
            <w:sz w:val="24"/>
            <w:szCs w:val="24"/>
          </w:rPr>
          <w:t xml:space="preserve"> </w:t>
        </w:r>
      </w:ins>
      <w:ins w:id="418" w:author="arend Kouwenaar" w:date="2024-11-05T13:09:00Z" w16du:dateUtc="2024-11-05T18:09:00Z">
        <w:r w:rsidR="00854B75">
          <w:rPr>
            <w:sz w:val="24"/>
            <w:szCs w:val="24"/>
          </w:rPr>
          <w:t>also uses these nowcasts and estima</w:t>
        </w:r>
      </w:ins>
      <w:ins w:id="419" w:author="arend Kouwenaar" w:date="2024-11-05T13:10:00Z" w16du:dateUtc="2024-11-05T18:10:00Z">
        <w:r w:rsidR="00854B75">
          <w:rPr>
            <w:sz w:val="24"/>
            <w:szCs w:val="24"/>
          </w:rPr>
          <w:t>te</w:t>
        </w:r>
      </w:ins>
      <w:ins w:id="420" w:author="arend Kouwenaar" w:date="2024-11-05T13:14:00Z" w16du:dateUtc="2024-11-05T18:14:00Z">
        <w:r w:rsidR="00E61949">
          <w:rPr>
            <w:sz w:val="24"/>
            <w:szCs w:val="24"/>
          </w:rPr>
          <w:t>s</w:t>
        </w:r>
      </w:ins>
      <w:ins w:id="421" w:author="arend Kouwenaar" w:date="2024-11-05T13:10:00Z" w16du:dateUtc="2024-11-05T18:10:00Z">
        <w:r w:rsidR="00854B75">
          <w:rPr>
            <w:sz w:val="24"/>
            <w:szCs w:val="24"/>
          </w:rPr>
          <w:t xml:space="preserve"> the other final demand shocks (inv, exp, imp)</w:t>
        </w:r>
      </w:ins>
      <w:ins w:id="422" w:author="arend Kouwenaar" w:date="2024-11-05T13:14:00Z" w16du:dateUtc="2024-11-05T18:14:00Z">
        <w:r w:rsidR="00E61949">
          <w:rPr>
            <w:sz w:val="24"/>
            <w:szCs w:val="24"/>
          </w:rPr>
          <w:t xml:space="preserve"> (</w:t>
        </w:r>
      </w:ins>
      <w:ins w:id="423" w:author="arend Kouwenaar" w:date="2024-11-05T13:11:00Z" w16du:dateUtc="2024-11-05T18:11:00Z">
        <w:r w:rsidR="00854B75">
          <w:rPr>
            <w:sz w:val="24"/>
            <w:szCs w:val="24"/>
          </w:rPr>
          <w:t>in Historical tune</w:t>
        </w:r>
      </w:ins>
      <w:ins w:id="424" w:author="arend Kouwenaar" w:date="2024-11-05T13:14:00Z" w16du:dateUtc="2024-11-05T18:14:00Z">
        <w:r w:rsidR="00E61949">
          <w:rPr>
            <w:sz w:val="24"/>
            <w:szCs w:val="24"/>
          </w:rPr>
          <w:t>)</w:t>
        </w:r>
      </w:ins>
      <w:ins w:id="425" w:author="arend Kouwenaar" w:date="2024-11-05T13:10:00Z" w16du:dateUtc="2024-11-05T18:10:00Z">
        <w:r w:rsidR="00854B75">
          <w:rPr>
            <w:sz w:val="24"/>
            <w:szCs w:val="24"/>
          </w:rPr>
          <w:t>. These shocks are then soft-tuned in the forecast</w:t>
        </w:r>
      </w:ins>
      <w:ins w:id="426" w:author="arend Kouwenaar" w:date="2024-11-05T13:14:00Z" w16du:dateUtc="2024-11-05T18:14:00Z">
        <w:r w:rsidR="00E61949">
          <w:rPr>
            <w:sz w:val="24"/>
            <w:szCs w:val="24"/>
          </w:rPr>
          <w:t xml:space="preserve"> (in Base</w:t>
        </w:r>
      </w:ins>
      <w:ins w:id="427" w:author="arend Kouwenaar" w:date="2024-11-05T13:15:00Z" w16du:dateUtc="2024-11-05T18:15:00Z">
        <w:r w:rsidR="00E61949">
          <w:rPr>
            <w:sz w:val="24"/>
            <w:szCs w:val="24"/>
          </w:rPr>
          <w:t>line)</w:t>
        </w:r>
      </w:ins>
      <w:ins w:id="428" w:author="arend Kouwenaar" w:date="2024-11-05T13:11:00Z" w16du:dateUtc="2024-11-05T18:11:00Z">
        <w:r w:rsidR="00E61949">
          <w:rPr>
            <w:sz w:val="24"/>
            <w:szCs w:val="24"/>
          </w:rPr>
          <w:t xml:space="preserve">, </w:t>
        </w:r>
      </w:ins>
      <w:ins w:id="429" w:author="arend Kouwenaar" w:date="2024-11-05T13:12:00Z" w16du:dateUtc="2024-11-05T18:12:00Z">
        <w:r w:rsidR="00E61949">
          <w:rPr>
            <w:sz w:val="24"/>
            <w:szCs w:val="24"/>
          </w:rPr>
          <w:t xml:space="preserve">allowing the GDP nowcast to be spread over consumption, </w:t>
        </w:r>
      </w:ins>
      <w:ins w:id="430" w:author="arend Kouwenaar" w:date="2024-11-05T13:15:00Z" w16du:dateUtc="2024-11-05T18:15:00Z">
        <w:r w:rsidR="00E61949">
          <w:rPr>
            <w:sz w:val="24"/>
            <w:szCs w:val="24"/>
          </w:rPr>
          <w:t>investment</w:t>
        </w:r>
      </w:ins>
      <w:ins w:id="431" w:author="arend Kouwenaar" w:date="2024-11-05T13:12:00Z" w16du:dateUtc="2024-11-05T18:12:00Z">
        <w:r w:rsidR="00E61949">
          <w:rPr>
            <w:sz w:val="24"/>
            <w:szCs w:val="24"/>
          </w:rPr>
          <w:t xml:space="preserve">, </w:t>
        </w:r>
      </w:ins>
      <w:ins w:id="432" w:author="arend Kouwenaar" w:date="2024-11-05T13:15:00Z" w16du:dateUtc="2024-11-05T18:15:00Z">
        <w:r w:rsidR="00E61949">
          <w:rPr>
            <w:sz w:val="24"/>
            <w:szCs w:val="24"/>
          </w:rPr>
          <w:t>exports</w:t>
        </w:r>
      </w:ins>
      <w:ins w:id="433" w:author="arend Kouwenaar" w:date="2024-11-05T13:16:00Z" w16du:dateUtc="2024-11-05T18:16:00Z">
        <w:r w:rsidR="00AF616B">
          <w:rPr>
            <w:sz w:val="24"/>
            <w:szCs w:val="24"/>
          </w:rPr>
          <w:t>, and imports</w:t>
        </w:r>
      </w:ins>
      <w:ins w:id="434" w:author="arend Kouwenaar" w:date="2024-11-05T13:12:00Z" w16du:dateUtc="2024-11-05T18:12:00Z">
        <w:r w:rsidR="00E61949">
          <w:rPr>
            <w:sz w:val="24"/>
            <w:szCs w:val="24"/>
          </w:rPr>
          <w:t xml:space="preserve"> </w:t>
        </w:r>
      </w:ins>
      <w:ins w:id="435" w:author="arend Kouwenaar" w:date="2024-11-05T13:13:00Z" w16du:dateUtc="2024-11-05T18:13:00Z">
        <w:r w:rsidR="00E61949">
          <w:rPr>
            <w:sz w:val="24"/>
            <w:szCs w:val="24"/>
          </w:rPr>
          <w:t xml:space="preserve">based on the endogenous shock for consumption and the tuned shocks for  the other three. </w:t>
        </w:r>
      </w:ins>
      <w:del w:id="436" w:author="arend Kouwenaar" w:date="2024-11-05T13:08:00Z" w16du:dateUtc="2024-11-05T18:08:00Z">
        <w:r w:rsidRPr="0027799D" w:rsidDel="00854B75">
          <w:rPr>
            <w:sz w:val="24"/>
            <w:szCs w:val="24"/>
          </w:rPr>
          <w:delText xml:space="preserve">) </w:delText>
        </w:r>
      </w:del>
      <w:del w:id="437" w:author="arend Kouwenaar" w:date="2024-11-05T13:13:00Z" w16du:dateUtc="2024-11-05T18:13:00Z">
        <w:r w:rsidRPr="0027799D" w:rsidDel="00E61949">
          <w:rPr>
            <w:sz w:val="24"/>
            <w:szCs w:val="24"/>
          </w:rPr>
          <w:delText>distributed among components nowcast –</w:delText>
        </w:r>
        <w:r w:rsidRPr="0027799D" w:rsidDel="00E61949">
          <w:rPr>
            <w:b/>
            <w:bCs/>
            <w:sz w:val="24"/>
            <w:szCs w:val="24"/>
          </w:rPr>
          <w:delText>extended filter</w:delText>
        </w:r>
        <w:r w:rsidR="00125F2E" w:rsidRPr="0027799D" w:rsidDel="00E61949">
          <w:rPr>
            <w:b/>
            <w:bCs/>
            <w:sz w:val="24"/>
            <w:szCs w:val="24"/>
          </w:rPr>
          <w:delText>.</w:delText>
        </w:r>
      </w:del>
    </w:p>
    <w:p w14:paraId="136BE4E5" w14:textId="30007E1E" w:rsidR="00FC178E" w:rsidRPr="00E61949" w:rsidRDefault="00600FC3" w:rsidP="0027799D">
      <w:pPr>
        <w:pStyle w:val="ListParagraph"/>
        <w:numPr>
          <w:ilvl w:val="0"/>
          <w:numId w:val="8"/>
        </w:numPr>
        <w:spacing w:line="360" w:lineRule="auto"/>
        <w:rPr>
          <w:sz w:val="24"/>
          <w:szCs w:val="24"/>
        </w:rPr>
      </w:pPr>
      <w:r w:rsidRPr="00E61949">
        <w:rPr>
          <w:b/>
          <w:bCs/>
          <w:sz w:val="24"/>
          <w:szCs w:val="24"/>
        </w:rPr>
        <w:lastRenderedPageBreak/>
        <w:t>F</w:t>
      </w:r>
      <w:r w:rsidR="00FC178E" w:rsidRPr="00E61949">
        <w:rPr>
          <w:b/>
          <w:bCs/>
          <w:sz w:val="24"/>
          <w:szCs w:val="24"/>
        </w:rPr>
        <w:t>iscal</w:t>
      </w:r>
      <w:r w:rsidRPr="00E61949">
        <w:rPr>
          <w:sz w:val="24"/>
          <w:szCs w:val="24"/>
        </w:rPr>
        <w:t xml:space="preserve">: Govt revenue </w:t>
      </w:r>
      <w:r w:rsidR="00997C9E" w:rsidRPr="00E61949">
        <w:rPr>
          <w:sz w:val="24"/>
          <w:szCs w:val="24"/>
        </w:rPr>
        <w:t xml:space="preserve">(grev) </w:t>
      </w:r>
      <w:r w:rsidRPr="00E61949">
        <w:rPr>
          <w:sz w:val="24"/>
          <w:szCs w:val="24"/>
        </w:rPr>
        <w:t xml:space="preserve">and deficit (def_y) </w:t>
      </w:r>
      <w:r w:rsidR="00753307" w:rsidRPr="00E61949">
        <w:rPr>
          <w:sz w:val="24"/>
          <w:szCs w:val="24"/>
        </w:rPr>
        <w:t>exogenously take the path agreed in IMF PCI program and returns to a sustainable level post-program (</w:t>
      </w:r>
      <w:r w:rsidR="00753307" w:rsidRPr="00E61949">
        <w:rPr>
          <w:sz w:val="24"/>
          <w:szCs w:val="24"/>
          <w:rPrChange w:id="438" w:author="arend Kouwenaar" w:date="2024-11-05T13:15:00Z" w16du:dateUtc="2024-11-05T18:15:00Z">
            <w:rPr/>
          </w:rPrChange>
        </w:rPr>
        <w:t>gradually moving toward a sustainable deficit of 5% of GDP (7.5% excl. grants)</w:t>
      </w:r>
      <w:r w:rsidR="00300317" w:rsidRPr="00E61949">
        <w:rPr>
          <w:sz w:val="24"/>
          <w:szCs w:val="24"/>
        </w:rPr>
        <w:t>.</w:t>
      </w:r>
    </w:p>
    <w:p w14:paraId="45A52F1F" w14:textId="1282DF39" w:rsidR="00753307" w:rsidRPr="00E61949" w:rsidRDefault="00753307" w:rsidP="0027799D">
      <w:pPr>
        <w:pStyle w:val="ListParagraph"/>
        <w:numPr>
          <w:ilvl w:val="0"/>
          <w:numId w:val="8"/>
        </w:numPr>
        <w:spacing w:line="360" w:lineRule="auto"/>
        <w:rPr>
          <w:sz w:val="24"/>
          <w:szCs w:val="24"/>
        </w:rPr>
      </w:pPr>
      <w:r w:rsidRPr="00E61949">
        <w:rPr>
          <w:sz w:val="24"/>
          <w:szCs w:val="24"/>
        </w:rPr>
        <w:t>For example (in baseline):</w:t>
      </w:r>
    </w:p>
    <w:p w14:paraId="062F6321" w14:textId="791A2E19" w:rsidR="0027799D" w:rsidRPr="0027799D" w:rsidRDefault="0027799D" w:rsidP="0027799D">
      <w:pPr>
        <w:spacing w:after="0" w:line="240" w:lineRule="auto"/>
        <w:ind w:firstLine="0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  <w:r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 xml:space="preserve">Revenue: </w:t>
      </w:r>
      <w:r w:rsidR="00753307" w:rsidRPr="00753307"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>rngExog = qq(2024, 3): qq(2027, 1);</w:t>
      </w:r>
      <w:r w:rsidR="00753307" w:rsidRPr="0027799D"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 xml:space="preserve"> </w:t>
      </w:r>
    </w:p>
    <w:p w14:paraId="07684C4C" w14:textId="52F08B17" w:rsidR="00125F2E" w:rsidRPr="0027799D" w:rsidRDefault="0027799D" w:rsidP="0027799D">
      <w:pPr>
        <w:spacing w:after="0" w:line="240" w:lineRule="auto"/>
        <w:ind w:firstLine="0"/>
        <w:rPr>
          <w:rFonts w:ascii="Consolas" w:eastAsia="Times New Roman" w:hAnsi="Consolas" w:cs="Times New Roman"/>
          <w:kern w:val="0"/>
          <w:sz w:val="14"/>
          <w:szCs w:val="14"/>
          <w14:ligatures w14:val="none"/>
        </w:rPr>
      </w:pPr>
      <w:r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 xml:space="preserve">         </w:t>
      </w:r>
      <w:r w:rsidR="00753307" w:rsidRPr="00753307"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 xml:space="preserve">tunes.grev_y(rngExog) = </w:t>
      </w:r>
      <w:r w:rsidR="00753307" w:rsidRPr="00753307">
        <w:rPr>
          <w:rFonts w:ascii="Consolas" w:eastAsia="Times New Roman" w:hAnsi="Consolas" w:cs="Times New Roman"/>
          <w:kern w:val="0"/>
          <w:sz w:val="14"/>
          <w:szCs w:val="14"/>
          <w14:ligatures w14:val="none"/>
        </w:rPr>
        <w:t>[18.1, 18.3, 18.5, 18.7, 19.1, 19.4, 19.7, 19.8, 19.85, 19.9,</w:t>
      </w:r>
      <w:r>
        <w:rPr>
          <w:rFonts w:ascii="Consolas" w:eastAsia="Times New Roman" w:hAnsi="Consolas" w:cs="Times New Roman"/>
          <w:kern w:val="0"/>
          <w:sz w:val="14"/>
          <w:szCs w:val="14"/>
          <w14:ligatures w14:val="none"/>
        </w:rPr>
        <w:t xml:space="preserve"> </w:t>
      </w:r>
      <w:r w:rsidR="00753307" w:rsidRPr="00753307">
        <w:rPr>
          <w:rFonts w:ascii="Consolas" w:eastAsia="Times New Roman" w:hAnsi="Consolas" w:cs="Times New Roman"/>
          <w:kern w:val="0"/>
          <w:sz w:val="14"/>
          <w:szCs w:val="14"/>
          <w14:ligatures w14:val="none"/>
        </w:rPr>
        <w:t>20.0];</w:t>
      </w:r>
    </w:p>
    <w:p w14:paraId="2DA29494" w14:textId="289EC4F4" w:rsidR="00753307" w:rsidRPr="00753307" w:rsidRDefault="0027799D" w:rsidP="0027799D">
      <w:pPr>
        <w:spacing w:after="0" w:line="240" w:lineRule="auto"/>
        <w:ind w:firstLine="0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  <w:r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 xml:space="preserve">Deficit: </w:t>
      </w:r>
      <w:r w:rsidR="00753307" w:rsidRPr="00753307"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>rngExog = qq(2024,</w:t>
      </w:r>
      <w:r w:rsidR="00753307"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 xml:space="preserve"> </w:t>
      </w:r>
      <w:r w:rsidR="00753307" w:rsidRPr="00753307"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>3) : qq(2026, 2);</w:t>
      </w:r>
    </w:p>
    <w:p w14:paraId="7E3FB8B4" w14:textId="77FC0D8F" w:rsidR="00B635BE" w:rsidRPr="004F77A9" w:rsidRDefault="0027799D" w:rsidP="004F77A9">
      <w:pPr>
        <w:spacing w:after="0" w:line="240" w:lineRule="auto"/>
        <w:ind w:firstLine="0"/>
        <w:rPr>
          <w:sz w:val="24"/>
          <w:szCs w:val="24"/>
        </w:rPr>
      </w:pPr>
      <w:r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 xml:space="preserve">         </w:t>
      </w:r>
      <w:r w:rsidR="00753307" w:rsidRPr="00753307"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>tunes.def_y(rngExog) = [8.7, 8.7, 9.1, 9.1, 7.8, 7.7, 7.5, 7.4];</w:t>
      </w:r>
    </w:p>
    <w:sectPr w:rsidR="00B635BE" w:rsidRPr="004F77A9" w:rsidSect="004028B9">
      <w:footerReference w:type="default" r:id="rId8"/>
      <w:pgSz w:w="12240" w:h="15840"/>
      <w:pgMar w:top="90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56B7535" w14:textId="77777777" w:rsidR="00487711" w:rsidRDefault="00487711" w:rsidP="00515A33">
      <w:pPr>
        <w:spacing w:after="0" w:line="240" w:lineRule="auto"/>
      </w:pPr>
      <w:r>
        <w:separator/>
      </w:r>
    </w:p>
  </w:endnote>
  <w:endnote w:type="continuationSeparator" w:id="0">
    <w:p w14:paraId="6067D701" w14:textId="77777777" w:rsidR="00487711" w:rsidRDefault="00487711" w:rsidP="00515A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24665207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1CE8049" w14:textId="4B2821DF" w:rsidR="00515A33" w:rsidRDefault="00515A3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1F15BB9" w14:textId="77777777" w:rsidR="00515A33" w:rsidRDefault="00515A3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5CA8EDC" w14:textId="77777777" w:rsidR="00487711" w:rsidRDefault="00487711" w:rsidP="00515A33">
      <w:pPr>
        <w:spacing w:after="0" w:line="240" w:lineRule="auto"/>
      </w:pPr>
      <w:r>
        <w:separator/>
      </w:r>
    </w:p>
  </w:footnote>
  <w:footnote w:type="continuationSeparator" w:id="0">
    <w:p w14:paraId="7069B8DF" w14:textId="77777777" w:rsidR="00487711" w:rsidRDefault="00487711" w:rsidP="00515A33">
      <w:pPr>
        <w:spacing w:after="0" w:line="240" w:lineRule="auto"/>
      </w:pPr>
      <w:r>
        <w:continuationSeparator/>
      </w:r>
    </w:p>
  </w:footnote>
  <w:footnote w:id="1">
    <w:p w14:paraId="58CDF75C" w14:textId="77777777" w:rsidR="009337DF" w:rsidRPr="009337DF" w:rsidRDefault="009337DF" w:rsidP="009337DF">
      <w:pPr>
        <w:pStyle w:val="FootnoteText"/>
        <w:rPr>
          <w:ins w:id="19" w:author="arend Kouwenaar" w:date="2024-11-05T12:56:00Z" w16du:dateUtc="2024-11-05T17:56:00Z"/>
          <w:sz w:val="18"/>
          <w:szCs w:val="18"/>
        </w:rPr>
      </w:pPr>
      <w:ins w:id="20" w:author="arend Kouwenaar" w:date="2024-11-05T12:56:00Z" w16du:dateUtc="2024-11-05T17:56:00Z">
        <w:r w:rsidRPr="009337DF">
          <w:rPr>
            <w:sz w:val="18"/>
            <w:szCs w:val="18"/>
          </w:rPr>
          <w:footnoteRef/>
        </w:r>
        <w:r w:rsidRPr="009337DF">
          <w:rPr>
            <w:sz w:val="18"/>
            <w:szCs w:val="18"/>
          </w:rPr>
          <w:t xml:space="preserve"> There is also a draft March 2024 round).</w:t>
        </w:r>
      </w:ins>
    </w:p>
  </w:footnote>
  <w:footnote w:id="2">
    <w:p w14:paraId="13EEF8A8" w14:textId="0060614F" w:rsidR="00EB7D41" w:rsidRPr="00E547F2" w:rsidRDefault="00EB7D41" w:rsidP="00E64231">
      <w:pPr>
        <w:pStyle w:val="FootnoteText"/>
        <w:ind w:left="0" w:firstLine="0"/>
        <w:jc w:val="both"/>
      </w:pPr>
      <w:r w:rsidRPr="00E64231">
        <w:rPr>
          <w:rStyle w:val="FootnoteReference"/>
          <w:sz w:val="18"/>
          <w:szCs w:val="18"/>
          <w:rPrChange w:id="51" w:author="arend Kouwenaar" w:date="2024-11-05T12:28:00Z" w16du:dateUtc="2024-11-05T17:28:00Z">
            <w:rPr>
              <w:rStyle w:val="FootnoteReference"/>
              <w:sz w:val="16"/>
              <w:szCs w:val="16"/>
            </w:rPr>
          </w:rPrChange>
        </w:rPr>
        <w:footnoteRef/>
      </w:r>
      <w:r w:rsidRPr="00E64231">
        <w:rPr>
          <w:sz w:val="18"/>
          <w:szCs w:val="18"/>
          <w:rPrChange w:id="52" w:author="arend Kouwenaar" w:date="2024-11-05T12:28:00Z" w16du:dateUtc="2024-11-05T17:28:00Z">
            <w:rPr>
              <w:sz w:val="16"/>
              <w:szCs w:val="16"/>
            </w:rPr>
          </w:rPrChange>
        </w:rPr>
        <w:t xml:space="preserve"> The observations for the foreign CPI (obs_l_cpistar) have not changed much and seem the same in both forecast</w:t>
      </w:r>
      <w:r w:rsidR="00E547F2" w:rsidRPr="00E64231">
        <w:rPr>
          <w:sz w:val="18"/>
          <w:szCs w:val="18"/>
          <w:rPrChange w:id="53" w:author="arend Kouwenaar" w:date="2024-11-05T12:28:00Z" w16du:dateUtc="2024-11-05T17:28:00Z">
            <w:rPr>
              <w:sz w:val="16"/>
              <w:szCs w:val="16"/>
            </w:rPr>
          </w:rPrChange>
        </w:rPr>
        <w:t xml:space="preserve"> </w:t>
      </w:r>
      <w:r w:rsidRPr="00E64231">
        <w:rPr>
          <w:sz w:val="18"/>
          <w:szCs w:val="18"/>
          <w:rPrChange w:id="54" w:author="arend Kouwenaar" w:date="2024-11-05T12:28:00Z" w16du:dateUtc="2024-11-05T17:28:00Z">
            <w:rPr>
              <w:sz w:val="16"/>
              <w:szCs w:val="16"/>
            </w:rPr>
          </w:rPrChange>
        </w:rPr>
        <w:t xml:space="preserve">rounds except in the </w:t>
      </w:r>
      <w:del w:id="55" w:author="arend Kouwenaar" w:date="2024-11-05T12:27:00Z" w16du:dateUtc="2024-11-05T17:27:00Z">
        <w:r w:rsidRPr="00E64231" w:rsidDel="00E64231">
          <w:rPr>
            <w:sz w:val="18"/>
            <w:szCs w:val="18"/>
            <w:rPrChange w:id="56" w:author="arend Kouwenaar" w:date="2024-11-05T12:28:00Z" w16du:dateUtc="2024-11-05T17:28:00Z">
              <w:rPr>
                <w:sz w:val="16"/>
                <w:szCs w:val="16"/>
              </w:rPr>
            </w:rPrChange>
          </w:rPr>
          <w:delText>last</w:delText>
        </w:r>
      </w:del>
      <w:r w:rsidRPr="00E64231">
        <w:rPr>
          <w:sz w:val="18"/>
          <w:szCs w:val="18"/>
          <w:rPrChange w:id="57" w:author="arend Kouwenaar" w:date="2024-11-05T12:28:00Z" w16du:dateUtc="2024-11-05T17:28:00Z">
            <w:rPr>
              <w:sz w:val="16"/>
              <w:szCs w:val="16"/>
            </w:rPr>
          </w:rPrChange>
        </w:rPr>
        <w:t xml:space="preserve"> Q1</w:t>
      </w:r>
      <w:ins w:id="58" w:author="arend Kouwenaar" w:date="2024-11-05T12:27:00Z" w16du:dateUtc="2024-11-05T17:27:00Z">
        <w:r w:rsidR="00E64231" w:rsidRPr="00E64231">
          <w:rPr>
            <w:sz w:val="18"/>
            <w:szCs w:val="18"/>
            <w:rPrChange w:id="59" w:author="arend Kouwenaar" w:date="2024-11-05T12:28:00Z" w16du:dateUtc="2024-11-05T17:28:00Z">
              <w:rPr>
                <w:sz w:val="16"/>
                <w:szCs w:val="16"/>
              </w:rPr>
            </w:rPrChange>
          </w:rPr>
          <w:t>-</w:t>
        </w:r>
      </w:ins>
      <w:ins w:id="60" w:author="arend Kouwenaar" w:date="2024-11-05T12:28:00Z" w16du:dateUtc="2024-11-05T17:28:00Z">
        <w:r w:rsidR="00E64231" w:rsidRPr="00E64231">
          <w:rPr>
            <w:sz w:val="18"/>
            <w:szCs w:val="18"/>
            <w:rPrChange w:id="61" w:author="arend Kouwenaar" w:date="2024-11-05T12:28:00Z" w16du:dateUtc="2024-11-05T17:28:00Z">
              <w:rPr>
                <w:sz w:val="16"/>
                <w:szCs w:val="16"/>
              </w:rPr>
            </w:rPrChange>
          </w:rPr>
          <w:t>2</w:t>
        </w:r>
      </w:ins>
      <w:del w:id="62" w:author="arend Kouwenaar" w:date="2024-11-05T12:27:00Z" w16du:dateUtc="2024-11-05T17:27:00Z">
        <w:r w:rsidRPr="00E64231" w:rsidDel="00E64231">
          <w:rPr>
            <w:sz w:val="18"/>
            <w:szCs w:val="18"/>
            <w:rPrChange w:id="63" w:author="arend Kouwenaar" w:date="2024-11-05T12:28:00Z" w16du:dateUtc="2024-11-05T17:28:00Z">
              <w:rPr>
                <w:sz w:val="16"/>
                <w:szCs w:val="16"/>
              </w:rPr>
            </w:rPrChange>
          </w:rPr>
          <w:delText xml:space="preserve"> </w:delText>
        </w:r>
      </w:del>
      <w:del w:id="64" w:author="arend Kouwenaar" w:date="2024-11-05T12:28:00Z" w16du:dateUtc="2024-11-05T17:28:00Z">
        <w:r w:rsidRPr="00E64231" w:rsidDel="00E64231">
          <w:rPr>
            <w:sz w:val="18"/>
            <w:szCs w:val="18"/>
            <w:rPrChange w:id="65" w:author="arend Kouwenaar" w:date="2024-11-05T12:28:00Z" w16du:dateUtc="2024-11-05T17:28:00Z">
              <w:rPr>
                <w:sz w:val="16"/>
                <w:szCs w:val="16"/>
              </w:rPr>
            </w:rPrChange>
          </w:rPr>
          <w:delText>and Q2</w:delText>
        </w:r>
      </w:del>
      <w:r w:rsidRPr="00E64231">
        <w:rPr>
          <w:sz w:val="18"/>
          <w:szCs w:val="18"/>
          <w:rPrChange w:id="66" w:author="arend Kouwenaar" w:date="2024-11-05T12:28:00Z" w16du:dateUtc="2024-11-05T17:28:00Z">
            <w:rPr>
              <w:sz w:val="16"/>
              <w:szCs w:val="16"/>
            </w:rPr>
          </w:rPrChange>
        </w:rPr>
        <w:t xml:space="preserve"> of 2023 where obs_l_CPI_star </w:t>
      </w:r>
      <w:ins w:id="67" w:author="arend Kouwenaar" w:date="2024-11-05T12:28:00Z" w16du:dateUtc="2024-11-05T17:28:00Z">
        <w:r w:rsidR="00E64231" w:rsidRPr="00E64231">
          <w:rPr>
            <w:sz w:val="18"/>
            <w:szCs w:val="18"/>
            <w:rPrChange w:id="68" w:author="arend Kouwenaar" w:date="2024-11-05T12:28:00Z" w16du:dateUtc="2024-11-05T17:28:00Z">
              <w:rPr>
                <w:sz w:val="16"/>
                <w:szCs w:val="16"/>
              </w:rPr>
            </w:rPrChange>
          </w:rPr>
          <w:t xml:space="preserve">were </w:t>
        </w:r>
      </w:ins>
      <w:del w:id="69" w:author="arend Kouwenaar" w:date="2024-11-05T12:28:00Z" w16du:dateUtc="2024-11-05T17:28:00Z">
        <w:r w:rsidRPr="00E64231" w:rsidDel="00E64231">
          <w:rPr>
            <w:sz w:val="18"/>
            <w:szCs w:val="18"/>
            <w:rPrChange w:id="70" w:author="arend Kouwenaar" w:date="2024-11-05T12:28:00Z" w16du:dateUtc="2024-11-05T17:28:00Z">
              <w:rPr>
                <w:sz w:val="16"/>
                <w:szCs w:val="16"/>
              </w:rPr>
            </w:rPrChange>
          </w:rPr>
          <w:delText>over-shot</w:delText>
        </w:r>
      </w:del>
      <w:r w:rsidRPr="00E64231">
        <w:rPr>
          <w:sz w:val="18"/>
          <w:szCs w:val="18"/>
          <w:rPrChange w:id="71" w:author="arend Kouwenaar" w:date="2024-11-05T12:28:00Z" w16du:dateUtc="2024-11-05T17:28:00Z">
            <w:rPr>
              <w:sz w:val="16"/>
              <w:szCs w:val="16"/>
            </w:rPr>
          </w:rPrChange>
        </w:rPr>
        <w:t xml:space="preserve"> a little higher. Likewise, </w:t>
      </w:r>
      <w:ins w:id="72" w:author="arend Kouwenaar" w:date="2024-11-05T12:29:00Z" w16du:dateUtc="2024-11-05T17:29:00Z">
        <w:r w:rsidR="00E64231">
          <w:rPr>
            <w:sz w:val="18"/>
            <w:szCs w:val="18"/>
          </w:rPr>
          <w:t xml:space="preserve">there are </w:t>
        </w:r>
      </w:ins>
      <w:del w:id="73" w:author="arend Kouwenaar" w:date="2024-11-05T12:28:00Z" w16du:dateUtc="2024-11-05T17:28:00Z">
        <w:r w:rsidRPr="00E64231" w:rsidDel="00E64231">
          <w:rPr>
            <w:sz w:val="18"/>
            <w:szCs w:val="18"/>
            <w:rPrChange w:id="74" w:author="arend Kouwenaar" w:date="2024-11-05T12:28:00Z" w16du:dateUtc="2024-11-05T17:28:00Z">
              <w:rPr>
                <w:sz w:val="16"/>
                <w:szCs w:val="16"/>
              </w:rPr>
            </w:rPrChange>
          </w:rPr>
          <w:delText>some other</w:delText>
        </w:r>
      </w:del>
      <w:r w:rsidRPr="00E64231">
        <w:rPr>
          <w:sz w:val="18"/>
          <w:szCs w:val="18"/>
          <w:rPrChange w:id="75" w:author="arend Kouwenaar" w:date="2024-11-05T12:28:00Z" w16du:dateUtc="2024-11-05T17:28:00Z">
            <w:rPr>
              <w:sz w:val="16"/>
              <w:szCs w:val="16"/>
            </w:rPr>
          </w:rPrChange>
        </w:rPr>
        <w:t xml:space="preserve"> </w:t>
      </w:r>
      <w:ins w:id="76" w:author="arend Kouwenaar" w:date="2024-11-05T12:29:00Z" w16du:dateUtc="2024-11-05T17:29:00Z">
        <w:r w:rsidR="00E64231">
          <w:rPr>
            <w:sz w:val="18"/>
            <w:szCs w:val="18"/>
          </w:rPr>
          <w:t xml:space="preserve">small </w:t>
        </w:r>
      </w:ins>
      <w:r w:rsidRPr="00E64231">
        <w:rPr>
          <w:sz w:val="18"/>
          <w:szCs w:val="18"/>
          <w:rPrChange w:id="77" w:author="arend Kouwenaar" w:date="2024-11-05T12:28:00Z" w16du:dateUtc="2024-11-05T17:28:00Z">
            <w:rPr>
              <w:sz w:val="16"/>
              <w:szCs w:val="16"/>
            </w:rPr>
          </w:rPrChange>
        </w:rPr>
        <w:t>changes</w:t>
      </w:r>
      <w:ins w:id="78" w:author="arend Kouwenaar" w:date="2024-11-05T12:30:00Z" w16du:dateUtc="2024-11-05T17:30:00Z">
        <w:r w:rsidR="00E64231">
          <w:rPr>
            <w:sz w:val="18"/>
            <w:szCs w:val="18"/>
          </w:rPr>
          <w:t xml:space="preserve"> </w:t>
        </w:r>
      </w:ins>
      <w:del w:id="79" w:author="arend Kouwenaar" w:date="2024-11-05T12:30:00Z" w16du:dateUtc="2024-11-05T17:30:00Z">
        <w:r w:rsidRPr="00E64231" w:rsidDel="00E64231">
          <w:rPr>
            <w:sz w:val="18"/>
            <w:szCs w:val="18"/>
            <w:rPrChange w:id="80" w:author="arend Kouwenaar" w:date="2024-11-05T12:28:00Z" w16du:dateUtc="2024-11-05T17:28:00Z">
              <w:rPr>
                <w:sz w:val="16"/>
                <w:szCs w:val="16"/>
              </w:rPr>
            </w:rPrChange>
          </w:rPr>
          <w:delText xml:space="preserve"> could be observed</w:delText>
        </w:r>
      </w:del>
      <w:r w:rsidRPr="00E64231">
        <w:rPr>
          <w:sz w:val="18"/>
          <w:szCs w:val="18"/>
          <w:rPrChange w:id="81" w:author="arend Kouwenaar" w:date="2024-11-05T12:28:00Z" w16du:dateUtc="2024-11-05T17:28:00Z">
            <w:rPr>
              <w:sz w:val="16"/>
              <w:szCs w:val="16"/>
            </w:rPr>
          </w:rPrChange>
        </w:rPr>
        <w:t xml:space="preserve"> in the foreign energy price gap (obs_l_rp_enerstar_gap), foreign energy price (obs_l_enerstar), foreign interest rate (obs_istar), and </w:t>
      </w:r>
      <w:r w:rsidR="0027799D" w:rsidRPr="00E64231">
        <w:rPr>
          <w:sz w:val="18"/>
          <w:szCs w:val="18"/>
          <w:rPrChange w:id="82" w:author="arend Kouwenaar" w:date="2024-11-05T12:28:00Z" w16du:dateUtc="2024-11-05T17:28:00Z">
            <w:rPr>
              <w:sz w:val="16"/>
              <w:szCs w:val="16"/>
            </w:rPr>
          </w:rPrChange>
        </w:rPr>
        <w:t>f</w:t>
      </w:r>
      <w:r w:rsidRPr="00E64231">
        <w:rPr>
          <w:sz w:val="18"/>
          <w:szCs w:val="18"/>
          <w:rPrChange w:id="83" w:author="arend Kouwenaar" w:date="2024-11-05T12:28:00Z" w16du:dateUtc="2024-11-05T17:28:00Z">
            <w:rPr>
              <w:sz w:val="16"/>
              <w:szCs w:val="16"/>
            </w:rPr>
          </w:rPrChange>
        </w:rPr>
        <w:t xml:space="preserve">oreign </w:t>
      </w:r>
      <w:ins w:id="84" w:author="arend Kouwenaar" w:date="2024-11-05T12:29:00Z" w16du:dateUtc="2024-11-05T17:29:00Z">
        <w:r w:rsidR="00E64231">
          <w:rPr>
            <w:sz w:val="18"/>
            <w:szCs w:val="18"/>
          </w:rPr>
          <w:t xml:space="preserve">relative </w:t>
        </w:r>
      </w:ins>
      <w:r w:rsidRPr="00E64231">
        <w:rPr>
          <w:sz w:val="18"/>
          <w:szCs w:val="18"/>
          <w:rPrChange w:id="85" w:author="arend Kouwenaar" w:date="2024-11-05T12:28:00Z" w16du:dateUtc="2024-11-05T17:28:00Z">
            <w:rPr>
              <w:sz w:val="16"/>
              <w:szCs w:val="16"/>
            </w:rPr>
          </w:rPrChange>
        </w:rPr>
        <w:t>food price gap (obs_l_rp_foodstar_gap)</w:t>
      </w:r>
      <w:ins w:id="86" w:author="arend Kouwenaar" w:date="2024-11-05T12:30:00Z" w16du:dateUtc="2024-11-05T17:30:00Z">
        <w:r w:rsidR="00E64231">
          <w:rPr>
            <w:sz w:val="18"/>
            <w:szCs w:val="18"/>
          </w:rPr>
          <w:t xml:space="preserve">: </w:t>
        </w:r>
      </w:ins>
      <w:del w:id="87" w:author="arend Kouwenaar" w:date="2024-11-05T12:30:00Z" w16du:dateUtc="2024-11-05T17:30:00Z">
        <w:r w:rsidRPr="00E64231" w:rsidDel="00E64231">
          <w:rPr>
            <w:sz w:val="18"/>
            <w:szCs w:val="18"/>
            <w:rPrChange w:id="88" w:author="arend Kouwenaar" w:date="2024-11-05T12:28:00Z" w16du:dateUtc="2024-11-05T17:28:00Z">
              <w:rPr>
                <w:sz w:val="16"/>
                <w:szCs w:val="16"/>
              </w:rPr>
            </w:rPrChange>
          </w:rPr>
          <w:delText xml:space="preserve"> whi</w:delText>
        </w:r>
      </w:del>
      <w:del w:id="89" w:author="arend Kouwenaar" w:date="2024-11-05T12:29:00Z" w16du:dateUtc="2024-11-05T17:29:00Z">
        <w:r w:rsidRPr="00E64231" w:rsidDel="00E64231">
          <w:rPr>
            <w:sz w:val="18"/>
            <w:szCs w:val="18"/>
            <w:rPrChange w:id="90" w:author="arend Kouwenaar" w:date="2024-11-05T12:28:00Z" w16du:dateUtc="2024-11-05T17:28:00Z">
              <w:rPr>
                <w:sz w:val="16"/>
                <w:szCs w:val="16"/>
              </w:rPr>
            </w:rPrChange>
          </w:rPr>
          <w:delText>ch</w:delText>
        </w:r>
      </w:del>
      <w:r w:rsidRPr="00E64231">
        <w:rPr>
          <w:sz w:val="18"/>
          <w:szCs w:val="18"/>
          <w:rPrChange w:id="91" w:author="arend Kouwenaar" w:date="2024-11-05T12:28:00Z" w16du:dateUtc="2024-11-05T17:28:00Z">
            <w:rPr>
              <w:sz w:val="16"/>
              <w:szCs w:val="16"/>
            </w:rPr>
          </w:rPrChange>
        </w:rPr>
        <w:t xml:space="preserve"> both rounds </w:t>
      </w:r>
      <w:ins w:id="92" w:author="arend Kouwenaar" w:date="2024-11-05T12:30:00Z" w16du:dateUtc="2024-11-05T17:30:00Z">
        <w:r w:rsidR="00E64231">
          <w:rPr>
            <w:sz w:val="18"/>
            <w:szCs w:val="18"/>
          </w:rPr>
          <w:t>are</w:t>
        </w:r>
      </w:ins>
      <w:del w:id="93" w:author="arend Kouwenaar" w:date="2024-11-05T12:30:00Z" w16du:dateUtc="2024-11-05T17:30:00Z">
        <w:r w:rsidRPr="00E64231" w:rsidDel="00E64231">
          <w:rPr>
            <w:sz w:val="18"/>
            <w:szCs w:val="18"/>
            <w:rPrChange w:id="94" w:author="arend Kouwenaar" w:date="2024-11-05T12:28:00Z" w16du:dateUtc="2024-11-05T17:28:00Z">
              <w:rPr>
                <w:sz w:val="16"/>
                <w:szCs w:val="16"/>
              </w:rPr>
            </w:rPrChange>
          </w:rPr>
          <w:delText>looks</w:delText>
        </w:r>
      </w:del>
      <w:r w:rsidRPr="00E64231">
        <w:rPr>
          <w:sz w:val="18"/>
          <w:szCs w:val="18"/>
          <w:rPrChange w:id="95" w:author="arend Kouwenaar" w:date="2024-11-05T12:28:00Z" w16du:dateUtc="2024-11-05T17:28:00Z">
            <w:rPr>
              <w:sz w:val="16"/>
              <w:szCs w:val="16"/>
            </w:rPr>
          </w:rPrChange>
        </w:rPr>
        <w:t xml:space="preserve"> much alike except a </w:t>
      </w:r>
      <w:ins w:id="96" w:author="arend Kouwenaar" w:date="2024-11-05T12:30:00Z" w16du:dateUtc="2024-11-05T17:30:00Z">
        <w:r w:rsidR="00E64231">
          <w:rPr>
            <w:sz w:val="18"/>
            <w:szCs w:val="18"/>
          </w:rPr>
          <w:t xml:space="preserve">for Q2-3 </w:t>
        </w:r>
      </w:ins>
      <w:del w:id="97" w:author="arend Kouwenaar" w:date="2024-11-05T12:30:00Z" w16du:dateUtc="2024-11-05T17:30:00Z">
        <w:r w:rsidRPr="00E64231" w:rsidDel="00E64231">
          <w:rPr>
            <w:sz w:val="18"/>
            <w:szCs w:val="18"/>
            <w:rPrChange w:id="98" w:author="arend Kouwenaar" w:date="2024-11-05T12:28:00Z" w16du:dateUtc="2024-11-05T17:28:00Z">
              <w:rPr>
                <w:sz w:val="16"/>
                <w:szCs w:val="16"/>
              </w:rPr>
            </w:rPrChange>
          </w:rPr>
          <w:delText>tiny deviation in the last quarters (Q2 and Q3)</w:delText>
        </w:r>
      </w:del>
      <w:r w:rsidRPr="00E64231">
        <w:rPr>
          <w:sz w:val="18"/>
          <w:szCs w:val="18"/>
          <w:rPrChange w:id="99" w:author="arend Kouwenaar" w:date="2024-11-05T12:28:00Z" w16du:dateUtc="2024-11-05T17:28:00Z">
            <w:rPr>
              <w:sz w:val="16"/>
              <w:szCs w:val="16"/>
            </w:rPr>
          </w:rPrChange>
        </w:rPr>
        <w:t xml:space="preserve"> of 2023.</w:t>
      </w:r>
    </w:p>
  </w:footnote>
  <w:footnote w:id="3">
    <w:p w14:paraId="59C87041" w14:textId="77777777" w:rsidR="00414E69" w:rsidRDefault="00414E69" w:rsidP="00414E69">
      <w:pPr>
        <w:pStyle w:val="FootnoteText"/>
        <w:rPr>
          <w:ins w:id="379" w:author="arend Kouwenaar" w:date="2024-11-05T12:54:00Z" w16du:dateUtc="2024-11-05T17:54:00Z"/>
        </w:rPr>
      </w:pPr>
      <w:ins w:id="380" w:author="arend Kouwenaar" w:date="2024-11-05T12:54:00Z" w16du:dateUtc="2024-11-05T17:54:00Z">
        <w:r>
          <w:rPr>
            <w:rStyle w:val="FootnoteReference"/>
          </w:rPr>
          <w:footnoteRef/>
        </w:r>
        <w:r>
          <w:t xml:space="preserve"> </w:t>
        </w:r>
        <w:r w:rsidRPr="00600FC3">
          <w:t>On August 20, 2024, the Monetary Policy Committee (MPC) met to decide the Central Bank Rate (CBR) for the next quarter.</w:t>
        </w:r>
      </w:ins>
    </w:p>
  </w:footnote>
  <w:footnote w:id="4">
    <w:p w14:paraId="044A86A5" w14:textId="4B00C972" w:rsidR="00600FC3" w:rsidDel="00414E69" w:rsidRDefault="00600FC3">
      <w:pPr>
        <w:pStyle w:val="FootnoteText"/>
        <w:rPr>
          <w:del w:id="393" w:author="arend Kouwenaar" w:date="2024-11-05T12:54:00Z" w16du:dateUtc="2024-11-05T17:54:00Z"/>
        </w:rPr>
      </w:pPr>
      <w:del w:id="394" w:author="arend Kouwenaar" w:date="2024-11-05T12:54:00Z" w16du:dateUtc="2024-11-05T17:54:00Z">
        <w:r w:rsidDel="00414E69">
          <w:rPr>
            <w:rStyle w:val="FootnoteReference"/>
          </w:rPr>
          <w:footnoteRef/>
        </w:r>
        <w:r w:rsidDel="00414E69">
          <w:delText xml:space="preserve"> </w:delText>
        </w:r>
        <w:r w:rsidRPr="00600FC3" w:rsidDel="00414E69">
          <w:delText>On August 20, 2024, the Monetary Policy Committee (MPC) met to decide the Central Bank Rate (CBR) for the next quarter.</w:delText>
        </w:r>
      </w:del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DB26C0"/>
    <w:multiLevelType w:val="hybridMultilevel"/>
    <w:tmpl w:val="1A743108"/>
    <w:lvl w:ilvl="0" w:tplc="66D430F2">
      <w:start w:val="1"/>
      <w:numFmt w:val="bullet"/>
      <w:lvlText w:val=""/>
      <w:lvlJc w:val="left"/>
      <w:pPr>
        <w:ind w:left="432" w:hanging="288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3DC45BE"/>
    <w:multiLevelType w:val="hybridMultilevel"/>
    <w:tmpl w:val="B37A037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065FAA"/>
    <w:multiLevelType w:val="hybridMultilevel"/>
    <w:tmpl w:val="002CE666"/>
    <w:lvl w:ilvl="0" w:tplc="2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BC4DF8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3B4B7E"/>
    <w:multiLevelType w:val="multilevel"/>
    <w:tmpl w:val="A06A78A2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882582"/>
    <w:multiLevelType w:val="multilevel"/>
    <w:tmpl w:val="0AF8303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473911B5"/>
    <w:multiLevelType w:val="multilevel"/>
    <w:tmpl w:val="A06A78A2"/>
    <w:styleLink w:val="Style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8136570"/>
    <w:multiLevelType w:val="hybridMultilevel"/>
    <w:tmpl w:val="A45A8B0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E2F6381"/>
    <w:multiLevelType w:val="hybridMultilevel"/>
    <w:tmpl w:val="45B46CD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6D35C32"/>
    <w:multiLevelType w:val="hybridMultilevel"/>
    <w:tmpl w:val="0DA6EB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7977571">
    <w:abstractNumId w:val="5"/>
  </w:num>
  <w:num w:numId="2" w16cid:durableId="196235959">
    <w:abstractNumId w:val="3"/>
  </w:num>
  <w:num w:numId="3" w16cid:durableId="1822311198">
    <w:abstractNumId w:val="8"/>
  </w:num>
  <w:num w:numId="4" w16cid:durableId="394209039">
    <w:abstractNumId w:val="7"/>
  </w:num>
  <w:num w:numId="5" w16cid:durableId="1037894699">
    <w:abstractNumId w:val="4"/>
  </w:num>
  <w:num w:numId="6" w16cid:durableId="1462771035">
    <w:abstractNumId w:val="6"/>
  </w:num>
  <w:num w:numId="7" w16cid:durableId="1692295821">
    <w:abstractNumId w:val="1"/>
  </w:num>
  <w:num w:numId="8" w16cid:durableId="1575042792">
    <w:abstractNumId w:val="2"/>
  </w:num>
  <w:num w:numId="9" w16cid:durableId="1412005806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arend Kouwenaar">
    <w15:presenceInfo w15:providerId="Windows Live" w15:userId="adbbcea973320f3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8B9"/>
    <w:rsid w:val="00010900"/>
    <w:rsid w:val="0002774E"/>
    <w:rsid w:val="00045E26"/>
    <w:rsid w:val="00046517"/>
    <w:rsid w:val="000504F8"/>
    <w:rsid w:val="00060B9A"/>
    <w:rsid w:val="00063F59"/>
    <w:rsid w:val="000C531E"/>
    <w:rsid w:val="000E0862"/>
    <w:rsid w:val="00125F2E"/>
    <w:rsid w:val="001336AB"/>
    <w:rsid w:val="0014546D"/>
    <w:rsid w:val="001C4410"/>
    <w:rsid w:val="001E10DB"/>
    <w:rsid w:val="0025147A"/>
    <w:rsid w:val="0027799D"/>
    <w:rsid w:val="00277A8D"/>
    <w:rsid w:val="00300317"/>
    <w:rsid w:val="0030183F"/>
    <w:rsid w:val="00326C9F"/>
    <w:rsid w:val="004028B9"/>
    <w:rsid w:val="00414E69"/>
    <w:rsid w:val="00440620"/>
    <w:rsid w:val="004463A4"/>
    <w:rsid w:val="00487711"/>
    <w:rsid w:val="004B0BE4"/>
    <w:rsid w:val="004B4E6B"/>
    <w:rsid w:val="004F667C"/>
    <w:rsid w:val="004F77A9"/>
    <w:rsid w:val="00515A33"/>
    <w:rsid w:val="0052197E"/>
    <w:rsid w:val="005A0D10"/>
    <w:rsid w:val="00600FC3"/>
    <w:rsid w:val="00607E54"/>
    <w:rsid w:val="00617465"/>
    <w:rsid w:val="006E56D1"/>
    <w:rsid w:val="00753307"/>
    <w:rsid w:val="0077157A"/>
    <w:rsid w:val="007B04D9"/>
    <w:rsid w:val="007C2757"/>
    <w:rsid w:val="007E2B11"/>
    <w:rsid w:val="00854B75"/>
    <w:rsid w:val="00886868"/>
    <w:rsid w:val="008B2111"/>
    <w:rsid w:val="008E37AD"/>
    <w:rsid w:val="008E47B5"/>
    <w:rsid w:val="0091697B"/>
    <w:rsid w:val="009337DF"/>
    <w:rsid w:val="00943DED"/>
    <w:rsid w:val="009642AB"/>
    <w:rsid w:val="00997C9E"/>
    <w:rsid w:val="009C381E"/>
    <w:rsid w:val="00A271FA"/>
    <w:rsid w:val="00A47CC0"/>
    <w:rsid w:val="00A62CFC"/>
    <w:rsid w:val="00AE51B2"/>
    <w:rsid w:val="00AF3668"/>
    <w:rsid w:val="00AF616B"/>
    <w:rsid w:val="00B501A4"/>
    <w:rsid w:val="00B635BE"/>
    <w:rsid w:val="00B635D8"/>
    <w:rsid w:val="00BD0E61"/>
    <w:rsid w:val="00CD4656"/>
    <w:rsid w:val="00D616D7"/>
    <w:rsid w:val="00D6614F"/>
    <w:rsid w:val="00D77B43"/>
    <w:rsid w:val="00DD74BB"/>
    <w:rsid w:val="00E547F2"/>
    <w:rsid w:val="00E61949"/>
    <w:rsid w:val="00E64231"/>
    <w:rsid w:val="00E7290F"/>
    <w:rsid w:val="00EB7D41"/>
    <w:rsid w:val="00EE18BC"/>
    <w:rsid w:val="00F53DBC"/>
    <w:rsid w:val="00F54E6F"/>
    <w:rsid w:val="00F86866"/>
    <w:rsid w:val="00F90DB2"/>
    <w:rsid w:val="00FC1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BF4F8C"/>
  <w15:chartTrackingRefBased/>
  <w15:docId w15:val="{CDE8D746-7228-4598-8750-9A6F82F55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480" w:lineRule="auto"/>
        <w:ind w:left="720" w:hanging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Style8">
    <w:name w:val="Style8"/>
    <w:uiPriority w:val="99"/>
    <w:rsid w:val="00DD74BB"/>
    <w:pPr>
      <w:numPr>
        <w:numId w:val="1"/>
      </w:numPr>
    </w:pPr>
  </w:style>
  <w:style w:type="paragraph" w:styleId="ListParagraph">
    <w:name w:val="List Paragraph"/>
    <w:basedOn w:val="Normal"/>
    <w:uiPriority w:val="34"/>
    <w:qFormat/>
    <w:rsid w:val="00F54E6F"/>
    <w:pPr>
      <w:contextualSpacing/>
    </w:pPr>
  </w:style>
  <w:style w:type="paragraph" w:styleId="Header">
    <w:name w:val="header"/>
    <w:basedOn w:val="Normal"/>
    <w:link w:val="HeaderChar"/>
    <w:uiPriority w:val="99"/>
    <w:unhideWhenUsed/>
    <w:rsid w:val="00515A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5A33"/>
  </w:style>
  <w:style w:type="paragraph" w:styleId="Footer">
    <w:name w:val="footer"/>
    <w:basedOn w:val="Normal"/>
    <w:link w:val="FooterChar"/>
    <w:uiPriority w:val="99"/>
    <w:unhideWhenUsed/>
    <w:rsid w:val="00515A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5A33"/>
  </w:style>
  <w:style w:type="paragraph" w:styleId="FootnoteText">
    <w:name w:val="footnote text"/>
    <w:basedOn w:val="Normal"/>
    <w:link w:val="FootnoteTextChar"/>
    <w:uiPriority w:val="99"/>
    <w:semiHidden/>
    <w:unhideWhenUsed/>
    <w:rsid w:val="00EB7D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B7D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B7D41"/>
    <w:rPr>
      <w:vertAlign w:val="superscript"/>
    </w:rPr>
  </w:style>
  <w:style w:type="paragraph" w:styleId="Revision">
    <w:name w:val="Revision"/>
    <w:hidden/>
    <w:uiPriority w:val="99"/>
    <w:semiHidden/>
    <w:rsid w:val="00E64231"/>
    <w:pPr>
      <w:spacing w:after="0" w:line="240" w:lineRule="auto"/>
      <w:ind w:left="0" w:firstLine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8475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40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05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16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92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6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87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16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7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2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08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56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33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66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90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23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91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05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27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03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9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46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92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5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940B83-B16C-404A-91D1-0B775B4415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4</Pages>
  <Words>1077</Words>
  <Characters>6142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MUSHOKAMBERE</dc:creator>
  <cp:keywords/>
  <dc:description/>
  <cp:lastModifiedBy>arend Kouwenaar</cp:lastModifiedBy>
  <cp:revision>5</cp:revision>
  <dcterms:created xsi:type="dcterms:W3CDTF">2024-11-05T17:43:00Z</dcterms:created>
  <dcterms:modified xsi:type="dcterms:W3CDTF">2024-11-05T18:18:00Z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bccebee8-0995-4264-a37a-f7747f9d2f8d</vt:lpwstr>
  </property>
</Properties>
</file>